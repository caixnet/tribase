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A5612D" w14:textId="77777777" w:rsidR="00E569F9" w:rsidRPr="00B87AB8" w:rsidRDefault="00A316AF" w:rsidP="00E569F9">
      <w:pPr>
        <w:framePr w:w="2319" w:h="284" w:wrap="around" w:vAnchor="page" w:hAnchor="page" w:x="1475" w:y="455" w:anchorLock="1"/>
        <w:ind w:firstLine="0"/>
        <w:rPr>
          <w:rFonts w:eastAsia="宋体"/>
        </w:rPr>
      </w:pPr>
      <w:r>
        <w:rPr>
          <w:rFonts w:eastAsia="宋体"/>
        </w:rPr>
        <w:t>MSP1606207WD1</w:t>
      </w:r>
    </w:p>
    <w:p w14:paraId="6C8DB62A" w14:textId="77777777" w:rsidR="00E569F9" w:rsidRPr="00B87AB8" w:rsidRDefault="00E569F9" w:rsidP="00E569F9">
      <w:pPr>
        <w:pStyle w:val="Heading1"/>
        <w:numPr>
          <w:ilvl w:val="0"/>
          <w:numId w:val="0"/>
        </w:numPr>
        <w:rPr>
          <w:rFonts w:eastAsia="宋体"/>
        </w:rPr>
      </w:pPr>
      <w:r w:rsidRPr="00B87AB8">
        <w:rPr>
          <w:rFonts w:eastAsia="宋体"/>
        </w:rPr>
        <w:t>说明书</w:t>
      </w:r>
    </w:p>
    <w:p w14:paraId="139259A7" w14:textId="77777777" w:rsidR="00E569F9" w:rsidRPr="00B87AB8" w:rsidRDefault="00E569F9" w:rsidP="00E569F9">
      <w:pPr>
        <w:rPr>
          <w:rFonts w:eastAsia="宋体"/>
        </w:rPr>
      </w:pPr>
    </w:p>
    <w:p w14:paraId="708620D3" w14:textId="77777777" w:rsidR="00E569F9" w:rsidRPr="00B87AB8" w:rsidRDefault="00A316AF" w:rsidP="00E569F9">
      <w:pPr>
        <w:jc w:val="center"/>
        <w:rPr>
          <w:rStyle w:val="a1"/>
        </w:rPr>
      </w:pPr>
      <w:r>
        <w:rPr>
          <w:rFonts w:eastAsia="宋体" w:hint="eastAsia"/>
        </w:rPr>
        <w:t>输入法和使用该输入法的输入装置</w:t>
      </w:r>
      <w:r w:rsidR="00F801BE">
        <w:rPr>
          <w:rFonts w:eastAsia="宋体" w:hint="eastAsia"/>
        </w:rPr>
        <w:t>、输入系统</w:t>
      </w:r>
    </w:p>
    <w:p w14:paraId="64A63197" w14:textId="77777777" w:rsidR="00E569F9" w:rsidRDefault="00E569F9" w:rsidP="00E569F9">
      <w:pPr>
        <w:ind w:firstLine="0"/>
        <w:jc w:val="center"/>
        <w:rPr>
          <w:rFonts w:eastAsia="宋体"/>
        </w:rPr>
      </w:pPr>
    </w:p>
    <w:p w14:paraId="56C96045" w14:textId="77777777" w:rsidR="00A316AF" w:rsidRDefault="00A316AF" w:rsidP="00A316AF">
      <w:pPr>
        <w:ind w:firstLine="600"/>
        <w:jc w:val="both"/>
        <w:rPr>
          <w:rFonts w:eastAsia="宋体"/>
        </w:rPr>
      </w:pPr>
      <w:r>
        <w:rPr>
          <w:rFonts w:eastAsia="宋体" w:hint="eastAsia"/>
        </w:rPr>
        <w:t>本申请是</w:t>
      </w:r>
      <w:r w:rsidR="002B36B4">
        <w:rPr>
          <w:rFonts w:eastAsia="宋体" w:hint="eastAsia"/>
        </w:rPr>
        <w:t>申请日为</w:t>
      </w:r>
      <w:r w:rsidR="002B36B4">
        <w:rPr>
          <w:rFonts w:eastAsia="宋体" w:hint="eastAsia"/>
        </w:rPr>
        <w:t>2014</w:t>
      </w:r>
      <w:r w:rsidR="002B36B4">
        <w:rPr>
          <w:rFonts w:eastAsia="宋体" w:hint="eastAsia"/>
        </w:rPr>
        <w:t>年</w:t>
      </w:r>
      <w:r w:rsidR="002B36B4">
        <w:rPr>
          <w:rFonts w:eastAsia="宋体" w:hint="eastAsia"/>
        </w:rPr>
        <w:t>11</w:t>
      </w:r>
      <w:r w:rsidR="002B36B4">
        <w:rPr>
          <w:rFonts w:eastAsia="宋体" w:hint="eastAsia"/>
        </w:rPr>
        <w:t>月</w:t>
      </w:r>
      <w:r w:rsidR="002B36B4">
        <w:rPr>
          <w:rFonts w:eastAsia="宋体" w:hint="eastAsia"/>
        </w:rPr>
        <w:t>24</w:t>
      </w:r>
      <w:r w:rsidR="002B36B4">
        <w:rPr>
          <w:rFonts w:eastAsia="宋体" w:hint="eastAsia"/>
        </w:rPr>
        <w:t>日，申请号为“</w:t>
      </w:r>
      <w:r w:rsidR="002B36B4">
        <w:rPr>
          <w:rFonts w:eastAsia="宋体" w:hint="eastAsia"/>
        </w:rPr>
        <w:t>201480074503.1</w:t>
      </w:r>
      <w:r w:rsidR="002B36B4">
        <w:rPr>
          <w:rFonts w:eastAsia="宋体" w:hint="eastAsia"/>
        </w:rPr>
        <w:t>”，标题为“三进制和二进制混合运算的计算机系统”的发明专利申请的分案申请。</w:t>
      </w:r>
    </w:p>
    <w:p w14:paraId="067F1EEC" w14:textId="77777777" w:rsidR="00A316AF" w:rsidRPr="00A316AF" w:rsidRDefault="00A316AF" w:rsidP="00E569F9">
      <w:pPr>
        <w:ind w:firstLine="0"/>
        <w:jc w:val="center"/>
        <w:rPr>
          <w:rFonts w:eastAsia="宋体"/>
        </w:rPr>
      </w:pPr>
    </w:p>
    <w:p w14:paraId="55D1EDC5" w14:textId="77777777" w:rsidR="00E569F9" w:rsidRPr="00B87AB8" w:rsidRDefault="00E569F9" w:rsidP="00E569F9">
      <w:pPr>
        <w:ind w:firstLine="0"/>
        <w:jc w:val="center"/>
        <w:rPr>
          <w:rFonts w:eastAsia="宋体"/>
        </w:rPr>
      </w:pPr>
      <w:r w:rsidRPr="00B87AB8">
        <w:rPr>
          <w:rFonts w:eastAsia="宋体"/>
        </w:rPr>
        <w:t>技术领域</w:t>
      </w:r>
    </w:p>
    <w:p w14:paraId="719B7495" w14:textId="77777777" w:rsidR="00E569F9" w:rsidRPr="00B87AB8" w:rsidRDefault="00E569F9" w:rsidP="00E569F9">
      <w:pPr>
        <w:ind w:firstLine="600"/>
        <w:jc w:val="both"/>
        <w:rPr>
          <w:rFonts w:eastAsia="宋体"/>
        </w:rPr>
      </w:pPr>
      <w:r w:rsidRPr="00B87AB8">
        <w:rPr>
          <w:rFonts w:eastAsia="宋体" w:hint="eastAsia"/>
        </w:rPr>
        <w:t>本发明涉及计算机领域，更具体地说，涉及一种能够执行三进制和</w:t>
      </w:r>
      <w:r w:rsidRPr="00B87AB8">
        <w:rPr>
          <w:rFonts w:eastAsia="宋体"/>
        </w:rPr>
        <w:t>二进制</w:t>
      </w:r>
      <w:r w:rsidRPr="00B87AB8">
        <w:rPr>
          <w:rFonts w:eastAsia="宋体" w:hint="eastAsia"/>
        </w:rPr>
        <w:t>混合运算的</w:t>
      </w:r>
      <w:r w:rsidR="002C17F2" w:rsidRPr="00B87AB8">
        <w:rPr>
          <w:rFonts w:eastAsia="宋体" w:hint="eastAsia"/>
        </w:rPr>
        <w:t>计算机</w:t>
      </w:r>
      <w:r w:rsidRPr="00B87AB8">
        <w:rPr>
          <w:rFonts w:eastAsia="宋体" w:hint="eastAsia"/>
        </w:rPr>
        <w:t>系统，</w:t>
      </w:r>
      <w:r w:rsidRPr="00B87AB8">
        <w:rPr>
          <w:rFonts w:eastAsia="宋体"/>
        </w:rPr>
        <w:t>包括</w:t>
      </w:r>
      <w:r w:rsidRPr="00B87AB8">
        <w:rPr>
          <w:rFonts w:eastAsia="宋体" w:hint="eastAsia"/>
        </w:rPr>
        <w:t>该混合运算的计算机系统的运算系统、内存系统、存储系统、网络系统、外设系统等。</w:t>
      </w:r>
      <w:r w:rsidR="005C6556" w:rsidRPr="00B87AB8">
        <w:rPr>
          <w:rFonts w:eastAsia="宋体" w:hint="eastAsia"/>
        </w:rPr>
        <w:t>本发明的计算机系统</w:t>
      </w:r>
      <w:r w:rsidR="005C6556" w:rsidRPr="00B87AB8">
        <w:rPr>
          <w:rFonts w:eastAsia="宋体"/>
        </w:rPr>
        <w:t>适用于电子和光子计算</w:t>
      </w:r>
      <w:r w:rsidR="00313CD1" w:rsidRPr="00B87AB8">
        <w:rPr>
          <w:rFonts w:eastAsia="宋体" w:hint="eastAsia"/>
        </w:rPr>
        <w:t>。</w:t>
      </w:r>
      <w:r w:rsidR="00106B7D" w:rsidRPr="00B87AB8">
        <w:rPr>
          <w:rFonts w:eastAsia="宋体" w:hint="eastAsia"/>
        </w:rPr>
        <w:t>此外，根据本发明的外设系统的交互方式也适用于物联网和穿戴电子设备的物理和虚拟方式</w:t>
      </w:r>
      <w:r w:rsidR="00106B7D" w:rsidRPr="00B87AB8">
        <w:rPr>
          <w:rFonts w:eastAsia="宋体"/>
        </w:rPr>
        <w:t>(VR/AR)</w:t>
      </w:r>
      <w:r w:rsidR="00106B7D" w:rsidRPr="00B87AB8">
        <w:rPr>
          <w:rFonts w:eastAsia="宋体" w:hint="eastAsia"/>
        </w:rPr>
        <w:t>的交互界面。</w:t>
      </w:r>
    </w:p>
    <w:p w14:paraId="73D4660C" w14:textId="77777777" w:rsidR="00E569F9" w:rsidRPr="00B87AB8" w:rsidRDefault="00E569F9" w:rsidP="00E569F9">
      <w:pPr>
        <w:ind w:firstLine="0"/>
        <w:jc w:val="both"/>
        <w:rPr>
          <w:rFonts w:eastAsia="宋体"/>
        </w:rPr>
      </w:pPr>
    </w:p>
    <w:p w14:paraId="365BC62F" w14:textId="77777777" w:rsidR="00E569F9" w:rsidRPr="00B87AB8" w:rsidRDefault="00E569F9" w:rsidP="00E569F9">
      <w:pPr>
        <w:ind w:firstLine="0"/>
        <w:jc w:val="center"/>
        <w:rPr>
          <w:rFonts w:eastAsia="宋体"/>
        </w:rPr>
      </w:pPr>
      <w:r w:rsidRPr="00B87AB8">
        <w:rPr>
          <w:rFonts w:eastAsia="宋体"/>
        </w:rPr>
        <w:t>背景技术</w:t>
      </w:r>
    </w:p>
    <w:p w14:paraId="79CEBB3C" w14:textId="77777777" w:rsidR="00E569F9" w:rsidRPr="00B87AB8" w:rsidRDefault="00E569F9" w:rsidP="00E569F9">
      <w:pPr>
        <w:ind w:firstLine="600"/>
        <w:jc w:val="both"/>
        <w:rPr>
          <w:rFonts w:eastAsia="宋体"/>
          <w:szCs w:val="28"/>
        </w:rPr>
      </w:pPr>
      <w:r w:rsidRPr="00B87AB8">
        <w:rPr>
          <w:rFonts w:eastAsia="宋体" w:hint="eastAsia"/>
          <w:szCs w:val="28"/>
        </w:rPr>
        <w:t>三进制是以</w:t>
      </w:r>
      <w:r w:rsidRPr="00B87AB8">
        <w:rPr>
          <w:rFonts w:eastAsia="宋体" w:hint="eastAsia"/>
          <w:szCs w:val="28"/>
        </w:rPr>
        <w:t>3</w:t>
      </w:r>
      <w:r w:rsidRPr="00B87AB8">
        <w:rPr>
          <w:rFonts w:eastAsia="宋体" w:hint="eastAsia"/>
          <w:szCs w:val="28"/>
        </w:rPr>
        <w:t>为基数的进制。与二进制相似，三进制的数位称为三进制位</w:t>
      </w:r>
      <w:r w:rsidRPr="00B87AB8">
        <w:rPr>
          <w:rFonts w:eastAsia="宋体" w:hint="eastAsia"/>
          <w:szCs w:val="28"/>
        </w:rPr>
        <w:t>(trit)</w:t>
      </w:r>
      <w:r w:rsidRPr="00B87AB8">
        <w:rPr>
          <w:rFonts w:eastAsia="宋体" w:hint="eastAsia"/>
          <w:szCs w:val="28"/>
        </w:rPr>
        <w:t>。每个单位</w:t>
      </w:r>
      <w:r w:rsidRPr="00B87AB8">
        <w:rPr>
          <w:rFonts w:eastAsia="宋体"/>
          <w:szCs w:val="28"/>
        </w:rPr>
        <w:t>信息量</w:t>
      </w:r>
      <w:r w:rsidRPr="00B87AB8">
        <w:rPr>
          <w:rFonts w:eastAsia="宋体" w:hint="eastAsia"/>
          <w:szCs w:val="28"/>
        </w:rPr>
        <w:t>密度上</w:t>
      </w:r>
      <w:r w:rsidRPr="00B87AB8">
        <w:rPr>
          <w:rFonts w:eastAsia="宋体"/>
          <w:szCs w:val="28"/>
        </w:rPr>
        <w:t>三进制位</w:t>
      </w:r>
      <w:r w:rsidRPr="00B87AB8">
        <w:rPr>
          <w:rFonts w:eastAsia="宋体" w:hint="eastAsia"/>
          <w:szCs w:val="28"/>
        </w:rPr>
        <w:t>比二进制位的信息量大。通常，三进制中使用</w:t>
      </w:r>
      <w:r w:rsidRPr="00B87AB8">
        <w:rPr>
          <w:rFonts w:eastAsia="宋体" w:hint="eastAsia"/>
          <w:szCs w:val="28"/>
        </w:rPr>
        <w:t>0</w:t>
      </w:r>
      <w:r w:rsidRPr="00B87AB8">
        <w:rPr>
          <w:rFonts w:eastAsia="宋体" w:hint="eastAsia"/>
          <w:szCs w:val="28"/>
        </w:rPr>
        <w:t>、</w:t>
      </w:r>
      <w:r w:rsidRPr="00B87AB8">
        <w:rPr>
          <w:rFonts w:eastAsia="宋体" w:hint="eastAsia"/>
          <w:szCs w:val="28"/>
        </w:rPr>
        <w:t>1</w:t>
      </w:r>
      <w:r w:rsidRPr="00B87AB8">
        <w:rPr>
          <w:rFonts w:eastAsia="宋体" w:hint="eastAsia"/>
          <w:szCs w:val="28"/>
        </w:rPr>
        <w:t>、</w:t>
      </w:r>
      <w:r w:rsidRPr="00B87AB8">
        <w:rPr>
          <w:rFonts w:eastAsia="宋体" w:hint="eastAsia"/>
          <w:szCs w:val="28"/>
        </w:rPr>
        <w:t>2</w:t>
      </w:r>
      <w:r w:rsidRPr="00B87AB8">
        <w:rPr>
          <w:rFonts w:eastAsia="宋体" w:hint="eastAsia"/>
          <w:szCs w:val="28"/>
        </w:rPr>
        <w:t>三个数字。但在对称三进制中，则使用</w:t>
      </w:r>
      <w:r w:rsidRPr="00B87AB8">
        <w:rPr>
          <w:rFonts w:eastAsia="宋体" w:hint="eastAsia"/>
          <w:szCs w:val="28"/>
        </w:rPr>
        <w:t>-1(</w:t>
      </w:r>
      <w:r w:rsidRPr="00B87AB8">
        <w:rPr>
          <w:rFonts w:eastAsia="宋体" w:hint="eastAsia"/>
          <w:szCs w:val="28"/>
        </w:rPr>
        <w:t>记作</w:t>
      </w:r>
      <w:r w:rsidRPr="00B87AB8">
        <w:rPr>
          <w:rFonts w:eastAsia="宋体" w:hint="eastAsia"/>
          <w:szCs w:val="28"/>
        </w:rPr>
        <w:t>T)</w:t>
      </w:r>
      <w:r w:rsidRPr="00B87AB8">
        <w:rPr>
          <w:rFonts w:eastAsia="宋体" w:hint="eastAsia"/>
          <w:szCs w:val="28"/>
        </w:rPr>
        <w:t>、</w:t>
      </w:r>
      <w:r w:rsidRPr="00B87AB8">
        <w:rPr>
          <w:rFonts w:eastAsia="宋体" w:hint="eastAsia"/>
          <w:szCs w:val="28"/>
        </w:rPr>
        <w:t>0</w:t>
      </w:r>
      <w:r w:rsidRPr="00B87AB8">
        <w:rPr>
          <w:rFonts w:eastAsia="宋体" w:hint="eastAsia"/>
          <w:szCs w:val="28"/>
        </w:rPr>
        <w:t>、</w:t>
      </w:r>
      <w:r w:rsidRPr="00B87AB8">
        <w:rPr>
          <w:rFonts w:eastAsia="宋体" w:hint="eastAsia"/>
          <w:szCs w:val="28"/>
        </w:rPr>
        <w:t>1</w:t>
      </w:r>
      <w:r w:rsidRPr="00B87AB8">
        <w:rPr>
          <w:rFonts w:eastAsia="宋体" w:hint="eastAsia"/>
          <w:szCs w:val="28"/>
        </w:rPr>
        <w:t>来表达三进制位。</w:t>
      </w:r>
    </w:p>
    <w:p w14:paraId="0AF1D58D" w14:textId="77777777" w:rsidR="00E569F9" w:rsidRPr="00B87AB8" w:rsidRDefault="00E569F9" w:rsidP="00E569F9">
      <w:pPr>
        <w:ind w:firstLine="600"/>
        <w:jc w:val="both"/>
        <w:rPr>
          <w:rFonts w:eastAsia="宋体"/>
          <w:szCs w:val="28"/>
        </w:rPr>
      </w:pPr>
      <w:r w:rsidRPr="00B87AB8">
        <w:rPr>
          <w:rFonts w:eastAsia="宋体" w:hint="eastAsia"/>
          <w:szCs w:val="28"/>
        </w:rPr>
        <w:t>现今的计算机都使用二进制的数字系统，尽管它的计算规则非常简单，但其实二进制逻辑并不能完美地表达人类的真实想法。相比之下，三进制逻辑更接近人类大脑的思维方式。因为在一般情况下，人对于问题的看法不是只有“真”和“假”两种答案，还有一种“非常道”。在对称三进制逻辑学中，符号“</w:t>
      </w:r>
      <w:r w:rsidRPr="00B87AB8">
        <w:rPr>
          <w:rFonts w:eastAsia="宋体" w:hint="eastAsia"/>
          <w:szCs w:val="28"/>
        </w:rPr>
        <w:t>1</w:t>
      </w:r>
      <w:r w:rsidRPr="00B87AB8">
        <w:rPr>
          <w:rFonts w:eastAsia="宋体" w:hint="eastAsia"/>
          <w:szCs w:val="28"/>
        </w:rPr>
        <w:t>”代表“真”；符号“</w:t>
      </w:r>
      <w:r w:rsidRPr="00B87AB8">
        <w:rPr>
          <w:rFonts w:eastAsia="宋体" w:hint="eastAsia"/>
          <w:szCs w:val="28"/>
        </w:rPr>
        <w:t>-1</w:t>
      </w:r>
      <w:r w:rsidRPr="00B87AB8">
        <w:rPr>
          <w:rFonts w:eastAsia="宋体" w:hint="eastAsia"/>
          <w:szCs w:val="28"/>
        </w:rPr>
        <w:t>”代表“假”；符号“</w:t>
      </w:r>
      <w:r w:rsidRPr="00B87AB8">
        <w:rPr>
          <w:rFonts w:eastAsia="宋体" w:hint="eastAsia"/>
          <w:szCs w:val="28"/>
        </w:rPr>
        <w:t>0</w:t>
      </w:r>
      <w:r w:rsidRPr="00B87AB8">
        <w:rPr>
          <w:rFonts w:eastAsia="宋体" w:hint="eastAsia"/>
          <w:szCs w:val="28"/>
        </w:rPr>
        <w:t>”代表“不知道”。显然，这种逻辑表达方式更符合计算机在人工智能方面的发展趋势。它为计算机的模糊运算和自主学习提供了可能。三进制代码的一个特点是对称，即相反数的一致性，因此它就和二进制代码不同，不存在“无符号数”的概念。这样，三进制计算机的架构也要简单、稳定、经济得多。其指令系统也更便于阅读，而且非常高效，</w:t>
      </w:r>
      <w:r w:rsidRPr="00B87AB8">
        <w:rPr>
          <w:rFonts w:eastAsia="宋体"/>
          <w:szCs w:val="28"/>
        </w:rPr>
        <w:t>更加适宜</w:t>
      </w:r>
      <w:r w:rsidR="005C6556" w:rsidRPr="00B87AB8">
        <w:rPr>
          <w:rFonts w:eastAsia="宋体" w:hint="eastAsia"/>
          <w:szCs w:val="28"/>
        </w:rPr>
        <w:t>用于</w:t>
      </w:r>
      <w:r w:rsidRPr="00B87AB8">
        <w:rPr>
          <w:rFonts w:eastAsia="宋体"/>
          <w:szCs w:val="28"/>
        </w:rPr>
        <w:t>非线性光计算</w:t>
      </w:r>
      <w:r w:rsidRPr="00B87AB8">
        <w:rPr>
          <w:rFonts w:eastAsia="宋体" w:hint="eastAsia"/>
          <w:szCs w:val="28"/>
        </w:rPr>
        <w:t>处理。</w:t>
      </w:r>
    </w:p>
    <w:p w14:paraId="7A9A334C" w14:textId="77777777" w:rsidR="00E569F9" w:rsidRPr="00B87AB8" w:rsidRDefault="00E569F9" w:rsidP="00E569F9">
      <w:pPr>
        <w:ind w:firstLine="600"/>
        <w:jc w:val="both"/>
        <w:rPr>
          <w:rFonts w:eastAsia="宋体"/>
        </w:rPr>
      </w:pPr>
      <w:r w:rsidRPr="00B87AB8">
        <w:rPr>
          <w:rFonts w:eastAsia="宋体" w:hint="eastAsia"/>
        </w:rPr>
        <w:lastRenderedPageBreak/>
        <w:t>如上所述，基于对称三进制的计算机系统并非无法实现。但是，当前的现实是：计算机系统普遍采用了“二进制”数字系统，为此需要一种能够在二进制计算机环境下执行三进制计算的技术。</w:t>
      </w:r>
    </w:p>
    <w:p w14:paraId="08AEE9D7" w14:textId="77777777" w:rsidR="00E569F9" w:rsidRPr="00B87AB8" w:rsidRDefault="00E569F9" w:rsidP="00E569F9">
      <w:pPr>
        <w:ind w:firstLine="600"/>
        <w:jc w:val="both"/>
        <w:rPr>
          <w:rFonts w:eastAsia="宋体"/>
        </w:rPr>
      </w:pPr>
    </w:p>
    <w:p w14:paraId="394DA111" w14:textId="77777777" w:rsidR="00E569F9" w:rsidRPr="00B87AB8" w:rsidRDefault="00E569F9" w:rsidP="00E569F9">
      <w:pPr>
        <w:ind w:firstLine="0"/>
        <w:jc w:val="center"/>
        <w:rPr>
          <w:rFonts w:eastAsia="宋体"/>
        </w:rPr>
      </w:pPr>
      <w:r w:rsidRPr="00B87AB8">
        <w:rPr>
          <w:rFonts w:eastAsia="宋体"/>
        </w:rPr>
        <w:t>发明内容</w:t>
      </w:r>
    </w:p>
    <w:p w14:paraId="7228D959" w14:textId="77777777" w:rsidR="00E569F9" w:rsidRPr="00B87AB8" w:rsidRDefault="00E569F9" w:rsidP="00E569F9">
      <w:pPr>
        <w:ind w:firstLine="600"/>
        <w:jc w:val="both"/>
        <w:rPr>
          <w:rFonts w:eastAsia="宋体"/>
          <w:szCs w:val="28"/>
        </w:rPr>
      </w:pPr>
      <w:r w:rsidRPr="00B87AB8">
        <w:rPr>
          <w:rFonts w:eastAsia="宋体" w:hint="eastAsia"/>
          <w:szCs w:val="28"/>
        </w:rPr>
        <w:t>在下面的描述中将部分地阐明本发明另外的方面和</w:t>
      </w:r>
      <w:r w:rsidRPr="00B87AB8">
        <w:rPr>
          <w:rFonts w:eastAsia="宋体" w:hint="eastAsia"/>
          <w:szCs w:val="28"/>
        </w:rPr>
        <w:t>/</w:t>
      </w:r>
      <w:r w:rsidRPr="00B87AB8">
        <w:rPr>
          <w:rFonts w:eastAsia="宋体" w:hint="eastAsia"/>
          <w:szCs w:val="28"/>
        </w:rPr>
        <w:t>或优点，通过描述，其会变得更加清楚，或者通过实施本发明可以了解。</w:t>
      </w:r>
    </w:p>
    <w:p w14:paraId="242712CF" w14:textId="77777777" w:rsidR="00E569F9" w:rsidRDefault="00E569F9" w:rsidP="00E569F9">
      <w:pPr>
        <w:ind w:firstLine="600"/>
        <w:jc w:val="both"/>
        <w:rPr>
          <w:rFonts w:eastAsia="宋体"/>
          <w:szCs w:val="28"/>
        </w:rPr>
      </w:pPr>
      <w:r w:rsidRPr="00B87AB8">
        <w:rPr>
          <w:rFonts w:eastAsia="宋体" w:hint="eastAsia"/>
          <w:szCs w:val="28"/>
        </w:rPr>
        <w:t>本发明提供了一种能够在二进制和三进制之间自由切换的计算机系统，并提供了与该计算机系统相适应的能够基于二进制和三进制进行运算的处理器、存储系统、编码系统、输入系统和网络系统等。</w:t>
      </w:r>
    </w:p>
    <w:p w14:paraId="0A096333" w14:textId="77777777" w:rsidR="00590276" w:rsidRDefault="00590276" w:rsidP="00590276">
      <w:pPr>
        <w:ind w:firstLine="600"/>
        <w:jc w:val="both"/>
        <w:rPr>
          <w:rFonts w:eastAsia="宋体"/>
          <w:szCs w:val="28"/>
        </w:rPr>
      </w:pPr>
      <w:r>
        <w:rPr>
          <w:rFonts w:eastAsia="宋体" w:hint="eastAsia"/>
          <w:szCs w:val="28"/>
        </w:rPr>
        <w:t>根据本发明的一方面，提供了</w:t>
      </w:r>
      <w:r w:rsidRPr="00B87AB8">
        <w:rPr>
          <w:rFonts w:eastAsia="宋体" w:hint="eastAsia"/>
          <w:szCs w:val="28"/>
        </w:rPr>
        <w:t>一种输入法，包括：检测用户在输入装置上输入的输入轨迹</w:t>
      </w:r>
      <w:r>
        <w:rPr>
          <w:rFonts w:eastAsia="宋体"/>
          <w:szCs w:val="28"/>
        </w:rPr>
        <w:t>,</w:t>
      </w:r>
      <w:r w:rsidRPr="00870F39">
        <w:rPr>
          <w:rFonts w:eastAsia="宋体"/>
          <w:szCs w:val="28"/>
        </w:rPr>
        <w:t xml:space="preserve"> </w:t>
      </w:r>
      <w:r>
        <w:rPr>
          <w:rFonts w:eastAsia="宋体" w:hint="eastAsia"/>
          <w:szCs w:val="28"/>
        </w:rPr>
        <w:t>所述</w:t>
      </w:r>
      <w:r w:rsidRPr="00B87AB8">
        <w:rPr>
          <w:rFonts w:eastAsia="宋体" w:hint="eastAsia"/>
          <w:szCs w:val="28"/>
        </w:rPr>
        <w:t>输入装置</w:t>
      </w:r>
      <w:r>
        <w:rPr>
          <w:rFonts w:eastAsia="宋体" w:hint="eastAsia"/>
          <w:szCs w:val="28"/>
        </w:rPr>
        <w:t>具有若干个有效输入点，所述</w:t>
      </w:r>
      <w:r w:rsidRPr="00B87AB8">
        <w:rPr>
          <w:rFonts w:eastAsia="宋体" w:hint="eastAsia"/>
          <w:szCs w:val="28"/>
        </w:rPr>
        <w:t>输入轨迹</w:t>
      </w:r>
      <w:r>
        <w:rPr>
          <w:rFonts w:eastAsia="宋体" w:hint="eastAsia"/>
          <w:szCs w:val="28"/>
        </w:rPr>
        <w:t>是从所述若干个有效输入点之一起始，并经过至少一个其他有效输入点</w:t>
      </w:r>
      <w:r w:rsidRPr="00B87AB8">
        <w:rPr>
          <w:rFonts w:eastAsia="宋体" w:hint="eastAsia"/>
          <w:szCs w:val="28"/>
        </w:rPr>
        <w:t>而结束；</w:t>
      </w:r>
      <w:r>
        <w:rPr>
          <w:rFonts w:eastAsia="宋体" w:hint="eastAsia"/>
          <w:szCs w:val="28"/>
        </w:rPr>
        <w:t>将所述</w:t>
      </w:r>
      <w:r w:rsidRPr="00B87AB8">
        <w:rPr>
          <w:rFonts w:eastAsia="宋体" w:hint="eastAsia"/>
          <w:szCs w:val="28"/>
        </w:rPr>
        <w:t>输入轨迹</w:t>
      </w:r>
      <w:r>
        <w:rPr>
          <w:rFonts w:eastAsia="宋体" w:hint="eastAsia"/>
          <w:szCs w:val="28"/>
        </w:rPr>
        <w:t>转换为轨迹码</w:t>
      </w:r>
      <w:r w:rsidRPr="00B87AB8">
        <w:rPr>
          <w:rFonts w:eastAsia="宋体" w:hint="eastAsia"/>
          <w:szCs w:val="28"/>
        </w:rPr>
        <w:t>；</w:t>
      </w:r>
      <w:r>
        <w:rPr>
          <w:rFonts w:eastAsia="宋体" w:hint="eastAsia"/>
          <w:szCs w:val="28"/>
        </w:rPr>
        <w:t>经预定义或自定义的</w:t>
      </w:r>
      <w:r w:rsidRPr="00B87AB8">
        <w:rPr>
          <w:rFonts w:eastAsia="宋体" w:hint="eastAsia"/>
          <w:szCs w:val="28"/>
        </w:rPr>
        <w:t>映射表</w:t>
      </w:r>
      <w:r>
        <w:rPr>
          <w:rFonts w:eastAsia="宋体" w:hint="eastAsia"/>
          <w:szCs w:val="28"/>
        </w:rPr>
        <w:t>，将所述轨迹码转换成对应的</w:t>
      </w:r>
      <w:r>
        <w:rPr>
          <w:rFonts w:eastAsia="宋体"/>
          <w:szCs w:val="28"/>
        </w:rPr>
        <w:t>ASCII</w:t>
      </w:r>
      <w:r>
        <w:rPr>
          <w:rFonts w:eastAsia="宋体" w:hint="eastAsia"/>
          <w:szCs w:val="28"/>
        </w:rPr>
        <w:t>码、</w:t>
      </w:r>
      <w:r>
        <w:rPr>
          <w:rFonts w:eastAsia="宋体"/>
          <w:szCs w:val="28"/>
        </w:rPr>
        <w:t>Unicode</w:t>
      </w:r>
      <w:r>
        <w:rPr>
          <w:rFonts w:eastAsia="宋体" w:hint="eastAsia"/>
          <w:szCs w:val="28"/>
        </w:rPr>
        <w:t>码或其他进制编码。</w:t>
      </w:r>
    </w:p>
    <w:p w14:paraId="252F4065" w14:textId="77777777" w:rsidR="00FF1B19" w:rsidRPr="00B87AB8" w:rsidRDefault="00FF1B19" w:rsidP="00FF1B19">
      <w:pPr>
        <w:ind w:firstLine="600"/>
        <w:jc w:val="both"/>
        <w:rPr>
          <w:rFonts w:eastAsia="宋体"/>
          <w:szCs w:val="28"/>
        </w:rPr>
      </w:pPr>
      <w:r>
        <w:rPr>
          <w:rFonts w:eastAsia="宋体" w:hint="eastAsia"/>
          <w:szCs w:val="28"/>
        </w:rPr>
        <w:t>根据本发明的一方面，提供了一种计算机输入系统，包括：检测模块，</w:t>
      </w:r>
      <w:r w:rsidRPr="00B87AB8">
        <w:rPr>
          <w:rFonts w:eastAsia="宋体" w:hint="eastAsia"/>
          <w:szCs w:val="28"/>
        </w:rPr>
        <w:t>检测用户</w:t>
      </w:r>
      <w:r>
        <w:rPr>
          <w:rFonts w:eastAsia="宋体" w:hint="eastAsia"/>
          <w:szCs w:val="28"/>
        </w:rPr>
        <w:t>在</w:t>
      </w:r>
      <w:r w:rsidRPr="00B87AB8">
        <w:rPr>
          <w:rFonts w:eastAsia="宋体" w:hint="eastAsia"/>
          <w:szCs w:val="28"/>
        </w:rPr>
        <w:t>输入装置上输入的输入轨迹</w:t>
      </w:r>
      <w:r>
        <w:rPr>
          <w:rFonts w:eastAsia="宋体"/>
          <w:szCs w:val="28"/>
        </w:rPr>
        <w:t>,</w:t>
      </w:r>
      <w:r w:rsidRPr="00870F39">
        <w:rPr>
          <w:rFonts w:eastAsia="宋体"/>
          <w:szCs w:val="28"/>
        </w:rPr>
        <w:t xml:space="preserve"> </w:t>
      </w:r>
      <w:r>
        <w:rPr>
          <w:rFonts w:eastAsia="宋体" w:hint="eastAsia"/>
          <w:szCs w:val="28"/>
        </w:rPr>
        <w:t>所述</w:t>
      </w:r>
      <w:r w:rsidRPr="00B87AB8">
        <w:rPr>
          <w:rFonts w:eastAsia="宋体" w:hint="eastAsia"/>
          <w:szCs w:val="28"/>
        </w:rPr>
        <w:t>输入装置</w:t>
      </w:r>
      <w:r>
        <w:rPr>
          <w:rFonts w:eastAsia="宋体" w:hint="eastAsia"/>
          <w:szCs w:val="28"/>
        </w:rPr>
        <w:t>具有若干个有效输入点，所述</w:t>
      </w:r>
      <w:r w:rsidRPr="00B87AB8">
        <w:rPr>
          <w:rFonts w:eastAsia="宋体" w:hint="eastAsia"/>
          <w:szCs w:val="28"/>
        </w:rPr>
        <w:t>输入轨迹</w:t>
      </w:r>
      <w:r>
        <w:rPr>
          <w:rFonts w:eastAsia="宋体" w:hint="eastAsia"/>
          <w:szCs w:val="28"/>
        </w:rPr>
        <w:t>是从所述若干个有效输入点之一起始，并经过至少一个其他有效输入点</w:t>
      </w:r>
      <w:r w:rsidRPr="00B87AB8">
        <w:rPr>
          <w:rFonts w:eastAsia="宋体" w:hint="eastAsia"/>
          <w:szCs w:val="28"/>
        </w:rPr>
        <w:t>而结束；</w:t>
      </w:r>
      <w:r>
        <w:rPr>
          <w:rFonts w:eastAsia="宋体" w:hint="eastAsia"/>
          <w:szCs w:val="28"/>
        </w:rPr>
        <w:t>轨迹码转换模块，将所述</w:t>
      </w:r>
      <w:r w:rsidRPr="00B87AB8">
        <w:rPr>
          <w:rFonts w:eastAsia="宋体" w:hint="eastAsia"/>
          <w:szCs w:val="28"/>
        </w:rPr>
        <w:t>输入轨迹</w:t>
      </w:r>
      <w:r>
        <w:rPr>
          <w:rFonts w:eastAsia="宋体" w:hint="eastAsia"/>
          <w:szCs w:val="28"/>
        </w:rPr>
        <w:t>转换为轨迹码</w:t>
      </w:r>
      <w:r w:rsidRPr="00B87AB8">
        <w:rPr>
          <w:rFonts w:eastAsia="宋体" w:hint="eastAsia"/>
          <w:szCs w:val="28"/>
        </w:rPr>
        <w:t>；</w:t>
      </w:r>
      <w:r>
        <w:rPr>
          <w:rFonts w:eastAsia="宋体" w:hint="eastAsia"/>
          <w:szCs w:val="28"/>
        </w:rPr>
        <w:t>以及通用编码转换模块，经预定义或自定义的</w:t>
      </w:r>
      <w:r w:rsidRPr="00B87AB8">
        <w:rPr>
          <w:rFonts w:eastAsia="宋体" w:hint="eastAsia"/>
          <w:szCs w:val="28"/>
        </w:rPr>
        <w:t>映射表</w:t>
      </w:r>
      <w:r>
        <w:rPr>
          <w:rFonts w:eastAsia="宋体" w:hint="eastAsia"/>
          <w:szCs w:val="28"/>
        </w:rPr>
        <w:t>，将所述轨迹码转换成对应的</w:t>
      </w:r>
      <w:r>
        <w:rPr>
          <w:rFonts w:eastAsia="宋体"/>
          <w:szCs w:val="28"/>
        </w:rPr>
        <w:t>ASCII</w:t>
      </w:r>
      <w:r>
        <w:rPr>
          <w:rFonts w:eastAsia="宋体" w:hint="eastAsia"/>
          <w:szCs w:val="28"/>
        </w:rPr>
        <w:t>码、</w:t>
      </w:r>
      <w:r>
        <w:rPr>
          <w:rFonts w:eastAsia="宋体"/>
          <w:szCs w:val="28"/>
        </w:rPr>
        <w:t>Unicode</w:t>
      </w:r>
      <w:r>
        <w:rPr>
          <w:rFonts w:eastAsia="宋体" w:hint="eastAsia"/>
          <w:szCs w:val="28"/>
        </w:rPr>
        <w:t>码或其他进制编码。</w:t>
      </w:r>
    </w:p>
    <w:p w14:paraId="20C62442" w14:textId="77777777" w:rsidR="00E569F9" w:rsidRPr="00B87AB8" w:rsidRDefault="00590276" w:rsidP="00E569F9">
      <w:pPr>
        <w:ind w:firstLine="600"/>
        <w:jc w:val="both"/>
        <w:rPr>
          <w:rFonts w:eastAsia="宋体"/>
        </w:rPr>
      </w:pPr>
      <w:r>
        <w:rPr>
          <w:rFonts w:eastAsia="宋体" w:hint="eastAsia"/>
          <w:szCs w:val="28"/>
        </w:rPr>
        <w:t>根据本发明的</w:t>
      </w:r>
      <w:r w:rsidR="005177CC">
        <w:rPr>
          <w:rFonts w:eastAsia="宋体" w:hint="eastAsia"/>
          <w:szCs w:val="28"/>
        </w:rPr>
        <w:t>另</w:t>
      </w:r>
      <w:r w:rsidR="00E569F9" w:rsidRPr="00B87AB8">
        <w:rPr>
          <w:rFonts w:eastAsia="宋体" w:hint="eastAsia"/>
          <w:szCs w:val="28"/>
        </w:rPr>
        <w:t>一方面，提供了一种基于三进制编码的输入法，包括：检测用户在输入装置上输入的输入轨迹；基于输入轨迹确定与输入轨迹对应的图案符号的三进制编码；基于三进制编码与符号文字的映射表确定和输出与所述三进制编码对应的符号文字，其中，所述输入轨迹是从矩形的四个顶点之一起始，沿着矩形的四个边或对角线移动并且通过四个顶点中的至少两个顶点的一笔画输入轨迹，其中，在所述三进制编码中，由一个三进制数位表示起始点的位置，由三进制数的三个不同数位之一分别表示两个顶点之间的顺时针运动轨迹、对角线的运动轨迹和逆时针运动轨迹。</w:t>
      </w:r>
    </w:p>
    <w:p w14:paraId="6C69A8FA" w14:textId="77777777" w:rsidR="00E569F9" w:rsidRPr="00B87AB8" w:rsidRDefault="00E569F9" w:rsidP="00E569F9">
      <w:pPr>
        <w:ind w:firstLine="600"/>
        <w:jc w:val="both"/>
        <w:rPr>
          <w:rFonts w:eastAsia="宋体"/>
          <w:szCs w:val="28"/>
        </w:rPr>
      </w:pPr>
      <w:r w:rsidRPr="00B87AB8">
        <w:rPr>
          <w:rFonts w:eastAsia="宋体" w:hint="eastAsia"/>
          <w:szCs w:val="28"/>
        </w:rPr>
        <w:t>根据本发明的另一方面，还提供了一种输入法，包括：在输入装置上确</w:t>
      </w:r>
      <w:r w:rsidRPr="00B87AB8">
        <w:rPr>
          <w:rFonts w:eastAsia="宋体" w:hint="eastAsia"/>
          <w:szCs w:val="28"/>
        </w:rPr>
        <w:lastRenderedPageBreak/>
        <w:t>定用户输入的输入轨迹；确定与输入轨迹的图案对应的编码；基于编码与符号文字的映射表，确定并输出与编码对应的符号文字，其中，所述输入装置具有包括分布在圆周上的</w:t>
      </w:r>
      <w:r w:rsidRPr="00B87AB8">
        <w:rPr>
          <w:rFonts w:eastAsia="宋体" w:hint="eastAsia"/>
          <w:szCs w:val="28"/>
        </w:rPr>
        <w:t>8</w:t>
      </w:r>
      <w:r w:rsidRPr="00B87AB8">
        <w:rPr>
          <w:rFonts w:eastAsia="宋体" w:hint="eastAsia"/>
          <w:szCs w:val="28"/>
        </w:rPr>
        <w:t>个检测区域和圆心上的检测区域的</w:t>
      </w:r>
      <w:r w:rsidRPr="00B87AB8">
        <w:rPr>
          <w:rFonts w:eastAsia="宋体" w:hint="eastAsia"/>
          <w:szCs w:val="28"/>
        </w:rPr>
        <w:t>9</w:t>
      </w:r>
      <w:r w:rsidRPr="00B87AB8">
        <w:rPr>
          <w:rFonts w:eastAsia="宋体" w:hint="eastAsia"/>
          <w:szCs w:val="28"/>
        </w:rPr>
        <w:t>个不同的检测区域，所述输入轨迹从圆周上的</w:t>
      </w:r>
      <w:r w:rsidRPr="00B87AB8">
        <w:rPr>
          <w:rFonts w:eastAsia="宋体" w:hint="eastAsia"/>
          <w:szCs w:val="28"/>
        </w:rPr>
        <w:t>8</w:t>
      </w:r>
      <w:r w:rsidRPr="00B87AB8">
        <w:rPr>
          <w:rFonts w:eastAsia="宋体" w:hint="eastAsia"/>
          <w:szCs w:val="28"/>
        </w:rPr>
        <w:t>个检测区域中的任意一个检测区域起始并且沿着半径方向经过圆心的检测区域，然后再次移动到圆周上的</w:t>
      </w:r>
      <w:r w:rsidRPr="00B87AB8">
        <w:rPr>
          <w:rFonts w:eastAsia="宋体" w:hint="eastAsia"/>
          <w:szCs w:val="28"/>
        </w:rPr>
        <w:t>8</w:t>
      </w:r>
      <w:r w:rsidRPr="00B87AB8">
        <w:rPr>
          <w:rFonts w:eastAsia="宋体" w:hint="eastAsia"/>
          <w:szCs w:val="28"/>
        </w:rPr>
        <w:t>个检测区域中的任意一个而结束，其中，圆周上的</w:t>
      </w:r>
      <w:r w:rsidRPr="00B87AB8">
        <w:rPr>
          <w:rFonts w:eastAsia="宋体" w:hint="eastAsia"/>
          <w:szCs w:val="28"/>
        </w:rPr>
        <w:t>8</w:t>
      </w:r>
      <w:r w:rsidRPr="00B87AB8">
        <w:rPr>
          <w:rFonts w:eastAsia="宋体" w:hint="eastAsia"/>
          <w:szCs w:val="28"/>
        </w:rPr>
        <w:t>个检测区域由</w:t>
      </w:r>
      <w:r w:rsidRPr="00B87AB8">
        <w:rPr>
          <w:rFonts w:eastAsia="宋体" w:hint="eastAsia"/>
          <w:szCs w:val="28"/>
        </w:rPr>
        <w:t>8</w:t>
      </w:r>
      <w:r w:rsidRPr="00B87AB8">
        <w:rPr>
          <w:rFonts w:eastAsia="宋体" w:hint="eastAsia"/>
          <w:szCs w:val="28"/>
        </w:rPr>
        <w:t>个不同的数值表示，所述编码由输入轨迹的起始区域位置和结束点位置的数值表示。</w:t>
      </w:r>
    </w:p>
    <w:p w14:paraId="2C847715" w14:textId="77777777" w:rsidR="00E569F9" w:rsidRPr="00B87AB8" w:rsidRDefault="00E569F9" w:rsidP="00E569F9">
      <w:pPr>
        <w:ind w:firstLine="600"/>
        <w:jc w:val="both"/>
        <w:rPr>
          <w:rFonts w:eastAsia="宋体"/>
          <w:szCs w:val="28"/>
        </w:rPr>
      </w:pPr>
      <w:r w:rsidRPr="00B87AB8">
        <w:rPr>
          <w:rFonts w:eastAsia="宋体" w:hint="eastAsia"/>
          <w:szCs w:val="28"/>
        </w:rPr>
        <w:t>根据本发明的另一方面，提供了一种输入法，包括：在输入装置上确定用户输入的输入轨迹；确定与输入轨迹的图案对应的编码；基于编码与符号文字的映射表，确定并输出与编码对应的符号文字，其中，所述输入装置具有包括分布在圆周上的</w:t>
      </w:r>
      <w:r w:rsidRPr="00B87AB8">
        <w:rPr>
          <w:rFonts w:eastAsia="宋体" w:hint="eastAsia"/>
          <w:szCs w:val="28"/>
        </w:rPr>
        <w:t>8</w:t>
      </w:r>
      <w:r w:rsidRPr="00B87AB8">
        <w:rPr>
          <w:rFonts w:eastAsia="宋体" w:hint="eastAsia"/>
          <w:szCs w:val="28"/>
        </w:rPr>
        <w:t>个不同的检测区域，所述输入轨迹从圆周上的</w:t>
      </w:r>
      <w:r w:rsidRPr="00B87AB8">
        <w:rPr>
          <w:rFonts w:eastAsia="宋体" w:hint="eastAsia"/>
          <w:szCs w:val="28"/>
        </w:rPr>
        <w:t>8</w:t>
      </w:r>
      <w:r w:rsidRPr="00B87AB8">
        <w:rPr>
          <w:rFonts w:eastAsia="宋体" w:hint="eastAsia"/>
          <w:szCs w:val="28"/>
        </w:rPr>
        <w:t>个检测区域中的任意一个检测区域起始并且沿着顺时针方向或逆时针方向移动至圆周上的一个检测区域，然后以相反的方向从该检测区域再次沿着圆周移动到圆周上的任意一个检测区域而结束，其中，圆周上的</w:t>
      </w:r>
      <w:r w:rsidRPr="00B87AB8">
        <w:rPr>
          <w:rFonts w:eastAsia="宋体" w:hint="eastAsia"/>
          <w:szCs w:val="28"/>
        </w:rPr>
        <w:t>8</w:t>
      </w:r>
      <w:r w:rsidRPr="00B87AB8">
        <w:rPr>
          <w:rFonts w:eastAsia="宋体" w:hint="eastAsia"/>
          <w:szCs w:val="28"/>
        </w:rPr>
        <w:t>个检测区域由</w:t>
      </w:r>
      <w:r w:rsidRPr="00B87AB8">
        <w:rPr>
          <w:rFonts w:eastAsia="宋体" w:hint="eastAsia"/>
          <w:szCs w:val="28"/>
        </w:rPr>
        <w:t>8</w:t>
      </w:r>
      <w:r w:rsidRPr="00B87AB8">
        <w:rPr>
          <w:rFonts w:eastAsia="宋体" w:hint="eastAsia"/>
          <w:szCs w:val="28"/>
        </w:rPr>
        <w:t>个不同的数值表示，其中，所述编码由输入轨迹的起始点位置和结束点位置的数值表示。</w:t>
      </w:r>
    </w:p>
    <w:p w14:paraId="70D928A2" w14:textId="77777777" w:rsidR="00E569F9" w:rsidRPr="005177CC" w:rsidRDefault="00E569F9" w:rsidP="005177CC">
      <w:pPr>
        <w:ind w:firstLine="600"/>
        <w:jc w:val="both"/>
        <w:rPr>
          <w:rFonts w:eastAsia="宋体"/>
          <w:szCs w:val="28"/>
        </w:rPr>
      </w:pPr>
      <w:r w:rsidRPr="00B87AB8">
        <w:rPr>
          <w:rFonts w:eastAsia="宋体" w:hint="eastAsia"/>
          <w:szCs w:val="28"/>
        </w:rPr>
        <w:t>根据本发明的另一方面，提供了一种输入法，包括：在输入装置上确定用户输入的输入轨迹；确定与输入轨迹的图案对应的编码；基于编码与符号文字的映射表，确定并输出与编码对应的符号文字，其中，所述输入装置具有包括分布在线段上的</w:t>
      </w:r>
      <w:r w:rsidRPr="00B87AB8">
        <w:rPr>
          <w:rFonts w:eastAsia="宋体" w:hint="eastAsia"/>
          <w:szCs w:val="28"/>
        </w:rPr>
        <w:t>8</w:t>
      </w:r>
      <w:r w:rsidRPr="00B87AB8">
        <w:rPr>
          <w:rFonts w:eastAsia="宋体" w:hint="eastAsia"/>
          <w:szCs w:val="28"/>
        </w:rPr>
        <w:t>个检测点，所述输入轨迹从线段上的</w:t>
      </w:r>
      <w:r w:rsidRPr="00B87AB8">
        <w:rPr>
          <w:rFonts w:eastAsia="宋体" w:hint="eastAsia"/>
          <w:szCs w:val="28"/>
        </w:rPr>
        <w:t>8</w:t>
      </w:r>
      <w:r w:rsidRPr="00B87AB8">
        <w:rPr>
          <w:rFonts w:eastAsia="宋体" w:hint="eastAsia"/>
          <w:szCs w:val="28"/>
        </w:rPr>
        <w:t>个检测点中的任意一个检测点起始并且沿着线段的一个方向移动至线段上的一个检测点，然后以相反的方向从该检测点再次沿着线段移动到线段上的任意一个检测点而结束，其中，</w:t>
      </w:r>
      <w:r w:rsidRPr="00B87AB8">
        <w:rPr>
          <w:rFonts w:eastAsia="宋体" w:hint="eastAsia"/>
          <w:szCs w:val="28"/>
        </w:rPr>
        <w:t>8</w:t>
      </w:r>
      <w:r w:rsidRPr="00B87AB8">
        <w:rPr>
          <w:rFonts w:eastAsia="宋体" w:hint="eastAsia"/>
          <w:szCs w:val="28"/>
        </w:rPr>
        <w:t>个检测点由</w:t>
      </w:r>
      <w:r w:rsidRPr="00B87AB8">
        <w:rPr>
          <w:rFonts w:eastAsia="宋体" w:hint="eastAsia"/>
          <w:szCs w:val="28"/>
        </w:rPr>
        <w:t>8</w:t>
      </w:r>
      <w:r w:rsidRPr="00B87AB8">
        <w:rPr>
          <w:rFonts w:eastAsia="宋体" w:hint="eastAsia"/>
          <w:szCs w:val="28"/>
        </w:rPr>
        <w:t>个不同的数值表示，其中，所述编码由输入轨迹的起始点位置和结束点位置的数值表示。</w:t>
      </w:r>
    </w:p>
    <w:p w14:paraId="55F8BE0B" w14:textId="77777777" w:rsidR="00E569F9" w:rsidRPr="00B87AB8" w:rsidRDefault="00E569F9" w:rsidP="00E569F9">
      <w:pPr>
        <w:ind w:firstLine="0"/>
        <w:jc w:val="both"/>
        <w:rPr>
          <w:rFonts w:eastAsia="宋体"/>
        </w:rPr>
      </w:pPr>
    </w:p>
    <w:p w14:paraId="429F9B1D" w14:textId="77777777" w:rsidR="00E569F9" w:rsidRPr="00B87AB8" w:rsidRDefault="00E569F9" w:rsidP="00E569F9">
      <w:pPr>
        <w:ind w:firstLine="0"/>
        <w:jc w:val="center"/>
        <w:rPr>
          <w:rFonts w:eastAsia="宋体"/>
        </w:rPr>
      </w:pPr>
      <w:r w:rsidRPr="00B87AB8">
        <w:rPr>
          <w:rFonts w:eastAsia="宋体"/>
        </w:rPr>
        <w:t>附图说明</w:t>
      </w:r>
    </w:p>
    <w:p w14:paraId="000E8FB1" w14:textId="77777777" w:rsidR="00E569F9" w:rsidRPr="00B87AB8" w:rsidRDefault="00E569F9" w:rsidP="00E569F9">
      <w:pPr>
        <w:ind w:firstLine="600"/>
        <w:jc w:val="both"/>
        <w:rPr>
          <w:rFonts w:eastAsia="宋体"/>
        </w:rPr>
      </w:pPr>
      <w:r w:rsidRPr="00B87AB8">
        <w:rPr>
          <w:rFonts w:eastAsia="宋体"/>
        </w:rPr>
        <w:t>通过下面结合附图</w:t>
      </w:r>
      <w:r w:rsidRPr="00B87AB8">
        <w:rPr>
          <w:rFonts w:eastAsia="宋体" w:hint="eastAsia"/>
        </w:rPr>
        <w:t>对实施例</w:t>
      </w:r>
      <w:r w:rsidRPr="00B87AB8">
        <w:rPr>
          <w:rFonts w:eastAsia="宋体"/>
        </w:rPr>
        <w:t>进行的描述，本发明的</w:t>
      </w:r>
      <w:r w:rsidRPr="00B87AB8">
        <w:rPr>
          <w:rFonts w:eastAsia="宋体" w:hint="eastAsia"/>
        </w:rPr>
        <w:t>这些</w:t>
      </w:r>
      <w:r w:rsidRPr="00B87AB8">
        <w:rPr>
          <w:rFonts w:eastAsia="宋体"/>
        </w:rPr>
        <w:t>和</w:t>
      </w:r>
      <w:r w:rsidRPr="00B87AB8">
        <w:rPr>
          <w:rFonts w:eastAsia="宋体" w:hint="eastAsia"/>
        </w:rPr>
        <w:t>/</w:t>
      </w:r>
      <w:r w:rsidRPr="00B87AB8">
        <w:rPr>
          <w:rFonts w:eastAsia="宋体" w:hint="eastAsia"/>
        </w:rPr>
        <w:t>或</w:t>
      </w:r>
      <w:r w:rsidRPr="00B87AB8">
        <w:rPr>
          <w:rFonts w:eastAsia="宋体"/>
        </w:rPr>
        <w:t>其他</w:t>
      </w:r>
      <w:r w:rsidRPr="00B87AB8">
        <w:rPr>
          <w:rFonts w:eastAsia="宋体" w:hint="eastAsia"/>
        </w:rPr>
        <w:t>方面和优点</w:t>
      </w:r>
      <w:r w:rsidRPr="00B87AB8">
        <w:rPr>
          <w:rFonts w:eastAsia="宋体"/>
        </w:rPr>
        <w:t>将会变得清楚</w:t>
      </w:r>
      <w:r w:rsidRPr="00B87AB8">
        <w:rPr>
          <w:rFonts w:eastAsia="宋体" w:hint="eastAsia"/>
        </w:rPr>
        <w:t>和更易于理解</w:t>
      </w:r>
      <w:r w:rsidRPr="00B87AB8">
        <w:rPr>
          <w:rFonts w:eastAsia="宋体"/>
        </w:rPr>
        <w:t>，其中：</w:t>
      </w:r>
    </w:p>
    <w:p w14:paraId="49AB18D8" w14:textId="77777777" w:rsidR="00E569F9" w:rsidRPr="00B87AB8" w:rsidRDefault="00E569F9" w:rsidP="00E569F9">
      <w:pPr>
        <w:ind w:firstLine="600"/>
        <w:jc w:val="both"/>
        <w:rPr>
          <w:rFonts w:eastAsia="宋体"/>
        </w:rPr>
      </w:pPr>
      <w:r w:rsidRPr="00B87AB8">
        <w:rPr>
          <w:rFonts w:eastAsia="宋体" w:hint="eastAsia"/>
        </w:rPr>
        <w:t>附图</w:t>
      </w:r>
      <w:r w:rsidRPr="00B87AB8">
        <w:rPr>
          <w:rFonts w:eastAsia="宋体" w:hint="eastAsia"/>
        </w:rPr>
        <w:t>1</w:t>
      </w:r>
      <w:r w:rsidRPr="00B87AB8">
        <w:rPr>
          <w:rFonts w:eastAsia="宋体" w:hint="eastAsia"/>
        </w:rPr>
        <w:t>为根据本发明</w:t>
      </w:r>
      <w:r w:rsidRPr="00B87AB8">
        <w:rPr>
          <w:rFonts w:eastAsia="宋体"/>
        </w:rPr>
        <w:t>实施例的三进制</w:t>
      </w:r>
      <w:r w:rsidRPr="00B87AB8">
        <w:rPr>
          <w:rFonts w:eastAsia="宋体" w:hint="eastAsia"/>
        </w:rPr>
        <w:t>计算</w:t>
      </w:r>
      <w:r w:rsidRPr="00B87AB8">
        <w:rPr>
          <w:rFonts w:eastAsia="宋体"/>
        </w:rPr>
        <w:t>环境</w:t>
      </w:r>
      <w:r w:rsidRPr="00B87AB8">
        <w:rPr>
          <w:rFonts w:eastAsia="宋体" w:hint="eastAsia"/>
        </w:rPr>
        <w:t>的</w:t>
      </w:r>
      <w:r w:rsidRPr="00B87AB8">
        <w:rPr>
          <w:rFonts w:eastAsia="宋体"/>
        </w:rPr>
        <w:t>架构图；</w:t>
      </w:r>
    </w:p>
    <w:p w14:paraId="43E5025E" w14:textId="77777777" w:rsidR="00E569F9" w:rsidRPr="00B87AB8" w:rsidRDefault="00E569F9" w:rsidP="00E569F9">
      <w:pPr>
        <w:ind w:firstLine="600"/>
        <w:jc w:val="both"/>
        <w:rPr>
          <w:rFonts w:eastAsia="宋体"/>
        </w:rPr>
      </w:pPr>
      <w:r w:rsidRPr="00B87AB8">
        <w:rPr>
          <w:rFonts w:eastAsia="宋体" w:hint="eastAsia"/>
        </w:rPr>
        <w:t>附图</w:t>
      </w:r>
      <w:r w:rsidRPr="00B87AB8">
        <w:rPr>
          <w:rFonts w:eastAsia="宋体"/>
        </w:rPr>
        <w:t>2</w:t>
      </w:r>
      <w:r w:rsidRPr="00B87AB8">
        <w:rPr>
          <w:rFonts w:eastAsia="宋体" w:hint="eastAsia"/>
        </w:rPr>
        <w:t>为根据本发明实施例的“比合”</w:t>
      </w:r>
      <w:r w:rsidRPr="00B87AB8">
        <w:rPr>
          <w:rFonts w:eastAsia="宋体"/>
        </w:rPr>
        <w:t>三进制</w:t>
      </w:r>
      <w:r w:rsidRPr="00B87AB8">
        <w:rPr>
          <w:rFonts w:eastAsia="宋体" w:hint="eastAsia"/>
        </w:rPr>
        <w:t>全加法器</w:t>
      </w:r>
      <w:r w:rsidRPr="00B87AB8">
        <w:rPr>
          <w:rFonts w:eastAsia="宋体"/>
        </w:rPr>
        <w:t>的</w:t>
      </w:r>
      <w:r w:rsidRPr="00B87AB8">
        <w:rPr>
          <w:rFonts w:eastAsia="宋体" w:hint="eastAsia"/>
        </w:rPr>
        <w:t>逻辑结构图；</w:t>
      </w:r>
    </w:p>
    <w:p w14:paraId="4398A6D7" w14:textId="77777777" w:rsidR="00E569F9" w:rsidRPr="00B87AB8" w:rsidRDefault="00E569F9" w:rsidP="00E569F9">
      <w:pPr>
        <w:ind w:firstLine="600"/>
        <w:jc w:val="both"/>
        <w:rPr>
          <w:rFonts w:eastAsia="宋体"/>
        </w:rPr>
      </w:pPr>
      <w:r w:rsidRPr="00B87AB8">
        <w:rPr>
          <w:rFonts w:eastAsia="宋体" w:hint="eastAsia"/>
        </w:rPr>
        <w:lastRenderedPageBreak/>
        <w:t>附图</w:t>
      </w:r>
      <w:r w:rsidRPr="00B87AB8">
        <w:rPr>
          <w:rFonts w:eastAsia="宋体" w:hint="eastAsia"/>
        </w:rPr>
        <w:t>3</w:t>
      </w:r>
      <w:r w:rsidRPr="00B87AB8">
        <w:rPr>
          <w:rFonts w:eastAsia="宋体" w:hint="eastAsia"/>
        </w:rPr>
        <w:t>为根据本发明实施例的“比合”三进制</w:t>
      </w:r>
      <w:r w:rsidRPr="00B87AB8">
        <w:rPr>
          <w:rFonts w:eastAsia="宋体"/>
        </w:rPr>
        <w:t>全加法器的逻辑电路图</w:t>
      </w:r>
      <w:r w:rsidRPr="00B87AB8">
        <w:rPr>
          <w:rFonts w:eastAsia="宋体" w:hint="eastAsia"/>
        </w:rPr>
        <w:t>；</w:t>
      </w:r>
    </w:p>
    <w:p w14:paraId="52456603" w14:textId="77777777" w:rsidR="00E569F9" w:rsidRPr="00B87AB8" w:rsidRDefault="00E569F9" w:rsidP="00E569F9">
      <w:pPr>
        <w:ind w:firstLine="600"/>
        <w:jc w:val="both"/>
        <w:rPr>
          <w:rFonts w:eastAsia="宋体"/>
        </w:rPr>
      </w:pPr>
      <w:r w:rsidRPr="00B87AB8">
        <w:rPr>
          <w:rFonts w:eastAsia="宋体" w:hint="eastAsia"/>
        </w:rPr>
        <w:t>附图</w:t>
      </w:r>
      <w:r w:rsidRPr="00B87AB8">
        <w:rPr>
          <w:rFonts w:eastAsia="宋体" w:hint="eastAsia"/>
        </w:rPr>
        <w:t>4</w:t>
      </w:r>
      <w:r w:rsidRPr="00B87AB8">
        <w:rPr>
          <w:rFonts w:eastAsia="宋体" w:hint="eastAsia"/>
        </w:rPr>
        <w:t>为根据本发明实施例的基于</w:t>
      </w:r>
      <w:r w:rsidRPr="00B87AB8">
        <w:rPr>
          <w:rFonts w:eastAsia="宋体"/>
        </w:rPr>
        <w:t>光路和电路的</w:t>
      </w:r>
      <w:r w:rsidRPr="00B87AB8">
        <w:rPr>
          <w:rFonts w:eastAsia="宋体" w:hint="eastAsia"/>
        </w:rPr>
        <w:t>逻辑运算元件的</w:t>
      </w:r>
      <w:r w:rsidRPr="00B87AB8">
        <w:rPr>
          <w:rFonts w:eastAsia="宋体"/>
        </w:rPr>
        <w:t>示意图；</w:t>
      </w:r>
    </w:p>
    <w:p w14:paraId="4B676E1C" w14:textId="77777777" w:rsidR="00E569F9" w:rsidRPr="00B87AB8" w:rsidRDefault="00E569F9" w:rsidP="00E569F9">
      <w:pPr>
        <w:ind w:firstLine="600"/>
        <w:jc w:val="both"/>
        <w:rPr>
          <w:rFonts w:eastAsia="宋体"/>
        </w:rPr>
      </w:pPr>
      <w:r w:rsidRPr="00B87AB8">
        <w:rPr>
          <w:rFonts w:eastAsia="宋体" w:hint="eastAsia"/>
        </w:rPr>
        <w:t>附图</w:t>
      </w:r>
      <w:r w:rsidRPr="00B87AB8">
        <w:rPr>
          <w:rFonts w:eastAsia="宋体" w:hint="eastAsia"/>
        </w:rPr>
        <w:t>5</w:t>
      </w:r>
      <w:r w:rsidRPr="00B87AB8">
        <w:rPr>
          <w:rFonts w:eastAsia="宋体" w:hint="eastAsia"/>
        </w:rPr>
        <w:t>为根据本发明实施例的“比合”三进制</w:t>
      </w:r>
      <w:r w:rsidRPr="00B87AB8">
        <w:rPr>
          <w:rFonts w:eastAsia="宋体"/>
        </w:rPr>
        <w:t>的</w:t>
      </w:r>
      <w:r w:rsidRPr="00B87AB8">
        <w:rPr>
          <w:rFonts w:eastAsia="宋体" w:hint="eastAsia"/>
        </w:rPr>
        <w:t>光路</w:t>
      </w:r>
      <w:r w:rsidRPr="00B87AB8">
        <w:rPr>
          <w:rFonts w:eastAsia="宋体"/>
        </w:rPr>
        <w:t>全加法器的各部分</w:t>
      </w:r>
      <w:r w:rsidRPr="00B87AB8">
        <w:rPr>
          <w:rFonts w:eastAsia="宋体" w:hint="eastAsia"/>
        </w:rPr>
        <w:t>功能</w:t>
      </w:r>
      <w:r w:rsidRPr="00B87AB8">
        <w:rPr>
          <w:rFonts w:eastAsia="宋体"/>
        </w:rPr>
        <w:t>实现示意图；</w:t>
      </w:r>
    </w:p>
    <w:p w14:paraId="59F80D06" w14:textId="77777777" w:rsidR="00E569F9" w:rsidRPr="00B87AB8" w:rsidRDefault="00E569F9" w:rsidP="00E569F9">
      <w:pPr>
        <w:ind w:firstLine="600"/>
        <w:jc w:val="both"/>
        <w:rPr>
          <w:rFonts w:eastAsia="宋体"/>
        </w:rPr>
      </w:pPr>
      <w:r w:rsidRPr="00B87AB8">
        <w:rPr>
          <w:rFonts w:eastAsia="宋体" w:hint="eastAsia"/>
        </w:rPr>
        <w:t>附图</w:t>
      </w:r>
      <w:r w:rsidRPr="00B87AB8">
        <w:rPr>
          <w:rFonts w:eastAsia="宋体" w:hint="eastAsia"/>
        </w:rPr>
        <w:t>6</w:t>
      </w:r>
      <w:r w:rsidRPr="00B87AB8">
        <w:rPr>
          <w:rFonts w:eastAsia="宋体" w:hint="eastAsia"/>
        </w:rPr>
        <w:t>为根据本发明实施例的象数図</w:t>
      </w:r>
      <w:r w:rsidRPr="00B87AB8">
        <w:rPr>
          <w:rFonts w:eastAsia="宋体"/>
        </w:rPr>
        <w:t>符号</w:t>
      </w:r>
      <w:r w:rsidRPr="00B87AB8">
        <w:rPr>
          <w:rFonts w:eastAsia="宋体" w:hint="eastAsia"/>
        </w:rPr>
        <w:t>轨迹</w:t>
      </w:r>
      <w:r w:rsidRPr="00B87AB8">
        <w:rPr>
          <w:rFonts w:eastAsia="宋体"/>
        </w:rPr>
        <w:t>编码原理和</w:t>
      </w:r>
      <w:r w:rsidRPr="00B87AB8">
        <w:rPr>
          <w:rFonts w:eastAsia="宋体" w:hint="eastAsia"/>
        </w:rPr>
        <w:t>示意图</w:t>
      </w:r>
      <w:r w:rsidRPr="00B87AB8">
        <w:rPr>
          <w:rFonts w:eastAsia="宋体"/>
        </w:rPr>
        <w:t>；</w:t>
      </w:r>
    </w:p>
    <w:p w14:paraId="1C188BC1" w14:textId="77777777" w:rsidR="00E569F9" w:rsidRPr="00B87AB8" w:rsidRDefault="00E569F9" w:rsidP="00E569F9">
      <w:pPr>
        <w:ind w:firstLine="600"/>
        <w:jc w:val="both"/>
        <w:rPr>
          <w:rFonts w:eastAsia="宋体"/>
        </w:rPr>
      </w:pPr>
      <w:r w:rsidRPr="00B87AB8">
        <w:rPr>
          <w:rFonts w:eastAsia="宋体" w:hint="eastAsia"/>
        </w:rPr>
        <w:t>附图</w:t>
      </w:r>
      <w:r w:rsidRPr="00B87AB8">
        <w:rPr>
          <w:rFonts w:eastAsia="宋体" w:hint="eastAsia"/>
        </w:rPr>
        <w:t>7</w:t>
      </w:r>
      <w:r w:rsidRPr="00B87AB8">
        <w:rPr>
          <w:rFonts w:eastAsia="宋体" w:hint="eastAsia"/>
        </w:rPr>
        <w:t>为根据本发明实施例的象数図</w:t>
      </w:r>
      <w:r w:rsidRPr="00B87AB8">
        <w:rPr>
          <w:rFonts w:eastAsia="宋体"/>
        </w:rPr>
        <w:t>输入法在移动终端上的</w:t>
      </w:r>
      <w:r w:rsidRPr="00B87AB8">
        <w:rPr>
          <w:rFonts w:eastAsia="宋体" w:hint="eastAsia"/>
        </w:rPr>
        <w:t>应用</w:t>
      </w:r>
      <w:r w:rsidRPr="00B87AB8">
        <w:rPr>
          <w:rFonts w:eastAsia="宋体"/>
        </w:rPr>
        <w:t>示意图；</w:t>
      </w:r>
    </w:p>
    <w:p w14:paraId="74B62627" w14:textId="77777777" w:rsidR="00E569F9" w:rsidRPr="00B87AB8" w:rsidRDefault="00E569F9" w:rsidP="00E569F9">
      <w:pPr>
        <w:ind w:firstLine="600"/>
        <w:jc w:val="both"/>
        <w:rPr>
          <w:rFonts w:eastAsia="宋体"/>
        </w:rPr>
      </w:pPr>
      <w:r w:rsidRPr="00B87AB8">
        <w:rPr>
          <w:rFonts w:eastAsia="宋体" w:hint="eastAsia"/>
        </w:rPr>
        <w:t>附图</w:t>
      </w:r>
      <w:r w:rsidRPr="00B87AB8">
        <w:rPr>
          <w:rFonts w:eastAsia="宋体" w:hint="eastAsia"/>
        </w:rPr>
        <w:t>8</w:t>
      </w:r>
      <w:r w:rsidRPr="00B87AB8">
        <w:rPr>
          <w:rFonts w:eastAsia="宋体" w:hint="eastAsia"/>
        </w:rPr>
        <w:t>为根据本发明实施例的象数図</w:t>
      </w:r>
      <w:r w:rsidRPr="00B87AB8">
        <w:rPr>
          <w:rFonts w:eastAsia="宋体"/>
        </w:rPr>
        <w:t>符号</w:t>
      </w:r>
      <w:r w:rsidRPr="00B87AB8">
        <w:rPr>
          <w:rFonts w:eastAsia="宋体" w:hint="eastAsia"/>
        </w:rPr>
        <w:t>全</w:t>
      </w:r>
      <w:r w:rsidRPr="00B87AB8">
        <w:rPr>
          <w:rFonts w:eastAsia="宋体"/>
        </w:rPr>
        <w:t>键盘和</w:t>
      </w:r>
      <w:r w:rsidRPr="00B87AB8">
        <w:rPr>
          <w:rFonts w:eastAsia="宋体" w:hint="eastAsia"/>
        </w:rPr>
        <w:t>穿戴</w:t>
      </w:r>
      <w:r w:rsidRPr="00B87AB8">
        <w:rPr>
          <w:rFonts w:eastAsia="宋体"/>
        </w:rPr>
        <w:t>设备示意图；</w:t>
      </w:r>
    </w:p>
    <w:p w14:paraId="0AE2AB78" w14:textId="77777777" w:rsidR="00E569F9" w:rsidRPr="00B87AB8" w:rsidRDefault="00E569F9" w:rsidP="00E569F9">
      <w:pPr>
        <w:ind w:firstLine="600"/>
        <w:jc w:val="both"/>
        <w:rPr>
          <w:rFonts w:eastAsia="宋体"/>
        </w:rPr>
      </w:pPr>
      <w:r w:rsidRPr="00B87AB8">
        <w:rPr>
          <w:rFonts w:eastAsia="宋体" w:hint="eastAsia"/>
        </w:rPr>
        <w:t>附图</w:t>
      </w:r>
      <w:r w:rsidRPr="00B87AB8">
        <w:rPr>
          <w:rFonts w:eastAsia="宋体" w:hint="eastAsia"/>
        </w:rPr>
        <w:t>9</w:t>
      </w:r>
      <w:r w:rsidRPr="00B87AB8">
        <w:rPr>
          <w:rFonts w:eastAsia="宋体" w:hint="eastAsia"/>
        </w:rPr>
        <w:t>为根据本发明实施例的象数図实体</w:t>
      </w:r>
      <w:r w:rsidRPr="00B87AB8">
        <w:rPr>
          <w:rFonts w:eastAsia="宋体"/>
        </w:rPr>
        <w:t>立体</w:t>
      </w:r>
      <w:r w:rsidRPr="00B87AB8">
        <w:rPr>
          <w:rFonts w:eastAsia="宋体" w:hint="eastAsia"/>
        </w:rPr>
        <w:t>键盘和</w:t>
      </w:r>
      <w:r w:rsidRPr="00B87AB8">
        <w:rPr>
          <w:rFonts w:eastAsia="宋体"/>
        </w:rPr>
        <w:t>虚拟键盘输入方法示意图；</w:t>
      </w:r>
    </w:p>
    <w:p w14:paraId="34D8D377" w14:textId="77777777" w:rsidR="00E569F9" w:rsidRPr="00B87AB8" w:rsidRDefault="00E569F9" w:rsidP="00E569F9">
      <w:pPr>
        <w:ind w:firstLine="600"/>
        <w:jc w:val="both"/>
        <w:rPr>
          <w:rFonts w:eastAsia="宋体"/>
        </w:rPr>
      </w:pPr>
      <w:r w:rsidRPr="00B87AB8">
        <w:rPr>
          <w:rFonts w:eastAsia="宋体" w:hint="eastAsia"/>
        </w:rPr>
        <w:t>附图</w:t>
      </w:r>
      <w:r w:rsidRPr="00B87AB8">
        <w:rPr>
          <w:rFonts w:eastAsia="宋体" w:hint="eastAsia"/>
        </w:rPr>
        <w:t>10</w:t>
      </w:r>
      <w:r w:rsidRPr="00B87AB8">
        <w:rPr>
          <w:rFonts w:eastAsia="宋体" w:hint="eastAsia"/>
        </w:rPr>
        <w:t>为根据本发明实施例的象数図</w:t>
      </w:r>
      <w:r w:rsidRPr="00B87AB8">
        <w:rPr>
          <w:rFonts w:eastAsia="宋体"/>
        </w:rPr>
        <w:t>卡片输入装置的</w:t>
      </w:r>
      <w:r w:rsidRPr="00B87AB8">
        <w:rPr>
          <w:rFonts w:eastAsia="宋体" w:hint="eastAsia"/>
        </w:rPr>
        <w:t>示意图</w:t>
      </w:r>
      <w:r w:rsidRPr="00B87AB8">
        <w:rPr>
          <w:rFonts w:eastAsia="宋体"/>
        </w:rPr>
        <w:t>。</w:t>
      </w:r>
    </w:p>
    <w:p w14:paraId="7D3550E5" w14:textId="77777777" w:rsidR="00E569F9" w:rsidRPr="00B87AB8" w:rsidRDefault="00E569F9" w:rsidP="00E569F9">
      <w:pPr>
        <w:ind w:firstLine="0"/>
        <w:jc w:val="both"/>
        <w:rPr>
          <w:rFonts w:eastAsia="宋体"/>
        </w:rPr>
      </w:pPr>
    </w:p>
    <w:p w14:paraId="016D6B23" w14:textId="77777777" w:rsidR="00E569F9" w:rsidRPr="00B87AB8" w:rsidRDefault="00E569F9" w:rsidP="00E569F9">
      <w:pPr>
        <w:ind w:firstLine="0"/>
        <w:jc w:val="center"/>
        <w:rPr>
          <w:rFonts w:eastAsia="宋体"/>
        </w:rPr>
      </w:pPr>
      <w:r w:rsidRPr="00B87AB8">
        <w:rPr>
          <w:rFonts w:eastAsia="宋体"/>
        </w:rPr>
        <w:t>具体实施方式</w:t>
      </w:r>
    </w:p>
    <w:p w14:paraId="5DB3E0A0" w14:textId="77777777" w:rsidR="00E569F9" w:rsidRPr="00B87AB8" w:rsidRDefault="00E569F9" w:rsidP="00E569F9">
      <w:pPr>
        <w:ind w:firstLine="600"/>
        <w:jc w:val="both"/>
        <w:rPr>
          <w:rFonts w:eastAsia="宋体"/>
          <w:szCs w:val="28"/>
        </w:rPr>
      </w:pPr>
      <w:r w:rsidRPr="00B87AB8">
        <w:rPr>
          <w:rFonts w:eastAsia="宋体" w:hint="eastAsia"/>
          <w:szCs w:val="28"/>
        </w:rPr>
        <w:t>下面将参照附图来详细描述本发明的实施例的各个方面。为了与传统计算机相区别，为根据本发明的计算机系统定义了一些概念以更好地理解本发明的理念。将在以下详细描述本发明的计算机系统所采用的计算机架构和理论。以下的说明中定义的术语将仅作为示例性的描述而不是限制本发明的范围。</w:t>
      </w:r>
    </w:p>
    <w:p w14:paraId="58BD3BD5" w14:textId="77777777" w:rsidR="00E569F9" w:rsidRPr="00B87AB8" w:rsidRDefault="00E569F9" w:rsidP="00E569F9">
      <w:pPr>
        <w:ind w:firstLine="600"/>
        <w:jc w:val="both"/>
        <w:rPr>
          <w:rFonts w:eastAsia="宋体"/>
          <w:szCs w:val="28"/>
        </w:rPr>
      </w:pPr>
      <w:r w:rsidRPr="00B87AB8">
        <w:rPr>
          <w:rFonts w:eastAsia="宋体" w:hint="eastAsia"/>
          <w:szCs w:val="28"/>
        </w:rPr>
        <w:t>为了与传统计算机系统区别，根据本发明的基于二进制和三进制的混合运算的计算机系统被称为</w:t>
      </w:r>
      <w:r w:rsidRPr="00B87AB8">
        <w:rPr>
          <w:rFonts w:eastAsia="宋体" w:hint="eastAsia"/>
          <w:szCs w:val="28"/>
        </w:rPr>
        <w:t>TRIA</w:t>
      </w:r>
      <w:r w:rsidRPr="00B87AB8">
        <w:rPr>
          <w:rFonts w:eastAsia="宋体" w:hint="eastAsia"/>
          <w:szCs w:val="28"/>
        </w:rPr>
        <w:t>计算机系统。根据本发明的</w:t>
      </w:r>
      <w:r w:rsidRPr="00B87AB8">
        <w:rPr>
          <w:rFonts w:eastAsia="宋体"/>
          <w:szCs w:val="28"/>
        </w:rPr>
        <w:t>TRIA</w:t>
      </w:r>
      <w:r w:rsidRPr="00B87AB8">
        <w:rPr>
          <w:rFonts w:eastAsia="宋体"/>
          <w:szCs w:val="28"/>
        </w:rPr>
        <w:t>计算系统是一种二维</w:t>
      </w:r>
      <w:r w:rsidRPr="00B87AB8">
        <w:rPr>
          <w:rFonts w:eastAsia="宋体" w:hint="eastAsia"/>
          <w:szCs w:val="28"/>
        </w:rPr>
        <w:t>阵列</w:t>
      </w:r>
      <w:r w:rsidRPr="00B87AB8">
        <w:rPr>
          <w:rFonts w:eastAsia="宋体"/>
          <w:szCs w:val="28"/>
        </w:rPr>
        <w:t>的矩阵</w:t>
      </w:r>
      <w:r w:rsidRPr="00B87AB8">
        <w:rPr>
          <w:rFonts w:eastAsia="宋体" w:hint="eastAsia"/>
          <w:szCs w:val="28"/>
        </w:rPr>
        <w:t>计算机系统。相应地，为了将应用于根据本发明的</w:t>
      </w:r>
      <w:r w:rsidRPr="00B87AB8">
        <w:rPr>
          <w:rFonts w:eastAsia="宋体" w:hint="eastAsia"/>
          <w:szCs w:val="28"/>
        </w:rPr>
        <w:t>TRIA</w:t>
      </w:r>
      <w:r w:rsidRPr="00B87AB8">
        <w:rPr>
          <w:rFonts w:eastAsia="宋体" w:hint="eastAsia"/>
          <w:szCs w:val="28"/>
        </w:rPr>
        <w:t>计算机系统中的各种概念和术语与现有技术中使用的概念和术语进行区别，在各个术语之前增加“</w:t>
      </w:r>
      <w:r w:rsidRPr="00B87AB8">
        <w:rPr>
          <w:rFonts w:eastAsia="宋体" w:hint="eastAsia"/>
          <w:szCs w:val="28"/>
        </w:rPr>
        <w:t>TRIA</w:t>
      </w:r>
      <w:r w:rsidRPr="00B87AB8">
        <w:rPr>
          <w:rFonts w:eastAsia="宋体" w:hint="eastAsia"/>
          <w:szCs w:val="28"/>
        </w:rPr>
        <w:t>”。例如，“</w:t>
      </w:r>
      <w:r w:rsidRPr="00B87AB8">
        <w:rPr>
          <w:rFonts w:eastAsia="宋体" w:hint="eastAsia"/>
          <w:szCs w:val="28"/>
        </w:rPr>
        <w:t>TRIA</w:t>
      </w:r>
      <w:r w:rsidRPr="00B87AB8">
        <w:rPr>
          <w:rFonts w:eastAsia="宋体" w:hint="eastAsia"/>
          <w:szCs w:val="28"/>
        </w:rPr>
        <w:t>计算机系统”指的是根据本发明的计算机系统，而将“现有的计算机系统”或“计算机系统”指的是现有的二进制计算机系统。</w:t>
      </w:r>
    </w:p>
    <w:p w14:paraId="6EAD3A49" w14:textId="77777777" w:rsidR="00E569F9" w:rsidRPr="00B87AB8" w:rsidRDefault="00E569F9" w:rsidP="00E569F9">
      <w:pPr>
        <w:ind w:firstLine="600"/>
        <w:jc w:val="both"/>
        <w:rPr>
          <w:rFonts w:eastAsia="宋体"/>
          <w:szCs w:val="28"/>
        </w:rPr>
      </w:pPr>
      <w:r w:rsidRPr="00B87AB8">
        <w:rPr>
          <w:rFonts w:eastAsia="宋体" w:hint="eastAsia"/>
          <w:szCs w:val="28"/>
        </w:rPr>
        <w:t>如上所述，对称三进制（</w:t>
      </w:r>
      <w:r w:rsidRPr="00B87AB8">
        <w:rPr>
          <w:rFonts w:eastAsia="宋体" w:hint="eastAsia"/>
          <w:szCs w:val="28"/>
        </w:rPr>
        <w:t>1,</w:t>
      </w:r>
      <w:r w:rsidRPr="00B87AB8">
        <w:rPr>
          <w:rFonts w:eastAsia="宋体"/>
          <w:szCs w:val="28"/>
        </w:rPr>
        <w:t>0</w:t>
      </w:r>
      <w:r w:rsidRPr="00B87AB8">
        <w:rPr>
          <w:rFonts w:eastAsia="宋体" w:hint="eastAsia"/>
          <w:szCs w:val="28"/>
        </w:rPr>
        <w:t>,-1</w:t>
      </w:r>
      <w:r w:rsidRPr="00B87AB8">
        <w:rPr>
          <w:rFonts w:eastAsia="宋体" w:hint="eastAsia"/>
          <w:szCs w:val="28"/>
        </w:rPr>
        <w:t>组成</w:t>
      </w:r>
      <w:r w:rsidRPr="00B87AB8">
        <w:rPr>
          <w:rFonts w:eastAsia="宋体"/>
          <w:szCs w:val="28"/>
        </w:rPr>
        <w:t>）</w:t>
      </w:r>
      <w:r w:rsidRPr="00B87AB8">
        <w:rPr>
          <w:rFonts w:eastAsia="宋体" w:hint="eastAsia"/>
          <w:szCs w:val="28"/>
        </w:rPr>
        <w:t>属于特殊的三进制（常用</w:t>
      </w:r>
      <w:r w:rsidRPr="00B87AB8">
        <w:rPr>
          <w:rFonts w:eastAsia="宋体"/>
          <w:szCs w:val="28"/>
        </w:rPr>
        <w:t>的不对称</w:t>
      </w:r>
      <w:r w:rsidRPr="00B87AB8">
        <w:rPr>
          <w:rFonts w:eastAsia="宋体" w:hint="eastAsia"/>
          <w:szCs w:val="28"/>
        </w:rPr>
        <w:t>三进制</w:t>
      </w:r>
      <w:r w:rsidRPr="00B87AB8">
        <w:rPr>
          <w:rFonts w:eastAsia="宋体" w:hint="eastAsia"/>
          <w:szCs w:val="28"/>
        </w:rPr>
        <w:t>0,</w:t>
      </w:r>
      <w:r w:rsidRPr="00B87AB8">
        <w:rPr>
          <w:rFonts w:eastAsia="宋体"/>
          <w:szCs w:val="28"/>
        </w:rPr>
        <w:t>1</w:t>
      </w:r>
      <w:r w:rsidRPr="00B87AB8">
        <w:rPr>
          <w:rFonts w:eastAsia="宋体" w:hint="eastAsia"/>
          <w:szCs w:val="28"/>
        </w:rPr>
        <w:t>,</w:t>
      </w:r>
      <w:r w:rsidRPr="00B87AB8">
        <w:rPr>
          <w:rFonts w:eastAsia="宋体"/>
          <w:szCs w:val="28"/>
        </w:rPr>
        <w:t>2</w:t>
      </w:r>
      <w:r w:rsidRPr="00B87AB8">
        <w:rPr>
          <w:rFonts w:eastAsia="宋体" w:hint="eastAsia"/>
          <w:szCs w:val="28"/>
        </w:rPr>
        <w:t>组成</w:t>
      </w:r>
      <w:r w:rsidRPr="00B87AB8">
        <w:rPr>
          <w:rFonts w:eastAsia="宋体"/>
          <w:szCs w:val="28"/>
        </w:rPr>
        <w:t>）</w:t>
      </w:r>
      <w:r w:rsidRPr="00B87AB8">
        <w:rPr>
          <w:rFonts w:eastAsia="宋体" w:hint="eastAsia"/>
          <w:szCs w:val="28"/>
        </w:rPr>
        <w:t>，每个</w:t>
      </w:r>
      <w:r w:rsidRPr="00B87AB8">
        <w:rPr>
          <w:rFonts w:eastAsia="宋体"/>
          <w:szCs w:val="28"/>
        </w:rPr>
        <w:t>基本信息单元</w:t>
      </w:r>
      <w:r w:rsidRPr="00B87AB8">
        <w:rPr>
          <w:rFonts w:eastAsia="宋体" w:hint="eastAsia"/>
          <w:szCs w:val="28"/>
        </w:rPr>
        <w:t>在表示数据方面也需要三个符号，而现有的计算机系统则是基于二进制的计算系统，其只能通过“</w:t>
      </w:r>
      <w:r w:rsidRPr="00B87AB8">
        <w:rPr>
          <w:rFonts w:eastAsia="宋体" w:hint="eastAsia"/>
          <w:szCs w:val="28"/>
        </w:rPr>
        <w:t>0</w:t>
      </w:r>
      <w:r w:rsidRPr="00B87AB8">
        <w:rPr>
          <w:rFonts w:eastAsia="宋体" w:hint="eastAsia"/>
          <w:szCs w:val="28"/>
        </w:rPr>
        <w:t>”和“</w:t>
      </w:r>
      <w:r w:rsidRPr="00B87AB8">
        <w:rPr>
          <w:rFonts w:eastAsia="宋体" w:hint="eastAsia"/>
          <w:szCs w:val="28"/>
        </w:rPr>
        <w:t>1</w:t>
      </w:r>
      <w:r w:rsidRPr="00B87AB8">
        <w:rPr>
          <w:rFonts w:eastAsia="宋体" w:hint="eastAsia"/>
          <w:szCs w:val="28"/>
        </w:rPr>
        <w:t>”来表示两种“数”或两种“状态”。换言之，现有的基于二进制的计算机系统的基本单位的一个位只能表示“</w:t>
      </w:r>
      <w:r w:rsidRPr="00B87AB8">
        <w:rPr>
          <w:rFonts w:eastAsia="宋体" w:hint="eastAsia"/>
          <w:szCs w:val="28"/>
        </w:rPr>
        <w:t>0</w:t>
      </w:r>
      <w:r w:rsidRPr="00B87AB8">
        <w:rPr>
          <w:rFonts w:eastAsia="宋体" w:hint="eastAsia"/>
          <w:szCs w:val="28"/>
        </w:rPr>
        <w:t>”和“</w:t>
      </w:r>
      <w:r w:rsidRPr="00B87AB8">
        <w:rPr>
          <w:rFonts w:eastAsia="宋体" w:hint="eastAsia"/>
          <w:szCs w:val="28"/>
        </w:rPr>
        <w:t>1</w:t>
      </w:r>
      <w:r w:rsidRPr="00B87AB8">
        <w:rPr>
          <w:rFonts w:eastAsia="宋体" w:hint="eastAsia"/>
          <w:szCs w:val="28"/>
        </w:rPr>
        <w:t>”，其无法用一个位来表示对称三进制的“</w:t>
      </w:r>
      <w:r w:rsidRPr="00B87AB8">
        <w:rPr>
          <w:rFonts w:eastAsia="宋体" w:hint="eastAsia"/>
          <w:szCs w:val="28"/>
        </w:rPr>
        <w:t>-1(</w:t>
      </w:r>
      <w:r w:rsidRPr="00B87AB8">
        <w:rPr>
          <w:rFonts w:eastAsia="宋体" w:hint="eastAsia"/>
          <w:szCs w:val="28"/>
        </w:rPr>
        <w:t>以下，将用符号</w:t>
      </w:r>
      <w:r w:rsidRPr="00B87AB8">
        <w:rPr>
          <w:rFonts w:eastAsia="宋体" w:hint="eastAsia"/>
          <w:szCs w:val="28"/>
        </w:rPr>
        <w:t>T</w:t>
      </w:r>
      <w:r w:rsidRPr="00B87AB8">
        <w:rPr>
          <w:rFonts w:eastAsia="宋体" w:hint="eastAsia"/>
          <w:szCs w:val="28"/>
        </w:rPr>
        <w:t>表示</w:t>
      </w:r>
      <w:r w:rsidRPr="00B87AB8">
        <w:rPr>
          <w:rFonts w:eastAsia="宋体" w:hint="eastAsia"/>
          <w:szCs w:val="28"/>
        </w:rPr>
        <w:t>)</w:t>
      </w:r>
      <w:r w:rsidRPr="00B87AB8">
        <w:rPr>
          <w:rFonts w:eastAsia="宋体" w:hint="eastAsia"/>
          <w:szCs w:val="28"/>
        </w:rPr>
        <w:t>”、“</w:t>
      </w:r>
      <w:r w:rsidRPr="00B87AB8">
        <w:rPr>
          <w:rFonts w:eastAsia="宋体" w:hint="eastAsia"/>
          <w:szCs w:val="28"/>
        </w:rPr>
        <w:t>0</w:t>
      </w:r>
      <w:r w:rsidRPr="00B87AB8">
        <w:rPr>
          <w:rFonts w:eastAsia="宋体" w:hint="eastAsia"/>
          <w:szCs w:val="28"/>
        </w:rPr>
        <w:t>”和“</w:t>
      </w:r>
      <w:r w:rsidRPr="00B87AB8">
        <w:rPr>
          <w:rFonts w:eastAsia="宋体" w:hint="eastAsia"/>
          <w:szCs w:val="28"/>
        </w:rPr>
        <w:t>1</w:t>
      </w:r>
      <w:r w:rsidRPr="00B87AB8">
        <w:rPr>
          <w:rFonts w:eastAsia="宋体" w:hint="eastAsia"/>
          <w:szCs w:val="28"/>
        </w:rPr>
        <w:t>”三种状态。</w:t>
      </w:r>
    </w:p>
    <w:p w14:paraId="06A1EF8B" w14:textId="77777777" w:rsidR="00E569F9" w:rsidRPr="00B87AB8" w:rsidRDefault="00E569F9" w:rsidP="00E569F9">
      <w:pPr>
        <w:ind w:firstLine="576"/>
        <w:rPr>
          <w:rFonts w:eastAsia="宋体"/>
        </w:rPr>
      </w:pPr>
      <w:r w:rsidRPr="00B87AB8">
        <w:rPr>
          <w:rFonts w:eastAsia="宋体" w:hint="eastAsia"/>
          <w:szCs w:val="28"/>
        </w:rPr>
        <w:lastRenderedPageBreak/>
        <w:t>如上所述，</w:t>
      </w:r>
      <w:r w:rsidRPr="00B87AB8">
        <w:rPr>
          <w:rFonts w:eastAsia="宋体" w:hint="eastAsia"/>
        </w:rPr>
        <w:t>对称</w:t>
      </w:r>
      <w:r w:rsidRPr="00B87AB8">
        <w:rPr>
          <w:rFonts w:eastAsia="宋体"/>
        </w:rPr>
        <w:t>三进制</w:t>
      </w:r>
      <w:r w:rsidRPr="00B87AB8">
        <w:rPr>
          <w:rFonts w:eastAsia="宋体" w:hint="eastAsia"/>
        </w:rPr>
        <w:t>的每个基本</w:t>
      </w:r>
      <w:r w:rsidRPr="00B87AB8">
        <w:rPr>
          <w:rFonts w:eastAsia="宋体"/>
        </w:rPr>
        <w:t>单位是</w:t>
      </w:r>
      <w:r w:rsidRPr="00B87AB8">
        <w:rPr>
          <w:rFonts w:eastAsia="宋体" w:hint="eastAsia"/>
        </w:rPr>
        <w:t>三值的</w:t>
      </w:r>
      <w:r w:rsidRPr="00B87AB8">
        <w:rPr>
          <w:rFonts w:eastAsia="宋体"/>
        </w:rPr>
        <w:t>状态</w:t>
      </w:r>
      <w:r w:rsidRPr="00B87AB8">
        <w:rPr>
          <w:rFonts w:eastAsia="宋体" w:hint="eastAsia"/>
        </w:rPr>
        <w:t>变化。为了在</w:t>
      </w:r>
      <w:r w:rsidRPr="00B87AB8">
        <w:rPr>
          <w:rFonts w:eastAsia="宋体"/>
        </w:rPr>
        <w:t>二</w:t>
      </w:r>
      <w:r w:rsidRPr="00B87AB8">
        <w:rPr>
          <w:rFonts w:eastAsia="宋体" w:hint="eastAsia"/>
        </w:rPr>
        <w:t>值的</w:t>
      </w:r>
      <w:r w:rsidRPr="00B87AB8">
        <w:rPr>
          <w:rFonts w:eastAsia="宋体"/>
        </w:rPr>
        <w:t>环境</w:t>
      </w:r>
      <w:r w:rsidRPr="00B87AB8">
        <w:rPr>
          <w:rFonts w:eastAsia="宋体" w:hint="eastAsia"/>
        </w:rPr>
        <w:t>下实现三值的计算</w:t>
      </w:r>
      <w:r w:rsidRPr="00B87AB8">
        <w:rPr>
          <w:rFonts w:eastAsia="宋体"/>
        </w:rPr>
        <w:t>处理，</w:t>
      </w:r>
      <w:r w:rsidRPr="00B87AB8">
        <w:rPr>
          <w:rFonts w:eastAsia="宋体" w:hint="eastAsia"/>
        </w:rPr>
        <w:t>本发明引入</w:t>
      </w:r>
      <w:r w:rsidRPr="00B87AB8">
        <w:rPr>
          <w:rFonts w:eastAsia="宋体"/>
        </w:rPr>
        <w:t>了</w:t>
      </w:r>
      <w:r w:rsidRPr="00B87AB8">
        <w:rPr>
          <w:rFonts w:eastAsia="宋体" w:hint="eastAsia"/>
        </w:rPr>
        <w:t>TRIA</w:t>
      </w:r>
      <w:r w:rsidRPr="00B87AB8">
        <w:rPr>
          <w:rFonts w:eastAsia="宋体" w:hint="eastAsia"/>
        </w:rPr>
        <w:t>“比合”三进制</w:t>
      </w:r>
      <w:r w:rsidRPr="00B87AB8">
        <w:rPr>
          <w:rFonts w:eastAsia="宋体"/>
        </w:rPr>
        <w:t>的</w:t>
      </w:r>
      <w:r w:rsidRPr="00B87AB8">
        <w:rPr>
          <w:rFonts w:eastAsia="宋体" w:hint="eastAsia"/>
        </w:rPr>
        <w:t>概念来处理</w:t>
      </w:r>
      <w:r w:rsidRPr="00B87AB8">
        <w:rPr>
          <w:rFonts w:eastAsia="宋体"/>
        </w:rPr>
        <w:t>对称</w:t>
      </w:r>
      <w:r w:rsidRPr="00B87AB8">
        <w:rPr>
          <w:rFonts w:eastAsia="宋体" w:hint="eastAsia"/>
        </w:rPr>
        <w:t>三进制</w:t>
      </w:r>
      <w:r w:rsidRPr="00B87AB8">
        <w:rPr>
          <w:rFonts w:eastAsia="宋体"/>
        </w:rPr>
        <w:t>运算</w:t>
      </w:r>
      <w:r w:rsidRPr="00B87AB8">
        <w:rPr>
          <w:rFonts w:eastAsia="宋体" w:hint="eastAsia"/>
        </w:rPr>
        <w:t>。</w:t>
      </w:r>
      <w:r w:rsidRPr="00B87AB8">
        <w:rPr>
          <w:rFonts w:eastAsia="宋体" w:hint="eastAsia"/>
        </w:rPr>
        <w:t>TRIA</w:t>
      </w:r>
      <w:r w:rsidRPr="00B87AB8">
        <w:rPr>
          <w:rFonts w:eastAsia="宋体" w:hint="eastAsia"/>
        </w:rPr>
        <w:t>“</w:t>
      </w:r>
      <w:r w:rsidRPr="00B87AB8">
        <w:rPr>
          <w:rFonts w:eastAsia="宋体"/>
        </w:rPr>
        <w:t>比合</w:t>
      </w:r>
      <w:r w:rsidRPr="00B87AB8">
        <w:rPr>
          <w:rFonts w:eastAsia="宋体" w:hint="eastAsia"/>
        </w:rPr>
        <w:t>”三进制的</w:t>
      </w:r>
      <w:r w:rsidRPr="00B87AB8">
        <w:rPr>
          <w:rFonts w:eastAsia="宋体"/>
        </w:rPr>
        <w:t>原理是</w:t>
      </w:r>
      <w:r w:rsidRPr="00B87AB8">
        <w:rPr>
          <w:rFonts w:eastAsia="宋体" w:hint="eastAsia"/>
        </w:rPr>
        <w:t>基于《</w:t>
      </w:r>
      <w:r w:rsidRPr="00B87AB8">
        <w:rPr>
          <w:rFonts w:eastAsia="宋体"/>
        </w:rPr>
        <w:t>太玄经</w:t>
      </w:r>
      <w:r w:rsidRPr="00B87AB8">
        <w:rPr>
          <w:rFonts w:eastAsia="宋体" w:hint="eastAsia"/>
        </w:rPr>
        <w:t>》</w:t>
      </w:r>
      <w:r w:rsidRPr="00B87AB8">
        <w:rPr>
          <w:rFonts w:eastAsia="宋体"/>
        </w:rPr>
        <w:t>的</w:t>
      </w:r>
      <w:r w:rsidRPr="00B87AB8">
        <w:rPr>
          <w:rFonts w:eastAsia="宋体" w:hint="eastAsia"/>
        </w:rPr>
        <w:t>“阴阳</w:t>
      </w:r>
      <w:r w:rsidRPr="00B87AB8">
        <w:rPr>
          <w:rFonts w:eastAsia="宋体"/>
        </w:rPr>
        <w:t>比叁</w:t>
      </w:r>
      <w:r w:rsidRPr="00B87AB8">
        <w:rPr>
          <w:rFonts w:eastAsia="宋体" w:hint="eastAsia"/>
        </w:rPr>
        <w:t>”的思想，</w:t>
      </w:r>
      <w:r w:rsidRPr="00B87AB8">
        <w:rPr>
          <w:rFonts w:eastAsia="宋体"/>
        </w:rPr>
        <w:t>来源于</w:t>
      </w:r>
      <w:r w:rsidRPr="00B87AB8">
        <w:rPr>
          <w:rFonts w:eastAsia="宋体" w:hint="eastAsia"/>
        </w:rPr>
        <w:t>《</w:t>
      </w:r>
      <w:r w:rsidRPr="00B87AB8">
        <w:rPr>
          <w:rFonts w:eastAsia="宋体"/>
        </w:rPr>
        <w:t>太玄经</w:t>
      </w:r>
      <w:r w:rsidRPr="00B87AB8">
        <w:rPr>
          <w:rFonts w:eastAsia="宋体" w:hint="eastAsia"/>
        </w:rPr>
        <w:t>》的</w:t>
      </w:r>
      <w:r w:rsidRPr="00B87AB8">
        <w:rPr>
          <w:rFonts w:eastAsia="宋体"/>
        </w:rPr>
        <w:t>玄首序</w:t>
      </w:r>
      <w:r w:rsidRPr="00B87AB8">
        <w:rPr>
          <w:rFonts w:eastAsia="宋体" w:hint="eastAsia"/>
        </w:rPr>
        <w:t>中“阴阳坒</w:t>
      </w:r>
      <w:r w:rsidRPr="00B87AB8">
        <w:rPr>
          <w:rFonts w:eastAsia="宋体"/>
        </w:rPr>
        <w:t>叁</w:t>
      </w:r>
      <w:r w:rsidRPr="00B87AB8">
        <w:rPr>
          <w:rFonts w:eastAsia="宋体" w:hint="eastAsia"/>
        </w:rPr>
        <w:t>”，理解</w:t>
      </w:r>
      <w:r w:rsidRPr="00B87AB8">
        <w:rPr>
          <w:rFonts w:eastAsia="宋体"/>
        </w:rPr>
        <w:t>为</w:t>
      </w:r>
      <w:r w:rsidRPr="00B87AB8">
        <w:rPr>
          <w:rFonts w:eastAsia="宋体" w:hint="eastAsia"/>
        </w:rPr>
        <w:t>阴阳相互、</w:t>
      </w:r>
      <w:r w:rsidRPr="00B87AB8">
        <w:rPr>
          <w:rFonts w:eastAsia="宋体"/>
        </w:rPr>
        <w:t>对比</w:t>
      </w:r>
      <w:r w:rsidRPr="00B87AB8">
        <w:rPr>
          <w:rFonts w:eastAsia="宋体" w:hint="eastAsia"/>
        </w:rPr>
        <w:t>、叠加、配合</w:t>
      </w:r>
      <w:r w:rsidRPr="00B87AB8">
        <w:rPr>
          <w:rFonts w:eastAsia="宋体"/>
        </w:rPr>
        <w:t>而</w:t>
      </w:r>
      <w:r w:rsidRPr="00B87AB8">
        <w:rPr>
          <w:rFonts w:eastAsia="宋体" w:hint="eastAsia"/>
        </w:rPr>
        <w:t>组合</w:t>
      </w:r>
      <w:r w:rsidRPr="00B87AB8">
        <w:rPr>
          <w:rFonts w:eastAsia="宋体"/>
        </w:rPr>
        <w:t>成三</w:t>
      </w:r>
      <w:r w:rsidRPr="00B87AB8">
        <w:rPr>
          <w:rFonts w:eastAsia="宋体" w:hint="eastAsia"/>
        </w:rPr>
        <w:t>。《</w:t>
      </w:r>
      <w:r w:rsidRPr="00B87AB8">
        <w:rPr>
          <w:rFonts w:eastAsia="宋体"/>
        </w:rPr>
        <w:t>太玄经</w:t>
      </w:r>
      <w:r w:rsidRPr="00B87AB8">
        <w:rPr>
          <w:rFonts w:eastAsia="宋体" w:hint="eastAsia"/>
        </w:rPr>
        <w:t>》</w:t>
      </w:r>
      <w:r w:rsidR="00313CD1" w:rsidRPr="00B87AB8">
        <w:rPr>
          <w:rFonts w:eastAsia="宋体"/>
        </w:rPr>
        <w:t>是</w:t>
      </w:r>
      <w:r w:rsidR="00313CD1" w:rsidRPr="00B87AB8">
        <w:rPr>
          <w:rFonts w:eastAsia="宋体" w:hint="eastAsia"/>
        </w:rPr>
        <w:t>中国</w:t>
      </w:r>
      <w:r w:rsidRPr="00B87AB8">
        <w:rPr>
          <w:rFonts w:eastAsia="宋体"/>
        </w:rPr>
        <w:t>最早</w:t>
      </w:r>
      <w:r w:rsidRPr="00B87AB8">
        <w:rPr>
          <w:rFonts w:eastAsia="宋体" w:hint="eastAsia"/>
        </w:rPr>
        <w:t>描述</w:t>
      </w:r>
      <w:r w:rsidRPr="00B87AB8">
        <w:rPr>
          <w:rFonts w:eastAsia="宋体"/>
        </w:rPr>
        <w:t>三元逻辑</w:t>
      </w:r>
      <w:r w:rsidRPr="00B87AB8">
        <w:rPr>
          <w:rFonts w:eastAsia="宋体" w:hint="eastAsia"/>
        </w:rPr>
        <w:t>体系</w:t>
      </w:r>
      <w:r w:rsidRPr="00B87AB8">
        <w:rPr>
          <w:rFonts w:eastAsia="宋体"/>
        </w:rPr>
        <w:t>的书</w:t>
      </w:r>
      <w:r w:rsidRPr="00B87AB8">
        <w:rPr>
          <w:rFonts w:eastAsia="宋体" w:hint="eastAsia"/>
        </w:rPr>
        <w:t>。与《</w:t>
      </w:r>
      <w:r w:rsidRPr="00B87AB8">
        <w:rPr>
          <w:rFonts w:eastAsia="宋体"/>
        </w:rPr>
        <w:t>易经</w:t>
      </w:r>
      <w:r w:rsidRPr="00B87AB8">
        <w:rPr>
          <w:rFonts w:eastAsia="宋体" w:hint="eastAsia"/>
        </w:rPr>
        <w:t>》</w:t>
      </w:r>
      <w:r w:rsidRPr="00B87AB8">
        <w:rPr>
          <w:rFonts w:eastAsia="宋体"/>
        </w:rPr>
        <w:t>的二元逻辑</w:t>
      </w:r>
      <w:r w:rsidRPr="00B87AB8">
        <w:rPr>
          <w:rFonts w:eastAsia="宋体" w:hint="eastAsia"/>
        </w:rPr>
        <w:t>体系相比，《易经》的“</w:t>
      </w:r>
      <w:r w:rsidRPr="00B87AB8">
        <w:rPr>
          <w:rFonts w:eastAsia="宋体" w:hint="eastAsia"/>
        </w:rPr>
        <w:t>6</w:t>
      </w:r>
      <w:r w:rsidRPr="00B87AB8">
        <w:rPr>
          <w:rFonts w:eastAsia="宋体" w:hint="eastAsia"/>
        </w:rPr>
        <w:t>爻</w:t>
      </w:r>
      <w:r w:rsidRPr="00B87AB8">
        <w:rPr>
          <w:rFonts w:eastAsia="宋体" w:hint="eastAsia"/>
        </w:rPr>
        <w:t>64</w:t>
      </w:r>
      <w:r w:rsidRPr="00B87AB8">
        <w:rPr>
          <w:rFonts w:eastAsia="宋体" w:hint="eastAsia"/>
        </w:rPr>
        <w:t>卦”（象数</w:t>
      </w:r>
      <w:r w:rsidRPr="00B87AB8">
        <w:rPr>
          <w:rFonts w:eastAsia="宋体"/>
        </w:rPr>
        <w:t>组合</w:t>
      </w:r>
      <w:r w:rsidRPr="00B87AB8">
        <w:rPr>
          <w:rFonts w:eastAsia="宋体" w:hint="eastAsia"/>
        </w:rPr>
        <w:t>64=2</w:t>
      </w:r>
      <w:r w:rsidRPr="00B87AB8">
        <w:rPr>
          <w:rFonts w:eastAsia="宋体"/>
          <w:vertAlign w:val="superscript"/>
        </w:rPr>
        <w:t>6</w:t>
      </w:r>
      <w:r w:rsidRPr="00B87AB8">
        <w:rPr>
          <w:rFonts w:eastAsia="宋体"/>
        </w:rPr>
        <w:t>）</w:t>
      </w:r>
      <w:r w:rsidRPr="00B87AB8">
        <w:rPr>
          <w:rFonts w:eastAsia="宋体" w:hint="eastAsia"/>
        </w:rPr>
        <w:t>是以阴阳观，即二元论的数理模式反映其世界观；《太玄》的“</w:t>
      </w:r>
      <w:r w:rsidRPr="00B87AB8">
        <w:rPr>
          <w:rFonts w:eastAsia="宋体" w:hint="eastAsia"/>
        </w:rPr>
        <w:t>4</w:t>
      </w:r>
      <w:r w:rsidRPr="00B87AB8">
        <w:rPr>
          <w:rFonts w:eastAsia="宋体" w:hint="eastAsia"/>
        </w:rPr>
        <w:t>重</w:t>
      </w:r>
      <w:r w:rsidRPr="00B87AB8">
        <w:rPr>
          <w:rFonts w:eastAsia="宋体" w:hint="eastAsia"/>
        </w:rPr>
        <w:t>81</w:t>
      </w:r>
      <w:r w:rsidRPr="00B87AB8">
        <w:rPr>
          <w:rFonts w:eastAsia="宋体" w:hint="eastAsia"/>
        </w:rPr>
        <w:t>首”（象数</w:t>
      </w:r>
      <w:r w:rsidRPr="00B87AB8">
        <w:rPr>
          <w:rFonts w:eastAsia="宋体"/>
        </w:rPr>
        <w:t>组合</w:t>
      </w:r>
      <w:r w:rsidRPr="00B87AB8">
        <w:rPr>
          <w:rFonts w:eastAsia="宋体" w:hint="eastAsia"/>
        </w:rPr>
        <w:t>81=3</w:t>
      </w:r>
      <w:r w:rsidRPr="00B87AB8">
        <w:rPr>
          <w:rFonts w:eastAsia="宋体"/>
          <w:vertAlign w:val="superscript"/>
        </w:rPr>
        <w:t>4</w:t>
      </w:r>
      <w:r w:rsidRPr="00B87AB8">
        <w:rPr>
          <w:rFonts w:eastAsia="宋体"/>
        </w:rPr>
        <w:t>）</w:t>
      </w:r>
      <w:r w:rsidRPr="00B87AB8">
        <w:rPr>
          <w:rFonts w:eastAsia="宋体" w:hint="eastAsia"/>
        </w:rPr>
        <w:t>是以一二三（阴性、阳性、中</w:t>
      </w:r>
      <w:r w:rsidRPr="00B87AB8">
        <w:rPr>
          <w:rFonts w:eastAsia="宋体"/>
        </w:rPr>
        <w:t>合</w:t>
      </w:r>
      <w:r w:rsidRPr="00B87AB8">
        <w:rPr>
          <w:rFonts w:eastAsia="宋体" w:hint="eastAsia"/>
        </w:rPr>
        <w:t>性）的“道生一，一生二，二生三，三生万物，万物负阴而抱阳，冲气以为和的演化模式”的三元论，即三元论的数理模式反映其三元世界观。二者</w:t>
      </w:r>
      <w:r w:rsidRPr="00B87AB8">
        <w:rPr>
          <w:rFonts w:eastAsia="宋体"/>
        </w:rPr>
        <w:t>都是</w:t>
      </w:r>
      <w:r w:rsidRPr="00B87AB8">
        <w:rPr>
          <w:rFonts w:eastAsia="宋体" w:hint="eastAsia"/>
        </w:rPr>
        <w:t>按照</w:t>
      </w:r>
      <w:r w:rsidRPr="00B87AB8">
        <w:rPr>
          <w:rFonts w:eastAsia="宋体"/>
        </w:rPr>
        <w:t>不同数理方式理解世界的</w:t>
      </w:r>
      <w:r w:rsidRPr="00B87AB8">
        <w:rPr>
          <w:rFonts w:eastAsia="宋体" w:hint="eastAsia"/>
        </w:rPr>
        <w:t>“象数”</w:t>
      </w:r>
      <w:r w:rsidRPr="00B87AB8">
        <w:rPr>
          <w:rFonts w:eastAsia="宋体"/>
        </w:rPr>
        <w:t>方法论</w:t>
      </w:r>
      <w:r w:rsidRPr="00B87AB8">
        <w:rPr>
          <w:rFonts w:eastAsia="宋体" w:hint="eastAsia"/>
        </w:rPr>
        <w:t>的经典。</w:t>
      </w:r>
    </w:p>
    <w:p w14:paraId="0D6F6611" w14:textId="77777777" w:rsidR="00E569F9" w:rsidRPr="00B87AB8" w:rsidRDefault="00E569F9" w:rsidP="00E569F9">
      <w:pPr>
        <w:ind w:firstLine="576"/>
        <w:rPr>
          <w:rFonts w:eastAsia="宋体"/>
          <w:szCs w:val="28"/>
        </w:rPr>
      </w:pPr>
      <w:r w:rsidRPr="00B87AB8">
        <w:rPr>
          <w:rFonts w:eastAsia="宋体" w:hint="eastAsia"/>
          <w:szCs w:val="28"/>
        </w:rPr>
        <w:t>如上所述，二进制、</w:t>
      </w:r>
      <w:r w:rsidRPr="00B87AB8">
        <w:rPr>
          <w:rFonts w:eastAsia="宋体"/>
          <w:szCs w:val="28"/>
        </w:rPr>
        <w:t>三进制</w:t>
      </w:r>
      <w:r w:rsidRPr="00B87AB8">
        <w:rPr>
          <w:rFonts w:eastAsia="宋体" w:hint="eastAsia"/>
          <w:szCs w:val="28"/>
        </w:rPr>
        <w:t>、</w:t>
      </w:r>
      <w:r w:rsidRPr="00B87AB8">
        <w:rPr>
          <w:rFonts w:eastAsia="宋体"/>
          <w:szCs w:val="28"/>
        </w:rPr>
        <w:t>八进制、十六</w:t>
      </w:r>
      <w:r w:rsidRPr="00B87AB8">
        <w:rPr>
          <w:rFonts w:eastAsia="宋体" w:hint="eastAsia"/>
          <w:szCs w:val="28"/>
        </w:rPr>
        <w:t>进制</w:t>
      </w:r>
      <w:r w:rsidRPr="00B87AB8">
        <w:rPr>
          <w:rFonts w:eastAsia="宋体"/>
          <w:szCs w:val="28"/>
        </w:rPr>
        <w:t>和十进制等，</w:t>
      </w:r>
      <w:r w:rsidRPr="00B87AB8">
        <w:rPr>
          <w:rFonts w:eastAsia="宋体" w:hint="eastAsia"/>
          <w:szCs w:val="28"/>
        </w:rPr>
        <w:t>都是不同</w:t>
      </w:r>
      <w:r w:rsidRPr="00B87AB8">
        <w:rPr>
          <w:rFonts w:eastAsia="宋体"/>
          <w:szCs w:val="28"/>
        </w:rPr>
        <w:t>编码的</w:t>
      </w:r>
      <w:r w:rsidRPr="00B87AB8">
        <w:rPr>
          <w:rFonts w:eastAsia="宋体" w:hint="eastAsia"/>
          <w:szCs w:val="28"/>
        </w:rPr>
        <w:t>组合</w:t>
      </w:r>
      <w:r w:rsidRPr="00B87AB8">
        <w:rPr>
          <w:rFonts w:eastAsia="宋体"/>
          <w:szCs w:val="28"/>
        </w:rPr>
        <w:t>形式</w:t>
      </w:r>
      <w:r w:rsidRPr="00B87AB8">
        <w:rPr>
          <w:rFonts w:eastAsia="宋体" w:hint="eastAsia"/>
          <w:szCs w:val="28"/>
        </w:rPr>
        <w:t>的从</w:t>
      </w:r>
      <w:r w:rsidRPr="00B87AB8">
        <w:rPr>
          <w:rFonts w:eastAsia="宋体"/>
          <w:szCs w:val="28"/>
        </w:rPr>
        <w:t>一种状态到另一种状态之间变化的规则</w:t>
      </w:r>
      <w:r w:rsidRPr="00B87AB8">
        <w:rPr>
          <w:rFonts w:eastAsia="宋体" w:hint="eastAsia"/>
          <w:szCs w:val="28"/>
        </w:rPr>
        <w:t>。量子计算中的量子比特是利用同一时刻两个状态的相干</w:t>
      </w:r>
      <w:r w:rsidRPr="00B87AB8">
        <w:rPr>
          <w:rFonts w:eastAsia="宋体"/>
          <w:szCs w:val="28"/>
        </w:rPr>
        <w:t>和</w:t>
      </w:r>
      <w:r w:rsidRPr="00B87AB8">
        <w:rPr>
          <w:rFonts w:eastAsia="宋体" w:hint="eastAsia"/>
          <w:szCs w:val="28"/>
        </w:rPr>
        <w:t>叠加来表示一个量子重叠态的运行一个“昆比特位”</w:t>
      </w:r>
      <w:r w:rsidRPr="00B87AB8">
        <w:rPr>
          <w:rFonts w:eastAsia="宋体" w:hint="eastAsia"/>
          <w:szCs w:val="28"/>
        </w:rPr>
        <w:t>(</w:t>
      </w:r>
      <w:r w:rsidRPr="00B87AB8">
        <w:rPr>
          <w:rFonts w:eastAsia="宋体"/>
          <w:szCs w:val="28"/>
        </w:rPr>
        <w:t>qubit</w:t>
      </w:r>
      <w:r w:rsidRPr="00B87AB8">
        <w:rPr>
          <w:rFonts w:eastAsia="宋体" w:hint="eastAsia"/>
          <w:szCs w:val="28"/>
        </w:rPr>
        <w:t>)</w:t>
      </w:r>
      <w:r w:rsidRPr="00B87AB8">
        <w:rPr>
          <w:rFonts w:eastAsia="宋体" w:hint="eastAsia"/>
          <w:szCs w:val="28"/>
        </w:rPr>
        <w:t>，其同时储存</w:t>
      </w:r>
      <w:r w:rsidRPr="00B87AB8">
        <w:rPr>
          <w:rFonts w:eastAsia="宋体" w:hint="eastAsia"/>
          <w:szCs w:val="28"/>
        </w:rPr>
        <w:t>0</w:t>
      </w:r>
      <w:r w:rsidRPr="00B87AB8">
        <w:rPr>
          <w:rFonts w:eastAsia="宋体" w:hint="eastAsia"/>
          <w:szCs w:val="28"/>
        </w:rPr>
        <w:t>和</w:t>
      </w:r>
      <w:r w:rsidRPr="00B87AB8">
        <w:rPr>
          <w:rFonts w:eastAsia="宋体" w:hint="eastAsia"/>
          <w:szCs w:val="28"/>
        </w:rPr>
        <w:t>1</w:t>
      </w:r>
      <w:r w:rsidRPr="00B87AB8">
        <w:rPr>
          <w:rFonts w:eastAsia="宋体" w:hint="eastAsia"/>
          <w:szCs w:val="28"/>
        </w:rPr>
        <w:t>。一个昆比特位能同时储存所有的</w:t>
      </w:r>
      <w:r w:rsidRPr="00B87AB8">
        <w:rPr>
          <w:rFonts w:eastAsia="宋体" w:hint="eastAsia"/>
          <w:szCs w:val="28"/>
        </w:rPr>
        <w:t>2</w:t>
      </w:r>
      <w:r w:rsidRPr="00B87AB8">
        <w:rPr>
          <w:rFonts w:eastAsia="宋体" w:hint="eastAsia"/>
          <w:szCs w:val="28"/>
        </w:rPr>
        <w:t>个二进制数的</w:t>
      </w:r>
      <w:r w:rsidRPr="00B87AB8">
        <w:rPr>
          <w:rFonts w:eastAsia="宋体" w:hint="eastAsia"/>
          <w:szCs w:val="28"/>
        </w:rPr>
        <w:t>C1|0</w:t>
      </w:r>
      <w:r w:rsidRPr="00B87AB8">
        <w:rPr>
          <w:rFonts w:eastAsia="宋体" w:hint="eastAsia"/>
          <w:szCs w:val="28"/>
        </w:rPr>
        <w:t>＞＋</w:t>
      </w:r>
      <w:r w:rsidRPr="00B87AB8">
        <w:rPr>
          <w:rFonts w:eastAsia="宋体" w:hint="eastAsia"/>
          <w:szCs w:val="28"/>
        </w:rPr>
        <w:t xml:space="preserve"> C2|0</w:t>
      </w:r>
      <w:r w:rsidRPr="00B87AB8">
        <w:rPr>
          <w:rFonts w:eastAsia="宋体" w:hint="eastAsia"/>
          <w:szCs w:val="28"/>
        </w:rPr>
        <w:t>＞</w:t>
      </w:r>
      <w:r w:rsidRPr="00B87AB8">
        <w:rPr>
          <w:rFonts w:eastAsia="宋体" w:hint="eastAsia"/>
          <w:szCs w:val="28"/>
        </w:rPr>
        <w:t>,C1|0</w:t>
      </w:r>
      <w:r w:rsidRPr="00B87AB8">
        <w:rPr>
          <w:rFonts w:eastAsia="宋体" w:hint="eastAsia"/>
          <w:szCs w:val="28"/>
        </w:rPr>
        <w:t>＞＋</w:t>
      </w:r>
      <w:r w:rsidRPr="00B87AB8">
        <w:rPr>
          <w:rFonts w:eastAsia="宋体" w:hint="eastAsia"/>
          <w:szCs w:val="28"/>
        </w:rPr>
        <w:t xml:space="preserve"> C2|1</w:t>
      </w:r>
      <w:r w:rsidRPr="00B87AB8">
        <w:rPr>
          <w:rFonts w:eastAsia="宋体" w:hint="eastAsia"/>
          <w:szCs w:val="28"/>
        </w:rPr>
        <w:t>＞</w:t>
      </w:r>
      <w:r w:rsidRPr="00B87AB8">
        <w:rPr>
          <w:rFonts w:eastAsia="宋体" w:hint="eastAsia"/>
          <w:szCs w:val="28"/>
        </w:rPr>
        <w:t>,C1|1</w:t>
      </w:r>
      <w:r w:rsidRPr="00B87AB8">
        <w:rPr>
          <w:rFonts w:eastAsia="宋体" w:hint="eastAsia"/>
          <w:szCs w:val="28"/>
        </w:rPr>
        <w:t>＞＋</w:t>
      </w:r>
      <w:r w:rsidRPr="00B87AB8">
        <w:rPr>
          <w:rFonts w:eastAsia="宋体" w:hint="eastAsia"/>
          <w:szCs w:val="28"/>
        </w:rPr>
        <w:t xml:space="preserve"> C2|0</w:t>
      </w:r>
      <w:r w:rsidRPr="00B87AB8">
        <w:rPr>
          <w:rFonts w:eastAsia="宋体" w:hint="eastAsia"/>
          <w:szCs w:val="28"/>
        </w:rPr>
        <w:t>＞</w:t>
      </w:r>
      <w:r w:rsidRPr="00B87AB8">
        <w:rPr>
          <w:rFonts w:eastAsia="宋体" w:hint="eastAsia"/>
          <w:szCs w:val="28"/>
        </w:rPr>
        <w:t>,C1|1</w:t>
      </w:r>
      <w:r w:rsidRPr="00B87AB8">
        <w:rPr>
          <w:rFonts w:eastAsia="宋体" w:hint="eastAsia"/>
          <w:szCs w:val="28"/>
        </w:rPr>
        <w:t>＞＋</w:t>
      </w:r>
      <w:r w:rsidRPr="00B87AB8">
        <w:rPr>
          <w:rFonts w:eastAsia="宋体" w:hint="eastAsia"/>
          <w:szCs w:val="28"/>
        </w:rPr>
        <w:t xml:space="preserve"> C2|1</w:t>
      </w:r>
      <w:r w:rsidRPr="00B87AB8">
        <w:rPr>
          <w:rFonts w:eastAsia="宋体" w:hint="eastAsia"/>
          <w:szCs w:val="28"/>
        </w:rPr>
        <w:t>＞的四种叠加态。“</w:t>
      </w:r>
      <w:r w:rsidRPr="00B87AB8">
        <w:rPr>
          <w:rFonts w:eastAsia="宋体"/>
          <w:szCs w:val="28"/>
        </w:rPr>
        <w:t>比合</w:t>
      </w:r>
      <w:r w:rsidRPr="00B87AB8">
        <w:rPr>
          <w:rFonts w:eastAsia="宋体" w:hint="eastAsia"/>
          <w:szCs w:val="28"/>
        </w:rPr>
        <w:t>”三进制也</w:t>
      </w:r>
      <w:r w:rsidRPr="00B87AB8">
        <w:rPr>
          <w:rFonts w:eastAsia="宋体"/>
          <w:szCs w:val="28"/>
        </w:rPr>
        <w:t>类似于量子</w:t>
      </w:r>
      <w:r w:rsidRPr="00B87AB8">
        <w:rPr>
          <w:rFonts w:eastAsia="宋体" w:hint="eastAsia"/>
          <w:szCs w:val="28"/>
        </w:rPr>
        <w:t>“昆</w:t>
      </w:r>
      <w:r w:rsidRPr="00B87AB8">
        <w:rPr>
          <w:rFonts w:eastAsia="宋体"/>
          <w:szCs w:val="28"/>
        </w:rPr>
        <w:t>比特</w:t>
      </w:r>
      <w:r w:rsidRPr="00B87AB8">
        <w:rPr>
          <w:rFonts w:eastAsia="宋体" w:hint="eastAsia"/>
          <w:szCs w:val="28"/>
        </w:rPr>
        <w:t>”</w:t>
      </w:r>
      <w:r w:rsidRPr="00B87AB8">
        <w:rPr>
          <w:rFonts w:eastAsia="宋体" w:hint="eastAsia"/>
          <w:szCs w:val="28"/>
        </w:rPr>
        <w:t>(Qubit)</w:t>
      </w:r>
      <w:r w:rsidRPr="00B87AB8">
        <w:rPr>
          <w:rFonts w:eastAsia="宋体" w:hint="eastAsia"/>
          <w:szCs w:val="28"/>
        </w:rPr>
        <w:t>的</w:t>
      </w:r>
      <w:r w:rsidRPr="00B87AB8">
        <w:rPr>
          <w:rFonts w:eastAsia="宋体"/>
          <w:szCs w:val="28"/>
        </w:rPr>
        <w:t>叠加态</w:t>
      </w:r>
      <w:r w:rsidRPr="00B87AB8">
        <w:rPr>
          <w:rFonts w:eastAsia="宋体" w:hint="eastAsia"/>
          <w:szCs w:val="28"/>
        </w:rPr>
        <w:t>的</w:t>
      </w:r>
      <w:r w:rsidRPr="00B87AB8">
        <w:rPr>
          <w:rFonts w:eastAsia="宋体"/>
          <w:szCs w:val="28"/>
        </w:rPr>
        <w:t>表示方式，</w:t>
      </w:r>
      <w:r w:rsidRPr="00B87AB8">
        <w:rPr>
          <w:rFonts w:eastAsia="宋体" w:hint="eastAsia"/>
          <w:szCs w:val="28"/>
        </w:rPr>
        <w:t>把对称</w:t>
      </w:r>
      <w:r w:rsidRPr="00B87AB8">
        <w:rPr>
          <w:rFonts w:eastAsia="宋体"/>
          <w:szCs w:val="28"/>
        </w:rPr>
        <w:t>三进制的一个单位</w:t>
      </w:r>
      <w:r w:rsidRPr="00B87AB8">
        <w:rPr>
          <w:rFonts w:eastAsia="宋体" w:hint="eastAsia"/>
          <w:szCs w:val="28"/>
        </w:rPr>
        <w:t>“</w:t>
      </w:r>
      <w:r w:rsidRPr="00B87AB8">
        <w:rPr>
          <w:rFonts w:eastAsia="宋体"/>
          <w:szCs w:val="28"/>
        </w:rPr>
        <w:t>才特</w:t>
      </w:r>
      <w:r w:rsidRPr="00B87AB8">
        <w:rPr>
          <w:rFonts w:eastAsia="宋体" w:hint="eastAsia"/>
          <w:szCs w:val="28"/>
        </w:rPr>
        <w:t>”</w:t>
      </w:r>
      <w:r w:rsidRPr="00B87AB8">
        <w:rPr>
          <w:rFonts w:eastAsia="宋体" w:hint="eastAsia"/>
          <w:szCs w:val="28"/>
        </w:rPr>
        <w:t>(trit)</w:t>
      </w:r>
      <w:r w:rsidRPr="00B87AB8">
        <w:rPr>
          <w:rFonts w:eastAsia="宋体" w:hint="eastAsia"/>
          <w:szCs w:val="28"/>
        </w:rPr>
        <w:t>通过</w:t>
      </w:r>
      <w:r w:rsidRPr="00B87AB8">
        <w:rPr>
          <w:rFonts w:eastAsia="宋体" w:hint="eastAsia"/>
          <w:szCs w:val="28"/>
        </w:rPr>
        <w:t>2</w:t>
      </w:r>
      <w:r w:rsidRPr="00B87AB8">
        <w:rPr>
          <w:rFonts w:eastAsia="宋体" w:hint="eastAsia"/>
          <w:szCs w:val="28"/>
        </w:rPr>
        <w:t>个</w:t>
      </w:r>
      <w:r w:rsidRPr="00B87AB8">
        <w:rPr>
          <w:rFonts w:eastAsia="宋体"/>
          <w:szCs w:val="28"/>
        </w:rPr>
        <w:t>二进制</w:t>
      </w:r>
      <w:r w:rsidRPr="00B87AB8">
        <w:rPr>
          <w:rFonts w:eastAsia="宋体" w:hint="eastAsia"/>
          <w:szCs w:val="28"/>
        </w:rPr>
        <w:t>位</w:t>
      </w:r>
      <w:r w:rsidRPr="00B87AB8">
        <w:rPr>
          <w:rFonts w:eastAsia="宋体"/>
          <w:szCs w:val="28"/>
        </w:rPr>
        <w:t>组合</w:t>
      </w:r>
      <w:r w:rsidRPr="00B87AB8">
        <w:rPr>
          <w:rFonts w:eastAsia="宋体" w:hint="eastAsia"/>
          <w:szCs w:val="28"/>
        </w:rPr>
        <w:t>成</w:t>
      </w:r>
      <w:r w:rsidRPr="00B87AB8">
        <w:rPr>
          <w:rFonts w:eastAsia="宋体"/>
          <w:szCs w:val="28"/>
        </w:rPr>
        <w:t>一个数组</w:t>
      </w:r>
      <w:r w:rsidRPr="00B87AB8">
        <w:rPr>
          <w:rFonts w:eastAsia="宋体" w:hint="eastAsia"/>
          <w:szCs w:val="28"/>
        </w:rPr>
        <w:t>或</w:t>
      </w:r>
      <w:r w:rsidRPr="00B87AB8">
        <w:rPr>
          <w:rFonts w:eastAsia="宋体"/>
          <w:szCs w:val="28"/>
        </w:rPr>
        <w:t>阵列</w:t>
      </w:r>
      <w:r w:rsidRPr="00B87AB8">
        <w:rPr>
          <w:rFonts w:eastAsia="宋体" w:hint="eastAsia"/>
          <w:szCs w:val="28"/>
        </w:rPr>
        <w:t>(array)</w:t>
      </w:r>
      <w:r w:rsidRPr="00B87AB8">
        <w:rPr>
          <w:rFonts w:eastAsia="宋体" w:hint="eastAsia"/>
          <w:szCs w:val="28"/>
        </w:rPr>
        <w:t>方式，</w:t>
      </w:r>
      <w:r w:rsidRPr="00B87AB8">
        <w:rPr>
          <w:rFonts w:eastAsia="宋体"/>
          <w:szCs w:val="28"/>
        </w:rPr>
        <w:t>表示一位</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三进制单</w:t>
      </w:r>
      <w:r w:rsidRPr="00B87AB8">
        <w:rPr>
          <w:rFonts w:eastAsia="宋体" w:hint="eastAsia"/>
          <w:szCs w:val="28"/>
        </w:rPr>
        <w:t>位“才</w:t>
      </w:r>
      <w:r w:rsidRPr="00B87AB8">
        <w:rPr>
          <w:rFonts w:eastAsia="宋体"/>
          <w:szCs w:val="28"/>
        </w:rPr>
        <w:t>亚</w:t>
      </w:r>
      <w:r w:rsidRPr="00B87AB8">
        <w:rPr>
          <w:rFonts w:eastAsia="宋体" w:hint="eastAsia"/>
          <w:szCs w:val="28"/>
        </w:rPr>
        <w:t>”</w:t>
      </w:r>
      <w:r w:rsidRPr="00B87AB8">
        <w:rPr>
          <w:rFonts w:eastAsia="宋体" w:hint="eastAsia"/>
          <w:szCs w:val="28"/>
        </w:rPr>
        <w:t>(</w:t>
      </w:r>
      <w:r w:rsidRPr="00B87AB8">
        <w:rPr>
          <w:rFonts w:eastAsia="宋体"/>
          <w:szCs w:val="28"/>
        </w:rPr>
        <w:t>tria</w:t>
      </w:r>
      <w:r w:rsidRPr="00B87AB8">
        <w:rPr>
          <w:rFonts w:eastAsia="宋体" w:hint="eastAsia"/>
          <w:szCs w:val="28"/>
        </w:rPr>
        <w:t>，</w:t>
      </w:r>
      <w:r w:rsidRPr="00B87AB8">
        <w:rPr>
          <w:rFonts w:eastAsia="宋体"/>
          <w:szCs w:val="28"/>
        </w:rPr>
        <w:t>tri-array</w:t>
      </w:r>
      <w:r w:rsidRPr="00B87AB8">
        <w:rPr>
          <w:rFonts w:eastAsia="宋体" w:hint="eastAsia"/>
          <w:szCs w:val="28"/>
        </w:rPr>
        <w:t>，</w:t>
      </w:r>
      <w:r w:rsidRPr="00B87AB8">
        <w:rPr>
          <w:rFonts w:eastAsia="宋体"/>
          <w:szCs w:val="28"/>
        </w:rPr>
        <w:t>三元阵列数</w:t>
      </w:r>
      <w:r w:rsidRPr="00B87AB8">
        <w:rPr>
          <w:rFonts w:eastAsia="宋体" w:hint="eastAsia"/>
          <w:szCs w:val="28"/>
        </w:rPr>
        <w:t>，又名“比合数”</w:t>
      </w:r>
      <w:r w:rsidRPr="00B87AB8">
        <w:rPr>
          <w:rFonts w:eastAsia="宋体" w:hint="eastAsia"/>
          <w:szCs w:val="28"/>
        </w:rPr>
        <w:t>)</w:t>
      </w:r>
      <w:r w:rsidRPr="00B87AB8">
        <w:rPr>
          <w:rFonts w:eastAsia="宋体" w:hint="eastAsia"/>
          <w:szCs w:val="28"/>
        </w:rPr>
        <w:t>，“比合”</w:t>
      </w:r>
      <w:r w:rsidRPr="00B87AB8">
        <w:rPr>
          <w:rFonts w:eastAsia="宋体"/>
          <w:szCs w:val="28"/>
        </w:rPr>
        <w:t>三进制的一</w:t>
      </w:r>
      <w:r w:rsidRPr="00B87AB8">
        <w:rPr>
          <w:rFonts w:eastAsia="宋体" w:hint="eastAsia"/>
          <w:szCs w:val="28"/>
        </w:rPr>
        <w:t>位“才亚”与对称</w:t>
      </w:r>
      <w:r w:rsidRPr="00B87AB8">
        <w:rPr>
          <w:rFonts w:eastAsia="宋体"/>
          <w:szCs w:val="28"/>
        </w:rPr>
        <w:t>三进制的一</w:t>
      </w:r>
      <w:r w:rsidRPr="00B87AB8">
        <w:rPr>
          <w:rFonts w:eastAsia="宋体" w:hint="eastAsia"/>
          <w:szCs w:val="28"/>
        </w:rPr>
        <w:t>位“才特”一一</w:t>
      </w:r>
      <w:r w:rsidRPr="00B87AB8">
        <w:rPr>
          <w:rFonts w:eastAsia="宋体"/>
          <w:szCs w:val="28"/>
        </w:rPr>
        <w:t>对应</w:t>
      </w:r>
      <w:r w:rsidRPr="00B87AB8">
        <w:rPr>
          <w:rFonts w:eastAsia="宋体" w:hint="eastAsia"/>
          <w:szCs w:val="28"/>
        </w:rPr>
        <w:t>。与双螺旋</w:t>
      </w:r>
      <w:r w:rsidRPr="00B87AB8">
        <w:rPr>
          <w:rFonts w:eastAsia="宋体" w:hint="eastAsia"/>
          <w:szCs w:val="28"/>
        </w:rPr>
        <w:t>DNA</w:t>
      </w:r>
      <w:r w:rsidRPr="00B87AB8">
        <w:rPr>
          <w:rFonts w:eastAsia="宋体"/>
          <w:szCs w:val="28"/>
        </w:rPr>
        <w:t>的遗传密码</w:t>
      </w:r>
      <w:r w:rsidRPr="00B87AB8">
        <w:rPr>
          <w:rFonts w:eastAsia="宋体" w:hint="eastAsia"/>
          <w:szCs w:val="28"/>
        </w:rPr>
        <w:t>(A,T,C,G</w:t>
      </w:r>
      <w:r w:rsidRPr="00B87AB8">
        <w:rPr>
          <w:rFonts w:eastAsia="宋体" w:hint="eastAsia"/>
          <w:szCs w:val="28"/>
        </w:rPr>
        <w:t>的</w:t>
      </w:r>
      <w:r w:rsidRPr="00B87AB8">
        <w:rPr>
          <w:rFonts w:eastAsia="宋体"/>
          <w:szCs w:val="28"/>
        </w:rPr>
        <w:t>双链上的组合</w:t>
      </w:r>
      <w:r w:rsidRPr="00B87AB8">
        <w:rPr>
          <w:rFonts w:eastAsia="宋体" w:hint="eastAsia"/>
          <w:szCs w:val="28"/>
        </w:rPr>
        <w:t>)</w:t>
      </w:r>
      <w:r w:rsidRPr="00B87AB8">
        <w:rPr>
          <w:rFonts w:eastAsia="宋体" w:hint="eastAsia"/>
          <w:szCs w:val="28"/>
        </w:rPr>
        <w:t>结构</w:t>
      </w:r>
      <w:r w:rsidRPr="00B87AB8">
        <w:rPr>
          <w:rFonts w:eastAsia="宋体"/>
          <w:szCs w:val="28"/>
        </w:rPr>
        <w:t>相似，</w:t>
      </w:r>
      <w:r w:rsidRPr="00B87AB8">
        <w:rPr>
          <w:rFonts w:eastAsia="宋体" w:hint="eastAsia"/>
          <w:szCs w:val="28"/>
        </w:rPr>
        <w:t>“比合”</w:t>
      </w:r>
      <w:r w:rsidRPr="00B87AB8">
        <w:rPr>
          <w:rFonts w:eastAsia="宋体"/>
          <w:szCs w:val="28"/>
        </w:rPr>
        <w:t>三进制</w:t>
      </w:r>
      <w:r w:rsidRPr="00B87AB8">
        <w:rPr>
          <w:rFonts w:eastAsia="宋体" w:hint="eastAsia"/>
          <w:szCs w:val="28"/>
        </w:rPr>
        <w:t>存储结构</w:t>
      </w:r>
      <w:r w:rsidRPr="00B87AB8">
        <w:rPr>
          <w:rFonts w:eastAsia="宋体"/>
          <w:szCs w:val="28"/>
        </w:rPr>
        <w:t>是双链的</w:t>
      </w:r>
      <w:r w:rsidRPr="00B87AB8">
        <w:rPr>
          <w:rFonts w:eastAsia="宋体" w:hint="eastAsia"/>
          <w:szCs w:val="28"/>
        </w:rPr>
        <w:t>比特</w:t>
      </w:r>
      <w:r w:rsidRPr="00B87AB8">
        <w:rPr>
          <w:rFonts w:eastAsia="宋体"/>
          <w:szCs w:val="28"/>
        </w:rPr>
        <w:t>链条</w:t>
      </w:r>
      <w:r w:rsidRPr="00B87AB8">
        <w:rPr>
          <w:rFonts w:eastAsia="宋体" w:hint="eastAsia"/>
          <w:szCs w:val="28"/>
        </w:rPr>
        <w:t>（“非”字形</w:t>
      </w:r>
      <w:r w:rsidRPr="00B87AB8">
        <w:rPr>
          <w:rFonts w:eastAsia="宋体"/>
          <w:szCs w:val="28"/>
        </w:rPr>
        <w:t>链条），其中</w:t>
      </w:r>
      <w:r w:rsidRPr="00B87AB8">
        <w:rPr>
          <w:rFonts w:eastAsia="宋体" w:hint="eastAsia"/>
          <w:szCs w:val="28"/>
        </w:rPr>
        <w:t>一个单</w:t>
      </w:r>
      <w:r w:rsidRPr="00B87AB8">
        <w:rPr>
          <w:rFonts w:eastAsia="宋体"/>
          <w:szCs w:val="28"/>
        </w:rPr>
        <w:t>链条上的一个比特</w:t>
      </w:r>
      <w:r w:rsidRPr="00B87AB8">
        <w:rPr>
          <w:rFonts w:eastAsia="宋体" w:hint="eastAsia"/>
          <w:szCs w:val="28"/>
        </w:rPr>
        <w:t>对应于</w:t>
      </w:r>
      <w:r w:rsidRPr="00B87AB8">
        <w:rPr>
          <w:rFonts w:eastAsia="宋体"/>
          <w:szCs w:val="28"/>
        </w:rPr>
        <w:t>另一个</w:t>
      </w:r>
      <w:r w:rsidRPr="00B87AB8">
        <w:rPr>
          <w:rFonts w:eastAsia="宋体" w:hint="eastAsia"/>
          <w:szCs w:val="28"/>
        </w:rPr>
        <w:t>单链条上</w:t>
      </w:r>
      <w:r w:rsidRPr="00B87AB8">
        <w:rPr>
          <w:rFonts w:eastAsia="宋体"/>
          <w:szCs w:val="28"/>
        </w:rPr>
        <w:t>的一个比特</w:t>
      </w:r>
      <w:r w:rsidRPr="00B87AB8">
        <w:rPr>
          <w:rFonts w:eastAsia="宋体" w:hint="eastAsia"/>
          <w:szCs w:val="28"/>
        </w:rPr>
        <w:t>，二者</w:t>
      </w:r>
      <w:r w:rsidRPr="00B87AB8">
        <w:rPr>
          <w:rFonts w:eastAsia="宋体"/>
          <w:szCs w:val="28"/>
        </w:rPr>
        <w:t>相互结合成一</w:t>
      </w:r>
      <w:r w:rsidRPr="00B87AB8">
        <w:rPr>
          <w:rFonts w:eastAsia="宋体" w:hint="eastAsia"/>
          <w:szCs w:val="28"/>
        </w:rPr>
        <w:t>位“才亚”信息单元，每</w:t>
      </w:r>
      <w:r w:rsidRPr="00B87AB8">
        <w:rPr>
          <w:rFonts w:eastAsia="宋体"/>
          <w:szCs w:val="28"/>
        </w:rPr>
        <w:t>链条上的每个</w:t>
      </w:r>
      <w:r w:rsidRPr="00B87AB8">
        <w:rPr>
          <w:rFonts w:eastAsia="宋体" w:hint="eastAsia"/>
          <w:szCs w:val="28"/>
        </w:rPr>
        <w:t>“</w:t>
      </w:r>
      <w:r w:rsidRPr="00B87AB8">
        <w:rPr>
          <w:rFonts w:eastAsia="宋体"/>
          <w:szCs w:val="28"/>
        </w:rPr>
        <w:t>比特</w:t>
      </w:r>
      <w:r w:rsidRPr="00B87AB8">
        <w:rPr>
          <w:rFonts w:eastAsia="宋体" w:hint="eastAsia"/>
          <w:szCs w:val="28"/>
        </w:rPr>
        <w:t>”</w:t>
      </w:r>
      <w:r w:rsidRPr="00B87AB8">
        <w:rPr>
          <w:rFonts w:eastAsia="宋体"/>
          <w:szCs w:val="28"/>
        </w:rPr>
        <w:t>值是三进制</w:t>
      </w:r>
      <w:r w:rsidRPr="00B87AB8">
        <w:rPr>
          <w:rFonts w:eastAsia="宋体" w:hint="eastAsia"/>
          <w:szCs w:val="28"/>
        </w:rPr>
        <w:t>信息（</w:t>
      </w:r>
      <w:r w:rsidRPr="00B87AB8">
        <w:rPr>
          <w:rFonts w:eastAsia="宋体"/>
          <w:szCs w:val="28"/>
        </w:rPr>
        <w:t>正或反的</w:t>
      </w:r>
      <w:r w:rsidRPr="00B87AB8">
        <w:rPr>
          <w:rFonts w:eastAsia="宋体" w:hint="eastAsia"/>
          <w:szCs w:val="28"/>
        </w:rPr>
        <w:t>1</w:t>
      </w:r>
      <w:r w:rsidRPr="00B87AB8">
        <w:rPr>
          <w:rFonts w:eastAsia="宋体" w:hint="eastAsia"/>
          <w:szCs w:val="28"/>
        </w:rPr>
        <w:t>或</w:t>
      </w:r>
      <w:r w:rsidRPr="00B87AB8">
        <w:rPr>
          <w:rFonts w:eastAsia="宋体" w:hint="eastAsia"/>
          <w:szCs w:val="28"/>
        </w:rPr>
        <w:t>0</w:t>
      </w:r>
      <w:r w:rsidRPr="00B87AB8">
        <w:rPr>
          <w:rFonts w:eastAsia="宋体" w:hint="eastAsia"/>
          <w:szCs w:val="28"/>
        </w:rPr>
        <w:t>信息）。</w:t>
      </w:r>
      <w:r w:rsidRPr="00B87AB8">
        <w:rPr>
          <w:rFonts w:eastAsia="宋体"/>
          <w:szCs w:val="28"/>
        </w:rPr>
        <w:t>通过</w:t>
      </w:r>
      <w:r w:rsidRPr="00B87AB8">
        <w:rPr>
          <w:rFonts w:eastAsia="宋体" w:hint="eastAsia"/>
          <w:szCs w:val="28"/>
        </w:rPr>
        <w:t>6</w:t>
      </w:r>
      <w:r w:rsidRPr="00B87AB8">
        <w:rPr>
          <w:rFonts w:eastAsia="宋体" w:hint="eastAsia"/>
          <w:szCs w:val="28"/>
        </w:rPr>
        <w:t>对</w:t>
      </w:r>
      <w:r w:rsidRPr="00B87AB8">
        <w:rPr>
          <w:rFonts w:eastAsia="宋体"/>
          <w:szCs w:val="28"/>
        </w:rPr>
        <w:t>比特位</w:t>
      </w:r>
      <w:r w:rsidRPr="00B87AB8">
        <w:rPr>
          <w:rFonts w:eastAsia="宋体" w:hint="eastAsia"/>
          <w:szCs w:val="28"/>
        </w:rPr>
        <w:t>（</w:t>
      </w:r>
      <w:r w:rsidRPr="00B87AB8">
        <w:rPr>
          <w:rFonts w:eastAsia="宋体" w:hint="eastAsia"/>
          <w:szCs w:val="28"/>
        </w:rPr>
        <w:t>12</w:t>
      </w:r>
      <w:r w:rsidRPr="00B87AB8">
        <w:rPr>
          <w:rFonts w:eastAsia="宋体" w:hint="eastAsia"/>
          <w:szCs w:val="28"/>
        </w:rPr>
        <w:t>比特</w:t>
      </w:r>
      <w:r w:rsidRPr="00B87AB8">
        <w:rPr>
          <w:rFonts w:eastAsia="宋体"/>
          <w:szCs w:val="28"/>
        </w:rPr>
        <w:t>）的</w:t>
      </w:r>
      <w:r w:rsidRPr="00B87AB8">
        <w:rPr>
          <w:rFonts w:eastAsia="宋体" w:hint="eastAsia"/>
          <w:szCs w:val="28"/>
        </w:rPr>
        <w:t>6</w:t>
      </w:r>
      <w:r w:rsidRPr="00B87AB8">
        <w:rPr>
          <w:rFonts w:eastAsia="宋体" w:hint="eastAsia"/>
          <w:szCs w:val="28"/>
        </w:rPr>
        <w:t>位“才亚”信息</w:t>
      </w:r>
      <w:r w:rsidRPr="00B87AB8">
        <w:rPr>
          <w:rFonts w:eastAsia="宋体"/>
          <w:szCs w:val="28"/>
        </w:rPr>
        <w:t>单元</w:t>
      </w:r>
      <w:r w:rsidRPr="00B87AB8">
        <w:rPr>
          <w:rFonts w:eastAsia="宋体" w:hint="eastAsia"/>
          <w:szCs w:val="28"/>
        </w:rPr>
        <w:t>组成</w:t>
      </w:r>
      <w:r w:rsidRPr="00B87AB8">
        <w:rPr>
          <w:rFonts w:eastAsia="宋体"/>
          <w:szCs w:val="28"/>
        </w:rPr>
        <w:t>的</w:t>
      </w:r>
      <w:r w:rsidRPr="00B87AB8">
        <w:rPr>
          <w:rFonts w:eastAsia="宋体" w:hint="eastAsia"/>
          <w:szCs w:val="28"/>
        </w:rPr>
        <w:t>TRIA</w:t>
      </w:r>
      <w:r w:rsidRPr="00B87AB8">
        <w:rPr>
          <w:rFonts w:eastAsia="宋体" w:hint="eastAsia"/>
          <w:szCs w:val="28"/>
        </w:rPr>
        <w:t>双</w:t>
      </w:r>
      <w:r w:rsidRPr="00B87AB8">
        <w:rPr>
          <w:rFonts w:eastAsia="宋体"/>
          <w:szCs w:val="28"/>
        </w:rPr>
        <w:t>链条</w:t>
      </w:r>
      <w:r w:rsidRPr="00B87AB8">
        <w:rPr>
          <w:rFonts w:eastAsia="宋体" w:hint="eastAsia"/>
          <w:szCs w:val="28"/>
        </w:rPr>
        <w:t>，表示</w:t>
      </w:r>
      <w:r w:rsidRPr="00B87AB8">
        <w:rPr>
          <w:rFonts w:eastAsia="宋体"/>
          <w:szCs w:val="28"/>
        </w:rPr>
        <w:t>一个</w:t>
      </w:r>
      <w:r w:rsidRPr="00B87AB8">
        <w:rPr>
          <w:rFonts w:eastAsia="宋体" w:hint="eastAsia"/>
          <w:szCs w:val="28"/>
        </w:rPr>
        <w:t>对称</w:t>
      </w:r>
      <w:r w:rsidRPr="00B87AB8">
        <w:rPr>
          <w:rFonts w:eastAsia="宋体"/>
          <w:szCs w:val="28"/>
        </w:rPr>
        <w:t>三进制的一个字节</w:t>
      </w:r>
      <w:r w:rsidRPr="00B87AB8">
        <w:rPr>
          <w:rFonts w:eastAsia="宋体" w:hint="eastAsia"/>
          <w:szCs w:val="28"/>
        </w:rPr>
        <w:t>(</w:t>
      </w:r>
      <w:r w:rsidRPr="00B87AB8">
        <w:rPr>
          <w:rFonts w:eastAsia="宋体" w:hint="eastAsia"/>
          <w:szCs w:val="28"/>
        </w:rPr>
        <w:t>“</w:t>
      </w:r>
      <w:r w:rsidRPr="00B87AB8">
        <w:rPr>
          <w:rFonts w:eastAsia="宋体"/>
          <w:szCs w:val="28"/>
        </w:rPr>
        <w:t>tryte</w:t>
      </w:r>
      <w:r w:rsidRPr="00B87AB8">
        <w:rPr>
          <w:rFonts w:eastAsia="宋体" w:hint="eastAsia"/>
          <w:szCs w:val="28"/>
        </w:rPr>
        <w:t>”，和二进制的一个字节“</w:t>
      </w:r>
      <w:r w:rsidRPr="00B87AB8">
        <w:rPr>
          <w:rFonts w:eastAsia="宋体" w:hint="eastAsia"/>
          <w:szCs w:val="28"/>
        </w:rPr>
        <w:t>byte</w:t>
      </w:r>
      <w:r w:rsidRPr="00B87AB8">
        <w:rPr>
          <w:rFonts w:eastAsia="宋体" w:hint="eastAsia"/>
          <w:szCs w:val="28"/>
        </w:rPr>
        <w:t>”属于相同</w:t>
      </w:r>
      <w:r w:rsidRPr="00B87AB8">
        <w:rPr>
          <w:rFonts w:eastAsia="宋体"/>
          <w:szCs w:val="28"/>
        </w:rPr>
        <w:t>概念</w:t>
      </w:r>
      <w:r w:rsidRPr="00B87AB8">
        <w:rPr>
          <w:rFonts w:eastAsia="宋体" w:hint="eastAsia"/>
          <w:szCs w:val="28"/>
        </w:rPr>
        <w:t>），</w:t>
      </w:r>
      <w:r w:rsidRPr="00B87AB8">
        <w:rPr>
          <w:rFonts w:eastAsia="宋体"/>
          <w:szCs w:val="28"/>
        </w:rPr>
        <w:t>因为</w:t>
      </w:r>
      <w:r w:rsidRPr="00B87AB8">
        <w:rPr>
          <w:rFonts w:eastAsia="宋体" w:hint="eastAsia"/>
          <w:szCs w:val="28"/>
        </w:rPr>
        <w:t>“比合”三进制</w:t>
      </w:r>
      <w:r w:rsidRPr="00B87AB8">
        <w:rPr>
          <w:rFonts w:eastAsia="宋体"/>
          <w:szCs w:val="28"/>
        </w:rPr>
        <w:t>的双链条的</w:t>
      </w:r>
      <w:r w:rsidRPr="00B87AB8">
        <w:rPr>
          <w:rFonts w:eastAsia="宋体" w:hint="eastAsia"/>
          <w:szCs w:val="28"/>
        </w:rPr>
        <w:t>特征</w:t>
      </w:r>
      <w:r w:rsidRPr="00B87AB8">
        <w:rPr>
          <w:rFonts w:eastAsia="宋体"/>
          <w:szCs w:val="28"/>
        </w:rPr>
        <w:t>，</w:t>
      </w:r>
      <w:r w:rsidRPr="00B87AB8">
        <w:rPr>
          <w:rFonts w:eastAsia="宋体" w:hint="eastAsia"/>
          <w:szCs w:val="28"/>
        </w:rPr>
        <w:t>使用</w:t>
      </w:r>
      <w:r w:rsidRPr="00B87AB8">
        <w:rPr>
          <w:rFonts w:eastAsia="宋体"/>
          <w:szCs w:val="28"/>
        </w:rPr>
        <w:t>这种</w:t>
      </w:r>
      <w:r w:rsidRPr="00B87AB8">
        <w:rPr>
          <w:rFonts w:eastAsia="宋体" w:hint="eastAsia"/>
          <w:szCs w:val="28"/>
        </w:rPr>
        <w:t>组合</w:t>
      </w:r>
      <w:r w:rsidRPr="00B87AB8">
        <w:rPr>
          <w:rFonts w:eastAsia="宋体"/>
          <w:szCs w:val="28"/>
        </w:rPr>
        <w:t>结构计算</w:t>
      </w:r>
      <w:r w:rsidRPr="00B87AB8">
        <w:rPr>
          <w:rFonts w:eastAsia="宋体" w:hint="eastAsia"/>
          <w:szCs w:val="28"/>
        </w:rPr>
        <w:t>方式的“比合”三进制</w:t>
      </w:r>
      <w:r w:rsidRPr="00B87AB8">
        <w:rPr>
          <w:rFonts w:eastAsia="宋体"/>
          <w:szCs w:val="28"/>
        </w:rPr>
        <w:t>运算</w:t>
      </w:r>
      <w:r w:rsidRPr="00B87AB8">
        <w:rPr>
          <w:rFonts w:eastAsia="宋体" w:hint="eastAsia"/>
          <w:szCs w:val="28"/>
        </w:rPr>
        <w:t>，</w:t>
      </w:r>
      <w:r w:rsidRPr="00B87AB8">
        <w:rPr>
          <w:rFonts w:eastAsia="宋体"/>
          <w:szCs w:val="28"/>
        </w:rPr>
        <w:t>既有二进制</w:t>
      </w:r>
      <w:r w:rsidRPr="00B87AB8">
        <w:rPr>
          <w:rFonts w:eastAsia="宋体" w:hint="eastAsia"/>
          <w:szCs w:val="28"/>
        </w:rPr>
        <w:t>运算</w:t>
      </w:r>
      <w:r w:rsidRPr="00B87AB8">
        <w:rPr>
          <w:rFonts w:eastAsia="宋体"/>
          <w:szCs w:val="28"/>
        </w:rPr>
        <w:t>特征</w:t>
      </w:r>
      <w:r w:rsidRPr="00B87AB8">
        <w:rPr>
          <w:rFonts w:eastAsia="宋体" w:hint="eastAsia"/>
          <w:szCs w:val="28"/>
        </w:rPr>
        <w:t>也有</w:t>
      </w:r>
      <w:r w:rsidRPr="00B87AB8">
        <w:rPr>
          <w:rFonts w:eastAsia="宋体"/>
          <w:szCs w:val="28"/>
        </w:rPr>
        <w:t>对称三进制的</w:t>
      </w:r>
      <w:r w:rsidRPr="00B87AB8">
        <w:rPr>
          <w:rFonts w:eastAsia="宋体" w:hint="eastAsia"/>
          <w:szCs w:val="28"/>
        </w:rPr>
        <w:t>运算</w:t>
      </w:r>
      <w:r w:rsidRPr="00B87AB8">
        <w:rPr>
          <w:rFonts w:eastAsia="宋体"/>
          <w:szCs w:val="28"/>
        </w:rPr>
        <w:t>特征</w:t>
      </w:r>
      <w:r w:rsidRPr="00B87AB8">
        <w:rPr>
          <w:rFonts w:eastAsia="宋体" w:hint="eastAsia"/>
          <w:szCs w:val="28"/>
        </w:rPr>
        <w:t>和优点，一个</w:t>
      </w:r>
      <w:r w:rsidRPr="00B87AB8">
        <w:rPr>
          <w:rFonts w:eastAsia="宋体" w:hint="eastAsia"/>
          <w:szCs w:val="28"/>
        </w:rPr>
        <w:t>TRIA</w:t>
      </w:r>
      <w:r w:rsidRPr="00B87AB8">
        <w:rPr>
          <w:rFonts w:eastAsia="宋体" w:hint="eastAsia"/>
          <w:szCs w:val="28"/>
        </w:rPr>
        <w:t>“比合”</w:t>
      </w:r>
      <w:r w:rsidRPr="00B87AB8">
        <w:rPr>
          <w:rFonts w:eastAsia="宋体"/>
          <w:szCs w:val="28"/>
        </w:rPr>
        <w:t>全加法器</w:t>
      </w:r>
      <w:r w:rsidRPr="00B87AB8">
        <w:rPr>
          <w:rFonts w:eastAsia="宋体" w:hint="eastAsia"/>
          <w:szCs w:val="28"/>
        </w:rPr>
        <w:t>就能</w:t>
      </w:r>
      <w:r w:rsidRPr="00B87AB8">
        <w:rPr>
          <w:rFonts w:eastAsia="宋体"/>
          <w:szCs w:val="28"/>
        </w:rPr>
        <w:t>处理加法和减法，</w:t>
      </w:r>
      <w:r w:rsidRPr="00B87AB8">
        <w:rPr>
          <w:rFonts w:eastAsia="宋体" w:hint="eastAsia"/>
          <w:szCs w:val="28"/>
        </w:rPr>
        <w:t>无需二进制</w:t>
      </w:r>
      <w:r w:rsidRPr="00B87AB8">
        <w:rPr>
          <w:rFonts w:eastAsia="宋体"/>
          <w:szCs w:val="28"/>
        </w:rPr>
        <w:t>计算的补码</w:t>
      </w:r>
      <w:r w:rsidRPr="00B87AB8">
        <w:rPr>
          <w:rFonts w:eastAsia="宋体" w:hint="eastAsia"/>
          <w:szCs w:val="28"/>
        </w:rPr>
        <w:t>处理</w:t>
      </w:r>
      <w:r w:rsidRPr="00B87AB8">
        <w:rPr>
          <w:rFonts w:eastAsia="宋体" w:hint="eastAsia"/>
          <w:szCs w:val="28"/>
        </w:rPr>
        <w:lastRenderedPageBreak/>
        <w:t>方式</w:t>
      </w:r>
      <w:r w:rsidRPr="00B87AB8">
        <w:rPr>
          <w:rFonts w:eastAsia="宋体"/>
          <w:szCs w:val="28"/>
        </w:rPr>
        <w:t>就能处理减法计算</w:t>
      </w:r>
      <w:r w:rsidRPr="00B87AB8">
        <w:rPr>
          <w:rFonts w:eastAsia="宋体" w:hint="eastAsia"/>
          <w:szCs w:val="28"/>
        </w:rPr>
        <w:t>。</w:t>
      </w:r>
    </w:p>
    <w:p w14:paraId="05AB40FE" w14:textId="77777777" w:rsidR="00E569F9" w:rsidRPr="00B87AB8" w:rsidRDefault="00E569F9" w:rsidP="00E569F9">
      <w:pPr>
        <w:ind w:firstLine="576"/>
        <w:rPr>
          <w:rFonts w:eastAsia="宋体"/>
        </w:rPr>
      </w:pPr>
      <w:r w:rsidRPr="00B87AB8">
        <w:rPr>
          <w:rFonts w:eastAsia="宋体" w:hint="eastAsia"/>
          <w:szCs w:val="28"/>
        </w:rPr>
        <w:t>TRIA</w:t>
      </w:r>
      <w:r w:rsidRPr="00B87AB8">
        <w:rPr>
          <w:rFonts w:eastAsia="宋体" w:hint="eastAsia"/>
          <w:szCs w:val="28"/>
        </w:rPr>
        <w:t>“比合”三进制编码</w:t>
      </w:r>
      <w:r w:rsidRPr="00B87AB8">
        <w:rPr>
          <w:rFonts w:eastAsia="宋体"/>
          <w:szCs w:val="28"/>
        </w:rPr>
        <w:t>规则和</w:t>
      </w:r>
      <w:r w:rsidRPr="00B87AB8">
        <w:rPr>
          <w:rFonts w:eastAsia="宋体" w:hint="eastAsia"/>
          <w:szCs w:val="28"/>
        </w:rPr>
        <w:t>其他</w:t>
      </w:r>
      <w:r w:rsidRPr="00B87AB8">
        <w:rPr>
          <w:rFonts w:eastAsia="宋体"/>
          <w:szCs w:val="28"/>
        </w:rPr>
        <w:t>进制编码</w:t>
      </w:r>
      <w:r w:rsidRPr="00B87AB8">
        <w:rPr>
          <w:rFonts w:eastAsia="宋体" w:hint="eastAsia"/>
          <w:szCs w:val="28"/>
        </w:rPr>
        <w:t>信息</w:t>
      </w:r>
      <w:r w:rsidRPr="00B87AB8">
        <w:rPr>
          <w:rFonts w:eastAsia="宋体"/>
          <w:szCs w:val="28"/>
        </w:rPr>
        <w:t>单元规则对照表</w:t>
      </w:r>
      <w:r w:rsidRPr="00B87AB8">
        <w:rPr>
          <w:rFonts w:eastAsia="宋体" w:hint="eastAsia"/>
          <w:szCs w:val="28"/>
        </w:rPr>
        <w:t>，</w:t>
      </w:r>
      <w:r w:rsidRPr="00B87AB8">
        <w:rPr>
          <w:rFonts w:eastAsia="宋体"/>
          <w:szCs w:val="28"/>
        </w:rPr>
        <w:t>具体参照如下表</w:t>
      </w:r>
      <w:r w:rsidRPr="00B87AB8">
        <w:rPr>
          <w:rFonts w:eastAsia="宋体" w:hint="eastAsia"/>
          <w:szCs w:val="28"/>
        </w:rPr>
        <w:t>1</w:t>
      </w:r>
      <w:r w:rsidRPr="00B87AB8">
        <w:rPr>
          <w:rFonts w:eastAsia="宋体"/>
          <w:szCs w:val="28"/>
        </w:rPr>
        <w:t>。</w:t>
      </w:r>
    </w:p>
    <w:p w14:paraId="15E90733" w14:textId="77777777" w:rsidR="00E569F9" w:rsidRPr="00B87AB8" w:rsidRDefault="00E569F9" w:rsidP="00E569F9">
      <w:pPr>
        <w:ind w:firstLine="576"/>
        <w:rPr>
          <w:rFonts w:eastAsia="宋体"/>
        </w:rPr>
      </w:pPr>
      <w:r w:rsidRPr="00B87AB8">
        <w:rPr>
          <w:rFonts w:eastAsia="宋体" w:hint="eastAsia"/>
        </w:rPr>
        <w:t>表</w:t>
      </w:r>
      <w:r w:rsidRPr="00B87AB8">
        <w:rPr>
          <w:rFonts w:eastAsia="宋体" w:hint="eastAsia"/>
        </w:rPr>
        <w:t>1</w:t>
      </w:r>
      <w:r w:rsidRPr="00B87AB8">
        <w:rPr>
          <w:rFonts w:eastAsia="宋体" w:hint="eastAsia"/>
        </w:rPr>
        <w:t>：</w:t>
      </w:r>
      <w:r w:rsidRPr="00B87AB8">
        <w:rPr>
          <w:rFonts w:eastAsia="宋体" w:hint="eastAsia"/>
        </w:rPr>
        <w:t>TRIA</w:t>
      </w:r>
      <w:r w:rsidRPr="00B87AB8">
        <w:rPr>
          <w:rFonts w:eastAsia="宋体" w:hint="eastAsia"/>
        </w:rPr>
        <w:t>“比合”三进制信息</w:t>
      </w:r>
      <w:r w:rsidRPr="00B87AB8">
        <w:rPr>
          <w:rFonts w:eastAsia="宋体"/>
        </w:rPr>
        <w:t>单元</w:t>
      </w:r>
      <w:r w:rsidRPr="00B87AB8">
        <w:rPr>
          <w:rFonts w:eastAsia="宋体" w:hint="eastAsia"/>
        </w:rPr>
        <w:t>编码和</w:t>
      </w:r>
      <w:r w:rsidRPr="00B87AB8">
        <w:rPr>
          <w:rFonts w:eastAsia="宋体"/>
        </w:rPr>
        <w:t>其他</w:t>
      </w:r>
      <w:r w:rsidRPr="00B87AB8">
        <w:rPr>
          <w:rFonts w:eastAsia="宋体" w:hint="eastAsia"/>
        </w:rPr>
        <w:t>进制</w:t>
      </w:r>
      <w:r w:rsidRPr="00B87AB8">
        <w:rPr>
          <w:rFonts w:eastAsia="宋体"/>
        </w:rPr>
        <w:t>编码</w:t>
      </w:r>
      <w:r w:rsidRPr="00B87AB8">
        <w:rPr>
          <w:rFonts w:eastAsia="宋体" w:hint="eastAsia"/>
        </w:rPr>
        <w:t>对比</w:t>
      </w:r>
    </w:p>
    <w:tbl>
      <w:tblPr>
        <w:tblW w:w="9067" w:type="dxa"/>
        <w:tblInd w:w="113" w:type="dxa"/>
        <w:tblLook w:val="04A0" w:firstRow="1" w:lastRow="0" w:firstColumn="1" w:lastColumn="0" w:noHBand="0" w:noVBand="1"/>
      </w:tblPr>
      <w:tblGrid>
        <w:gridCol w:w="960"/>
        <w:gridCol w:w="960"/>
        <w:gridCol w:w="960"/>
        <w:gridCol w:w="960"/>
        <w:gridCol w:w="960"/>
        <w:gridCol w:w="1149"/>
        <w:gridCol w:w="1701"/>
        <w:gridCol w:w="1417"/>
      </w:tblGrid>
      <w:tr w:rsidR="00E569F9" w:rsidRPr="00B87AB8" w14:paraId="7D4B4479" w14:textId="77777777" w:rsidTr="005C6556">
        <w:trPr>
          <w:trHeight w:val="288"/>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7C5E87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宋体" w:hint="eastAsia"/>
                <w:kern w:val="0"/>
                <w:sz w:val="24"/>
                <w:szCs w:val="24"/>
              </w:rPr>
              <w:t>编</w:t>
            </w:r>
            <w:r w:rsidRPr="00B87AB8">
              <w:rPr>
                <w:rFonts w:ascii="宋体" w:eastAsia="宋体" w:hAnsi="宋体" w:cs="宋体"/>
                <w:kern w:val="0"/>
                <w:sz w:val="24"/>
                <w:szCs w:val="24"/>
              </w:rPr>
              <w:t>码</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6E74459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hint="eastAsia"/>
                <w:kern w:val="0"/>
                <w:sz w:val="24"/>
                <w:szCs w:val="24"/>
              </w:rPr>
              <w:t>二进制</w:t>
            </w:r>
            <w:r w:rsidRPr="00B87AB8">
              <w:rPr>
                <w:rFonts w:ascii="宋体" w:eastAsia="宋体" w:hAnsi="宋体" w:cs="微软雅黑"/>
                <w:kern w:val="0"/>
                <w:sz w:val="24"/>
                <w:szCs w:val="24"/>
              </w:rPr>
              <w:t>比</w:t>
            </w:r>
            <w:r w:rsidRPr="00B87AB8">
              <w:rPr>
                <w:rFonts w:ascii="宋体" w:eastAsia="宋体" w:hAnsi="宋体" w:cs="宋体"/>
                <w:kern w:val="0"/>
                <w:sz w:val="24"/>
                <w:szCs w:val="24"/>
              </w:rPr>
              <w:t>特B</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7D9EB7A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kern w:val="0"/>
                <w:sz w:val="24"/>
                <w:szCs w:val="24"/>
              </w:rPr>
              <w:t>十进</w:t>
            </w:r>
            <w:r w:rsidRPr="00B87AB8">
              <w:rPr>
                <w:rFonts w:ascii="宋体" w:eastAsia="宋体" w:hAnsi="宋体" w:cs="宋体"/>
                <w:kern w:val="0"/>
                <w:sz w:val="24"/>
                <w:szCs w:val="24"/>
              </w:rPr>
              <w:t>制</w:t>
            </w:r>
            <w:r w:rsidRPr="00B87AB8">
              <w:rPr>
                <w:rFonts w:ascii="宋体" w:eastAsia="宋体" w:hAnsi="宋体" w:cs="宋体" w:hint="eastAsia"/>
                <w:kern w:val="0"/>
                <w:sz w:val="24"/>
                <w:szCs w:val="24"/>
              </w:rPr>
              <w:t>单位</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4CF9519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kern w:val="0"/>
                <w:sz w:val="24"/>
                <w:szCs w:val="24"/>
              </w:rPr>
              <w:t>量子比</w:t>
            </w:r>
            <w:r w:rsidRPr="00B87AB8">
              <w:rPr>
                <w:rFonts w:ascii="宋体" w:eastAsia="宋体" w:hAnsi="宋体" w:cs="宋体"/>
                <w:kern w:val="0"/>
                <w:sz w:val="24"/>
                <w:szCs w:val="24"/>
              </w:rPr>
              <w:t>特</w:t>
            </w:r>
            <w:r w:rsidRPr="00B87AB8">
              <w:rPr>
                <w:rFonts w:ascii="宋体" w:eastAsia="宋体" w:hAnsi="宋体" w:cs="宋体" w:hint="eastAsia"/>
                <w:kern w:val="0"/>
                <w:sz w:val="24"/>
                <w:szCs w:val="24"/>
              </w:rPr>
              <w:t>QB</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13BB334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DNA</w:t>
            </w:r>
            <w:r w:rsidRPr="00B87AB8">
              <w:rPr>
                <w:rFonts w:ascii="宋体" w:eastAsia="宋体" w:hAnsi="宋体" w:cs="微软雅黑"/>
                <w:kern w:val="0"/>
                <w:sz w:val="24"/>
                <w:szCs w:val="24"/>
              </w:rPr>
              <w:t>编</w:t>
            </w:r>
            <w:r w:rsidRPr="00B87AB8">
              <w:rPr>
                <w:rFonts w:ascii="宋体" w:eastAsia="宋体" w:hAnsi="宋体" w:cs="宋体"/>
                <w:kern w:val="0"/>
                <w:sz w:val="24"/>
                <w:szCs w:val="24"/>
              </w:rPr>
              <w:t>码</w:t>
            </w:r>
          </w:p>
        </w:tc>
        <w:tc>
          <w:tcPr>
            <w:tcW w:w="1149" w:type="dxa"/>
            <w:tcBorders>
              <w:top w:val="single" w:sz="4" w:space="0" w:color="auto"/>
              <w:left w:val="nil"/>
              <w:bottom w:val="single" w:sz="4" w:space="0" w:color="auto"/>
              <w:right w:val="single" w:sz="4" w:space="0" w:color="auto"/>
            </w:tcBorders>
            <w:shd w:val="clear" w:color="auto" w:fill="auto"/>
            <w:noWrap/>
            <w:vAlign w:val="center"/>
          </w:tcPr>
          <w:p w14:paraId="0FAAA0C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kern w:val="0"/>
                <w:sz w:val="24"/>
                <w:szCs w:val="24"/>
              </w:rPr>
              <w:t>非对称三进</w:t>
            </w:r>
            <w:r w:rsidRPr="00B87AB8">
              <w:rPr>
                <w:rFonts w:ascii="宋体" w:eastAsia="宋体" w:hAnsi="宋体" w:cs="宋体"/>
                <w:kern w:val="0"/>
                <w:sz w:val="24"/>
                <w:szCs w:val="24"/>
              </w:rPr>
              <w:t>制</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1FE5D8E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kern w:val="0"/>
                <w:sz w:val="24"/>
                <w:szCs w:val="24"/>
              </w:rPr>
              <w:t>对称三进制</w:t>
            </w:r>
            <w:r w:rsidRPr="00B87AB8">
              <w:rPr>
                <w:rFonts w:ascii="宋体" w:eastAsia="宋体" w:hAnsi="宋体" w:cs="微软雅黑"/>
                <w:kern w:val="0"/>
                <w:sz w:val="24"/>
                <w:szCs w:val="24"/>
              </w:rPr>
              <w:br/>
              <w:t>才</w:t>
            </w:r>
            <w:r w:rsidRPr="00B87AB8">
              <w:rPr>
                <w:rFonts w:ascii="宋体" w:eastAsia="宋体" w:hAnsi="宋体" w:cs="宋体"/>
                <w:kern w:val="0"/>
                <w:sz w:val="24"/>
                <w:szCs w:val="24"/>
              </w:rPr>
              <w:t>特</w:t>
            </w:r>
            <w:r w:rsidRPr="00B87AB8">
              <w:rPr>
                <w:rFonts w:ascii="宋体" w:eastAsia="宋体" w:hAnsi="宋体" w:cs="宋体" w:hint="eastAsia"/>
                <w:kern w:val="0"/>
                <w:sz w:val="24"/>
                <w:szCs w:val="24"/>
              </w:rPr>
              <w:t>(</w:t>
            </w:r>
            <w:r w:rsidRPr="00B87AB8">
              <w:rPr>
                <w:rFonts w:ascii="宋体" w:eastAsia="宋体" w:hAnsi="宋体" w:cs="宋体"/>
                <w:kern w:val="0"/>
                <w:sz w:val="24"/>
                <w:szCs w:val="24"/>
              </w:rPr>
              <w:t>trit</w:t>
            </w:r>
            <w:r w:rsidRPr="00B87AB8">
              <w:rPr>
                <w:rFonts w:ascii="宋体" w:eastAsia="宋体" w:hAnsi="宋体" w:cs="宋体" w:hint="eastAsia"/>
                <w:kern w:val="0"/>
                <w:sz w:val="24"/>
                <w:szCs w:val="24"/>
              </w:rPr>
              <w:t>)</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4FBF69D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kern w:val="0"/>
                <w:sz w:val="24"/>
                <w:szCs w:val="24"/>
              </w:rPr>
              <w:t>比合三进制</w:t>
            </w:r>
            <w:r w:rsidRPr="00B87AB8">
              <w:rPr>
                <w:rFonts w:ascii="宋体" w:eastAsia="宋体" w:hAnsi="宋体" w:cs="微软雅黑" w:hint="eastAsia"/>
                <w:kern w:val="0"/>
                <w:sz w:val="24"/>
                <w:szCs w:val="24"/>
              </w:rPr>
              <w:t>才</w:t>
            </w:r>
            <w:r w:rsidRPr="00B87AB8">
              <w:rPr>
                <w:rFonts w:ascii="宋体" w:eastAsia="宋体" w:hAnsi="宋体" w:cs="微软雅黑"/>
                <w:kern w:val="0"/>
                <w:sz w:val="24"/>
                <w:szCs w:val="24"/>
              </w:rPr>
              <w:t>亚</w:t>
            </w:r>
            <w:r w:rsidRPr="00B87AB8">
              <w:rPr>
                <w:rFonts w:ascii="宋体" w:eastAsia="宋体" w:hAnsi="宋体" w:cs="宋体" w:hint="eastAsia"/>
                <w:kern w:val="0"/>
                <w:sz w:val="24"/>
                <w:szCs w:val="24"/>
              </w:rPr>
              <w:t>(</w:t>
            </w:r>
            <w:r w:rsidRPr="00B87AB8">
              <w:rPr>
                <w:rFonts w:ascii="宋体" w:eastAsia="宋体" w:hAnsi="宋体" w:cs="宋体"/>
                <w:kern w:val="0"/>
                <w:sz w:val="24"/>
                <w:szCs w:val="24"/>
              </w:rPr>
              <w:t>tria</w:t>
            </w:r>
            <w:r w:rsidRPr="00B87AB8">
              <w:rPr>
                <w:rFonts w:ascii="宋体" w:eastAsia="宋体" w:hAnsi="宋体" w:cs="宋体" w:hint="eastAsia"/>
                <w:kern w:val="0"/>
                <w:sz w:val="24"/>
                <w:szCs w:val="24"/>
              </w:rPr>
              <w:t>)</w:t>
            </w:r>
          </w:p>
        </w:tc>
      </w:tr>
      <w:tr w:rsidR="00E569F9" w:rsidRPr="00B87AB8" w14:paraId="4EDECA05" w14:textId="77777777" w:rsidTr="005C6556">
        <w:trPr>
          <w:trHeight w:val="288"/>
        </w:trPr>
        <w:tc>
          <w:tcPr>
            <w:tcW w:w="960" w:type="dxa"/>
            <w:vMerge/>
            <w:tcBorders>
              <w:top w:val="single" w:sz="4" w:space="0" w:color="auto"/>
              <w:left w:val="single" w:sz="4" w:space="0" w:color="auto"/>
              <w:bottom w:val="single" w:sz="4" w:space="0" w:color="auto"/>
              <w:right w:val="single" w:sz="4" w:space="0" w:color="auto"/>
            </w:tcBorders>
            <w:vAlign w:val="center"/>
          </w:tcPr>
          <w:p w14:paraId="4B8ED616"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960" w:type="dxa"/>
            <w:vMerge w:val="restart"/>
            <w:tcBorders>
              <w:top w:val="nil"/>
              <w:left w:val="single" w:sz="4" w:space="0" w:color="auto"/>
              <w:bottom w:val="single" w:sz="4" w:space="0" w:color="auto"/>
              <w:right w:val="single" w:sz="4" w:space="0" w:color="auto"/>
            </w:tcBorders>
            <w:shd w:val="clear" w:color="auto" w:fill="auto"/>
            <w:noWrap/>
            <w:vAlign w:val="center"/>
          </w:tcPr>
          <w:p w14:paraId="41B7D4D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960" w:type="dxa"/>
            <w:tcBorders>
              <w:top w:val="nil"/>
              <w:left w:val="nil"/>
              <w:bottom w:val="single" w:sz="4" w:space="0" w:color="auto"/>
              <w:right w:val="single" w:sz="4" w:space="0" w:color="auto"/>
            </w:tcBorders>
            <w:shd w:val="clear" w:color="auto" w:fill="auto"/>
            <w:noWrap/>
            <w:vAlign w:val="center"/>
          </w:tcPr>
          <w:p w14:paraId="446D4DE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960" w:type="dxa"/>
            <w:tcBorders>
              <w:top w:val="nil"/>
              <w:left w:val="nil"/>
              <w:bottom w:val="single" w:sz="4" w:space="0" w:color="auto"/>
              <w:right w:val="single" w:sz="4" w:space="0" w:color="auto"/>
            </w:tcBorders>
            <w:shd w:val="clear" w:color="auto" w:fill="auto"/>
            <w:noWrap/>
            <w:vAlign w:val="center"/>
          </w:tcPr>
          <w:p w14:paraId="3052F5F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01</w:t>
            </w:r>
          </w:p>
        </w:tc>
        <w:tc>
          <w:tcPr>
            <w:tcW w:w="960" w:type="dxa"/>
            <w:tcBorders>
              <w:top w:val="nil"/>
              <w:left w:val="nil"/>
              <w:bottom w:val="single" w:sz="4" w:space="0" w:color="auto"/>
              <w:right w:val="single" w:sz="4" w:space="0" w:color="auto"/>
            </w:tcBorders>
            <w:shd w:val="clear" w:color="auto" w:fill="auto"/>
            <w:noWrap/>
            <w:vAlign w:val="center"/>
          </w:tcPr>
          <w:p w14:paraId="79B36E3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A</w:t>
            </w:r>
          </w:p>
        </w:tc>
        <w:tc>
          <w:tcPr>
            <w:tcW w:w="1149" w:type="dxa"/>
            <w:tcBorders>
              <w:top w:val="nil"/>
              <w:left w:val="nil"/>
              <w:bottom w:val="single" w:sz="4" w:space="0" w:color="auto"/>
              <w:right w:val="single" w:sz="4" w:space="0" w:color="auto"/>
            </w:tcBorders>
            <w:shd w:val="clear" w:color="auto" w:fill="auto"/>
            <w:noWrap/>
            <w:vAlign w:val="center"/>
          </w:tcPr>
          <w:p w14:paraId="7397C0C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1701" w:type="dxa"/>
            <w:tcBorders>
              <w:top w:val="nil"/>
              <w:left w:val="nil"/>
              <w:bottom w:val="single" w:sz="4" w:space="0" w:color="auto"/>
              <w:right w:val="single" w:sz="4" w:space="0" w:color="auto"/>
            </w:tcBorders>
            <w:shd w:val="clear" w:color="auto" w:fill="auto"/>
            <w:noWrap/>
            <w:vAlign w:val="center"/>
          </w:tcPr>
          <w:p w14:paraId="1FCC07F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1417" w:type="dxa"/>
            <w:tcBorders>
              <w:top w:val="nil"/>
              <w:left w:val="nil"/>
              <w:bottom w:val="single" w:sz="4" w:space="0" w:color="auto"/>
              <w:right w:val="single" w:sz="4" w:space="0" w:color="auto"/>
            </w:tcBorders>
            <w:shd w:val="clear" w:color="auto" w:fill="auto"/>
            <w:noWrap/>
            <w:vAlign w:val="center"/>
          </w:tcPr>
          <w:p w14:paraId="715B191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TRIA[1,0]</w:t>
            </w:r>
          </w:p>
        </w:tc>
      </w:tr>
      <w:tr w:rsidR="00E569F9" w:rsidRPr="00B87AB8" w14:paraId="15F3B2CA" w14:textId="77777777" w:rsidTr="005C6556">
        <w:trPr>
          <w:trHeight w:val="288"/>
        </w:trPr>
        <w:tc>
          <w:tcPr>
            <w:tcW w:w="960" w:type="dxa"/>
            <w:vMerge/>
            <w:tcBorders>
              <w:top w:val="single" w:sz="4" w:space="0" w:color="auto"/>
              <w:left w:val="single" w:sz="4" w:space="0" w:color="auto"/>
              <w:bottom w:val="single" w:sz="4" w:space="0" w:color="auto"/>
              <w:right w:val="single" w:sz="4" w:space="0" w:color="auto"/>
            </w:tcBorders>
            <w:vAlign w:val="center"/>
          </w:tcPr>
          <w:p w14:paraId="53F8F80F"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960" w:type="dxa"/>
            <w:vMerge/>
            <w:tcBorders>
              <w:top w:val="nil"/>
              <w:left w:val="single" w:sz="4" w:space="0" w:color="auto"/>
              <w:bottom w:val="single" w:sz="4" w:space="0" w:color="auto"/>
              <w:right w:val="single" w:sz="4" w:space="0" w:color="auto"/>
            </w:tcBorders>
            <w:vAlign w:val="center"/>
          </w:tcPr>
          <w:p w14:paraId="115133EA"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960" w:type="dxa"/>
            <w:tcBorders>
              <w:top w:val="nil"/>
              <w:left w:val="nil"/>
              <w:bottom w:val="single" w:sz="4" w:space="0" w:color="auto"/>
              <w:right w:val="single" w:sz="4" w:space="0" w:color="auto"/>
            </w:tcBorders>
            <w:shd w:val="clear" w:color="auto" w:fill="auto"/>
            <w:noWrap/>
            <w:vAlign w:val="center"/>
          </w:tcPr>
          <w:p w14:paraId="7341510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2</w:t>
            </w:r>
          </w:p>
        </w:tc>
        <w:tc>
          <w:tcPr>
            <w:tcW w:w="960" w:type="dxa"/>
            <w:tcBorders>
              <w:top w:val="nil"/>
              <w:left w:val="nil"/>
              <w:bottom w:val="single" w:sz="4" w:space="0" w:color="auto"/>
              <w:right w:val="single" w:sz="4" w:space="0" w:color="auto"/>
            </w:tcBorders>
            <w:shd w:val="clear" w:color="auto" w:fill="auto"/>
            <w:noWrap/>
            <w:vAlign w:val="center"/>
          </w:tcPr>
          <w:p w14:paraId="2BCE5C2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10</w:t>
            </w:r>
          </w:p>
        </w:tc>
        <w:tc>
          <w:tcPr>
            <w:tcW w:w="960" w:type="dxa"/>
            <w:tcBorders>
              <w:top w:val="nil"/>
              <w:left w:val="nil"/>
              <w:bottom w:val="single" w:sz="4" w:space="0" w:color="auto"/>
              <w:right w:val="single" w:sz="4" w:space="0" w:color="auto"/>
            </w:tcBorders>
            <w:shd w:val="clear" w:color="auto" w:fill="auto"/>
            <w:noWrap/>
            <w:vAlign w:val="center"/>
          </w:tcPr>
          <w:p w14:paraId="26B1F92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C</w:t>
            </w:r>
          </w:p>
        </w:tc>
        <w:tc>
          <w:tcPr>
            <w:tcW w:w="1149" w:type="dxa"/>
            <w:tcBorders>
              <w:top w:val="nil"/>
              <w:left w:val="nil"/>
              <w:bottom w:val="single" w:sz="4" w:space="0" w:color="auto"/>
              <w:right w:val="single" w:sz="4" w:space="0" w:color="auto"/>
            </w:tcBorders>
            <w:shd w:val="clear" w:color="auto" w:fill="auto"/>
            <w:noWrap/>
            <w:vAlign w:val="center"/>
          </w:tcPr>
          <w:p w14:paraId="14AFC40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2</w:t>
            </w:r>
          </w:p>
        </w:tc>
        <w:tc>
          <w:tcPr>
            <w:tcW w:w="1701" w:type="dxa"/>
            <w:tcBorders>
              <w:top w:val="nil"/>
              <w:left w:val="nil"/>
              <w:bottom w:val="single" w:sz="4" w:space="0" w:color="auto"/>
              <w:right w:val="single" w:sz="4" w:space="0" w:color="auto"/>
            </w:tcBorders>
            <w:shd w:val="clear" w:color="auto" w:fill="auto"/>
            <w:noWrap/>
            <w:vAlign w:val="center"/>
          </w:tcPr>
          <w:p w14:paraId="3600143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 xml:space="preserve">-1 </w:t>
            </w:r>
            <w:r w:rsidRPr="00B87AB8">
              <w:rPr>
                <w:rFonts w:ascii="宋体" w:eastAsia="宋体" w:hAnsi="宋体" w:hint="eastAsia"/>
                <w:kern w:val="0"/>
                <w:sz w:val="24"/>
                <w:szCs w:val="24"/>
              </w:rPr>
              <w:t>(</w:t>
            </w:r>
            <w:r w:rsidRPr="00B87AB8">
              <w:rPr>
                <w:rFonts w:ascii="宋体" w:eastAsia="宋体" w:hAnsi="宋体"/>
                <w:kern w:val="0"/>
                <w:sz w:val="24"/>
                <w:szCs w:val="24"/>
              </w:rPr>
              <w:t>T)</w:t>
            </w:r>
          </w:p>
        </w:tc>
        <w:tc>
          <w:tcPr>
            <w:tcW w:w="1417" w:type="dxa"/>
            <w:tcBorders>
              <w:top w:val="nil"/>
              <w:left w:val="nil"/>
              <w:bottom w:val="single" w:sz="4" w:space="0" w:color="auto"/>
              <w:right w:val="single" w:sz="4" w:space="0" w:color="auto"/>
            </w:tcBorders>
            <w:shd w:val="clear" w:color="auto" w:fill="auto"/>
            <w:noWrap/>
            <w:vAlign w:val="center"/>
          </w:tcPr>
          <w:p w14:paraId="3C153DE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TRIA[0,1]</w:t>
            </w:r>
          </w:p>
        </w:tc>
      </w:tr>
      <w:tr w:rsidR="00E569F9" w:rsidRPr="00B87AB8" w14:paraId="72F93D7F" w14:textId="77777777" w:rsidTr="005C6556">
        <w:trPr>
          <w:trHeight w:val="288"/>
        </w:trPr>
        <w:tc>
          <w:tcPr>
            <w:tcW w:w="960" w:type="dxa"/>
            <w:vMerge/>
            <w:tcBorders>
              <w:top w:val="single" w:sz="4" w:space="0" w:color="auto"/>
              <w:left w:val="single" w:sz="4" w:space="0" w:color="auto"/>
              <w:bottom w:val="single" w:sz="4" w:space="0" w:color="auto"/>
              <w:right w:val="single" w:sz="4" w:space="0" w:color="auto"/>
            </w:tcBorders>
            <w:vAlign w:val="center"/>
          </w:tcPr>
          <w:p w14:paraId="411E9EE3"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960" w:type="dxa"/>
            <w:vMerge w:val="restart"/>
            <w:tcBorders>
              <w:top w:val="nil"/>
              <w:left w:val="single" w:sz="4" w:space="0" w:color="auto"/>
              <w:bottom w:val="single" w:sz="4" w:space="0" w:color="auto"/>
              <w:right w:val="single" w:sz="4" w:space="0" w:color="auto"/>
            </w:tcBorders>
            <w:shd w:val="clear" w:color="auto" w:fill="auto"/>
            <w:noWrap/>
            <w:vAlign w:val="center"/>
          </w:tcPr>
          <w:p w14:paraId="4EC24A7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960" w:type="dxa"/>
            <w:tcBorders>
              <w:top w:val="nil"/>
              <w:left w:val="nil"/>
              <w:bottom w:val="single" w:sz="4" w:space="0" w:color="auto"/>
              <w:right w:val="single" w:sz="4" w:space="0" w:color="auto"/>
            </w:tcBorders>
            <w:shd w:val="clear" w:color="auto" w:fill="auto"/>
            <w:noWrap/>
            <w:vAlign w:val="center"/>
          </w:tcPr>
          <w:p w14:paraId="0EAEEB6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3</w:t>
            </w:r>
          </w:p>
        </w:tc>
        <w:tc>
          <w:tcPr>
            <w:tcW w:w="960" w:type="dxa"/>
            <w:tcBorders>
              <w:top w:val="nil"/>
              <w:left w:val="nil"/>
              <w:bottom w:val="single" w:sz="4" w:space="0" w:color="auto"/>
              <w:right w:val="single" w:sz="4" w:space="0" w:color="auto"/>
            </w:tcBorders>
            <w:shd w:val="clear" w:color="auto" w:fill="auto"/>
            <w:noWrap/>
            <w:vAlign w:val="center"/>
          </w:tcPr>
          <w:p w14:paraId="6789AF2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11</w:t>
            </w:r>
          </w:p>
        </w:tc>
        <w:tc>
          <w:tcPr>
            <w:tcW w:w="960" w:type="dxa"/>
            <w:tcBorders>
              <w:top w:val="nil"/>
              <w:left w:val="nil"/>
              <w:bottom w:val="single" w:sz="4" w:space="0" w:color="auto"/>
              <w:right w:val="single" w:sz="4" w:space="0" w:color="auto"/>
            </w:tcBorders>
            <w:shd w:val="clear" w:color="auto" w:fill="auto"/>
            <w:noWrap/>
            <w:vAlign w:val="center"/>
          </w:tcPr>
          <w:p w14:paraId="281131C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G</w:t>
            </w:r>
          </w:p>
        </w:tc>
        <w:tc>
          <w:tcPr>
            <w:tcW w:w="1149" w:type="dxa"/>
            <w:tcBorders>
              <w:top w:val="nil"/>
              <w:left w:val="nil"/>
              <w:bottom w:val="single" w:sz="4" w:space="0" w:color="auto"/>
              <w:right w:val="single" w:sz="4" w:space="0" w:color="auto"/>
            </w:tcBorders>
            <w:shd w:val="clear" w:color="auto" w:fill="auto"/>
            <w:noWrap/>
            <w:vAlign w:val="center"/>
          </w:tcPr>
          <w:p w14:paraId="36AE70A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10</w:t>
            </w:r>
          </w:p>
        </w:tc>
        <w:tc>
          <w:tcPr>
            <w:tcW w:w="1701" w:type="dxa"/>
            <w:vMerge w:val="restart"/>
            <w:tcBorders>
              <w:top w:val="nil"/>
              <w:left w:val="single" w:sz="4" w:space="0" w:color="auto"/>
              <w:bottom w:val="single" w:sz="4" w:space="0" w:color="auto"/>
              <w:right w:val="single" w:sz="4" w:space="0" w:color="auto"/>
            </w:tcBorders>
            <w:shd w:val="clear" w:color="auto" w:fill="auto"/>
            <w:noWrap/>
            <w:vAlign w:val="center"/>
          </w:tcPr>
          <w:p w14:paraId="5D23E78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tcPr>
          <w:p w14:paraId="4576A08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TRIA[0,0]</w:t>
            </w:r>
          </w:p>
        </w:tc>
      </w:tr>
      <w:tr w:rsidR="00E569F9" w:rsidRPr="00B87AB8" w14:paraId="77D6B5FD" w14:textId="77777777" w:rsidTr="005C6556">
        <w:trPr>
          <w:trHeight w:val="288"/>
        </w:trPr>
        <w:tc>
          <w:tcPr>
            <w:tcW w:w="960" w:type="dxa"/>
            <w:vMerge/>
            <w:tcBorders>
              <w:top w:val="single" w:sz="4" w:space="0" w:color="auto"/>
              <w:left w:val="single" w:sz="4" w:space="0" w:color="auto"/>
              <w:bottom w:val="single" w:sz="4" w:space="0" w:color="auto"/>
              <w:right w:val="single" w:sz="4" w:space="0" w:color="auto"/>
            </w:tcBorders>
            <w:vAlign w:val="center"/>
          </w:tcPr>
          <w:p w14:paraId="5EB924E6"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4"/>
                <w:szCs w:val="24"/>
              </w:rPr>
            </w:pPr>
          </w:p>
        </w:tc>
        <w:tc>
          <w:tcPr>
            <w:tcW w:w="960" w:type="dxa"/>
            <w:vMerge/>
            <w:tcBorders>
              <w:top w:val="nil"/>
              <w:left w:val="single" w:sz="4" w:space="0" w:color="auto"/>
              <w:bottom w:val="single" w:sz="4" w:space="0" w:color="auto"/>
              <w:right w:val="single" w:sz="4" w:space="0" w:color="auto"/>
            </w:tcBorders>
            <w:vAlign w:val="center"/>
          </w:tcPr>
          <w:p w14:paraId="7FC97DD1"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960" w:type="dxa"/>
            <w:tcBorders>
              <w:top w:val="nil"/>
              <w:left w:val="nil"/>
              <w:bottom w:val="single" w:sz="4" w:space="0" w:color="auto"/>
              <w:right w:val="single" w:sz="4" w:space="0" w:color="auto"/>
            </w:tcBorders>
            <w:shd w:val="clear" w:color="auto" w:fill="auto"/>
            <w:noWrap/>
            <w:vAlign w:val="center"/>
          </w:tcPr>
          <w:p w14:paraId="6FECBB3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960" w:type="dxa"/>
            <w:tcBorders>
              <w:top w:val="nil"/>
              <w:left w:val="nil"/>
              <w:bottom w:val="single" w:sz="4" w:space="0" w:color="auto"/>
              <w:right w:val="single" w:sz="4" w:space="0" w:color="auto"/>
            </w:tcBorders>
            <w:shd w:val="clear" w:color="auto" w:fill="auto"/>
            <w:noWrap/>
            <w:vAlign w:val="center"/>
          </w:tcPr>
          <w:p w14:paraId="67D6928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00</w:t>
            </w:r>
          </w:p>
        </w:tc>
        <w:tc>
          <w:tcPr>
            <w:tcW w:w="960" w:type="dxa"/>
            <w:tcBorders>
              <w:top w:val="nil"/>
              <w:left w:val="nil"/>
              <w:bottom w:val="single" w:sz="4" w:space="0" w:color="auto"/>
              <w:right w:val="single" w:sz="4" w:space="0" w:color="auto"/>
            </w:tcBorders>
            <w:shd w:val="clear" w:color="auto" w:fill="auto"/>
            <w:noWrap/>
            <w:vAlign w:val="center"/>
          </w:tcPr>
          <w:p w14:paraId="2DC040C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1149" w:type="dxa"/>
            <w:tcBorders>
              <w:top w:val="nil"/>
              <w:left w:val="nil"/>
              <w:bottom w:val="single" w:sz="4" w:space="0" w:color="auto"/>
              <w:right w:val="single" w:sz="4" w:space="0" w:color="auto"/>
            </w:tcBorders>
            <w:shd w:val="clear" w:color="auto" w:fill="auto"/>
            <w:noWrap/>
            <w:vAlign w:val="center"/>
          </w:tcPr>
          <w:p w14:paraId="4380DB5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701" w:type="dxa"/>
            <w:vMerge/>
            <w:tcBorders>
              <w:top w:val="nil"/>
              <w:left w:val="single" w:sz="4" w:space="0" w:color="auto"/>
              <w:bottom w:val="single" w:sz="4" w:space="0" w:color="auto"/>
              <w:right w:val="single" w:sz="4" w:space="0" w:color="auto"/>
            </w:tcBorders>
            <w:vAlign w:val="center"/>
          </w:tcPr>
          <w:p w14:paraId="416A9CE6"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4"/>
                <w:szCs w:val="24"/>
              </w:rPr>
            </w:pPr>
          </w:p>
        </w:tc>
        <w:tc>
          <w:tcPr>
            <w:tcW w:w="1417" w:type="dxa"/>
            <w:vMerge/>
            <w:tcBorders>
              <w:top w:val="nil"/>
              <w:left w:val="single" w:sz="4" w:space="0" w:color="auto"/>
              <w:bottom w:val="single" w:sz="4" w:space="0" w:color="auto"/>
              <w:right w:val="single" w:sz="4" w:space="0" w:color="auto"/>
            </w:tcBorders>
            <w:vAlign w:val="center"/>
          </w:tcPr>
          <w:p w14:paraId="321201AA"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4"/>
                <w:szCs w:val="24"/>
              </w:rPr>
            </w:pPr>
          </w:p>
        </w:tc>
      </w:tr>
    </w:tbl>
    <w:p w14:paraId="0310A5F2" w14:textId="77777777" w:rsidR="00E569F9" w:rsidRPr="00B87AB8" w:rsidRDefault="00E569F9" w:rsidP="00E569F9">
      <w:pPr>
        <w:ind w:firstLine="576"/>
        <w:rPr>
          <w:rFonts w:eastAsia="宋体"/>
        </w:rPr>
      </w:pPr>
      <w:r w:rsidRPr="00B87AB8">
        <w:rPr>
          <w:rFonts w:eastAsia="宋体" w:hint="eastAsia"/>
          <w:szCs w:val="28"/>
        </w:rPr>
        <w:t>TRIA</w:t>
      </w:r>
      <w:r w:rsidRPr="00B87AB8">
        <w:rPr>
          <w:rFonts w:eastAsia="宋体" w:hint="eastAsia"/>
          <w:szCs w:val="28"/>
        </w:rPr>
        <w:t>“比合”三进制双</w:t>
      </w:r>
      <w:r w:rsidRPr="00B87AB8">
        <w:rPr>
          <w:rFonts w:eastAsia="宋体"/>
          <w:szCs w:val="28"/>
        </w:rPr>
        <w:t>链条组合结构和对称三进制字节</w:t>
      </w:r>
      <w:r w:rsidRPr="00B87AB8">
        <w:rPr>
          <w:rFonts w:eastAsia="宋体" w:hint="eastAsia"/>
          <w:szCs w:val="28"/>
        </w:rPr>
        <w:t>（</w:t>
      </w:r>
      <w:r w:rsidRPr="00B87AB8">
        <w:rPr>
          <w:rFonts w:eastAsia="宋体" w:hint="eastAsia"/>
          <w:szCs w:val="28"/>
        </w:rPr>
        <w:t>tryte</w:t>
      </w:r>
      <w:r w:rsidRPr="00B87AB8">
        <w:rPr>
          <w:rFonts w:eastAsia="宋体"/>
          <w:szCs w:val="28"/>
        </w:rPr>
        <w:t>）</w:t>
      </w:r>
      <w:r w:rsidRPr="00B87AB8">
        <w:rPr>
          <w:rFonts w:eastAsia="宋体" w:hint="eastAsia"/>
          <w:szCs w:val="28"/>
        </w:rPr>
        <w:t>对照示例</w:t>
      </w:r>
      <w:r w:rsidRPr="00B87AB8">
        <w:rPr>
          <w:rFonts w:eastAsia="宋体"/>
          <w:szCs w:val="28"/>
        </w:rPr>
        <w:t>表，具体参照如下表</w:t>
      </w:r>
      <w:r w:rsidRPr="00B87AB8">
        <w:rPr>
          <w:rFonts w:eastAsia="宋体" w:hint="eastAsia"/>
          <w:szCs w:val="28"/>
        </w:rPr>
        <w:t>2</w:t>
      </w:r>
      <w:r w:rsidRPr="00B87AB8">
        <w:rPr>
          <w:rFonts w:eastAsia="宋体" w:hint="eastAsia"/>
          <w:szCs w:val="28"/>
        </w:rPr>
        <w:t>。</w:t>
      </w:r>
    </w:p>
    <w:p w14:paraId="30BAF248" w14:textId="77777777" w:rsidR="00E569F9" w:rsidRPr="00B87AB8" w:rsidRDefault="00E569F9" w:rsidP="00E569F9">
      <w:pPr>
        <w:ind w:firstLine="576"/>
        <w:rPr>
          <w:rFonts w:eastAsia="宋体"/>
        </w:rPr>
      </w:pPr>
      <w:r w:rsidRPr="00B87AB8">
        <w:rPr>
          <w:rFonts w:eastAsia="宋体" w:hint="eastAsia"/>
        </w:rPr>
        <w:t>表</w:t>
      </w:r>
      <w:r w:rsidRPr="00B87AB8">
        <w:rPr>
          <w:rFonts w:eastAsia="宋体" w:hint="eastAsia"/>
        </w:rPr>
        <w:t>2</w:t>
      </w:r>
      <w:r w:rsidRPr="00B87AB8">
        <w:rPr>
          <w:rFonts w:eastAsia="宋体" w:hint="eastAsia"/>
        </w:rPr>
        <w:t>：</w:t>
      </w:r>
      <w:r w:rsidRPr="00B87AB8">
        <w:rPr>
          <w:rFonts w:eastAsia="宋体" w:hint="eastAsia"/>
        </w:rPr>
        <w:t>TRIA</w:t>
      </w:r>
      <w:r w:rsidRPr="00B87AB8">
        <w:rPr>
          <w:rFonts w:eastAsia="宋体"/>
        </w:rPr>
        <w:t>比合三进制和对称三进制</w:t>
      </w:r>
      <w:r w:rsidRPr="00B87AB8">
        <w:rPr>
          <w:rFonts w:eastAsia="宋体" w:hint="eastAsia"/>
        </w:rPr>
        <w:t>一个</w:t>
      </w:r>
      <w:r w:rsidRPr="00B87AB8">
        <w:rPr>
          <w:rFonts w:eastAsia="宋体"/>
        </w:rPr>
        <w:t>字节各位</w:t>
      </w:r>
      <w:r w:rsidRPr="00B87AB8">
        <w:rPr>
          <w:rFonts w:eastAsia="宋体" w:hint="eastAsia"/>
        </w:rPr>
        <w:t>之间</w:t>
      </w:r>
      <w:r w:rsidRPr="00B87AB8">
        <w:rPr>
          <w:rFonts w:eastAsia="宋体"/>
        </w:rPr>
        <w:t>比较</w:t>
      </w:r>
      <w:r w:rsidRPr="00B87AB8">
        <w:rPr>
          <w:rFonts w:eastAsia="宋体" w:hint="eastAsia"/>
        </w:rPr>
        <w:t>组合</w:t>
      </w:r>
      <w:r w:rsidRPr="00B87AB8">
        <w:rPr>
          <w:rFonts w:eastAsia="宋体"/>
        </w:rPr>
        <w:t>方式</w:t>
      </w:r>
    </w:p>
    <w:tbl>
      <w:tblPr>
        <w:tblW w:w="0" w:type="auto"/>
        <w:tblInd w:w="108" w:type="dxa"/>
        <w:tblLook w:val="04A0" w:firstRow="1" w:lastRow="0" w:firstColumn="1" w:lastColumn="0" w:noHBand="0" w:noVBand="1"/>
      </w:tblPr>
      <w:tblGrid>
        <w:gridCol w:w="1517"/>
        <w:gridCol w:w="956"/>
        <w:gridCol w:w="596"/>
        <w:gridCol w:w="366"/>
        <w:gridCol w:w="366"/>
        <w:gridCol w:w="366"/>
        <w:gridCol w:w="366"/>
        <w:gridCol w:w="366"/>
        <w:gridCol w:w="366"/>
        <w:gridCol w:w="3916"/>
      </w:tblGrid>
      <w:tr w:rsidR="00E569F9" w:rsidRPr="00B87AB8" w14:paraId="0B94B9A3" w14:textId="77777777" w:rsidTr="005C6556">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ED84E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宋体" w:hint="eastAsia"/>
                <w:kern w:val="0"/>
                <w:sz w:val="20"/>
              </w:rPr>
              <w:t>三进制比</w:t>
            </w:r>
            <w:r w:rsidRPr="00B87AB8">
              <w:rPr>
                <w:rFonts w:ascii="宋体" w:eastAsia="宋体" w:hAnsi="宋体" w:cs="宋体"/>
                <w:kern w:val="0"/>
                <w:sz w:val="20"/>
              </w:rPr>
              <w:t>较</w:t>
            </w:r>
          </w:p>
        </w:tc>
        <w:tc>
          <w:tcPr>
            <w:tcW w:w="0" w:type="auto"/>
            <w:tcBorders>
              <w:top w:val="single" w:sz="4" w:space="0" w:color="auto"/>
              <w:left w:val="nil"/>
              <w:bottom w:val="single" w:sz="4" w:space="0" w:color="auto"/>
              <w:right w:val="single" w:sz="4" w:space="0" w:color="auto"/>
            </w:tcBorders>
            <w:shd w:val="clear" w:color="auto" w:fill="auto"/>
            <w:vAlign w:val="center"/>
          </w:tcPr>
          <w:p w14:paraId="491187F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宋体"/>
                <w:kern w:val="0"/>
                <w:sz w:val="20"/>
              </w:rPr>
              <w:t>组合形式</w:t>
            </w:r>
          </w:p>
        </w:tc>
        <w:tc>
          <w:tcPr>
            <w:tcW w:w="0" w:type="auto"/>
            <w:tcBorders>
              <w:top w:val="single" w:sz="4" w:space="0" w:color="auto"/>
              <w:left w:val="nil"/>
              <w:bottom w:val="single" w:sz="4" w:space="0" w:color="auto"/>
              <w:right w:val="single" w:sz="4" w:space="0" w:color="auto"/>
            </w:tcBorders>
            <w:shd w:val="clear" w:color="auto" w:fill="auto"/>
            <w:vAlign w:val="center"/>
          </w:tcPr>
          <w:p w14:paraId="4099B89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宋体"/>
                <w:kern w:val="0"/>
                <w:sz w:val="20"/>
              </w:rPr>
              <w:t>复数</w:t>
            </w:r>
          </w:p>
        </w:tc>
        <w:tc>
          <w:tcPr>
            <w:tcW w:w="0" w:type="auto"/>
            <w:tcBorders>
              <w:top w:val="single" w:sz="4" w:space="0" w:color="auto"/>
              <w:left w:val="nil"/>
              <w:bottom w:val="single" w:sz="4" w:space="0" w:color="auto"/>
              <w:right w:val="single" w:sz="4" w:space="0" w:color="auto"/>
            </w:tcBorders>
            <w:shd w:val="clear" w:color="auto" w:fill="auto"/>
            <w:vAlign w:val="center"/>
          </w:tcPr>
          <w:p w14:paraId="644C4D7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3</w:t>
            </w:r>
            <w:r w:rsidRPr="00B87AB8">
              <w:rPr>
                <w:rFonts w:ascii="宋体" w:eastAsia="宋体" w:hAnsi="宋体"/>
                <w:kern w:val="0"/>
                <w:sz w:val="20"/>
                <w:vertAlign w:val="superscript"/>
              </w:rPr>
              <w:t>5</w:t>
            </w:r>
          </w:p>
        </w:tc>
        <w:tc>
          <w:tcPr>
            <w:tcW w:w="0" w:type="auto"/>
            <w:tcBorders>
              <w:top w:val="single" w:sz="4" w:space="0" w:color="auto"/>
              <w:left w:val="nil"/>
              <w:bottom w:val="single" w:sz="4" w:space="0" w:color="auto"/>
              <w:right w:val="single" w:sz="4" w:space="0" w:color="auto"/>
            </w:tcBorders>
            <w:shd w:val="clear" w:color="auto" w:fill="auto"/>
            <w:vAlign w:val="center"/>
          </w:tcPr>
          <w:p w14:paraId="5E45377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3</w:t>
            </w:r>
            <w:r w:rsidRPr="00B87AB8">
              <w:rPr>
                <w:rFonts w:ascii="宋体" w:eastAsia="宋体" w:hAnsi="宋体"/>
                <w:kern w:val="0"/>
                <w:sz w:val="20"/>
                <w:vertAlign w:val="superscript"/>
              </w:rPr>
              <w:t>4</w:t>
            </w:r>
          </w:p>
        </w:tc>
        <w:tc>
          <w:tcPr>
            <w:tcW w:w="0" w:type="auto"/>
            <w:tcBorders>
              <w:top w:val="single" w:sz="4" w:space="0" w:color="auto"/>
              <w:left w:val="nil"/>
              <w:bottom w:val="single" w:sz="4" w:space="0" w:color="auto"/>
              <w:right w:val="single" w:sz="4" w:space="0" w:color="auto"/>
            </w:tcBorders>
            <w:shd w:val="clear" w:color="auto" w:fill="auto"/>
            <w:vAlign w:val="center"/>
          </w:tcPr>
          <w:p w14:paraId="206E54A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3</w:t>
            </w:r>
            <w:r w:rsidRPr="00B87AB8">
              <w:rPr>
                <w:rFonts w:ascii="宋体" w:eastAsia="宋体" w:hAnsi="宋体"/>
                <w:kern w:val="0"/>
                <w:sz w:val="20"/>
                <w:vertAlign w:val="superscript"/>
              </w:rPr>
              <w:t>3</w:t>
            </w:r>
          </w:p>
        </w:tc>
        <w:tc>
          <w:tcPr>
            <w:tcW w:w="0" w:type="auto"/>
            <w:tcBorders>
              <w:top w:val="single" w:sz="4" w:space="0" w:color="auto"/>
              <w:left w:val="nil"/>
              <w:bottom w:val="single" w:sz="4" w:space="0" w:color="auto"/>
              <w:right w:val="single" w:sz="4" w:space="0" w:color="auto"/>
            </w:tcBorders>
            <w:shd w:val="clear" w:color="auto" w:fill="auto"/>
            <w:vAlign w:val="center"/>
          </w:tcPr>
          <w:p w14:paraId="43B37FBC"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3</w:t>
            </w:r>
            <w:r w:rsidRPr="00B87AB8">
              <w:rPr>
                <w:rFonts w:ascii="宋体" w:eastAsia="宋体" w:hAnsi="宋体"/>
                <w:kern w:val="0"/>
                <w:sz w:val="20"/>
                <w:vertAlign w:val="superscript"/>
              </w:rPr>
              <w:t>2</w:t>
            </w:r>
          </w:p>
        </w:tc>
        <w:tc>
          <w:tcPr>
            <w:tcW w:w="0" w:type="auto"/>
            <w:tcBorders>
              <w:top w:val="single" w:sz="4" w:space="0" w:color="auto"/>
              <w:left w:val="nil"/>
              <w:bottom w:val="single" w:sz="4" w:space="0" w:color="auto"/>
              <w:right w:val="single" w:sz="4" w:space="0" w:color="auto"/>
            </w:tcBorders>
            <w:shd w:val="clear" w:color="auto" w:fill="auto"/>
            <w:vAlign w:val="center"/>
          </w:tcPr>
          <w:p w14:paraId="5838380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3</w:t>
            </w:r>
            <w:r w:rsidRPr="00B87AB8">
              <w:rPr>
                <w:rFonts w:ascii="宋体" w:eastAsia="宋体" w:hAnsi="宋体"/>
                <w:kern w:val="0"/>
                <w:sz w:val="20"/>
                <w:vertAlign w:val="superscript"/>
              </w:rPr>
              <w:t>1</w:t>
            </w:r>
          </w:p>
        </w:tc>
        <w:tc>
          <w:tcPr>
            <w:tcW w:w="0" w:type="auto"/>
            <w:tcBorders>
              <w:top w:val="single" w:sz="4" w:space="0" w:color="auto"/>
              <w:left w:val="nil"/>
              <w:bottom w:val="single" w:sz="4" w:space="0" w:color="auto"/>
              <w:right w:val="single" w:sz="4" w:space="0" w:color="auto"/>
            </w:tcBorders>
            <w:shd w:val="clear" w:color="auto" w:fill="auto"/>
            <w:vAlign w:val="center"/>
          </w:tcPr>
          <w:p w14:paraId="7FCAFBA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vertAlign w:val="superscript"/>
              </w:rPr>
            </w:pPr>
            <w:r w:rsidRPr="00B87AB8">
              <w:rPr>
                <w:rFonts w:ascii="宋体" w:eastAsia="宋体" w:hAnsi="宋体"/>
                <w:kern w:val="0"/>
                <w:sz w:val="20"/>
              </w:rPr>
              <w:t>3</w:t>
            </w:r>
            <w:r w:rsidRPr="00B87AB8">
              <w:rPr>
                <w:rFonts w:ascii="宋体" w:eastAsia="宋体" w:hAnsi="宋体"/>
                <w:kern w:val="0"/>
                <w:sz w:val="20"/>
                <w:vertAlign w:val="superscript"/>
              </w:rPr>
              <w:t>0</w:t>
            </w:r>
          </w:p>
        </w:tc>
        <w:tc>
          <w:tcPr>
            <w:tcW w:w="0" w:type="auto"/>
            <w:tcBorders>
              <w:top w:val="single" w:sz="4" w:space="0" w:color="auto"/>
              <w:left w:val="nil"/>
              <w:bottom w:val="single" w:sz="4" w:space="0" w:color="auto"/>
              <w:right w:val="single" w:sz="4" w:space="0" w:color="auto"/>
            </w:tcBorders>
            <w:shd w:val="clear" w:color="auto" w:fill="auto"/>
            <w:vAlign w:val="center"/>
          </w:tcPr>
          <w:p w14:paraId="2925009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宋体"/>
                <w:kern w:val="0"/>
                <w:sz w:val="20"/>
              </w:rPr>
              <w:t>排列形式</w:t>
            </w:r>
          </w:p>
        </w:tc>
      </w:tr>
      <w:tr w:rsidR="00E569F9" w:rsidRPr="00B87AB8" w14:paraId="6CF608E5" w14:textId="77777777" w:rsidTr="005C6556">
        <w:trPr>
          <w:trHeight w:val="360"/>
        </w:trPr>
        <w:tc>
          <w:tcPr>
            <w:tcW w:w="0" w:type="auto"/>
            <w:tcBorders>
              <w:top w:val="nil"/>
              <w:left w:val="single" w:sz="4" w:space="0" w:color="auto"/>
              <w:bottom w:val="single" w:sz="4" w:space="0" w:color="auto"/>
              <w:right w:val="single" w:sz="4" w:space="0" w:color="auto"/>
            </w:tcBorders>
            <w:shd w:val="clear" w:color="auto" w:fill="auto"/>
            <w:vAlign w:val="center"/>
          </w:tcPr>
          <w:p w14:paraId="63A263B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w:t>
            </w:r>
            <w:r w:rsidRPr="00B87AB8">
              <w:rPr>
                <w:rFonts w:ascii="宋体" w:eastAsia="宋体" w:hAnsi="宋体" w:cs="宋体"/>
                <w:kern w:val="0"/>
                <w:sz w:val="20"/>
              </w:rPr>
              <w:t>对称</w:t>
            </w:r>
            <w:r w:rsidRPr="00B87AB8">
              <w:rPr>
                <w:rFonts w:ascii="宋体" w:eastAsia="宋体" w:hAnsi="宋体" w:cs="Calibri"/>
                <w:kern w:val="0"/>
                <w:sz w:val="20"/>
              </w:rPr>
              <w:t>”</w:t>
            </w:r>
            <w:r w:rsidRPr="00B87AB8">
              <w:rPr>
                <w:rFonts w:ascii="宋体" w:eastAsia="宋体" w:hAnsi="宋体" w:cs="宋体"/>
                <w:kern w:val="0"/>
                <w:sz w:val="20"/>
              </w:rPr>
              <w:t>三进制</w:t>
            </w:r>
          </w:p>
        </w:tc>
        <w:tc>
          <w:tcPr>
            <w:tcW w:w="0" w:type="auto"/>
            <w:tcBorders>
              <w:top w:val="nil"/>
              <w:left w:val="nil"/>
              <w:bottom w:val="single" w:sz="4" w:space="0" w:color="auto"/>
              <w:right w:val="single" w:sz="4" w:space="0" w:color="auto"/>
            </w:tcBorders>
            <w:shd w:val="clear" w:color="auto" w:fill="auto"/>
            <w:vAlign w:val="center"/>
          </w:tcPr>
          <w:p w14:paraId="67D7C0C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宋体"/>
                <w:kern w:val="0"/>
                <w:sz w:val="20"/>
              </w:rPr>
              <w:t>混合链条</w:t>
            </w:r>
          </w:p>
        </w:tc>
        <w:tc>
          <w:tcPr>
            <w:tcW w:w="0" w:type="auto"/>
            <w:tcBorders>
              <w:top w:val="nil"/>
              <w:left w:val="nil"/>
              <w:bottom w:val="single" w:sz="4" w:space="0" w:color="auto"/>
              <w:right w:val="single" w:sz="4" w:space="0" w:color="auto"/>
            </w:tcBorders>
            <w:shd w:val="clear" w:color="auto" w:fill="auto"/>
            <w:vAlign w:val="center"/>
          </w:tcPr>
          <w:p w14:paraId="5B0BDB6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Z</w:t>
            </w:r>
          </w:p>
        </w:tc>
        <w:tc>
          <w:tcPr>
            <w:tcW w:w="0" w:type="auto"/>
            <w:tcBorders>
              <w:top w:val="nil"/>
              <w:left w:val="nil"/>
              <w:bottom w:val="single" w:sz="4" w:space="0" w:color="auto"/>
              <w:right w:val="single" w:sz="4" w:space="0" w:color="auto"/>
            </w:tcBorders>
            <w:shd w:val="clear" w:color="auto" w:fill="auto"/>
            <w:vAlign w:val="center"/>
          </w:tcPr>
          <w:p w14:paraId="70ECC5F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1</w:t>
            </w:r>
          </w:p>
        </w:tc>
        <w:tc>
          <w:tcPr>
            <w:tcW w:w="0" w:type="auto"/>
            <w:tcBorders>
              <w:top w:val="nil"/>
              <w:left w:val="nil"/>
              <w:bottom w:val="single" w:sz="4" w:space="0" w:color="auto"/>
              <w:right w:val="single" w:sz="4" w:space="0" w:color="auto"/>
            </w:tcBorders>
            <w:shd w:val="clear" w:color="auto" w:fill="auto"/>
            <w:vAlign w:val="center"/>
          </w:tcPr>
          <w:p w14:paraId="4673CD3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T</w:t>
            </w:r>
          </w:p>
        </w:tc>
        <w:tc>
          <w:tcPr>
            <w:tcW w:w="0" w:type="auto"/>
            <w:tcBorders>
              <w:top w:val="nil"/>
              <w:left w:val="nil"/>
              <w:bottom w:val="single" w:sz="4" w:space="0" w:color="auto"/>
              <w:right w:val="single" w:sz="4" w:space="0" w:color="auto"/>
            </w:tcBorders>
            <w:shd w:val="clear" w:color="auto" w:fill="auto"/>
            <w:vAlign w:val="center"/>
          </w:tcPr>
          <w:p w14:paraId="6394258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w:t>
            </w:r>
          </w:p>
        </w:tc>
        <w:tc>
          <w:tcPr>
            <w:tcW w:w="0" w:type="auto"/>
            <w:tcBorders>
              <w:top w:val="nil"/>
              <w:left w:val="nil"/>
              <w:bottom w:val="single" w:sz="4" w:space="0" w:color="auto"/>
              <w:right w:val="single" w:sz="4" w:space="0" w:color="auto"/>
            </w:tcBorders>
            <w:shd w:val="clear" w:color="auto" w:fill="auto"/>
            <w:vAlign w:val="center"/>
          </w:tcPr>
          <w:p w14:paraId="4570532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1</w:t>
            </w:r>
          </w:p>
        </w:tc>
        <w:tc>
          <w:tcPr>
            <w:tcW w:w="0" w:type="auto"/>
            <w:tcBorders>
              <w:top w:val="nil"/>
              <w:left w:val="nil"/>
              <w:bottom w:val="single" w:sz="4" w:space="0" w:color="auto"/>
              <w:right w:val="single" w:sz="4" w:space="0" w:color="auto"/>
            </w:tcBorders>
            <w:shd w:val="clear" w:color="auto" w:fill="auto"/>
            <w:vAlign w:val="center"/>
          </w:tcPr>
          <w:p w14:paraId="0132F85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T</w:t>
            </w:r>
          </w:p>
        </w:tc>
        <w:tc>
          <w:tcPr>
            <w:tcW w:w="0" w:type="auto"/>
            <w:tcBorders>
              <w:top w:val="nil"/>
              <w:left w:val="nil"/>
              <w:bottom w:val="single" w:sz="4" w:space="0" w:color="auto"/>
              <w:right w:val="single" w:sz="4" w:space="0" w:color="auto"/>
            </w:tcBorders>
            <w:shd w:val="clear" w:color="auto" w:fill="auto"/>
            <w:vAlign w:val="center"/>
          </w:tcPr>
          <w:p w14:paraId="1B6D7D5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w:t>
            </w:r>
          </w:p>
        </w:tc>
        <w:tc>
          <w:tcPr>
            <w:tcW w:w="0" w:type="auto"/>
            <w:tcBorders>
              <w:top w:val="nil"/>
              <w:left w:val="nil"/>
              <w:bottom w:val="single" w:sz="4" w:space="0" w:color="auto"/>
              <w:right w:val="single" w:sz="4" w:space="0" w:color="auto"/>
            </w:tcBorders>
            <w:shd w:val="clear" w:color="auto" w:fill="auto"/>
            <w:vAlign w:val="center"/>
          </w:tcPr>
          <w:p w14:paraId="526E4FB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1T01T0</w:t>
            </w:r>
          </w:p>
        </w:tc>
      </w:tr>
      <w:tr w:rsidR="00E569F9" w:rsidRPr="00B87AB8" w14:paraId="13D619D0" w14:textId="77777777" w:rsidTr="005C6556">
        <w:trPr>
          <w:trHeight w:val="360"/>
        </w:trPr>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35C02BA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TRIA</w:t>
            </w:r>
          </w:p>
          <w:p w14:paraId="2858A10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w:t>
            </w:r>
            <w:r w:rsidRPr="00B87AB8">
              <w:rPr>
                <w:rFonts w:ascii="宋体" w:eastAsia="宋体" w:hAnsi="宋体" w:cs="宋体"/>
                <w:kern w:val="0"/>
                <w:sz w:val="20"/>
              </w:rPr>
              <w:t>比合</w:t>
            </w:r>
            <w:r w:rsidRPr="00B87AB8">
              <w:rPr>
                <w:rFonts w:ascii="宋体" w:eastAsia="宋体" w:hAnsi="宋体" w:cs="Calibri"/>
                <w:kern w:val="0"/>
                <w:sz w:val="20"/>
              </w:rPr>
              <w:t>”</w:t>
            </w:r>
            <w:r w:rsidRPr="00B87AB8">
              <w:rPr>
                <w:rFonts w:ascii="宋体" w:eastAsia="宋体" w:hAnsi="宋体" w:cs="宋体"/>
                <w:kern w:val="0"/>
                <w:sz w:val="20"/>
              </w:rPr>
              <w:t>三进制</w:t>
            </w:r>
          </w:p>
        </w:tc>
        <w:tc>
          <w:tcPr>
            <w:tcW w:w="0" w:type="auto"/>
            <w:tcBorders>
              <w:top w:val="nil"/>
              <w:left w:val="nil"/>
              <w:bottom w:val="single" w:sz="4" w:space="0" w:color="auto"/>
              <w:right w:val="single" w:sz="4" w:space="0" w:color="auto"/>
            </w:tcBorders>
            <w:shd w:val="clear" w:color="auto" w:fill="auto"/>
            <w:vAlign w:val="center"/>
          </w:tcPr>
          <w:p w14:paraId="6B267C2E" w14:textId="12124307" w:rsidR="00E569F9" w:rsidRPr="00B87AB8" w:rsidRDefault="00B05326" w:rsidP="005C6556">
            <w:pPr>
              <w:widowControl/>
              <w:adjustRightInd/>
              <w:spacing w:line="240" w:lineRule="auto"/>
              <w:ind w:firstLine="0"/>
              <w:jc w:val="center"/>
              <w:textAlignment w:val="auto"/>
              <w:rPr>
                <w:rFonts w:ascii="宋体" w:eastAsia="宋体" w:hAnsi="宋体"/>
                <w:kern w:val="0"/>
                <w:sz w:val="20"/>
              </w:rPr>
            </w:pPr>
            <w:r>
              <w:rPr>
                <w:rFonts w:ascii="宋体" w:eastAsia="宋体" w:hAnsi="宋体"/>
                <w:noProof/>
                <w:kern w:val="0"/>
                <w:sz w:val="20"/>
              </w:rPr>
              <mc:AlternateContent>
                <mc:Choice Requires="wps">
                  <w:drawing>
                    <wp:anchor distT="0" distB="0" distL="114299" distR="114299" simplePos="0" relativeHeight="251660288" behindDoc="0" locked="0" layoutInCell="1" allowOverlap="1" wp14:anchorId="7FF7CB7E" wp14:editId="48E4F184">
                      <wp:simplePos x="0" y="0"/>
                      <wp:positionH relativeFrom="column">
                        <wp:posOffset>281939</wp:posOffset>
                      </wp:positionH>
                      <wp:positionV relativeFrom="paragraph">
                        <wp:posOffset>175260</wp:posOffset>
                      </wp:positionV>
                      <wp:extent cx="0" cy="1104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110490"/>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type w14:anchorId="036CD7DC" id="_x0000_t202" coordsize="21600,21600" o:spt="202" path="m,l,21600r21600,l21600,xe">
                      <v:stroke joinstyle="miter"/>
                      <v:path gradientshapeok="t" o:connecttype="rect"/>
                    </v:shapetype>
                    <v:shape id="TextBox 1" o:spid="_x0000_s1026" type="#_x0000_t202" style="position:absolute;left:0;text-align:left;margin-left:22.2pt;margin-top:13.8pt;width:0;height:8.7pt;z-index:251660288;visibility:visible;mso-wrap-style:non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" filled="f" stroked="f">
                      <v:textbox style="mso-fit-shape-to-text:t" inset="0,0,0,0"/>
                    </v:shape>
                  </w:pict>
                </mc:Fallback>
              </mc:AlternateContent>
            </w:r>
            <w:r w:rsidR="00E569F9" w:rsidRPr="00B87AB8">
              <w:rPr>
                <w:rFonts w:ascii="宋体" w:eastAsia="宋体" w:hAnsi="宋体" w:cs="宋体"/>
                <w:kern w:val="0"/>
                <w:sz w:val="20"/>
              </w:rPr>
              <w:t>正数链条</w:t>
            </w:r>
          </w:p>
        </w:tc>
        <w:tc>
          <w:tcPr>
            <w:tcW w:w="0" w:type="auto"/>
            <w:tcBorders>
              <w:top w:val="nil"/>
              <w:left w:val="nil"/>
              <w:bottom w:val="single" w:sz="4" w:space="0" w:color="auto"/>
              <w:right w:val="single" w:sz="4" w:space="0" w:color="auto"/>
            </w:tcBorders>
            <w:shd w:val="clear" w:color="auto" w:fill="auto"/>
            <w:vAlign w:val="center"/>
          </w:tcPr>
          <w:p w14:paraId="3E76ED7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X</w:t>
            </w:r>
          </w:p>
        </w:tc>
        <w:tc>
          <w:tcPr>
            <w:tcW w:w="0" w:type="auto"/>
            <w:tcBorders>
              <w:top w:val="nil"/>
              <w:left w:val="nil"/>
              <w:bottom w:val="single" w:sz="4" w:space="0" w:color="auto"/>
              <w:right w:val="single" w:sz="4" w:space="0" w:color="auto"/>
            </w:tcBorders>
            <w:shd w:val="clear" w:color="auto" w:fill="auto"/>
            <w:vAlign w:val="center"/>
          </w:tcPr>
          <w:p w14:paraId="7380D8B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1</w:t>
            </w:r>
          </w:p>
        </w:tc>
        <w:tc>
          <w:tcPr>
            <w:tcW w:w="0" w:type="auto"/>
            <w:tcBorders>
              <w:top w:val="nil"/>
              <w:left w:val="nil"/>
              <w:bottom w:val="single" w:sz="4" w:space="0" w:color="auto"/>
              <w:right w:val="single" w:sz="4" w:space="0" w:color="auto"/>
            </w:tcBorders>
            <w:shd w:val="clear" w:color="auto" w:fill="auto"/>
            <w:vAlign w:val="center"/>
          </w:tcPr>
          <w:p w14:paraId="31064F8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w:t>
            </w:r>
          </w:p>
        </w:tc>
        <w:tc>
          <w:tcPr>
            <w:tcW w:w="0" w:type="auto"/>
            <w:tcBorders>
              <w:top w:val="nil"/>
              <w:left w:val="nil"/>
              <w:bottom w:val="single" w:sz="4" w:space="0" w:color="auto"/>
              <w:right w:val="single" w:sz="4" w:space="0" w:color="auto"/>
            </w:tcBorders>
            <w:shd w:val="clear" w:color="auto" w:fill="auto"/>
            <w:vAlign w:val="center"/>
          </w:tcPr>
          <w:p w14:paraId="5A24C0B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w:t>
            </w:r>
          </w:p>
        </w:tc>
        <w:tc>
          <w:tcPr>
            <w:tcW w:w="0" w:type="auto"/>
            <w:tcBorders>
              <w:top w:val="nil"/>
              <w:left w:val="nil"/>
              <w:bottom w:val="single" w:sz="4" w:space="0" w:color="auto"/>
              <w:right w:val="single" w:sz="4" w:space="0" w:color="auto"/>
            </w:tcBorders>
            <w:shd w:val="clear" w:color="auto" w:fill="auto"/>
            <w:vAlign w:val="center"/>
          </w:tcPr>
          <w:p w14:paraId="4F02C0F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1</w:t>
            </w:r>
          </w:p>
        </w:tc>
        <w:tc>
          <w:tcPr>
            <w:tcW w:w="0" w:type="auto"/>
            <w:tcBorders>
              <w:top w:val="nil"/>
              <w:left w:val="nil"/>
              <w:bottom w:val="single" w:sz="4" w:space="0" w:color="auto"/>
              <w:right w:val="single" w:sz="4" w:space="0" w:color="auto"/>
            </w:tcBorders>
            <w:shd w:val="clear" w:color="auto" w:fill="auto"/>
            <w:vAlign w:val="center"/>
          </w:tcPr>
          <w:p w14:paraId="37B1A75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w:t>
            </w:r>
          </w:p>
        </w:tc>
        <w:tc>
          <w:tcPr>
            <w:tcW w:w="0" w:type="auto"/>
            <w:tcBorders>
              <w:top w:val="nil"/>
              <w:left w:val="nil"/>
              <w:bottom w:val="single" w:sz="4" w:space="0" w:color="auto"/>
              <w:right w:val="single" w:sz="4" w:space="0" w:color="auto"/>
            </w:tcBorders>
            <w:shd w:val="clear" w:color="auto" w:fill="auto"/>
            <w:vAlign w:val="center"/>
          </w:tcPr>
          <w:p w14:paraId="356C6AE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w:t>
            </w:r>
          </w:p>
        </w:tc>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1B4DD44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([1,0],[0,1],[0,0],[1,0],[0,1],[0,0])</w:t>
            </w:r>
          </w:p>
        </w:tc>
      </w:tr>
      <w:tr w:rsidR="00E569F9" w:rsidRPr="00B87AB8" w14:paraId="519FA96A" w14:textId="77777777" w:rsidTr="005C6556">
        <w:trPr>
          <w:trHeight w:val="360"/>
        </w:trPr>
        <w:tc>
          <w:tcPr>
            <w:tcW w:w="0" w:type="auto"/>
            <w:vMerge/>
            <w:tcBorders>
              <w:top w:val="nil"/>
              <w:left w:val="single" w:sz="4" w:space="0" w:color="auto"/>
              <w:bottom w:val="single" w:sz="4" w:space="0" w:color="auto"/>
              <w:right w:val="single" w:sz="4" w:space="0" w:color="auto"/>
            </w:tcBorders>
            <w:vAlign w:val="center"/>
          </w:tcPr>
          <w:p w14:paraId="17A90EDE"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tcBorders>
              <w:top w:val="nil"/>
              <w:left w:val="nil"/>
              <w:bottom w:val="single" w:sz="4" w:space="0" w:color="auto"/>
              <w:right w:val="single" w:sz="4" w:space="0" w:color="auto"/>
            </w:tcBorders>
            <w:shd w:val="clear" w:color="auto" w:fill="auto"/>
            <w:vAlign w:val="center"/>
          </w:tcPr>
          <w:p w14:paraId="4BAC070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宋体"/>
                <w:kern w:val="0"/>
                <w:sz w:val="20"/>
              </w:rPr>
              <w:t>负数链条</w:t>
            </w:r>
          </w:p>
        </w:tc>
        <w:tc>
          <w:tcPr>
            <w:tcW w:w="0" w:type="auto"/>
            <w:tcBorders>
              <w:top w:val="nil"/>
              <w:left w:val="nil"/>
              <w:bottom w:val="single" w:sz="4" w:space="0" w:color="auto"/>
              <w:right w:val="single" w:sz="4" w:space="0" w:color="auto"/>
            </w:tcBorders>
            <w:shd w:val="clear" w:color="auto" w:fill="auto"/>
            <w:vAlign w:val="center"/>
          </w:tcPr>
          <w:p w14:paraId="21959F9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Y</w:t>
            </w:r>
          </w:p>
        </w:tc>
        <w:tc>
          <w:tcPr>
            <w:tcW w:w="0" w:type="auto"/>
            <w:tcBorders>
              <w:top w:val="nil"/>
              <w:left w:val="nil"/>
              <w:bottom w:val="single" w:sz="4" w:space="0" w:color="auto"/>
              <w:right w:val="single" w:sz="4" w:space="0" w:color="auto"/>
            </w:tcBorders>
            <w:shd w:val="clear" w:color="auto" w:fill="auto"/>
            <w:vAlign w:val="center"/>
          </w:tcPr>
          <w:p w14:paraId="0417F86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w:t>
            </w:r>
          </w:p>
        </w:tc>
        <w:tc>
          <w:tcPr>
            <w:tcW w:w="0" w:type="auto"/>
            <w:tcBorders>
              <w:top w:val="nil"/>
              <w:left w:val="nil"/>
              <w:bottom w:val="single" w:sz="4" w:space="0" w:color="auto"/>
              <w:right w:val="single" w:sz="4" w:space="0" w:color="auto"/>
            </w:tcBorders>
            <w:shd w:val="clear" w:color="auto" w:fill="auto"/>
            <w:vAlign w:val="center"/>
          </w:tcPr>
          <w:p w14:paraId="26A0BEF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1</w:t>
            </w:r>
          </w:p>
        </w:tc>
        <w:tc>
          <w:tcPr>
            <w:tcW w:w="0" w:type="auto"/>
            <w:tcBorders>
              <w:top w:val="nil"/>
              <w:left w:val="nil"/>
              <w:bottom w:val="single" w:sz="4" w:space="0" w:color="auto"/>
              <w:right w:val="single" w:sz="4" w:space="0" w:color="auto"/>
            </w:tcBorders>
            <w:shd w:val="clear" w:color="auto" w:fill="auto"/>
            <w:vAlign w:val="center"/>
          </w:tcPr>
          <w:p w14:paraId="7FCACAC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w:t>
            </w:r>
          </w:p>
        </w:tc>
        <w:tc>
          <w:tcPr>
            <w:tcW w:w="0" w:type="auto"/>
            <w:tcBorders>
              <w:top w:val="nil"/>
              <w:left w:val="nil"/>
              <w:bottom w:val="single" w:sz="4" w:space="0" w:color="auto"/>
              <w:right w:val="single" w:sz="4" w:space="0" w:color="auto"/>
            </w:tcBorders>
            <w:shd w:val="clear" w:color="auto" w:fill="auto"/>
            <w:vAlign w:val="center"/>
          </w:tcPr>
          <w:p w14:paraId="21D1B48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w:t>
            </w:r>
          </w:p>
        </w:tc>
        <w:tc>
          <w:tcPr>
            <w:tcW w:w="0" w:type="auto"/>
            <w:tcBorders>
              <w:top w:val="nil"/>
              <w:left w:val="nil"/>
              <w:bottom w:val="single" w:sz="4" w:space="0" w:color="auto"/>
              <w:right w:val="single" w:sz="4" w:space="0" w:color="auto"/>
            </w:tcBorders>
            <w:shd w:val="clear" w:color="auto" w:fill="auto"/>
            <w:vAlign w:val="center"/>
          </w:tcPr>
          <w:p w14:paraId="05071AC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1</w:t>
            </w:r>
          </w:p>
        </w:tc>
        <w:tc>
          <w:tcPr>
            <w:tcW w:w="0" w:type="auto"/>
            <w:tcBorders>
              <w:top w:val="nil"/>
              <w:left w:val="nil"/>
              <w:bottom w:val="single" w:sz="4" w:space="0" w:color="auto"/>
              <w:right w:val="single" w:sz="4" w:space="0" w:color="auto"/>
            </w:tcBorders>
            <w:shd w:val="clear" w:color="auto" w:fill="auto"/>
            <w:vAlign w:val="center"/>
          </w:tcPr>
          <w:p w14:paraId="7C9AEA3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w:t>
            </w:r>
          </w:p>
        </w:tc>
        <w:tc>
          <w:tcPr>
            <w:tcW w:w="0" w:type="auto"/>
            <w:vMerge/>
            <w:tcBorders>
              <w:top w:val="nil"/>
              <w:left w:val="single" w:sz="4" w:space="0" w:color="auto"/>
              <w:bottom w:val="single" w:sz="4" w:space="0" w:color="auto"/>
              <w:right w:val="single" w:sz="4" w:space="0" w:color="auto"/>
            </w:tcBorders>
            <w:vAlign w:val="center"/>
          </w:tcPr>
          <w:p w14:paraId="5E17C9A5"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r>
    </w:tbl>
    <w:p w14:paraId="7533259D" w14:textId="77777777" w:rsidR="00E569F9" w:rsidRPr="00B87AB8" w:rsidRDefault="00E569F9" w:rsidP="00E569F9">
      <w:pPr>
        <w:ind w:firstLine="600"/>
        <w:jc w:val="both"/>
        <w:rPr>
          <w:rFonts w:eastAsia="宋体"/>
          <w:szCs w:val="28"/>
        </w:rPr>
      </w:pPr>
      <w:r w:rsidRPr="00B87AB8">
        <w:rPr>
          <w:rFonts w:eastAsia="宋体" w:hint="eastAsia"/>
          <w:szCs w:val="28"/>
        </w:rPr>
        <w:t>即，</w:t>
      </w:r>
      <w:r w:rsidRPr="00B87AB8">
        <w:rPr>
          <w:rFonts w:eastAsia="宋体" w:hint="eastAsia"/>
          <w:szCs w:val="28"/>
        </w:rPr>
        <w:t>Z=1T01T0= (100100)</w:t>
      </w:r>
      <w:r w:rsidRPr="00B87AB8">
        <w:rPr>
          <w:rFonts w:eastAsia="宋体"/>
          <w:szCs w:val="28"/>
          <w:vertAlign w:val="subscript"/>
        </w:rPr>
        <w:t>3</w:t>
      </w:r>
      <w:r w:rsidRPr="00B87AB8">
        <w:rPr>
          <w:rFonts w:eastAsia="宋体" w:hint="eastAsia"/>
          <w:szCs w:val="28"/>
        </w:rPr>
        <w:t xml:space="preserve"> + (0T00T0)</w:t>
      </w:r>
      <w:r w:rsidRPr="00B87AB8">
        <w:rPr>
          <w:rFonts w:eastAsia="宋体"/>
          <w:szCs w:val="28"/>
          <w:vertAlign w:val="subscript"/>
        </w:rPr>
        <w:t>3</w:t>
      </w:r>
      <w:r w:rsidRPr="00B87AB8">
        <w:rPr>
          <w:rFonts w:eastAsia="宋体" w:hint="eastAsia"/>
          <w:szCs w:val="28"/>
        </w:rPr>
        <w:t xml:space="preserve"> = (100100)</w:t>
      </w:r>
      <w:r w:rsidRPr="00B87AB8">
        <w:rPr>
          <w:rFonts w:eastAsia="宋体"/>
          <w:szCs w:val="28"/>
          <w:vertAlign w:val="subscript"/>
        </w:rPr>
        <w:t>3</w:t>
      </w:r>
      <w:r w:rsidRPr="00B87AB8">
        <w:rPr>
          <w:rFonts w:eastAsia="宋体" w:hint="eastAsia"/>
          <w:szCs w:val="28"/>
        </w:rPr>
        <w:t xml:space="preserve"> - (010010)</w:t>
      </w:r>
      <w:r w:rsidRPr="00B87AB8">
        <w:rPr>
          <w:rFonts w:eastAsia="宋体"/>
          <w:szCs w:val="28"/>
          <w:vertAlign w:val="subscript"/>
        </w:rPr>
        <w:t>3</w:t>
      </w:r>
      <w:r w:rsidRPr="00B87AB8">
        <w:rPr>
          <w:rFonts w:eastAsia="宋体"/>
          <w:szCs w:val="28"/>
        </w:rPr>
        <w:t>;</w:t>
      </w:r>
    </w:p>
    <w:p w14:paraId="4636FDA2" w14:textId="77777777" w:rsidR="00E569F9" w:rsidRPr="00B87AB8" w:rsidRDefault="00E569F9" w:rsidP="00E569F9">
      <w:pPr>
        <w:ind w:firstLine="600"/>
        <w:jc w:val="both"/>
        <w:rPr>
          <w:rFonts w:eastAsia="宋体"/>
          <w:szCs w:val="28"/>
        </w:rPr>
      </w:pPr>
      <w:r w:rsidRPr="00B87AB8">
        <w:rPr>
          <w:rFonts w:eastAsia="宋体"/>
          <w:szCs w:val="28"/>
        </w:rPr>
        <w:t xml:space="preserve">    Z=T(X,Y)=([1,0],[0,1],[0,0],[1,0],[0,1],[0,0])</w:t>
      </w:r>
      <w:r w:rsidRPr="00B87AB8">
        <w:rPr>
          <w:rFonts w:eastAsia="宋体" w:hint="eastAsia"/>
          <w:szCs w:val="28"/>
          <w:vertAlign w:val="subscript"/>
        </w:rPr>
        <w:t>Z</w:t>
      </w:r>
      <w:r w:rsidRPr="00B87AB8">
        <w:rPr>
          <w:rFonts w:eastAsia="宋体"/>
          <w:szCs w:val="28"/>
        </w:rPr>
        <w:t>;</w:t>
      </w:r>
    </w:p>
    <w:p w14:paraId="46AD0498" w14:textId="77777777" w:rsidR="00E569F9" w:rsidRPr="00B87AB8" w:rsidRDefault="00E569F9" w:rsidP="00E569F9">
      <w:pPr>
        <w:ind w:firstLine="600"/>
        <w:jc w:val="both"/>
        <w:rPr>
          <w:rFonts w:eastAsia="宋体"/>
          <w:szCs w:val="28"/>
        </w:rPr>
      </w:pPr>
      <w:r w:rsidRPr="00B87AB8">
        <w:rPr>
          <w:rFonts w:eastAsia="宋体"/>
          <w:szCs w:val="28"/>
        </w:rPr>
        <w:t>Z=T(X,Y)=X(100100)</w:t>
      </w:r>
      <w:r w:rsidRPr="00B87AB8">
        <w:rPr>
          <w:rFonts w:eastAsia="宋体"/>
          <w:szCs w:val="28"/>
          <w:vertAlign w:val="subscript"/>
        </w:rPr>
        <w:t>Z</w:t>
      </w:r>
      <w:r w:rsidRPr="00B87AB8">
        <w:rPr>
          <w:rFonts w:eastAsia="宋体"/>
          <w:szCs w:val="28"/>
        </w:rPr>
        <w:t>+Y(010010)</w:t>
      </w:r>
      <w:r w:rsidRPr="00B87AB8">
        <w:rPr>
          <w:rFonts w:eastAsia="宋体"/>
          <w:szCs w:val="28"/>
          <w:vertAlign w:val="subscript"/>
        </w:rPr>
        <w:t>Z</w:t>
      </w:r>
      <w:r w:rsidRPr="00B87AB8">
        <w:rPr>
          <w:rFonts w:eastAsia="宋体"/>
          <w:szCs w:val="28"/>
        </w:rPr>
        <w:t xml:space="preserve">; </w:t>
      </w:r>
      <w:r w:rsidRPr="00B87AB8">
        <w:rPr>
          <w:rFonts w:eastAsia="宋体" w:hint="eastAsia"/>
          <w:szCs w:val="28"/>
        </w:rPr>
        <w:t>（</w:t>
      </w:r>
      <w:r w:rsidRPr="00B87AB8">
        <w:rPr>
          <w:rFonts w:eastAsia="宋体"/>
          <w:szCs w:val="28"/>
        </w:rPr>
        <w:t>X=+1</w:t>
      </w:r>
      <w:r w:rsidRPr="00B87AB8">
        <w:rPr>
          <w:rFonts w:eastAsia="宋体"/>
          <w:szCs w:val="28"/>
        </w:rPr>
        <w:t>和</w:t>
      </w:r>
      <w:r w:rsidRPr="00B87AB8">
        <w:rPr>
          <w:rFonts w:eastAsia="宋体"/>
          <w:szCs w:val="28"/>
        </w:rPr>
        <w:t>Y=-1</w:t>
      </w:r>
      <w:r w:rsidRPr="00B87AB8">
        <w:rPr>
          <w:rFonts w:eastAsia="宋体"/>
          <w:szCs w:val="28"/>
        </w:rPr>
        <w:t>的正反</w:t>
      </w:r>
      <w:r w:rsidRPr="00B87AB8">
        <w:rPr>
          <w:rFonts w:eastAsia="宋体" w:hint="eastAsia"/>
          <w:szCs w:val="28"/>
        </w:rPr>
        <w:t>数据</w:t>
      </w:r>
      <w:r w:rsidRPr="00B87AB8">
        <w:rPr>
          <w:rFonts w:eastAsia="宋体"/>
          <w:szCs w:val="28"/>
        </w:rPr>
        <w:t>链条）</w:t>
      </w:r>
    </w:p>
    <w:p w14:paraId="769625C4" w14:textId="77777777" w:rsidR="00E569F9" w:rsidRPr="00B87AB8" w:rsidRDefault="00E569F9" w:rsidP="00E569F9">
      <w:pPr>
        <w:ind w:firstLine="576"/>
        <w:rPr>
          <w:rFonts w:eastAsia="宋体"/>
        </w:rPr>
      </w:pPr>
      <w:r w:rsidRPr="00B87AB8">
        <w:rPr>
          <w:rFonts w:eastAsia="宋体" w:hint="eastAsia"/>
        </w:rPr>
        <w:t>为了</w:t>
      </w:r>
      <w:r w:rsidRPr="00B87AB8">
        <w:rPr>
          <w:rFonts w:eastAsia="宋体"/>
        </w:rPr>
        <w:t>更加清晰</w:t>
      </w:r>
      <w:r w:rsidRPr="00B87AB8">
        <w:rPr>
          <w:rFonts w:eastAsia="宋体" w:hint="eastAsia"/>
        </w:rPr>
        <w:t>地</w:t>
      </w:r>
      <w:r w:rsidRPr="00B87AB8">
        <w:rPr>
          <w:rFonts w:eastAsia="宋体"/>
        </w:rPr>
        <w:t>理解传统对称三进制和</w:t>
      </w:r>
      <w:r w:rsidRPr="00B87AB8">
        <w:rPr>
          <w:rFonts w:eastAsia="宋体" w:hint="eastAsia"/>
        </w:rPr>
        <w:t>“比合”三进制</w:t>
      </w:r>
      <w:r w:rsidRPr="00B87AB8">
        <w:rPr>
          <w:rFonts w:eastAsia="宋体"/>
        </w:rPr>
        <w:t>之间的区别，</w:t>
      </w:r>
      <w:r w:rsidRPr="00B87AB8">
        <w:rPr>
          <w:rFonts w:eastAsia="宋体" w:hint="eastAsia"/>
        </w:rPr>
        <w:t>可参照</w:t>
      </w:r>
      <w:r w:rsidRPr="00B87AB8">
        <w:rPr>
          <w:rFonts w:eastAsia="宋体"/>
        </w:rPr>
        <w:t>表</w:t>
      </w:r>
      <w:r w:rsidRPr="00B87AB8">
        <w:rPr>
          <w:rFonts w:eastAsia="宋体" w:hint="eastAsia"/>
        </w:rPr>
        <w:t>3</w:t>
      </w:r>
      <w:r w:rsidRPr="00B87AB8">
        <w:rPr>
          <w:rFonts w:eastAsia="宋体" w:hint="eastAsia"/>
        </w:rPr>
        <w:t>所示的传统</w:t>
      </w:r>
      <w:r w:rsidRPr="00B87AB8">
        <w:rPr>
          <w:rFonts w:eastAsia="宋体"/>
        </w:rPr>
        <w:t>对称三进制和</w:t>
      </w:r>
      <w:r w:rsidRPr="00B87AB8">
        <w:rPr>
          <w:rFonts w:eastAsia="宋体" w:hint="eastAsia"/>
        </w:rPr>
        <w:t>“比合”三进制</w:t>
      </w:r>
      <w:r w:rsidRPr="00B87AB8">
        <w:rPr>
          <w:rFonts w:eastAsia="宋体"/>
        </w:rPr>
        <w:t>之间的组合方式</w:t>
      </w:r>
      <w:r w:rsidRPr="00B87AB8">
        <w:rPr>
          <w:rFonts w:eastAsia="宋体" w:hint="eastAsia"/>
        </w:rPr>
        <w:t>。</w:t>
      </w:r>
    </w:p>
    <w:p w14:paraId="7933B547" w14:textId="77777777" w:rsidR="00E569F9" w:rsidRPr="00B87AB8" w:rsidRDefault="00E569F9" w:rsidP="00E569F9">
      <w:pPr>
        <w:ind w:left="420" w:firstLine="0"/>
        <w:jc w:val="both"/>
        <w:rPr>
          <w:rFonts w:eastAsia="宋体"/>
        </w:rPr>
      </w:pPr>
      <w:r w:rsidRPr="00B87AB8">
        <w:rPr>
          <w:rFonts w:eastAsia="宋体" w:hint="eastAsia"/>
        </w:rPr>
        <w:t>表</w:t>
      </w:r>
      <w:r w:rsidRPr="00B87AB8">
        <w:rPr>
          <w:rFonts w:eastAsia="宋体" w:hint="eastAsia"/>
        </w:rPr>
        <w:t>3</w:t>
      </w:r>
      <w:r w:rsidRPr="00B87AB8">
        <w:rPr>
          <w:rFonts w:eastAsia="宋体" w:hint="eastAsia"/>
        </w:rPr>
        <w:t>：对称三进制和“</w:t>
      </w:r>
      <w:r w:rsidRPr="00B87AB8">
        <w:rPr>
          <w:rFonts w:eastAsia="宋体"/>
        </w:rPr>
        <w:t>比合</w:t>
      </w:r>
      <w:r w:rsidRPr="00B87AB8">
        <w:rPr>
          <w:rFonts w:eastAsia="宋体" w:hint="eastAsia"/>
        </w:rPr>
        <w:t>”</w:t>
      </w:r>
      <w:r w:rsidRPr="00B87AB8">
        <w:rPr>
          <w:rFonts w:eastAsia="宋体"/>
        </w:rPr>
        <w:t>三进制</w:t>
      </w:r>
      <w:r w:rsidRPr="00B87AB8">
        <w:rPr>
          <w:rFonts w:eastAsia="宋体" w:hint="eastAsia"/>
        </w:rPr>
        <w:t>组合</w:t>
      </w:r>
      <w:r w:rsidRPr="00B87AB8">
        <w:rPr>
          <w:rFonts w:eastAsia="宋体"/>
        </w:rPr>
        <w:t>方式上的区别</w:t>
      </w:r>
    </w:p>
    <w:tbl>
      <w:tblPr>
        <w:tblW w:w="0" w:type="auto"/>
        <w:tblInd w:w="113" w:type="dxa"/>
        <w:tblLook w:val="04A0" w:firstRow="1" w:lastRow="0" w:firstColumn="1" w:lastColumn="0" w:noHBand="0" w:noVBand="1"/>
      </w:tblPr>
      <w:tblGrid>
        <w:gridCol w:w="547"/>
        <w:gridCol w:w="656"/>
        <w:gridCol w:w="435"/>
        <w:gridCol w:w="440"/>
        <w:gridCol w:w="440"/>
        <w:gridCol w:w="328"/>
        <w:gridCol w:w="328"/>
        <w:gridCol w:w="328"/>
        <w:gridCol w:w="440"/>
        <w:gridCol w:w="440"/>
        <w:gridCol w:w="440"/>
        <w:gridCol w:w="656"/>
        <w:gridCol w:w="440"/>
        <w:gridCol w:w="440"/>
        <w:gridCol w:w="440"/>
        <w:gridCol w:w="328"/>
        <w:gridCol w:w="328"/>
        <w:gridCol w:w="328"/>
        <w:gridCol w:w="440"/>
        <w:gridCol w:w="440"/>
        <w:gridCol w:w="440"/>
      </w:tblGrid>
      <w:tr w:rsidR="00E569F9" w:rsidRPr="00B87AB8" w14:paraId="36DF3924" w14:textId="77777777" w:rsidTr="005C6556">
        <w:trPr>
          <w:trHeight w:val="288"/>
        </w:trPr>
        <w:tc>
          <w:tcPr>
            <w:tcW w:w="0" w:type="auto"/>
            <w:tcBorders>
              <w:top w:val="single" w:sz="4" w:space="0" w:color="auto"/>
              <w:left w:val="single" w:sz="4" w:space="0" w:color="auto"/>
              <w:bottom w:val="single" w:sz="4" w:space="0" w:color="auto"/>
              <w:right w:val="single" w:sz="4" w:space="0" w:color="auto"/>
            </w:tcBorders>
            <w:shd w:val="clear" w:color="000000" w:fill="F2F2F2"/>
            <w:noWrap/>
            <w:vAlign w:val="center"/>
          </w:tcPr>
          <w:p w14:paraId="4FBE665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14:paraId="56691A0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w:t>
            </w:r>
            <w:r w:rsidRPr="00B87AB8">
              <w:rPr>
                <w:rFonts w:ascii="Calibri" w:eastAsia="Times New Roman" w:hAnsi="Calibri"/>
                <w:kern w:val="0"/>
                <w:sz w:val="22"/>
                <w:szCs w:val="22"/>
                <w:vertAlign w:val="superscript"/>
              </w:rPr>
              <w:t>1</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14:paraId="19196DF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T0</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14:paraId="7F9D7A1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T0</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14:paraId="5762D0B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T0</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14:paraId="04EE44E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14:paraId="43D69A9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14:paraId="1AF4E3E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14:paraId="3FD6E67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14:paraId="3255024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single" w:sz="4" w:space="0" w:color="auto"/>
              <w:left w:val="nil"/>
              <w:bottom w:val="single" w:sz="4" w:space="0" w:color="auto"/>
              <w:right w:val="single" w:sz="4" w:space="0" w:color="auto"/>
            </w:tcBorders>
            <w:shd w:val="clear" w:color="000000" w:fill="F2F2F2"/>
            <w:noWrap/>
            <w:vAlign w:val="center"/>
          </w:tcPr>
          <w:p w14:paraId="024558D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396D7A3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w:t>
            </w:r>
            <w:r w:rsidRPr="00B87AB8">
              <w:rPr>
                <w:rFonts w:ascii="Calibri" w:eastAsia="Times New Roman" w:hAnsi="Calibri"/>
                <w:kern w:val="0"/>
                <w:sz w:val="22"/>
                <w:szCs w:val="22"/>
                <w:vertAlign w:val="superscript"/>
              </w:rPr>
              <w:t>n</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37F712A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1C92C29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454010B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01</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45CE31F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125FC9B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7FCB3EE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3339560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39A5F4E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2EB0274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11</w:t>
            </w:r>
          </w:p>
        </w:tc>
      </w:tr>
      <w:tr w:rsidR="00E569F9" w:rsidRPr="00B87AB8" w14:paraId="141A9948" w14:textId="77777777" w:rsidTr="005C6556">
        <w:trPr>
          <w:trHeight w:val="288"/>
        </w:trPr>
        <w:tc>
          <w:tcPr>
            <w:tcW w:w="0" w:type="auto"/>
            <w:tcBorders>
              <w:top w:val="nil"/>
              <w:left w:val="single" w:sz="4" w:space="0" w:color="auto"/>
              <w:bottom w:val="single" w:sz="4" w:space="0" w:color="auto"/>
              <w:right w:val="single" w:sz="4" w:space="0" w:color="auto"/>
            </w:tcBorders>
            <w:shd w:val="clear" w:color="000000" w:fill="F2F2F2"/>
            <w:noWrap/>
            <w:vAlign w:val="center"/>
          </w:tcPr>
          <w:p w14:paraId="2C9FE0F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b</w:t>
            </w:r>
          </w:p>
        </w:tc>
        <w:tc>
          <w:tcPr>
            <w:tcW w:w="0" w:type="auto"/>
            <w:tcBorders>
              <w:top w:val="nil"/>
              <w:left w:val="nil"/>
              <w:bottom w:val="single" w:sz="4" w:space="0" w:color="auto"/>
              <w:right w:val="single" w:sz="4" w:space="0" w:color="auto"/>
            </w:tcBorders>
            <w:shd w:val="clear" w:color="000000" w:fill="F2F2F2"/>
            <w:noWrap/>
            <w:vAlign w:val="center"/>
          </w:tcPr>
          <w:p w14:paraId="0C8610C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w:t>
            </w:r>
            <w:r w:rsidRPr="00B87AB8">
              <w:rPr>
                <w:rFonts w:ascii="Calibri" w:eastAsia="Times New Roman" w:hAnsi="Calibri"/>
                <w:kern w:val="0"/>
                <w:sz w:val="22"/>
                <w:szCs w:val="22"/>
                <w:vertAlign w:val="superscript"/>
              </w:rPr>
              <w:t>0</w:t>
            </w:r>
          </w:p>
        </w:tc>
        <w:tc>
          <w:tcPr>
            <w:tcW w:w="0" w:type="auto"/>
            <w:tcBorders>
              <w:top w:val="nil"/>
              <w:left w:val="nil"/>
              <w:bottom w:val="single" w:sz="4" w:space="0" w:color="auto"/>
              <w:right w:val="single" w:sz="4" w:space="0" w:color="auto"/>
            </w:tcBorders>
            <w:shd w:val="clear" w:color="000000" w:fill="F2F2F2"/>
            <w:noWrap/>
            <w:vAlign w:val="center"/>
          </w:tcPr>
          <w:p w14:paraId="0E3DE90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0T</w:t>
            </w:r>
          </w:p>
        </w:tc>
        <w:tc>
          <w:tcPr>
            <w:tcW w:w="0" w:type="auto"/>
            <w:tcBorders>
              <w:top w:val="nil"/>
              <w:left w:val="nil"/>
              <w:bottom w:val="single" w:sz="4" w:space="0" w:color="auto"/>
              <w:right w:val="single" w:sz="4" w:space="0" w:color="auto"/>
            </w:tcBorders>
            <w:shd w:val="clear" w:color="000000" w:fill="F2F2F2"/>
            <w:noWrap/>
            <w:vAlign w:val="center"/>
          </w:tcPr>
          <w:p w14:paraId="782253E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00</w:t>
            </w:r>
          </w:p>
        </w:tc>
        <w:tc>
          <w:tcPr>
            <w:tcW w:w="0" w:type="auto"/>
            <w:tcBorders>
              <w:top w:val="nil"/>
              <w:left w:val="nil"/>
              <w:bottom w:val="single" w:sz="4" w:space="0" w:color="auto"/>
              <w:right w:val="single" w:sz="4" w:space="0" w:color="auto"/>
            </w:tcBorders>
            <w:shd w:val="clear" w:color="000000" w:fill="F2F2F2"/>
            <w:noWrap/>
            <w:vAlign w:val="center"/>
          </w:tcPr>
          <w:p w14:paraId="57F9263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01</w:t>
            </w:r>
          </w:p>
        </w:tc>
        <w:tc>
          <w:tcPr>
            <w:tcW w:w="0" w:type="auto"/>
            <w:tcBorders>
              <w:top w:val="nil"/>
              <w:left w:val="nil"/>
              <w:bottom w:val="single" w:sz="4" w:space="0" w:color="auto"/>
              <w:right w:val="single" w:sz="4" w:space="0" w:color="auto"/>
            </w:tcBorders>
            <w:shd w:val="clear" w:color="000000" w:fill="F2F2F2"/>
            <w:noWrap/>
            <w:vAlign w:val="center"/>
          </w:tcPr>
          <w:p w14:paraId="0C3B3A6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w:t>
            </w:r>
          </w:p>
        </w:tc>
        <w:tc>
          <w:tcPr>
            <w:tcW w:w="0" w:type="auto"/>
            <w:tcBorders>
              <w:top w:val="nil"/>
              <w:left w:val="nil"/>
              <w:bottom w:val="single" w:sz="4" w:space="0" w:color="auto"/>
              <w:right w:val="single" w:sz="4" w:space="0" w:color="auto"/>
            </w:tcBorders>
            <w:shd w:val="clear" w:color="000000" w:fill="F2F2F2"/>
            <w:noWrap/>
            <w:vAlign w:val="center"/>
          </w:tcPr>
          <w:p w14:paraId="573BA2D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000000" w:fill="F2F2F2"/>
            <w:noWrap/>
            <w:vAlign w:val="center"/>
          </w:tcPr>
          <w:p w14:paraId="25E3A2E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000000" w:fill="F2F2F2"/>
            <w:noWrap/>
            <w:vAlign w:val="center"/>
          </w:tcPr>
          <w:p w14:paraId="28EDF8C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0T</w:t>
            </w:r>
          </w:p>
        </w:tc>
        <w:tc>
          <w:tcPr>
            <w:tcW w:w="0" w:type="auto"/>
            <w:tcBorders>
              <w:top w:val="nil"/>
              <w:left w:val="nil"/>
              <w:bottom w:val="single" w:sz="4" w:space="0" w:color="auto"/>
              <w:right w:val="single" w:sz="4" w:space="0" w:color="auto"/>
            </w:tcBorders>
            <w:shd w:val="clear" w:color="000000" w:fill="F2F2F2"/>
            <w:noWrap/>
            <w:vAlign w:val="center"/>
          </w:tcPr>
          <w:p w14:paraId="4C6D90E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00</w:t>
            </w:r>
          </w:p>
        </w:tc>
        <w:tc>
          <w:tcPr>
            <w:tcW w:w="0" w:type="auto"/>
            <w:tcBorders>
              <w:top w:val="nil"/>
              <w:left w:val="nil"/>
              <w:bottom w:val="single" w:sz="4" w:space="0" w:color="auto"/>
              <w:right w:val="single" w:sz="4" w:space="0" w:color="auto"/>
            </w:tcBorders>
            <w:shd w:val="clear" w:color="000000" w:fill="F2F2F2"/>
            <w:noWrap/>
            <w:vAlign w:val="center"/>
          </w:tcPr>
          <w:p w14:paraId="225BF67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01</w:t>
            </w:r>
          </w:p>
        </w:tc>
        <w:tc>
          <w:tcPr>
            <w:tcW w:w="0" w:type="auto"/>
            <w:tcBorders>
              <w:top w:val="nil"/>
              <w:left w:val="nil"/>
              <w:bottom w:val="single" w:sz="4" w:space="0" w:color="auto"/>
              <w:right w:val="single" w:sz="4" w:space="0" w:color="auto"/>
            </w:tcBorders>
            <w:shd w:val="clear" w:color="auto" w:fill="auto"/>
            <w:noWrap/>
            <w:vAlign w:val="center"/>
          </w:tcPr>
          <w:p w14:paraId="3D0BB85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w:t>
            </w:r>
            <w:r w:rsidRPr="00B87AB8">
              <w:rPr>
                <w:rFonts w:ascii="Calibri" w:eastAsia="Times New Roman" w:hAnsi="Calibri"/>
                <w:kern w:val="0"/>
                <w:sz w:val="22"/>
                <w:szCs w:val="22"/>
                <w:vertAlign w:val="superscript"/>
              </w:rPr>
              <w:t>n</w:t>
            </w:r>
          </w:p>
        </w:tc>
        <w:tc>
          <w:tcPr>
            <w:tcW w:w="0" w:type="auto"/>
            <w:tcBorders>
              <w:top w:val="nil"/>
              <w:left w:val="nil"/>
              <w:bottom w:val="single" w:sz="4" w:space="0" w:color="auto"/>
              <w:right w:val="single" w:sz="4" w:space="0" w:color="auto"/>
            </w:tcBorders>
            <w:shd w:val="clear" w:color="auto" w:fill="auto"/>
            <w:noWrap/>
            <w:vAlign w:val="center"/>
          </w:tcPr>
          <w:p w14:paraId="05AC559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TT</w:t>
            </w:r>
          </w:p>
        </w:tc>
        <w:tc>
          <w:tcPr>
            <w:tcW w:w="0" w:type="auto"/>
            <w:tcBorders>
              <w:top w:val="nil"/>
              <w:left w:val="nil"/>
              <w:bottom w:val="single" w:sz="4" w:space="0" w:color="auto"/>
              <w:right w:val="single" w:sz="4" w:space="0" w:color="auto"/>
            </w:tcBorders>
            <w:shd w:val="clear" w:color="auto" w:fill="auto"/>
            <w:noWrap/>
            <w:vAlign w:val="center"/>
          </w:tcPr>
          <w:p w14:paraId="3F5BAC1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T0</w:t>
            </w:r>
          </w:p>
        </w:tc>
        <w:tc>
          <w:tcPr>
            <w:tcW w:w="0" w:type="auto"/>
            <w:tcBorders>
              <w:top w:val="nil"/>
              <w:left w:val="nil"/>
              <w:bottom w:val="single" w:sz="4" w:space="0" w:color="auto"/>
              <w:right w:val="single" w:sz="4" w:space="0" w:color="auto"/>
            </w:tcBorders>
            <w:shd w:val="clear" w:color="auto" w:fill="auto"/>
            <w:noWrap/>
            <w:vAlign w:val="center"/>
          </w:tcPr>
          <w:p w14:paraId="3AE4BC7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T0</w:t>
            </w:r>
          </w:p>
        </w:tc>
        <w:tc>
          <w:tcPr>
            <w:tcW w:w="0" w:type="auto"/>
            <w:tcBorders>
              <w:top w:val="nil"/>
              <w:left w:val="nil"/>
              <w:bottom w:val="single" w:sz="4" w:space="0" w:color="auto"/>
              <w:right w:val="single" w:sz="4" w:space="0" w:color="auto"/>
            </w:tcBorders>
            <w:shd w:val="clear" w:color="auto" w:fill="auto"/>
            <w:noWrap/>
            <w:vAlign w:val="center"/>
          </w:tcPr>
          <w:p w14:paraId="741F65E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w:t>
            </w:r>
          </w:p>
        </w:tc>
        <w:tc>
          <w:tcPr>
            <w:tcW w:w="0" w:type="auto"/>
            <w:tcBorders>
              <w:top w:val="nil"/>
              <w:left w:val="nil"/>
              <w:bottom w:val="single" w:sz="4" w:space="0" w:color="auto"/>
              <w:right w:val="single" w:sz="4" w:space="0" w:color="auto"/>
            </w:tcBorders>
            <w:shd w:val="clear" w:color="auto" w:fill="auto"/>
            <w:noWrap/>
            <w:vAlign w:val="center"/>
          </w:tcPr>
          <w:p w14:paraId="7395BAC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noWrap/>
            <w:vAlign w:val="center"/>
          </w:tcPr>
          <w:p w14:paraId="522BD01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noWrap/>
            <w:vAlign w:val="center"/>
          </w:tcPr>
          <w:p w14:paraId="75DAF42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0T</w:t>
            </w:r>
          </w:p>
        </w:tc>
        <w:tc>
          <w:tcPr>
            <w:tcW w:w="0" w:type="auto"/>
            <w:tcBorders>
              <w:top w:val="nil"/>
              <w:left w:val="nil"/>
              <w:bottom w:val="single" w:sz="4" w:space="0" w:color="auto"/>
              <w:right w:val="single" w:sz="4" w:space="0" w:color="auto"/>
            </w:tcBorders>
            <w:shd w:val="clear" w:color="auto" w:fill="auto"/>
            <w:noWrap/>
            <w:vAlign w:val="center"/>
          </w:tcPr>
          <w:p w14:paraId="6BD6127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00</w:t>
            </w:r>
          </w:p>
        </w:tc>
        <w:tc>
          <w:tcPr>
            <w:tcW w:w="0" w:type="auto"/>
            <w:tcBorders>
              <w:top w:val="nil"/>
              <w:left w:val="nil"/>
              <w:bottom w:val="single" w:sz="4" w:space="0" w:color="auto"/>
              <w:right w:val="single" w:sz="4" w:space="0" w:color="auto"/>
            </w:tcBorders>
            <w:shd w:val="clear" w:color="auto" w:fill="auto"/>
            <w:noWrap/>
            <w:vAlign w:val="center"/>
          </w:tcPr>
          <w:p w14:paraId="0E8EB74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00</w:t>
            </w:r>
          </w:p>
        </w:tc>
      </w:tr>
      <w:tr w:rsidR="00E569F9" w:rsidRPr="00B87AB8" w14:paraId="56CE3AC9" w14:textId="77777777" w:rsidTr="005C6556">
        <w:trPr>
          <w:trHeight w:val="288"/>
        </w:trPr>
        <w:tc>
          <w:tcPr>
            <w:tcW w:w="0" w:type="auto"/>
            <w:tcBorders>
              <w:top w:val="nil"/>
              <w:left w:val="single" w:sz="4" w:space="0" w:color="auto"/>
              <w:bottom w:val="single" w:sz="4" w:space="0" w:color="auto"/>
              <w:right w:val="single" w:sz="4" w:space="0" w:color="auto"/>
            </w:tcBorders>
            <w:shd w:val="clear" w:color="000000" w:fill="F2F2F2"/>
            <w:noWrap/>
            <w:vAlign w:val="center"/>
          </w:tcPr>
          <w:p w14:paraId="5B771B3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a+b</w:t>
            </w:r>
          </w:p>
        </w:tc>
        <w:tc>
          <w:tcPr>
            <w:tcW w:w="0" w:type="auto"/>
            <w:tcBorders>
              <w:top w:val="nil"/>
              <w:left w:val="nil"/>
              <w:bottom w:val="single" w:sz="4" w:space="0" w:color="auto"/>
              <w:right w:val="single" w:sz="4" w:space="0" w:color="auto"/>
            </w:tcBorders>
            <w:shd w:val="clear" w:color="000000" w:fill="F2F2F2"/>
            <w:noWrap/>
            <w:vAlign w:val="center"/>
          </w:tcPr>
          <w:p w14:paraId="035D33A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微软雅黑"/>
                <w:kern w:val="0"/>
                <w:sz w:val="22"/>
                <w:szCs w:val="22"/>
              </w:rPr>
              <w:t>对</w:t>
            </w:r>
            <w:r w:rsidRPr="00B87AB8">
              <w:rPr>
                <w:rFonts w:ascii="宋体" w:eastAsia="宋体" w:hAnsi="宋体" w:cs="宋体"/>
                <w:kern w:val="0"/>
                <w:sz w:val="22"/>
                <w:szCs w:val="22"/>
              </w:rPr>
              <w:t>称</w:t>
            </w:r>
          </w:p>
        </w:tc>
        <w:tc>
          <w:tcPr>
            <w:tcW w:w="0" w:type="auto"/>
            <w:tcBorders>
              <w:top w:val="nil"/>
              <w:left w:val="nil"/>
              <w:bottom w:val="single" w:sz="4" w:space="0" w:color="auto"/>
              <w:right w:val="single" w:sz="4" w:space="0" w:color="auto"/>
            </w:tcBorders>
            <w:shd w:val="clear" w:color="000000" w:fill="F2F2F2"/>
            <w:noWrap/>
            <w:vAlign w:val="center"/>
          </w:tcPr>
          <w:p w14:paraId="2993597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TT</w:t>
            </w:r>
          </w:p>
        </w:tc>
        <w:tc>
          <w:tcPr>
            <w:tcW w:w="0" w:type="auto"/>
            <w:tcBorders>
              <w:top w:val="nil"/>
              <w:left w:val="nil"/>
              <w:bottom w:val="single" w:sz="4" w:space="0" w:color="auto"/>
              <w:right w:val="single" w:sz="4" w:space="0" w:color="auto"/>
            </w:tcBorders>
            <w:shd w:val="clear" w:color="000000" w:fill="F2F2F2"/>
            <w:noWrap/>
            <w:vAlign w:val="center"/>
          </w:tcPr>
          <w:p w14:paraId="14DD301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T0</w:t>
            </w:r>
          </w:p>
        </w:tc>
        <w:tc>
          <w:tcPr>
            <w:tcW w:w="0" w:type="auto"/>
            <w:tcBorders>
              <w:top w:val="nil"/>
              <w:left w:val="nil"/>
              <w:bottom w:val="single" w:sz="4" w:space="0" w:color="auto"/>
              <w:right w:val="single" w:sz="4" w:space="0" w:color="auto"/>
            </w:tcBorders>
            <w:shd w:val="clear" w:color="000000" w:fill="F2F2F2"/>
            <w:noWrap/>
            <w:vAlign w:val="center"/>
          </w:tcPr>
          <w:p w14:paraId="048A726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T1</w:t>
            </w:r>
          </w:p>
        </w:tc>
        <w:tc>
          <w:tcPr>
            <w:tcW w:w="0" w:type="auto"/>
            <w:tcBorders>
              <w:top w:val="nil"/>
              <w:left w:val="nil"/>
              <w:bottom w:val="single" w:sz="4" w:space="0" w:color="auto"/>
              <w:right w:val="single" w:sz="4" w:space="0" w:color="auto"/>
            </w:tcBorders>
            <w:shd w:val="clear" w:color="000000" w:fill="F2F2F2"/>
            <w:noWrap/>
            <w:vAlign w:val="center"/>
          </w:tcPr>
          <w:p w14:paraId="4E533B3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w:t>
            </w:r>
          </w:p>
        </w:tc>
        <w:tc>
          <w:tcPr>
            <w:tcW w:w="0" w:type="auto"/>
            <w:tcBorders>
              <w:top w:val="nil"/>
              <w:left w:val="nil"/>
              <w:bottom w:val="single" w:sz="4" w:space="0" w:color="auto"/>
              <w:right w:val="single" w:sz="4" w:space="0" w:color="auto"/>
            </w:tcBorders>
            <w:shd w:val="clear" w:color="000000" w:fill="F2F2F2"/>
            <w:noWrap/>
            <w:vAlign w:val="center"/>
          </w:tcPr>
          <w:p w14:paraId="6A13CBD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000000" w:fill="F2F2F2"/>
            <w:noWrap/>
            <w:vAlign w:val="center"/>
          </w:tcPr>
          <w:p w14:paraId="147F60D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000000" w:fill="F2F2F2"/>
            <w:noWrap/>
            <w:vAlign w:val="center"/>
          </w:tcPr>
          <w:p w14:paraId="75B3670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1T</w:t>
            </w:r>
          </w:p>
        </w:tc>
        <w:tc>
          <w:tcPr>
            <w:tcW w:w="0" w:type="auto"/>
            <w:tcBorders>
              <w:top w:val="nil"/>
              <w:left w:val="nil"/>
              <w:bottom w:val="single" w:sz="4" w:space="0" w:color="auto"/>
              <w:right w:val="single" w:sz="4" w:space="0" w:color="auto"/>
            </w:tcBorders>
            <w:shd w:val="clear" w:color="000000" w:fill="F2F2F2"/>
            <w:noWrap/>
            <w:vAlign w:val="center"/>
          </w:tcPr>
          <w:p w14:paraId="7E85787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nil"/>
              <w:left w:val="nil"/>
              <w:bottom w:val="single" w:sz="4" w:space="0" w:color="auto"/>
              <w:right w:val="single" w:sz="4" w:space="0" w:color="auto"/>
            </w:tcBorders>
            <w:shd w:val="clear" w:color="000000" w:fill="F2F2F2"/>
            <w:noWrap/>
            <w:vAlign w:val="center"/>
          </w:tcPr>
          <w:p w14:paraId="616AB11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11</w:t>
            </w:r>
          </w:p>
        </w:tc>
        <w:tc>
          <w:tcPr>
            <w:tcW w:w="0" w:type="auto"/>
            <w:tcBorders>
              <w:top w:val="nil"/>
              <w:left w:val="nil"/>
              <w:bottom w:val="single" w:sz="4" w:space="0" w:color="auto"/>
              <w:right w:val="single" w:sz="4" w:space="0" w:color="auto"/>
            </w:tcBorders>
            <w:shd w:val="clear" w:color="auto" w:fill="auto"/>
            <w:noWrap/>
            <w:vAlign w:val="center"/>
          </w:tcPr>
          <w:p w14:paraId="5517923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微软雅黑"/>
                <w:kern w:val="0"/>
                <w:sz w:val="22"/>
                <w:szCs w:val="22"/>
              </w:rPr>
              <w:t>比</w:t>
            </w:r>
            <w:r w:rsidRPr="00B87AB8">
              <w:rPr>
                <w:rFonts w:ascii="宋体" w:eastAsia="宋体" w:hAnsi="宋体" w:cs="宋体"/>
                <w:kern w:val="0"/>
                <w:sz w:val="22"/>
                <w:szCs w:val="22"/>
              </w:rPr>
              <w:t>合</w:t>
            </w:r>
          </w:p>
        </w:tc>
        <w:tc>
          <w:tcPr>
            <w:tcW w:w="0" w:type="auto"/>
            <w:tcBorders>
              <w:top w:val="nil"/>
              <w:left w:val="nil"/>
              <w:bottom w:val="single" w:sz="4" w:space="0" w:color="auto"/>
              <w:right w:val="single" w:sz="4" w:space="0" w:color="auto"/>
            </w:tcBorders>
            <w:shd w:val="clear" w:color="auto" w:fill="auto"/>
            <w:noWrap/>
            <w:vAlign w:val="center"/>
          </w:tcPr>
          <w:p w14:paraId="04506AC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TT</w:t>
            </w:r>
          </w:p>
        </w:tc>
        <w:tc>
          <w:tcPr>
            <w:tcW w:w="0" w:type="auto"/>
            <w:tcBorders>
              <w:top w:val="nil"/>
              <w:left w:val="nil"/>
              <w:bottom w:val="single" w:sz="4" w:space="0" w:color="auto"/>
              <w:right w:val="single" w:sz="4" w:space="0" w:color="auto"/>
            </w:tcBorders>
            <w:shd w:val="clear" w:color="auto" w:fill="auto"/>
            <w:noWrap/>
            <w:vAlign w:val="center"/>
          </w:tcPr>
          <w:p w14:paraId="1C1CE2E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T0</w:t>
            </w:r>
          </w:p>
        </w:tc>
        <w:tc>
          <w:tcPr>
            <w:tcW w:w="0" w:type="auto"/>
            <w:tcBorders>
              <w:top w:val="nil"/>
              <w:left w:val="nil"/>
              <w:bottom w:val="single" w:sz="4" w:space="0" w:color="auto"/>
              <w:right w:val="single" w:sz="4" w:space="0" w:color="auto"/>
            </w:tcBorders>
            <w:shd w:val="clear" w:color="auto" w:fill="auto"/>
            <w:noWrap/>
            <w:vAlign w:val="center"/>
          </w:tcPr>
          <w:p w14:paraId="1B39A1D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T1</w:t>
            </w:r>
          </w:p>
        </w:tc>
        <w:tc>
          <w:tcPr>
            <w:tcW w:w="0" w:type="auto"/>
            <w:tcBorders>
              <w:top w:val="nil"/>
              <w:left w:val="nil"/>
              <w:bottom w:val="single" w:sz="4" w:space="0" w:color="auto"/>
              <w:right w:val="single" w:sz="4" w:space="0" w:color="auto"/>
            </w:tcBorders>
            <w:shd w:val="clear" w:color="auto" w:fill="auto"/>
            <w:noWrap/>
            <w:vAlign w:val="center"/>
          </w:tcPr>
          <w:p w14:paraId="0D03955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w:t>
            </w:r>
          </w:p>
        </w:tc>
        <w:tc>
          <w:tcPr>
            <w:tcW w:w="0" w:type="auto"/>
            <w:tcBorders>
              <w:top w:val="nil"/>
              <w:left w:val="nil"/>
              <w:bottom w:val="single" w:sz="4" w:space="0" w:color="auto"/>
              <w:right w:val="single" w:sz="4" w:space="0" w:color="auto"/>
            </w:tcBorders>
            <w:shd w:val="clear" w:color="auto" w:fill="auto"/>
            <w:noWrap/>
            <w:vAlign w:val="center"/>
          </w:tcPr>
          <w:p w14:paraId="5D8526A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noWrap/>
            <w:vAlign w:val="center"/>
          </w:tcPr>
          <w:p w14:paraId="5829FFF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5E4E3C6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1T</w:t>
            </w:r>
          </w:p>
        </w:tc>
        <w:tc>
          <w:tcPr>
            <w:tcW w:w="0" w:type="auto"/>
            <w:tcBorders>
              <w:top w:val="nil"/>
              <w:left w:val="nil"/>
              <w:bottom w:val="single" w:sz="4" w:space="0" w:color="auto"/>
              <w:right w:val="single" w:sz="4" w:space="0" w:color="auto"/>
            </w:tcBorders>
            <w:shd w:val="clear" w:color="auto" w:fill="auto"/>
            <w:noWrap/>
            <w:vAlign w:val="center"/>
          </w:tcPr>
          <w:p w14:paraId="7A708E7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nil"/>
              <w:left w:val="nil"/>
              <w:bottom w:val="single" w:sz="4" w:space="0" w:color="auto"/>
              <w:right w:val="single" w:sz="4" w:space="0" w:color="auto"/>
            </w:tcBorders>
            <w:shd w:val="clear" w:color="auto" w:fill="auto"/>
            <w:noWrap/>
            <w:vAlign w:val="center"/>
          </w:tcPr>
          <w:p w14:paraId="4B17456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11</w:t>
            </w:r>
          </w:p>
        </w:tc>
      </w:tr>
    </w:tbl>
    <w:p w14:paraId="40B21DF7" w14:textId="77777777" w:rsidR="00E569F9" w:rsidRPr="00B87AB8" w:rsidRDefault="00E569F9" w:rsidP="00E569F9">
      <w:pPr>
        <w:ind w:firstLine="576"/>
        <w:rPr>
          <w:rFonts w:eastAsia="宋体"/>
        </w:rPr>
      </w:pPr>
      <w:r w:rsidRPr="00B87AB8">
        <w:rPr>
          <w:rFonts w:eastAsia="宋体" w:hint="eastAsia"/>
        </w:rPr>
        <w:t>从</w:t>
      </w:r>
      <w:r w:rsidRPr="00B87AB8">
        <w:rPr>
          <w:rFonts w:eastAsia="宋体"/>
        </w:rPr>
        <w:t>表</w:t>
      </w:r>
      <w:r w:rsidRPr="00B87AB8">
        <w:rPr>
          <w:rFonts w:eastAsia="宋体" w:hint="eastAsia"/>
        </w:rPr>
        <w:t>3</w:t>
      </w:r>
      <w:r w:rsidRPr="00B87AB8">
        <w:rPr>
          <w:rFonts w:eastAsia="宋体"/>
        </w:rPr>
        <w:t>中可以看出，传统的对称三进制是</w:t>
      </w:r>
      <w:r w:rsidRPr="00B87AB8">
        <w:rPr>
          <w:rFonts w:eastAsia="宋体" w:hint="eastAsia"/>
        </w:rPr>
        <w:t>按照</w:t>
      </w:r>
      <w:r w:rsidRPr="00B87AB8">
        <w:rPr>
          <w:rFonts w:eastAsia="宋体"/>
        </w:rPr>
        <w:t>T</w:t>
      </w:r>
      <w:r w:rsidRPr="00B87AB8">
        <w:rPr>
          <w:rFonts w:eastAsia="宋体"/>
        </w:rPr>
        <w:t>、</w:t>
      </w:r>
      <w:r w:rsidRPr="00B87AB8">
        <w:rPr>
          <w:rFonts w:eastAsia="宋体" w:hint="eastAsia"/>
        </w:rPr>
        <w:t>0</w:t>
      </w:r>
      <w:r w:rsidRPr="00B87AB8">
        <w:rPr>
          <w:rFonts w:eastAsia="宋体" w:hint="eastAsia"/>
        </w:rPr>
        <w:t>、</w:t>
      </w:r>
      <w:r w:rsidRPr="00B87AB8">
        <w:rPr>
          <w:rFonts w:eastAsia="宋体" w:hint="eastAsia"/>
        </w:rPr>
        <w:t>1</w:t>
      </w:r>
      <w:r w:rsidRPr="00B87AB8">
        <w:rPr>
          <w:rFonts w:eastAsia="宋体" w:hint="eastAsia"/>
        </w:rPr>
        <w:t>和</w:t>
      </w:r>
      <w:r w:rsidRPr="00B87AB8">
        <w:rPr>
          <w:rFonts w:eastAsia="宋体"/>
        </w:rPr>
        <w:t>T0</w:t>
      </w:r>
      <w:r w:rsidRPr="00B87AB8">
        <w:rPr>
          <w:rFonts w:eastAsia="宋体" w:hint="eastAsia"/>
        </w:rPr>
        <w:t>、</w:t>
      </w:r>
      <w:r w:rsidRPr="00B87AB8">
        <w:rPr>
          <w:rFonts w:eastAsia="宋体" w:hint="eastAsia"/>
        </w:rPr>
        <w:t>00</w:t>
      </w:r>
      <w:r w:rsidRPr="00B87AB8">
        <w:rPr>
          <w:rFonts w:eastAsia="宋体" w:hint="eastAsia"/>
        </w:rPr>
        <w:t>、</w:t>
      </w:r>
      <w:r w:rsidRPr="00B87AB8">
        <w:rPr>
          <w:rFonts w:eastAsia="宋体" w:hint="eastAsia"/>
        </w:rPr>
        <w:t>10</w:t>
      </w:r>
      <w:r w:rsidRPr="00B87AB8">
        <w:rPr>
          <w:rFonts w:eastAsia="宋体" w:hint="eastAsia"/>
        </w:rPr>
        <w:t>的</w:t>
      </w:r>
      <w:r w:rsidRPr="00B87AB8">
        <w:rPr>
          <w:rFonts w:eastAsia="宋体"/>
        </w:rPr>
        <w:t>进位方式</w:t>
      </w:r>
      <w:r w:rsidRPr="00B87AB8">
        <w:rPr>
          <w:rFonts w:eastAsia="宋体" w:hint="eastAsia"/>
        </w:rPr>
        <w:t>相加</w:t>
      </w:r>
      <w:r w:rsidRPr="00B87AB8">
        <w:rPr>
          <w:rFonts w:eastAsia="宋体"/>
        </w:rPr>
        <w:t>组合成一个对称三进制数，</w:t>
      </w:r>
      <w:r w:rsidRPr="00B87AB8">
        <w:rPr>
          <w:rFonts w:eastAsia="宋体" w:hint="eastAsia"/>
        </w:rPr>
        <w:t>而“比合”三进制</w:t>
      </w:r>
      <w:r w:rsidRPr="00B87AB8">
        <w:rPr>
          <w:rFonts w:eastAsia="宋体"/>
        </w:rPr>
        <w:t>是正负区分</w:t>
      </w:r>
      <w:r w:rsidRPr="00B87AB8">
        <w:rPr>
          <w:rFonts w:eastAsia="宋体" w:hint="eastAsia"/>
        </w:rPr>
        <w:t>叠加成</w:t>
      </w:r>
      <w:r w:rsidRPr="00B87AB8">
        <w:rPr>
          <w:rFonts w:eastAsia="宋体"/>
        </w:rPr>
        <w:t>一个对称三进制数，</w:t>
      </w:r>
      <w:r w:rsidRPr="00B87AB8">
        <w:rPr>
          <w:rFonts w:eastAsia="宋体" w:hint="eastAsia"/>
        </w:rPr>
        <w:t>传统</w:t>
      </w:r>
      <w:r w:rsidRPr="00B87AB8">
        <w:rPr>
          <w:rFonts w:eastAsia="宋体"/>
        </w:rPr>
        <w:t>对称</w:t>
      </w:r>
      <w:r w:rsidRPr="00B87AB8">
        <w:rPr>
          <w:rFonts w:eastAsia="宋体" w:hint="eastAsia"/>
        </w:rPr>
        <w:t>三进制</w:t>
      </w:r>
      <w:r w:rsidRPr="00B87AB8">
        <w:rPr>
          <w:rFonts w:eastAsia="宋体"/>
        </w:rPr>
        <w:t>是一种混比合数</w:t>
      </w:r>
      <w:r w:rsidRPr="00B87AB8">
        <w:rPr>
          <w:rFonts w:eastAsia="宋体" w:hint="eastAsia"/>
        </w:rPr>
        <w:t>据</w:t>
      </w:r>
      <w:r w:rsidRPr="00B87AB8">
        <w:rPr>
          <w:rFonts w:eastAsia="宋体"/>
        </w:rPr>
        <w:t>链条而</w:t>
      </w:r>
      <w:r w:rsidRPr="00B87AB8">
        <w:rPr>
          <w:rFonts w:eastAsia="宋体" w:hint="eastAsia"/>
        </w:rPr>
        <w:t>“比合”三进制</w:t>
      </w:r>
      <w:r w:rsidRPr="00B87AB8">
        <w:rPr>
          <w:rFonts w:eastAsia="宋体"/>
        </w:rPr>
        <w:t>是正反结合的</w:t>
      </w:r>
      <w:r w:rsidRPr="00B87AB8">
        <w:rPr>
          <w:rFonts w:eastAsia="宋体" w:hint="eastAsia"/>
        </w:rPr>
        <w:t>两</w:t>
      </w:r>
      <w:r w:rsidRPr="00B87AB8">
        <w:rPr>
          <w:rFonts w:eastAsia="宋体"/>
        </w:rPr>
        <w:t>串</w:t>
      </w:r>
      <w:r w:rsidRPr="00B87AB8">
        <w:rPr>
          <w:rFonts w:eastAsia="宋体" w:hint="eastAsia"/>
        </w:rPr>
        <w:t>数据</w:t>
      </w:r>
      <w:r w:rsidRPr="00B87AB8">
        <w:rPr>
          <w:rFonts w:eastAsia="宋体"/>
        </w:rPr>
        <w:t>链条</w:t>
      </w:r>
      <w:r w:rsidRPr="00B87AB8">
        <w:rPr>
          <w:rFonts w:eastAsia="宋体" w:hint="eastAsia"/>
        </w:rPr>
        <w:t>。因为</w:t>
      </w:r>
      <w:r w:rsidRPr="00B87AB8">
        <w:rPr>
          <w:rFonts w:eastAsia="宋体"/>
        </w:rPr>
        <w:t>正反链条本身就有性质上的区别所以</w:t>
      </w:r>
      <w:r w:rsidRPr="00B87AB8">
        <w:rPr>
          <w:rFonts w:eastAsia="宋体" w:hint="eastAsia"/>
        </w:rPr>
        <w:t>“反数”（</w:t>
      </w:r>
      <w:r w:rsidRPr="00B87AB8">
        <w:rPr>
          <w:rFonts w:eastAsia="宋体"/>
        </w:rPr>
        <w:t>负数）部分</w:t>
      </w:r>
      <w:r w:rsidRPr="00B87AB8">
        <w:rPr>
          <w:rFonts w:eastAsia="宋体" w:hint="eastAsia"/>
        </w:rPr>
        <w:t>的</w:t>
      </w:r>
      <w:r w:rsidRPr="00B87AB8">
        <w:rPr>
          <w:rFonts w:eastAsia="宋体"/>
        </w:rPr>
        <w:t>T</w:t>
      </w:r>
      <w:r w:rsidRPr="00B87AB8">
        <w:rPr>
          <w:rFonts w:eastAsia="宋体" w:hint="eastAsia"/>
        </w:rPr>
        <w:t>可</w:t>
      </w:r>
      <w:r w:rsidRPr="00B87AB8">
        <w:rPr>
          <w:rFonts w:eastAsia="宋体"/>
        </w:rPr>
        <w:t>替换成</w:t>
      </w:r>
      <w:r w:rsidRPr="00B87AB8">
        <w:rPr>
          <w:rFonts w:eastAsia="宋体" w:hint="eastAsia"/>
        </w:rPr>
        <w:t>1</w:t>
      </w:r>
      <w:r w:rsidRPr="00B87AB8">
        <w:rPr>
          <w:rFonts w:eastAsia="宋体" w:hint="eastAsia"/>
        </w:rPr>
        <w:t>表示</w:t>
      </w:r>
      <w:r w:rsidRPr="00B87AB8">
        <w:rPr>
          <w:rFonts w:eastAsia="宋体"/>
        </w:rPr>
        <w:t>，</w:t>
      </w:r>
      <w:r w:rsidRPr="00B87AB8">
        <w:rPr>
          <w:rFonts w:eastAsia="宋体" w:hint="eastAsia"/>
        </w:rPr>
        <w:t>所以硬件能直接辨识和操作的数据类型和格式</w:t>
      </w:r>
      <w:r w:rsidRPr="00B87AB8">
        <w:rPr>
          <w:rFonts w:eastAsia="宋体" w:hint="eastAsia"/>
        </w:rPr>
        <w:t>0</w:t>
      </w:r>
      <w:r w:rsidRPr="00B87AB8">
        <w:rPr>
          <w:rFonts w:eastAsia="宋体" w:hint="eastAsia"/>
        </w:rPr>
        <w:t>、</w:t>
      </w:r>
      <w:r w:rsidRPr="00B87AB8">
        <w:rPr>
          <w:rFonts w:eastAsia="宋体" w:hint="eastAsia"/>
        </w:rPr>
        <w:t>1</w:t>
      </w:r>
      <w:r w:rsidRPr="00B87AB8">
        <w:rPr>
          <w:rFonts w:eastAsia="宋体" w:hint="eastAsia"/>
        </w:rPr>
        <w:t>两个</w:t>
      </w:r>
      <w:r w:rsidRPr="00B87AB8">
        <w:rPr>
          <w:rFonts w:eastAsia="宋体"/>
        </w:rPr>
        <w:t>编码的组合就能表示一个</w:t>
      </w:r>
      <w:r w:rsidRPr="00B87AB8">
        <w:rPr>
          <w:rFonts w:eastAsia="宋体" w:hint="eastAsia"/>
        </w:rPr>
        <w:t>T</w:t>
      </w:r>
      <w:r w:rsidRPr="00B87AB8">
        <w:rPr>
          <w:rFonts w:eastAsia="宋体" w:hint="eastAsia"/>
        </w:rPr>
        <w:t>、</w:t>
      </w:r>
      <w:r w:rsidRPr="00B87AB8">
        <w:rPr>
          <w:rFonts w:eastAsia="宋体" w:hint="eastAsia"/>
        </w:rPr>
        <w:t>0</w:t>
      </w:r>
      <w:r w:rsidRPr="00B87AB8">
        <w:rPr>
          <w:rFonts w:eastAsia="宋体" w:hint="eastAsia"/>
        </w:rPr>
        <w:t>、</w:t>
      </w:r>
      <w:r w:rsidRPr="00B87AB8">
        <w:rPr>
          <w:rFonts w:eastAsia="宋体" w:hint="eastAsia"/>
        </w:rPr>
        <w:t>1</w:t>
      </w:r>
      <w:r w:rsidRPr="00B87AB8">
        <w:rPr>
          <w:rFonts w:eastAsia="宋体" w:hint="eastAsia"/>
        </w:rPr>
        <w:t>三个</w:t>
      </w:r>
      <w:r w:rsidRPr="00B87AB8">
        <w:rPr>
          <w:rFonts w:eastAsia="宋体"/>
        </w:rPr>
        <w:t>编码组合</w:t>
      </w:r>
      <w:r w:rsidRPr="00B87AB8">
        <w:rPr>
          <w:rFonts w:eastAsia="宋体" w:hint="eastAsia"/>
        </w:rPr>
        <w:t>的</w:t>
      </w:r>
      <w:r w:rsidRPr="00B87AB8">
        <w:rPr>
          <w:rFonts w:eastAsia="宋体"/>
        </w:rPr>
        <w:t>一个</w:t>
      </w:r>
      <w:r w:rsidRPr="00B87AB8">
        <w:rPr>
          <w:rFonts w:eastAsia="宋体" w:hint="eastAsia"/>
        </w:rPr>
        <w:t>对称三进制</w:t>
      </w:r>
      <w:r w:rsidRPr="00B87AB8">
        <w:rPr>
          <w:rFonts w:eastAsia="宋体"/>
        </w:rPr>
        <w:t>数。</w:t>
      </w:r>
    </w:p>
    <w:p w14:paraId="0C346A9E" w14:textId="77777777" w:rsidR="00E569F9" w:rsidRPr="00B87AB8" w:rsidRDefault="00E569F9" w:rsidP="00E569F9">
      <w:pPr>
        <w:ind w:firstLine="576"/>
        <w:rPr>
          <w:rFonts w:eastAsia="宋体"/>
          <w:szCs w:val="28"/>
        </w:rPr>
      </w:pPr>
      <w:r w:rsidRPr="00B87AB8">
        <w:rPr>
          <w:rFonts w:eastAsia="宋体" w:hint="eastAsia"/>
          <w:szCs w:val="28"/>
        </w:rPr>
        <w:lastRenderedPageBreak/>
        <w:t>为</w:t>
      </w:r>
      <w:r w:rsidRPr="00B87AB8">
        <w:rPr>
          <w:rFonts w:eastAsia="宋体"/>
          <w:szCs w:val="28"/>
        </w:rPr>
        <w:t>了简化对称三进制的长度，</w:t>
      </w:r>
      <w:r w:rsidRPr="00B87AB8">
        <w:rPr>
          <w:rFonts w:eastAsia="宋体" w:hint="eastAsia"/>
          <w:szCs w:val="28"/>
        </w:rPr>
        <w:t>“对称”</w:t>
      </w:r>
      <w:r w:rsidRPr="00B87AB8">
        <w:rPr>
          <w:rFonts w:eastAsia="宋体"/>
          <w:szCs w:val="28"/>
        </w:rPr>
        <w:t>九进制</w:t>
      </w:r>
      <w:r w:rsidRPr="00B87AB8">
        <w:rPr>
          <w:rFonts w:eastAsia="宋体" w:hint="eastAsia"/>
          <w:szCs w:val="28"/>
        </w:rPr>
        <w:t>是一种以</w:t>
      </w:r>
      <w:r w:rsidRPr="00B87AB8">
        <w:rPr>
          <w:rFonts w:eastAsia="宋体" w:hint="eastAsia"/>
          <w:szCs w:val="28"/>
        </w:rPr>
        <w:t>-4(</w:t>
      </w:r>
      <w:r w:rsidRPr="00B87AB8">
        <w:rPr>
          <w:rFonts w:eastAsia="宋体"/>
          <w:szCs w:val="28"/>
        </w:rPr>
        <w:t>D</w:t>
      </w:r>
      <w:r w:rsidRPr="00B87AB8">
        <w:rPr>
          <w:rFonts w:eastAsia="宋体" w:hint="eastAsia"/>
          <w:szCs w:val="28"/>
        </w:rPr>
        <w:t>)</w:t>
      </w:r>
      <w:r w:rsidRPr="00B87AB8">
        <w:rPr>
          <w:rFonts w:eastAsia="宋体" w:hint="eastAsia"/>
          <w:szCs w:val="28"/>
        </w:rPr>
        <w:t>、</w:t>
      </w:r>
      <w:r w:rsidRPr="00B87AB8">
        <w:rPr>
          <w:rFonts w:eastAsia="宋体" w:hint="eastAsia"/>
          <w:szCs w:val="28"/>
        </w:rPr>
        <w:t>-3(</w:t>
      </w:r>
      <w:r w:rsidRPr="00B87AB8">
        <w:rPr>
          <w:rFonts w:eastAsia="宋体"/>
          <w:szCs w:val="28"/>
        </w:rPr>
        <w:t>C</w:t>
      </w:r>
      <w:r w:rsidRPr="00B87AB8">
        <w:rPr>
          <w:rFonts w:eastAsia="宋体" w:hint="eastAsia"/>
          <w:szCs w:val="28"/>
        </w:rPr>
        <w:t>)</w:t>
      </w:r>
      <w:r w:rsidRPr="00B87AB8">
        <w:rPr>
          <w:rFonts w:eastAsia="宋体" w:hint="eastAsia"/>
          <w:szCs w:val="28"/>
        </w:rPr>
        <w:t>、</w:t>
      </w:r>
      <w:r w:rsidRPr="00B87AB8">
        <w:rPr>
          <w:rFonts w:eastAsia="宋体" w:hint="eastAsia"/>
          <w:szCs w:val="28"/>
        </w:rPr>
        <w:t>-2(B)</w:t>
      </w:r>
      <w:r w:rsidRPr="00B87AB8">
        <w:rPr>
          <w:rFonts w:eastAsia="宋体" w:hint="eastAsia"/>
          <w:szCs w:val="28"/>
        </w:rPr>
        <w:t>、</w:t>
      </w:r>
      <w:r w:rsidRPr="00B87AB8">
        <w:rPr>
          <w:rFonts w:eastAsia="宋体" w:hint="eastAsia"/>
          <w:szCs w:val="28"/>
        </w:rPr>
        <w:t>-1(A)</w:t>
      </w:r>
      <w:r w:rsidRPr="00B87AB8">
        <w:rPr>
          <w:rFonts w:eastAsia="宋体" w:hint="eastAsia"/>
          <w:szCs w:val="28"/>
        </w:rPr>
        <w:t>、</w:t>
      </w:r>
      <w:r w:rsidRPr="00B87AB8">
        <w:rPr>
          <w:rFonts w:eastAsia="宋体" w:hint="eastAsia"/>
          <w:szCs w:val="28"/>
        </w:rPr>
        <w:t>0</w:t>
      </w:r>
      <w:r w:rsidRPr="00B87AB8">
        <w:rPr>
          <w:rFonts w:eastAsia="宋体" w:hint="eastAsia"/>
          <w:szCs w:val="28"/>
        </w:rPr>
        <w:t>、</w:t>
      </w:r>
      <w:r w:rsidRPr="00B87AB8">
        <w:rPr>
          <w:rFonts w:eastAsia="宋体" w:hint="eastAsia"/>
          <w:szCs w:val="28"/>
        </w:rPr>
        <w:t>1</w:t>
      </w:r>
      <w:r w:rsidRPr="00B87AB8">
        <w:rPr>
          <w:rFonts w:eastAsia="宋体" w:hint="eastAsia"/>
          <w:szCs w:val="28"/>
        </w:rPr>
        <w:t>、</w:t>
      </w:r>
      <w:r w:rsidRPr="00B87AB8">
        <w:rPr>
          <w:rFonts w:eastAsia="宋体" w:hint="eastAsia"/>
          <w:szCs w:val="28"/>
        </w:rPr>
        <w:t>2</w:t>
      </w:r>
      <w:r w:rsidRPr="00B87AB8">
        <w:rPr>
          <w:rFonts w:eastAsia="宋体" w:hint="eastAsia"/>
          <w:szCs w:val="28"/>
        </w:rPr>
        <w:t>、</w:t>
      </w:r>
      <w:r w:rsidRPr="00B87AB8">
        <w:rPr>
          <w:rFonts w:eastAsia="宋体" w:hint="eastAsia"/>
          <w:szCs w:val="28"/>
        </w:rPr>
        <w:t>3</w:t>
      </w:r>
      <w:r w:rsidRPr="00B87AB8">
        <w:rPr>
          <w:rFonts w:eastAsia="宋体" w:hint="eastAsia"/>
          <w:szCs w:val="28"/>
        </w:rPr>
        <w:t>、</w:t>
      </w:r>
      <w:r w:rsidRPr="00B87AB8">
        <w:rPr>
          <w:rFonts w:eastAsia="宋体" w:hint="eastAsia"/>
          <w:szCs w:val="28"/>
        </w:rPr>
        <w:t>4</w:t>
      </w:r>
      <w:r w:rsidRPr="00B87AB8">
        <w:rPr>
          <w:rFonts w:eastAsia="宋体" w:hint="eastAsia"/>
          <w:szCs w:val="28"/>
        </w:rPr>
        <w:t>为基本字元的九</w:t>
      </w:r>
      <w:r w:rsidRPr="00B87AB8">
        <w:rPr>
          <w:rFonts w:eastAsia="宋体"/>
          <w:szCs w:val="28"/>
        </w:rPr>
        <w:t>进制</w:t>
      </w:r>
      <w:r w:rsidRPr="00B87AB8">
        <w:rPr>
          <w:rFonts w:eastAsia="宋体" w:hint="eastAsia"/>
          <w:szCs w:val="28"/>
        </w:rPr>
        <w:t>，如</w:t>
      </w:r>
      <w:r w:rsidRPr="00B87AB8">
        <w:rPr>
          <w:rFonts w:eastAsia="宋体" w:hint="eastAsia"/>
          <w:szCs w:val="28"/>
        </w:rPr>
        <w:t>(1T)</w:t>
      </w:r>
      <w:r w:rsidRPr="00B87AB8">
        <w:rPr>
          <w:rFonts w:eastAsia="宋体" w:hint="eastAsia"/>
          <w:szCs w:val="28"/>
          <w:vertAlign w:val="subscript"/>
        </w:rPr>
        <w:t>Z</w:t>
      </w:r>
      <w:r w:rsidRPr="00B87AB8">
        <w:rPr>
          <w:rFonts w:eastAsia="宋体" w:hint="eastAsia"/>
          <w:szCs w:val="28"/>
        </w:rPr>
        <w:t>=(2)</w:t>
      </w:r>
      <w:r w:rsidRPr="00B87AB8">
        <w:rPr>
          <w:rFonts w:eastAsia="宋体" w:hint="eastAsia"/>
          <w:szCs w:val="28"/>
          <w:vertAlign w:val="subscript"/>
        </w:rPr>
        <w:t>N</w:t>
      </w:r>
      <w:r w:rsidRPr="00B87AB8">
        <w:rPr>
          <w:rFonts w:eastAsia="宋体" w:hint="eastAsia"/>
          <w:szCs w:val="28"/>
        </w:rPr>
        <w:t>或</w:t>
      </w:r>
      <w:r w:rsidRPr="00B87AB8">
        <w:rPr>
          <w:rFonts w:eastAsia="宋体" w:hint="eastAsia"/>
          <w:szCs w:val="28"/>
        </w:rPr>
        <w:t>0Z1T=0N2</w:t>
      </w:r>
      <w:r w:rsidRPr="00B87AB8">
        <w:rPr>
          <w:rFonts w:eastAsia="宋体" w:hint="eastAsia"/>
          <w:szCs w:val="28"/>
        </w:rPr>
        <w:t>、</w:t>
      </w:r>
      <w:r w:rsidRPr="00B87AB8">
        <w:rPr>
          <w:rFonts w:eastAsia="宋体"/>
          <w:szCs w:val="28"/>
        </w:rPr>
        <w:t>(</w:t>
      </w:r>
      <w:r w:rsidRPr="00B87AB8">
        <w:rPr>
          <w:rFonts w:eastAsia="宋体" w:hint="eastAsia"/>
          <w:szCs w:val="28"/>
        </w:rPr>
        <w:t>TT)</w:t>
      </w:r>
      <w:r w:rsidRPr="00B87AB8">
        <w:rPr>
          <w:rFonts w:eastAsia="宋体"/>
          <w:szCs w:val="28"/>
          <w:vertAlign w:val="subscript"/>
        </w:rPr>
        <w:t>Z</w:t>
      </w:r>
      <w:r w:rsidRPr="00B87AB8">
        <w:rPr>
          <w:rFonts w:eastAsia="宋体"/>
          <w:szCs w:val="28"/>
        </w:rPr>
        <w:t>=(D)</w:t>
      </w:r>
      <w:r w:rsidRPr="00B87AB8">
        <w:rPr>
          <w:rFonts w:eastAsia="宋体"/>
          <w:szCs w:val="28"/>
          <w:vertAlign w:val="subscript"/>
        </w:rPr>
        <w:t>N</w:t>
      </w:r>
      <w:r w:rsidRPr="00B87AB8">
        <w:rPr>
          <w:rFonts w:eastAsia="宋体" w:hint="eastAsia"/>
          <w:szCs w:val="28"/>
        </w:rPr>
        <w:t>或</w:t>
      </w:r>
      <w:r w:rsidRPr="00B87AB8">
        <w:rPr>
          <w:rFonts w:eastAsia="宋体" w:hint="eastAsia"/>
          <w:szCs w:val="28"/>
        </w:rPr>
        <w:t>0</w:t>
      </w:r>
      <w:r w:rsidRPr="00B87AB8">
        <w:rPr>
          <w:rFonts w:eastAsia="宋体"/>
          <w:szCs w:val="28"/>
        </w:rPr>
        <w:t>ZTT=0ND</w:t>
      </w:r>
      <w:r w:rsidRPr="00B87AB8">
        <w:rPr>
          <w:rFonts w:eastAsia="宋体" w:hint="eastAsia"/>
          <w:szCs w:val="28"/>
        </w:rPr>
        <w:t>等</w:t>
      </w:r>
      <w:r w:rsidRPr="00B87AB8">
        <w:rPr>
          <w:rFonts w:eastAsia="宋体"/>
          <w:szCs w:val="28"/>
        </w:rPr>
        <w:t>编码</w:t>
      </w:r>
      <w:r w:rsidRPr="00B87AB8">
        <w:rPr>
          <w:rFonts w:eastAsia="宋体" w:hint="eastAsia"/>
          <w:szCs w:val="28"/>
        </w:rPr>
        <w:t>表示</w:t>
      </w:r>
      <w:r w:rsidRPr="00B87AB8">
        <w:rPr>
          <w:rFonts w:eastAsia="宋体"/>
          <w:szCs w:val="28"/>
        </w:rPr>
        <w:t>，对称三进制</w:t>
      </w:r>
      <w:r w:rsidRPr="00B87AB8">
        <w:rPr>
          <w:rFonts w:eastAsia="宋体" w:hint="eastAsia"/>
          <w:szCs w:val="28"/>
        </w:rPr>
        <w:t>（</w:t>
      </w:r>
      <w:r w:rsidRPr="00B87AB8">
        <w:rPr>
          <w:rFonts w:eastAsia="宋体" w:hint="eastAsia"/>
          <w:szCs w:val="28"/>
        </w:rPr>
        <w:t>0</w:t>
      </w:r>
      <w:r w:rsidRPr="00B87AB8">
        <w:rPr>
          <w:rFonts w:eastAsia="宋体"/>
          <w:szCs w:val="28"/>
        </w:rPr>
        <w:t>Z</w:t>
      </w:r>
      <w:r w:rsidRPr="00B87AB8">
        <w:rPr>
          <w:rFonts w:eastAsia="宋体"/>
          <w:szCs w:val="28"/>
        </w:rPr>
        <w:t>开头）</w:t>
      </w:r>
      <w:r w:rsidRPr="00B87AB8">
        <w:rPr>
          <w:rFonts w:eastAsia="宋体" w:hint="eastAsia"/>
          <w:szCs w:val="28"/>
        </w:rPr>
        <w:t>与“对称”</w:t>
      </w:r>
      <w:r w:rsidRPr="00B87AB8">
        <w:rPr>
          <w:rFonts w:eastAsia="宋体"/>
          <w:szCs w:val="28"/>
        </w:rPr>
        <w:t>九进制</w:t>
      </w:r>
      <w:r w:rsidRPr="00B87AB8">
        <w:rPr>
          <w:rFonts w:eastAsia="宋体" w:hint="eastAsia"/>
          <w:szCs w:val="28"/>
        </w:rPr>
        <w:t>（</w:t>
      </w:r>
      <w:r w:rsidRPr="00B87AB8">
        <w:rPr>
          <w:rFonts w:eastAsia="宋体" w:hint="eastAsia"/>
          <w:szCs w:val="28"/>
        </w:rPr>
        <w:t>0</w:t>
      </w:r>
      <w:r w:rsidRPr="00B87AB8">
        <w:rPr>
          <w:rFonts w:eastAsia="宋体"/>
          <w:szCs w:val="28"/>
        </w:rPr>
        <w:t>N</w:t>
      </w:r>
      <w:r w:rsidRPr="00B87AB8">
        <w:rPr>
          <w:rFonts w:eastAsia="宋体"/>
          <w:szCs w:val="28"/>
        </w:rPr>
        <w:t>开头）</w:t>
      </w:r>
      <w:r w:rsidRPr="00B87AB8">
        <w:rPr>
          <w:rFonts w:eastAsia="宋体" w:hint="eastAsia"/>
          <w:szCs w:val="28"/>
        </w:rPr>
        <w:t>的</w:t>
      </w:r>
      <w:r w:rsidRPr="00B87AB8">
        <w:rPr>
          <w:rFonts w:eastAsia="宋体"/>
          <w:szCs w:val="28"/>
        </w:rPr>
        <w:t>关系如下表</w:t>
      </w:r>
      <w:r w:rsidR="00AD2692" w:rsidRPr="00B87AB8">
        <w:rPr>
          <w:rFonts w:eastAsia="宋体" w:hint="eastAsia"/>
          <w:szCs w:val="28"/>
        </w:rPr>
        <w:t>4</w:t>
      </w:r>
      <w:r w:rsidRPr="00B87AB8">
        <w:rPr>
          <w:rFonts w:eastAsia="宋体"/>
          <w:szCs w:val="28"/>
        </w:rPr>
        <w:t>。</w:t>
      </w:r>
    </w:p>
    <w:p w14:paraId="51EAF9BA" w14:textId="77777777" w:rsidR="00E569F9" w:rsidRPr="00B87AB8" w:rsidRDefault="00E569F9" w:rsidP="00E569F9">
      <w:pPr>
        <w:ind w:firstLine="0"/>
        <w:jc w:val="both"/>
        <w:rPr>
          <w:rFonts w:eastAsia="宋体"/>
          <w:szCs w:val="28"/>
        </w:rPr>
      </w:pPr>
      <w:r w:rsidRPr="00B87AB8">
        <w:rPr>
          <w:rFonts w:eastAsia="宋体" w:hint="eastAsia"/>
          <w:szCs w:val="28"/>
        </w:rPr>
        <w:t>表</w:t>
      </w:r>
      <w:r w:rsidRPr="00B87AB8">
        <w:rPr>
          <w:rFonts w:eastAsia="宋体" w:hint="eastAsia"/>
          <w:szCs w:val="28"/>
        </w:rPr>
        <w:t>4</w:t>
      </w:r>
      <w:r w:rsidRPr="00B87AB8">
        <w:rPr>
          <w:rFonts w:eastAsia="宋体"/>
          <w:szCs w:val="28"/>
        </w:rPr>
        <w:t>：对称三进制与</w:t>
      </w:r>
      <w:r w:rsidRPr="00B87AB8">
        <w:rPr>
          <w:rFonts w:eastAsia="宋体" w:hint="eastAsia"/>
          <w:szCs w:val="28"/>
        </w:rPr>
        <w:t>“对称”</w:t>
      </w:r>
      <w:r w:rsidRPr="00B87AB8">
        <w:rPr>
          <w:rFonts w:eastAsia="宋体"/>
          <w:szCs w:val="28"/>
        </w:rPr>
        <w:t>九进制对应表</w:t>
      </w:r>
    </w:p>
    <w:tbl>
      <w:tblPr>
        <w:tblW w:w="0" w:type="auto"/>
        <w:tblInd w:w="108" w:type="dxa"/>
        <w:tblLook w:val="04A0" w:firstRow="1" w:lastRow="0" w:firstColumn="1" w:lastColumn="0" w:noHBand="0" w:noVBand="1"/>
      </w:tblPr>
      <w:tblGrid>
        <w:gridCol w:w="2526"/>
        <w:gridCol w:w="421"/>
        <w:gridCol w:w="425"/>
        <w:gridCol w:w="425"/>
        <w:gridCol w:w="425"/>
        <w:gridCol w:w="323"/>
        <w:gridCol w:w="323"/>
        <w:gridCol w:w="425"/>
        <w:gridCol w:w="430"/>
        <w:gridCol w:w="430"/>
        <w:gridCol w:w="504"/>
        <w:gridCol w:w="323"/>
        <w:gridCol w:w="338"/>
        <w:gridCol w:w="346"/>
        <w:gridCol w:w="504"/>
        <w:gridCol w:w="338"/>
        <w:gridCol w:w="346"/>
        <w:gridCol w:w="329"/>
      </w:tblGrid>
      <w:tr w:rsidR="00E569F9" w:rsidRPr="00B87AB8" w14:paraId="113B3FA4" w14:textId="77777777" w:rsidTr="005C6556">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E7B359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对称三进制数</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17C4376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TT</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5D8E37D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34003F1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T1</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088234D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0T</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06321F3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4BE4EF5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28BE3BA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1T</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2502B90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7482039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11</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textDirection w:val="tbLrV"/>
            <w:vAlign w:val="center"/>
          </w:tcPr>
          <w:p w14:paraId="3AD05F7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数独</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66EC420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4</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10AF18C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2855A61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B</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2F2F2"/>
            <w:noWrap/>
            <w:textDirection w:val="tbLrV"/>
            <w:vAlign w:val="center"/>
          </w:tcPr>
          <w:p w14:paraId="78D285F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洛数</w:t>
            </w:r>
          </w:p>
        </w:tc>
        <w:tc>
          <w:tcPr>
            <w:tcW w:w="0" w:type="auto"/>
            <w:tcBorders>
              <w:top w:val="single" w:sz="4" w:space="0" w:color="auto"/>
              <w:left w:val="nil"/>
              <w:bottom w:val="single" w:sz="4" w:space="0" w:color="auto"/>
              <w:right w:val="single" w:sz="4" w:space="0" w:color="auto"/>
            </w:tcBorders>
            <w:shd w:val="clear" w:color="000000" w:fill="F2F2F2"/>
            <w:noWrap/>
            <w:vAlign w:val="bottom"/>
          </w:tcPr>
          <w:p w14:paraId="3F6B4AD9"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A</w:t>
            </w:r>
          </w:p>
        </w:tc>
        <w:tc>
          <w:tcPr>
            <w:tcW w:w="0" w:type="auto"/>
            <w:tcBorders>
              <w:top w:val="single" w:sz="4" w:space="0" w:color="auto"/>
              <w:left w:val="nil"/>
              <w:bottom w:val="single" w:sz="4" w:space="0" w:color="auto"/>
              <w:right w:val="single" w:sz="4" w:space="0" w:color="auto"/>
            </w:tcBorders>
            <w:shd w:val="clear" w:color="000000" w:fill="F2F2F2"/>
            <w:noWrap/>
            <w:vAlign w:val="bottom"/>
          </w:tcPr>
          <w:p w14:paraId="12233E20" w14:textId="77777777" w:rsidR="00E569F9" w:rsidRPr="00B87AB8" w:rsidRDefault="00E569F9" w:rsidP="005C6556">
            <w:pPr>
              <w:widowControl/>
              <w:adjustRightInd/>
              <w:spacing w:line="240" w:lineRule="auto"/>
              <w:ind w:firstLine="0"/>
              <w:jc w:val="right"/>
              <w:textAlignment w:val="auto"/>
              <w:rPr>
                <w:rFonts w:ascii="Calibri" w:eastAsia="Times New Roman" w:hAnsi="Calibri"/>
                <w:kern w:val="0"/>
                <w:sz w:val="22"/>
                <w:szCs w:val="22"/>
              </w:rPr>
            </w:pPr>
            <w:r w:rsidRPr="00B87AB8">
              <w:rPr>
                <w:rFonts w:ascii="Calibri" w:eastAsia="Times New Roman" w:hAnsi="Calibri"/>
                <w:kern w:val="0"/>
                <w:sz w:val="22"/>
                <w:szCs w:val="22"/>
              </w:rPr>
              <w:t>4</w:t>
            </w:r>
          </w:p>
        </w:tc>
        <w:tc>
          <w:tcPr>
            <w:tcW w:w="0" w:type="auto"/>
            <w:tcBorders>
              <w:top w:val="single" w:sz="4" w:space="0" w:color="auto"/>
              <w:left w:val="nil"/>
              <w:bottom w:val="single" w:sz="4" w:space="0" w:color="auto"/>
              <w:right w:val="single" w:sz="4" w:space="0" w:color="auto"/>
            </w:tcBorders>
            <w:shd w:val="clear" w:color="000000" w:fill="F2F2F2"/>
            <w:noWrap/>
            <w:vAlign w:val="bottom"/>
          </w:tcPr>
          <w:p w14:paraId="6D131C8D"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C</w:t>
            </w:r>
          </w:p>
        </w:tc>
      </w:tr>
      <w:tr w:rsidR="00E569F9" w:rsidRPr="00B87AB8" w14:paraId="09A85864"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tcPr>
          <w:p w14:paraId="2905382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十进制数</w:t>
            </w:r>
          </w:p>
        </w:tc>
        <w:tc>
          <w:tcPr>
            <w:tcW w:w="0" w:type="auto"/>
            <w:tcBorders>
              <w:top w:val="nil"/>
              <w:left w:val="nil"/>
              <w:bottom w:val="single" w:sz="4" w:space="0" w:color="auto"/>
              <w:right w:val="single" w:sz="4" w:space="0" w:color="auto"/>
            </w:tcBorders>
            <w:shd w:val="clear" w:color="auto" w:fill="auto"/>
            <w:noWrap/>
            <w:vAlign w:val="center"/>
          </w:tcPr>
          <w:p w14:paraId="4847947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-4</w:t>
            </w:r>
          </w:p>
        </w:tc>
        <w:tc>
          <w:tcPr>
            <w:tcW w:w="0" w:type="auto"/>
            <w:tcBorders>
              <w:top w:val="nil"/>
              <w:left w:val="nil"/>
              <w:bottom w:val="single" w:sz="4" w:space="0" w:color="auto"/>
              <w:right w:val="single" w:sz="4" w:space="0" w:color="auto"/>
            </w:tcBorders>
            <w:shd w:val="clear" w:color="auto" w:fill="auto"/>
            <w:noWrap/>
            <w:vAlign w:val="center"/>
          </w:tcPr>
          <w:p w14:paraId="7D16AB4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w:t>
            </w:r>
          </w:p>
        </w:tc>
        <w:tc>
          <w:tcPr>
            <w:tcW w:w="0" w:type="auto"/>
            <w:tcBorders>
              <w:top w:val="nil"/>
              <w:left w:val="nil"/>
              <w:bottom w:val="single" w:sz="4" w:space="0" w:color="auto"/>
              <w:right w:val="single" w:sz="4" w:space="0" w:color="auto"/>
            </w:tcBorders>
            <w:shd w:val="clear" w:color="auto" w:fill="auto"/>
            <w:noWrap/>
            <w:vAlign w:val="center"/>
          </w:tcPr>
          <w:p w14:paraId="69B6E3F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-2</w:t>
            </w:r>
          </w:p>
        </w:tc>
        <w:tc>
          <w:tcPr>
            <w:tcW w:w="0" w:type="auto"/>
            <w:tcBorders>
              <w:top w:val="nil"/>
              <w:left w:val="nil"/>
              <w:bottom w:val="single" w:sz="4" w:space="0" w:color="auto"/>
              <w:right w:val="single" w:sz="4" w:space="0" w:color="auto"/>
            </w:tcBorders>
            <w:shd w:val="clear" w:color="auto" w:fill="auto"/>
            <w:noWrap/>
            <w:vAlign w:val="center"/>
          </w:tcPr>
          <w:p w14:paraId="28556F8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70A34E6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noWrap/>
            <w:vAlign w:val="center"/>
          </w:tcPr>
          <w:p w14:paraId="4402A0A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33D9F02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2</w:t>
            </w:r>
          </w:p>
        </w:tc>
        <w:tc>
          <w:tcPr>
            <w:tcW w:w="0" w:type="auto"/>
            <w:tcBorders>
              <w:top w:val="nil"/>
              <w:left w:val="nil"/>
              <w:bottom w:val="single" w:sz="4" w:space="0" w:color="auto"/>
              <w:right w:val="single" w:sz="4" w:space="0" w:color="auto"/>
            </w:tcBorders>
            <w:shd w:val="clear" w:color="auto" w:fill="auto"/>
            <w:noWrap/>
            <w:vAlign w:val="center"/>
          </w:tcPr>
          <w:p w14:paraId="4ADFA91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w:t>
            </w:r>
          </w:p>
        </w:tc>
        <w:tc>
          <w:tcPr>
            <w:tcW w:w="0" w:type="auto"/>
            <w:tcBorders>
              <w:top w:val="nil"/>
              <w:left w:val="nil"/>
              <w:bottom w:val="single" w:sz="4" w:space="0" w:color="auto"/>
              <w:right w:val="single" w:sz="4" w:space="0" w:color="auto"/>
            </w:tcBorders>
            <w:shd w:val="clear" w:color="auto" w:fill="auto"/>
            <w:noWrap/>
            <w:vAlign w:val="center"/>
          </w:tcPr>
          <w:p w14:paraId="0166C0C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4</w:t>
            </w:r>
          </w:p>
        </w:tc>
        <w:tc>
          <w:tcPr>
            <w:tcW w:w="0" w:type="auto"/>
            <w:vMerge/>
            <w:tcBorders>
              <w:top w:val="single" w:sz="4" w:space="0" w:color="auto"/>
              <w:left w:val="single" w:sz="4" w:space="0" w:color="auto"/>
              <w:bottom w:val="single" w:sz="4" w:space="0" w:color="auto"/>
              <w:right w:val="single" w:sz="4" w:space="0" w:color="auto"/>
            </w:tcBorders>
            <w:vAlign w:val="center"/>
          </w:tcPr>
          <w:p w14:paraId="5DFE81EF"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p>
        </w:tc>
        <w:tc>
          <w:tcPr>
            <w:tcW w:w="0" w:type="auto"/>
            <w:tcBorders>
              <w:top w:val="nil"/>
              <w:left w:val="nil"/>
              <w:bottom w:val="single" w:sz="4" w:space="0" w:color="auto"/>
              <w:right w:val="single" w:sz="4" w:space="0" w:color="auto"/>
            </w:tcBorders>
            <w:shd w:val="clear" w:color="auto" w:fill="auto"/>
            <w:noWrap/>
            <w:vAlign w:val="center"/>
          </w:tcPr>
          <w:p w14:paraId="07CBA06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w:t>
            </w:r>
          </w:p>
        </w:tc>
        <w:tc>
          <w:tcPr>
            <w:tcW w:w="0" w:type="auto"/>
            <w:tcBorders>
              <w:top w:val="nil"/>
              <w:left w:val="nil"/>
              <w:bottom w:val="single" w:sz="4" w:space="0" w:color="auto"/>
              <w:right w:val="single" w:sz="4" w:space="0" w:color="auto"/>
            </w:tcBorders>
            <w:shd w:val="clear" w:color="auto" w:fill="auto"/>
            <w:noWrap/>
            <w:vAlign w:val="center"/>
          </w:tcPr>
          <w:p w14:paraId="29D4F73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noWrap/>
            <w:vAlign w:val="center"/>
          </w:tcPr>
          <w:p w14:paraId="6A1CDF7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C</w:t>
            </w:r>
          </w:p>
        </w:tc>
        <w:tc>
          <w:tcPr>
            <w:tcW w:w="0" w:type="auto"/>
            <w:vMerge/>
            <w:tcBorders>
              <w:top w:val="single" w:sz="4" w:space="0" w:color="auto"/>
              <w:left w:val="single" w:sz="4" w:space="0" w:color="auto"/>
              <w:bottom w:val="single" w:sz="4" w:space="0" w:color="auto"/>
              <w:right w:val="single" w:sz="4" w:space="0" w:color="auto"/>
            </w:tcBorders>
            <w:vAlign w:val="center"/>
          </w:tcPr>
          <w:p w14:paraId="70B65E1A"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000000" w:fill="F2F2F2"/>
            <w:noWrap/>
            <w:vAlign w:val="center"/>
          </w:tcPr>
          <w:p w14:paraId="1F45054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B</w:t>
            </w:r>
          </w:p>
        </w:tc>
        <w:tc>
          <w:tcPr>
            <w:tcW w:w="0" w:type="auto"/>
            <w:tcBorders>
              <w:top w:val="nil"/>
              <w:left w:val="nil"/>
              <w:bottom w:val="single" w:sz="4" w:space="0" w:color="auto"/>
              <w:right w:val="single" w:sz="4" w:space="0" w:color="auto"/>
            </w:tcBorders>
            <w:shd w:val="clear" w:color="000000" w:fill="F2F2F2"/>
            <w:noWrap/>
            <w:vAlign w:val="center"/>
          </w:tcPr>
          <w:p w14:paraId="35E85C1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000000" w:fill="F2F2F2"/>
            <w:noWrap/>
            <w:vAlign w:val="center"/>
          </w:tcPr>
          <w:p w14:paraId="2E22D73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2</w:t>
            </w:r>
          </w:p>
        </w:tc>
      </w:tr>
      <w:tr w:rsidR="00E569F9" w:rsidRPr="00B87AB8" w14:paraId="778B85F4"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tcPr>
          <w:p w14:paraId="1A53B94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“对称”九进制表示编码</w:t>
            </w:r>
          </w:p>
        </w:tc>
        <w:tc>
          <w:tcPr>
            <w:tcW w:w="0" w:type="auto"/>
            <w:tcBorders>
              <w:top w:val="nil"/>
              <w:left w:val="nil"/>
              <w:bottom w:val="single" w:sz="4" w:space="0" w:color="auto"/>
              <w:right w:val="single" w:sz="4" w:space="0" w:color="auto"/>
            </w:tcBorders>
            <w:shd w:val="clear" w:color="auto" w:fill="auto"/>
            <w:noWrap/>
            <w:vAlign w:val="center"/>
          </w:tcPr>
          <w:p w14:paraId="18F71D6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D</w:t>
            </w:r>
          </w:p>
        </w:tc>
        <w:tc>
          <w:tcPr>
            <w:tcW w:w="0" w:type="auto"/>
            <w:tcBorders>
              <w:top w:val="nil"/>
              <w:left w:val="nil"/>
              <w:bottom w:val="single" w:sz="4" w:space="0" w:color="auto"/>
              <w:right w:val="single" w:sz="4" w:space="0" w:color="auto"/>
            </w:tcBorders>
            <w:shd w:val="clear" w:color="auto" w:fill="auto"/>
            <w:noWrap/>
            <w:vAlign w:val="center"/>
          </w:tcPr>
          <w:p w14:paraId="5B2EC42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C</w:t>
            </w:r>
          </w:p>
        </w:tc>
        <w:tc>
          <w:tcPr>
            <w:tcW w:w="0" w:type="auto"/>
            <w:tcBorders>
              <w:top w:val="nil"/>
              <w:left w:val="nil"/>
              <w:bottom w:val="single" w:sz="4" w:space="0" w:color="auto"/>
              <w:right w:val="single" w:sz="4" w:space="0" w:color="auto"/>
            </w:tcBorders>
            <w:shd w:val="clear" w:color="auto" w:fill="auto"/>
            <w:noWrap/>
            <w:vAlign w:val="center"/>
          </w:tcPr>
          <w:p w14:paraId="2C2771D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B</w:t>
            </w:r>
          </w:p>
        </w:tc>
        <w:tc>
          <w:tcPr>
            <w:tcW w:w="0" w:type="auto"/>
            <w:tcBorders>
              <w:top w:val="nil"/>
              <w:left w:val="nil"/>
              <w:bottom w:val="single" w:sz="4" w:space="0" w:color="auto"/>
              <w:right w:val="single" w:sz="4" w:space="0" w:color="auto"/>
            </w:tcBorders>
            <w:shd w:val="clear" w:color="auto" w:fill="auto"/>
            <w:noWrap/>
            <w:vAlign w:val="center"/>
          </w:tcPr>
          <w:p w14:paraId="004834D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w:t>
            </w:r>
          </w:p>
        </w:tc>
        <w:tc>
          <w:tcPr>
            <w:tcW w:w="0" w:type="auto"/>
            <w:tcBorders>
              <w:top w:val="nil"/>
              <w:left w:val="nil"/>
              <w:bottom w:val="single" w:sz="4" w:space="0" w:color="auto"/>
              <w:right w:val="single" w:sz="4" w:space="0" w:color="auto"/>
            </w:tcBorders>
            <w:shd w:val="clear" w:color="auto" w:fill="auto"/>
            <w:noWrap/>
            <w:vAlign w:val="center"/>
          </w:tcPr>
          <w:p w14:paraId="6D207BE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noWrap/>
            <w:vAlign w:val="center"/>
          </w:tcPr>
          <w:p w14:paraId="123EAF5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09D9F4C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2</w:t>
            </w:r>
          </w:p>
        </w:tc>
        <w:tc>
          <w:tcPr>
            <w:tcW w:w="0" w:type="auto"/>
            <w:tcBorders>
              <w:top w:val="nil"/>
              <w:left w:val="nil"/>
              <w:bottom w:val="single" w:sz="4" w:space="0" w:color="auto"/>
              <w:right w:val="single" w:sz="4" w:space="0" w:color="auto"/>
            </w:tcBorders>
            <w:shd w:val="clear" w:color="auto" w:fill="auto"/>
            <w:noWrap/>
            <w:vAlign w:val="center"/>
          </w:tcPr>
          <w:p w14:paraId="09902B0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w:t>
            </w:r>
          </w:p>
        </w:tc>
        <w:tc>
          <w:tcPr>
            <w:tcW w:w="0" w:type="auto"/>
            <w:tcBorders>
              <w:top w:val="nil"/>
              <w:left w:val="nil"/>
              <w:bottom w:val="single" w:sz="4" w:space="0" w:color="auto"/>
              <w:right w:val="single" w:sz="4" w:space="0" w:color="auto"/>
            </w:tcBorders>
            <w:shd w:val="clear" w:color="auto" w:fill="auto"/>
            <w:noWrap/>
            <w:vAlign w:val="center"/>
          </w:tcPr>
          <w:p w14:paraId="7AD01A0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4</w:t>
            </w:r>
          </w:p>
        </w:tc>
        <w:tc>
          <w:tcPr>
            <w:tcW w:w="0" w:type="auto"/>
            <w:vMerge/>
            <w:tcBorders>
              <w:top w:val="single" w:sz="4" w:space="0" w:color="auto"/>
              <w:left w:val="single" w:sz="4" w:space="0" w:color="auto"/>
              <w:bottom w:val="single" w:sz="4" w:space="0" w:color="auto"/>
              <w:right w:val="single" w:sz="4" w:space="0" w:color="auto"/>
            </w:tcBorders>
            <w:vAlign w:val="center"/>
          </w:tcPr>
          <w:p w14:paraId="1C83D1B2"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p>
        </w:tc>
        <w:tc>
          <w:tcPr>
            <w:tcW w:w="0" w:type="auto"/>
            <w:tcBorders>
              <w:top w:val="nil"/>
              <w:left w:val="nil"/>
              <w:bottom w:val="single" w:sz="4" w:space="0" w:color="auto"/>
              <w:right w:val="single" w:sz="4" w:space="0" w:color="auto"/>
            </w:tcBorders>
            <w:shd w:val="clear" w:color="auto" w:fill="auto"/>
            <w:noWrap/>
            <w:vAlign w:val="center"/>
          </w:tcPr>
          <w:p w14:paraId="0810480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2</w:t>
            </w:r>
          </w:p>
        </w:tc>
        <w:tc>
          <w:tcPr>
            <w:tcW w:w="0" w:type="auto"/>
            <w:tcBorders>
              <w:top w:val="nil"/>
              <w:left w:val="nil"/>
              <w:bottom w:val="single" w:sz="4" w:space="0" w:color="auto"/>
              <w:right w:val="single" w:sz="4" w:space="0" w:color="auto"/>
            </w:tcBorders>
            <w:shd w:val="clear" w:color="auto" w:fill="auto"/>
            <w:noWrap/>
            <w:vAlign w:val="center"/>
          </w:tcPr>
          <w:p w14:paraId="73A8B88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2ABC919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D</w:t>
            </w:r>
          </w:p>
        </w:tc>
        <w:tc>
          <w:tcPr>
            <w:tcW w:w="0" w:type="auto"/>
            <w:vMerge/>
            <w:tcBorders>
              <w:top w:val="single" w:sz="4" w:space="0" w:color="auto"/>
              <w:left w:val="single" w:sz="4" w:space="0" w:color="auto"/>
              <w:bottom w:val="single" w:sz="4" w:space="0" w:color="auto"/>
              <w:right w:val="single" w:sz="4" w:space="0" w:color="auto"/>
            </w:tcBorders>
            <w:vAlign w:val="center"/>
          </w:tcPr>
          <w:p w14:paraId="1F298F9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000000" w:fill="F2F2F2"/>
            <w:noWrap/>
            <w:vAlign w:val="center"/>
          </w:tcPr>
          <w:p w14:paraId="18766FD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w:t>
            </w:r>
          </w:p>
        </w:tc>
        <w:tc>
          <w:tcPr>
            <w:tcW w:w="0" w:type="auto"/>
            <w:tcBorders>
              <w:top w:val="nil"/>
              <w:left w:val="nil"/>
              <w:bottom w:val="single" w:sz="4" w:space="0" w:color="auto"/>
              <w:right w:val="single" w:sz="4" w:space="0" w:color="auto"/>
            </w:tcBorders>
            <w:shd w:val="clear" w:color="000000" w:fill="F2F2F2"/>
            <w:noWrap/>
            <w:vAlign w:val="bottom"/>
          </w:tcPr>
          <w:p w14:paraId="12AE7397"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D</w:t>
            </w:r>
          </w:p>
        </w:tc>
        <w:tc>
          <w:tcPr>
            <w:tcW w:w="0" w:type="auto"/>
            <w:tcBorders>
              <w:top w:val="nil"/>
              <w:left w:val="nil"/>
              <w:bottom w:val="single" w:sz="4" w:space="0" w:color="auto"/>
              <w:right w:val="single" w:sz="4" w:space="0" w:color="auto"/>
            </w:tcBorders>
            <w:shd w:val="clear" w:color="000000" w:fill="F2F2F2"/>
            <w:noWrap/>
            <w:vAlign w:val="center"/>
          </w:tcPr>
          <w:p w14:paraId="4995167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r>
    </w:tbl>
    <w:p w14:paraId="3E9EE0B8" w14:textId="77777777" w:rsidR="00E569F9" w:rsidRPr="00B87AB8" w:rsidRDefault="00E569F9" w:rsidP="00E569F9">
      <w:pPr>
        <w:ind w:firstLine="576"/>
        <w:rPr>
          <w:rFonts w:eastAsia="宋体"/>
          <w:szCs w:val="28"/>
        </w:rPr>
      </w:pPr>
      <w:r w:rsidRPr="00B87AB8">
        <w:rPr>
          <w:rFonts w:eastAsia="宋体" w:hint="eastAsia"/>
          <w:szCs w:val="28"/>
        </w:rPr>
        <w:t>“对称”九</w:t>
      </w:r>
      <w:r w:rsidRPr="00B87AB8">
        <w:rPr>
          <w:rFonts w:eastAsia="宋体"/>
          <w:szCs w:val="28"/>
        </w:rPr>
        <w:t>进制</w:t>
      </w:r>
      <w:r w:rsidRPr="00B87AB8">
        <w:rPr>
          <w:rFonts w:eastAsia="宋体" w:hint="eastAsia"/>
          <w:szCs w:val="28"/>
        </w:rPr>
        <w:t>两</w:t>
      </w:r>
      <w:r w:rsidRPr="00B87AB8">
        <w:rPr>
          <w:rFonts w:eastAsia="宋体"/>
          <w:szCs w:val="28"/>
        </w:rPr>
        <w:t>位数表示</w:t>
      </w:r>
      <w:r w:rsidRPr="00B87AB8">
        <w:rPr>
          <w:rFonts w:eastAsia="宋体" w:hint="eastAsia"/>
          <w:szCs w:val="28"/>
        </w:rPr>
        <w:t>从</w:t>
      </w:r>
      <w:r w:rsidRPr="00B87AB8">
        <w:rPr>
          <w:rFonts w:eastAsia="宋体" w:hint="eastAsia"/>
          <w:szCs w:val="28"/>
        </w:rPr>
        <w:t>-40(0Ndd</w:t>
      </w:r>
      <w:r w:rsidRPr="00B87AB8">
        <w:rPr>
          <w:rFonts w:eastAsia="宋体"/>
          <w:szCs w:val="28"/>
        </w:rPr>
        <w:t>)</w:t>
      </w:r>
      <w:r w:rsidRPr="00B87AB8">
        <w:rPr>
          <w:rFonts w:eastAsia="宋体" w:hint="eastAsia"/>
          <w:szCs w:val="28"/>
        </w:rPr>
        <w:t>到</w:t>
      </w:r>
      <w:r w:rsidRPr="00B87AB8">
        <w:rPr>
          <w:rFonts w:eastAsia="宋体" w:hint="eastAsia"/>
          <w:szCs w:val="28"/>
        </w:rPr>
        <w:t>+40(0N44)</w:t>
      </w:r>
      <w:r w:rsidRPr="00B87AB8">
        <w:rPr>
          <w:rFonts w:eastAsia="宋体" w:hint="eastAsia"/>
          <w:szCs w:val="28"/>
        </w:rPr>
        <w:t>的</w:t>
      </w:r>
      <w:r w:rsidRPr="00B87AB8">
        <w:rPr>
          <w:rFonts w:eastAsia="宋体" w:hint="eastAsia"/>
          <w:szCs w:val="28"/>
        </w:rPr>
        <w:t>81</w:t>
      </w:r>
      <w:r w:rsidRPr="00B87AB8">
        <w:rPr>
          <w:rFonts w:eastAsia="宋体" w:hint="eastAsia"/>
          <w:szCs w:val="28"/>
        </w:rPr>
        <w:t>个</w:t>
      </w:r>
      <w:r w:rsidRPr="00B87AB8">
        <w:rPr>
          <w:rFonts w:eastAsia="宋体"/>
          <w:szCs w:val="28"/>
        </w:rPr>
        <w:t>数字</w:t>
      </w:r>
      <w:r w:rsidRPr="00B87AB8">
        <w:rPr>
          <w:rFonts w:eastAsia="宋体" w:hint="eastAsia"/>
          <w:szCs w:val="28"/>
        </w:rPr>
        <w:t>，</w:t>
      </w:r>
      <w:r w:rsidRPr="00B87AB8">
        <w:rPr>
          <w:rFonts w:eastAsia="宋体"/>
          <w:szCs w:val="28"/>
        </w:rPr>
        <w:t>如下表</w:t>
      </w:r>
      <w:r w:rsidRPr="00B87AB8">
        <w:rPr>
          <w:rFonts w:eastAsia="宋体" w:hint="eastAsia"/>
          <w:szCs w:val="28"/>
        </w:rPr>
        <w:t>5</w:t>
      </w:r>
      <w:r w:rsidRPr="00B87AB8">
        <w:rPr>
          <w:rFonts w:eastAsia="宋体"/>
          <w:szCs w:val="28"/>
        </w:rPr>
        <w:t>中</w:t>
      </w:r>
      <w:r w:rsidRPr="00B87AB8">
        <w:rPr>
          <w:rFonts w:eastAsia="宋体" w:hint="eastAsia"/>
          <w:szCs w:val="28"/>
        </w:rPr>
        <w:t>(13</w:t>
      </w:r>
      <w:r w:rsidRPr="00B87AB8">
        <w:rPr>
          <w:rFonts w:eastAsia="宋体"/>
          <w:szCs w:val="28"/>
        </w:rPr>
        <w:t>)</w:t>
      </w:r>
      <w:r w:rsidRPr="00B87AB8">
        <w:rPr>
          <w:rFonts w:eastAsia="宋体"/>
          <w:szCs w:val="28"/>
          <w:vertAlign w:val="subscript"/>
        </w:rPr>
        <w:t>10</w:t>
      </w:r>
      <w:r w:rsidRPr="00B87AB8">
        <w:rPr>
          <w:rFonts w:eastAsia="宋体" w:hint="eastAsia"/>
          <w:szCs w:val="28"/>
        </w:rPr>
        <w:t>=</w:t>
      </w:r>
      <w:r w:rsidRPr="00B87AB8">
        <w:rPr>
          <w:rFonts w:eastAsia="宋体"/>
          <w:szCs w:val="28"/>
        </w:rPr>
        <w:t>(14)</w:t>
      </w:r>
      <w:r w:rsidRPr="00B87AB8">
        <w:rPr>
          <w:rFonts w:eastAsia="宋体"/>
          <w:szCs w:val="28"/>
          <w:vertAlign w:val="subscript"/>
        </w:rPr>
        <w:t>N</w:t>
      </w:r>
      <w:r w:rsidRPr="00B87AB8">
        <w:rPr>
          <w:rFonts w:eastAsia="宋体"/>
          <w:szCs w:val="28"/>
        </w:rPr>
        <w:t>=</w:t>
      </w:r>
      <w:r w:rsidRPr="00B87AB8">
        <w:rPr>
          <w:rFonts w:eastAsia="宋体" w:hint="eastAsia"/>
          <w:szCs w:val="28"/>
        </w:rPr>
        <w:t>0</w:t>
      </w:r>
      <w:r w:rsidRPr="00B87AB8">
        <w:rPr>
          <w:rFonts w:eastAsia="宋体"/>
          <w:szCs w:val="28"/>
        </w:rPr>
        <w:t>N14</w:t>
      </w:r>
      <w:r w:rsidRPr="00B87AB8">
        <w:rPr>
          <w:rFonts w:eastAsia="宋体" w:hint="eastAsia"/>
          <w:szCs w:val="28"/>
        </w:rPr>
        <w:t>、</w:t>
      </w:r>
      <w:r w:rsidRPr="00B87AB8">
        <w:rPr>
          <w:rFonts w:eastAsia="宋体" w:hint="eastAsia"/>
          <w:szCs w:val="28"/>
        </w:rPr>
        <w:t>(-14</w:t>
      </w:r>
      <w:r w:rsidRPr="00B87AB8">
        <w:rPr>
          <w:rFonts w:eastAsia="宋体"/>
          <w:szCs w:val="28"/>
        </w:rPr>
        <w:t>)</w:t>
      </w:r>
      <w:r w:rsidRPr="00B87AB8">
        <w:rPr>
          <w:rFonts w:eastAsia="宋体"/>
          <w:szCs w:val="28"/>
          <w:vertAlign w:val="subscript"/>
        </w:rPr>
        <w:t>10</w:t>
      </w:r>
      <w:r w:rsidRPr="00B87AB8">
        <w:rPr>
          <w:rFonts w:eastAsia="宋体" w:hint="eastAsia"/>
          <w:szCs w:val="28"/>
        </w:rPr>
        <w:t>=</w:t>
      </w:r>
      <w:r w:rsidRPr="00B87AB8">
        <w:rPr>
          <w:rFonts w:eastAsia="宋体"/>
          <w:szCs w:val="28"/>
        </w:rPr>
        <w:t>(B4)</w:t>
      </w:r>
      <w:r w:rsidRPr="00B87AB8">
        <w:rPr>
          <w:rFonts w:eastAsia="宋体"/>
          <w:szCs w:val="28"/>
          <w:vertAlign w:val="subscript"/>
        </w:rPr>
        <w:t>N</w:t>
      </w:r>
      <w:r w:rsidRPr="00B87AB8">
        <w:rPr>
          <w:rFonts w:eastAsia="宋体"/>
          <w:szCs w:val="28"/>
        </w:rPr>
        <w:t>=</w:t>
      </w:r>
      <w:r w:rsidRPr="00B87AB8">
        <w:rPr>
          <w:rFonts w:eastAsia="宋体" w:hint="eastAsia"/>
          <w:szCs w:val="28"/>
        </w:rPr>
        <w:t>0</w:t>
      </w:r>
      <w:r w:rsidRPr="00B87AB8">
        <w:rPr>
          <w:rFonts w:eastAsia="宋体"/>
          <w:szCs w:val="28"/>
        </w:rPr>
        <w:t>Nb4</w:t>
      </w:r>
      <w:r w:rsidRPr="00B87AB8">
        <w:rPr>
          <w:rFonts w:eastAsia="宋体" w:hint="eastAsia"/>
          <w:szCs w:val="28"/>
        </w:rPr>
        <w:t>等编码表示</w:t>
      </w:r>
      <w:r w:rsidRPr="00B87AB8">
        <w:rPr>
          <w:rFonts w:eastAsia="宋体"/>
          <w:szCs w:val="28"/>
        </w:rPr>
        <w:t>，具体参照如下表。</w:t>
      </w:r>
    </w:p>
    <w:p w14:paraId="701FCF14" w14:textId="77777777" w:rsidR="00E569F9" w:rsidRPr="00B87AB8" w:rsidRDefault="00E569F9" w:rsidP="00E569F9">
      <w:pPr>
        <w:ind w:firstLine="0"/>
        <w:jc w:val="both"/>
        <w:rPr>
          <w:rFonts w:eastAsia="宋体"/>
          <w:szCs w:val="28"/>
        </w:rPr>
      </w:pPr>
      <w:r w:rsidRPr="00B87AB8">
        <w:rPr>
          <w:rFonts w:eastAsia="宋体" w:hint="eastAsia"/>
          <w:szCs w:val="28"/>
        </w:rPr>
        <w:t>表</w:t>
      </w:r>
      <w:r w:rsidRPr="00B87AB8">
        <w:rPr>
          <w:rFonts w:eastAsia="宋体" w:hint="eastAsia"/>
          <w:szCs w:val="28"/>
        </w:rPr>
        <w:t>5</w:t>
      </w:r>
      <w:r w:rsidRPr="00B87AB8">
        <w:rPr>
          <w:rFonts w:eastAsia="宋体" w:hint="eastAsia"/>
          <w:szCs w:val="28"/>
        </w:rPr>
        <w:t>：“对称”</w:t>
      </w:r>
      <w:r w:rsidRPr="00B87AB8">
        <w:rPr>
          <w:rFonts w:eastAsia="宋体"/>
          <w:szCs w:val="28"/>
        </w:rPr>
        <w:t>九进制与十进制对应表</w:t>
      </w:r>
    </w:p>
    <w:tbl>
      <w:tblPr>
        <w:tblW w:w="0" w:type="auto"/>
        <w:tblInd w:w="113" w:type="dxa"/>
        <w:tblLook w:val="04A0" w:firstRow="1" w:lastRow="0" w:firstColumn="1" w:lastColumn="0" w:noHBand="0" w:noVBand="1"/>
      </w:tblPr>
      <w:tblGrid>
        <w:gridCol w:w="1976"/>
        <w:gridCol w:w="328"/>
        <w:gridCol w:w="395"/>
        <w:gridCol w:w="395"/>
        <w:gridCol w:w="395"/>
        <w:gridCol w:w="395"/>
        <w:gridCol w:w="444"/>
        <w:gridCol w:w="433"/>
        <w:gridCol w:w="444"/>
        <w:gridCol w:w="433"/>
        <w:gridCol w:w="440"/>
        <w:gridCol w:w="507"/>
        <w:gridCol w:w="507"/>
        <w:gridCol w:w="507"/>
        <w:gridCol w:w="507"/>
        <w:gridCol w:w="507"/>
        <w:gridCol w:w="507"/>
      </w:tblGrid>
      <w:tr w:rsidR="00E569F9" w:rsidRPr="00B87AB8" w14:paraId="45CB70A7" w14:textId="77777777" w:rsidTr="005C6556">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F58231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十进</w:t>
            </w:r>
            <w:r w:rsidRPr="00B87AB8">
              <w:rPr>
                <w:rFonts w:ascii="宋体" w:eastAsia="宋体" w:hAnsi="宋体" w:cs="宋体"/>
                <w:kern w:val="0"/>
                <w:sz w:val="22"/>
                <w:szCs w:val="22"/>
              </w:rPr>
              <w:t>制</w:t>
            </w:r>
            <w:r w:rsidRPr="00B87AB8">
              <w:rPr>
                <w:rFonts w:ascii="宋体" w:eastAsia="宋体" w:hAnsi="宋体" w:cs="宋体" w:hint="eastAsia"/>
                <w:kern w:val="0"/>
                <w:sz w:val="22"/>
                <w:szCs w:val="22"/>
              </w:rPr>
              <w:t>数</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4347B1E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3081B94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7BAC922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-2</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266FF46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3000E90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-4</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2DF81C1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-5</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225B605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-6</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268B173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-7</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4105476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-8</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029138C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-9</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183ADAA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24E39F7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-11</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4B68DAA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-12</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1098939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-13</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486271F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-14</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03BB5C2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-15</w:t>
            </w:r>
          </w:p>
        </w:tc>
      </w:tr>
      <w:tr w:rsidR="00E569F9" w:rsidRPr="00B87AB8" w14:paraId="5B644312"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tcPr>
          <w:p w14:paraId="28AD95C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w:t>
            </w:r>
            <w:r w:rsidRPr="00B87AB8">
              <w:rPr>
                <w:rFonts w:ascii="宋体" w:eastAsia="宋体" w:hAnsi="宋体" w:cs="宋体"/>
                <w:kern w:val="0"/>
                <w:sz w:val="22"/>
                <w:szCs w:val="22"/>
              </w:rPr>
              <w:t>对称</w:t>
            </w:r>
            <w:r w:rsidRPr="00B87AB8">
              <w:rPr>
                <w:rFonts w:ascii="宋体" w:eastAsia="宋体" w:hAnsi="宋体" w:cs="宋体" w:hint="eastAsia"/>
                <w:kern w:val="0"/>
                <w:sz w:val="22"/>
                <w:szCs w:val="22"/>
              </w:rPr>
              <w:t>”</w:t>
            </w:r>
            <w:r w:rsidRPr="00B87AB8">
              <w:rPr>
                <w:rFonts w:ascii="宋体" w:eastAsia="宋体" w:hAnsi="宋体" w:cs="宋体"/>
                <w:kern w:val="0"/>
                <w:sz w:val="22"/>
                <w:szCs w:val="22"/>
              </w:rPr>
              <w:t>九进制</w:t>
            </w:r>
            <w:r w:rsidRPr="00B87AB8">
              <w:rPr>
                <w:rFonts w:ascii="宋体" w:eastAsia="宋体" w:hAnsi="宋体" w:cs="宋体" w:hint="eastAsia"/>
                <w:kern w:val="0"/>
                <w:sz w:val="22"/>
                <w:szCs w:val="22"/>
              </w:rPr>
              <w:t>数</w:t>
            </w:r>
          </w:p>
        </w:tc>
        <w:tc>
          <w:tcPr>
            <w:tcW w:w="0" w:type="auto"/>
            <w:tcBorders>
              <w:top w:val="nil"/>
              <w:left w:val="nil"/>
              <w:bottom w:val="single" w:sz="4" w:space="0" w:color="auto"/>
              <w:right w:val="single" w:sz="4" w:space="0" w:color="auto"/>
            </w:tcBorders>
            <w:shd w:val="clear" w:color="auto" w:fill="auto"/>
            <w:noWrap/>
            <w:vAlign w:val="center"/>
          </w:tcPr>
          <w:p w14:paraId="2656D3D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0" w:type="auto"/>
            <w:tcBorders>
              <w:top w:val="nil"/>
              <w:left w:val="nil"/>
              <w:bottom w:val="single" w:sz="4" w:space="0" w:color="auto"/>
              <w:right w:val="single" w:sz="4" w:space="0" w:color="auto"/>
            </w:tcBorders>
            <w:shd w:val="clear" w:color="auto" w:fill="auto"/>
            <w:noWrap/>
            <w:vAlign w:val="center"/>
          </w:tcPr>
          <w:p w14:paraId="6C09F14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w:t>
            </w:r>
          </w:p>
        </w:tc>
        <w:tc>
          <w:tcPr>
            <w:tcW w:w="0" w:type="auto"/>
            <w:tcBorders>
              <w:top w:val="nil"/>
              <w:left w:val="nil"/>
              <w:bottom w:val="single" w:sz="4" w:space="0" w:color="auto"/>
              <w:right w:val="single" w:sz="4" w:space="0" w:color="auto"/>
            </w:tcBorders>
            <w:shd w:val="clear" w:color="auto" w:fill="auto"/>
            <w:noWrap/>
            <w:vAlign w:val="center"/>
          </w:tcPr>
          <w:p w14:paraId="547A8C5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b</w:t>
            </w:r>
          </w:p>
        </w:tc>
        <w:tc>
          <w:tcPr>
            <w:tcW w:w="0" w:type="auto"/>
            <w:tcBorders>
              <w:top w:val="nil"/>
              <w:left w:val="nil"/>
              <w:bottom w:val="single" w:sz="4" w:space="0" w:color="auto"/>
              <w:right w:val="single" w:sz="4" w:space="0" w:color="auto"/>
            </w:tcBorders>
            <w:shd w:val="clear" w:color="auto" w:fill="auto"/>
            <w:noWrap/>
            <w:vAlign w:val="center"/>
          </w:tcPr>
          <w:p w14:paraId="7C667AC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c</w:t>
            </w:r>
          </w:p>
        </w:tc>
        <w:tc>
          <w:tcPr>
            <w:tcW w:w="0" w:type="auto"/>
            <w:tcBorders>
              <w:top w:val="nil"/>
              <w:left w:val="nil"/>
              <w:bottom w:val="single" w:sz="4" w:space="0" w:color="auto"/>
              <w:right w:val="single" w:sz="4" w:space="0" w:color="auto"/>
            </w:tcBorders>
            <w:shd w:val="clear" w:color="auto" w:fill="auto"/>
            <w:noWrap/>
            <w:vAlign w:val="center"/>
          </w:tcPr>
          <w:p w14:paraId="0282408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d</w:t>
            </w:r>
          </w:p>
        </w:tc>
        <w:tc>
          <w:tcPr>
            <w:tcW w:w="0" w:type="auto"/>
            <w:tcBorders>
              <w:top w:val="nil"/>
              <w:left w:val="nil"/>
              <w:bottom w:val="single" w:sz="4" w:space="0" w:color="auto"/>
              <w:right w:val="single" w:sz="4" w:space="0" w:color="auto"/>
            </w:tcBorders>
            <w:shd w:val="clear" w:color="auto" w:fill="auto"/>
            <w:noWrap/>
            <w:vAlign w:val="center"/>
          </w:tcPr>
          <w:p w14:paraId="59F323A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a4</w:t>
            </w:r>
          </w:p>
        </w:tc>
        <w:tc>
          <w:tcPr>
            <w:tcW w:w="0" w:type="auto"/>
            <w:tcBorders>
              <w:top w:val="nil"/>
              <w:left w:val="nil"/>
              <w:bottom w:val="single" w:sz="4" w:space="0" w:color="auto"/>
              <w:right w:val="single" w:sz="4" w:space="0" w:color="auto"/>
            </w:tcBorders>
            <w:shd w:val="clear" w:color="auto" w:fill="auto"/>
            <w:noWrap/>
            <w:vAlign w:val="center"/>
          </w:tcPr>
          <w:p w14:paraId="5FACCED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a3</w:t>
            </w:r>
          </w:p>
        </w:tc>
        <w:tc>
          <w:tcPr>
            <w:tcW w:w="0" w:type="auto"/>
            <w:tcBorders>
              <w:top w:val="nil"/>
              <w:left w:val="nil"/>
              <w:bottom w:val="single" w:sz="4" w:space="0" w:color="auto"/>
              <w:right w:val="single" w:sz="4" w:space="0" w:color="auto"/>
            </w:tcBorders>
            <w:shd w:val="clear" w:color="auto" w:fill="auto"/>
            <w:noWrap/>
            <w:vAlign w:val="center"/>
          </w:tcPr>
          <w:p w14:paraId="0387C58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a2</w:t>
            </w:r>
          </w:p>
        </w:tc>
        <w:tc>
          <w:tcPr>
            <w:tcW w:w="0" w:type="auto"/>
            <w:tcBorders>
              <w:top w:val="nil"/>
              <w:left w:val="nil"/>
              <w:bottom w:val="single" w:sz="4" w:space="0" w:color="auto"/>
              <w:right w:val="single" w:sz="4" w:space="0" w:color="auto"/>
            </w:tcBorders>
            <w:shd w:val="clear" w:color="auto" w:fill="auto"/>
            <w:noWrap/>
            <w:vAlign w:val="center"/>
          </w:tcPr>
          <w:p w14:paraId="0AB29BF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a1</w:t>
            </w:r>
          </w:p>
        </w:tc>
        <w:tc>
          <w:tcPr>
            <w:tcW w:w="0" w:type="auto"/>
            <w:tcBorders>
              <w:top w:val="nil"/>
              <w:left w:val="nil"/>
              <w:bottom w:val="single" w:sz="4" w:space="0" w:color="auto"/>
              <w:right w:val="single" w:sz="4" w:space="0" w:color="auto"/>
            </w:tcBorders>
            <w:shd w:val="clear" w:color="auto" w:fill="auto"/>
            <w:noWrap/>
            <w:vAlign w:val="center"/>
          </w:tcPr>
          <w:p w14:paraId="0115781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a0</w:t>
            </w:r>
          </w:p>
        </w:tc>
        <w:tc>
          <w:tcPr>
            <w:tcW w:w="0" w:type="auto"/>
            <w:tcBorders>
              <w:top w:val="nil"/>
              <w:left w:val="nil"/>
              <w:bottom w:val="single" w:sz="4" w:space="0" w:color="auto"/>
              <w:right w:val="single" w:sz="4" w:space="0" w:color="auto"/>
            </w:tcBorders>
            <w:shd w:val="clear" w:color="auto" w:fill="auto"/>
            <w:noWrap/>
            <w:vAlign w:val="center"/>
          </w:tcPr>
          <w:p w14:paraId="2FAC064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aa</w:t>
            </w:r>
          </w:p>
        </w:tc>
        <w:tc>
          <w:tcPr>
            <w:tcW w:w="0" w:type="auto"/>
            <w:tcBorders>
              <w:top w:val="nil"/>
              <w:left w:val="nil"/>
              <w:bottom w:val="single" w:sz="4" w:space="0" w:color="auto"/>
              <w:right w:val="single" w:sz="4" w:space="0" w:color="auto"/>
            </w:tcBorders>
            <w:shd w:val="clear" w:color="auto" w:fill="auto"/>
            <w:noWrap/>
            <w:vAlign w:val="center"/>
          </w:tcPr>
          <w:p w14:paraId="7578E2E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ab</w:t>
            </w:r>
          </w:p>
        </w:tc>
        <w:tc>
          <w:tcPr>
            <w:tcW w:w="0" w:type="auto"/>
            <w:tcBorders>
              <w:top w:val="nil"/>
              <w:left w:val="nil"/>
              <w:bottom w:val="single" w:sz="4" w:space="0" w:color="auto"/>
              <w:right w:val="single" w:sz="4" w:space="0" w:color="auto"/>
            </w:tcBorders>
            <w:shd w:val="clear" w:color="auto" w:fill="auto"/>
            <w:noWrap/>
            <w:vAlign w:val="center"/>
          </w:tcPr>
          <w:p w14:paraId="39A57D7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ac</w:t>
            </w:r>
          </w:p>
        </w:tc>
        <w:tc>
          <w:tcPr>
            <w:tcW w:w="0" w:type="auto"/>
            <w:tcBorders>
              <w:top w:val="nil"/>
              <w:left w:val="nil"/>
              <w:bottom w:val="single" w:sz="4" w:space="0" w:color="auto"/>
              <w:right w:val="single" w:sz="4" w:space="0" w:color="auto"/>
            </w:tcBorders>
            <w:shd w:val="clear" w:color="auto" w:fill="auto"/>
            <w:noWrap/>
            <w:vAlign w:val="center"/>
          </w:tcPr>
          <w:p w14:paraId="1CCC043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ad</w:t>
            </w:r>
          </w:p>
        </w:tc>
        <w:tc>
          <w:tcPr>
            <w:tcW w:w="0" w:type="auto"/>
            <w:tcBorders>
              <w:top w:val="nil"/>
              <w:left w:val="nil"/>
              <w:bottom w:val="single" w:sz="4" w:space="0" w:color="auto"/>
              <w:right w:val="single" w:sz="4" w:space="0" w:color="auto"/>
            </w:tcBorders>
            <w:shd w:val="clear" w:color="auto" w:fill="auto"/>
            <w:noWrap/>
            <w:vAlign w:val="center"/>
          </w:tcPr>
          <w:p w14:paraId="59CBA49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b4</w:t>
            </w:r>
          </w:p>
        </w:tc>
        <w:tc>
          <w:tcPr>
            <w:tcW w:w="0" w:type="auto"/>
            <w:tcBorders>
              <w:top w:val="nil"/>
              <w:left w:val="nil"/>
              <w:bottom w:val="single" w:sz="4" w:space="0" w:color="auto"/>
              <w:right w:val="single" w:sz="4" w:space="0" w:color="auto"/>
            </w:tcBorders>
            <w:shd w:val="clear" w:color="auto" w:fill="auto"/>
            <w:noWrap/>
            <w:vAlign w:val="center"/>
          </w:tcPr>
          <w:p w14:paraId="7475846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b3</w:t>
            </w:r>
          </w:p>
        </w:tc>
      </w:tr>
      <w:tr w:rsidR="00E569F9" w:rsidRPr="00B87AB8" w14:paraId="4A5E466E"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tcPr>
          <w:p w14:paraId="306DEE7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十进制</w:t>
            </w:r>
          </w:p>
        </w:tc>
        <w:tc>
          <w:tcPr>
            <w:tcW w:w="0" w:type="auto"/>
            <w:tcBorders>
              <w:top w:val="nil"/>
              <w:left w:val="nil"/>
              <w:bottom w:val="single" w:sz="4" w:space="0" w:color="auto"/>
              <w:right w:val="single" w:sz="4" w:space="0" w:color="auto"/>
            </w:tcBorders>
            <w:shd w:val="clear" w:color="auto" w:fill="auto"/>
            <w:noWrap/>
            <w:vAlign w:val="center"/>
          </w:tcPr>
          <w:p w14:paraId="04623EC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noWrap/>
            <w:vAlign w:val="center"/>
          </w:tcPr>
          <w:p w14:paraId="480EE8D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7F07D28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2</w:t>
            </w:r>
          </w:p>
        </w:tc>
        <w:tc>
          <w:tcPr>
            <w:tcW w:w="0" w:type="auto"/>
            <w:tcBorders>
              <w:top w:val="nil"/>
              <w:left w:val="nil"/>
              <w:bottom w:val="single" w:sz="4" w:space="0" w:color="auto"/>
              <w:right w:val="single" w:sz="4" w:space="0" w:color="auto"/>
            </w:tcBorders>
            <w:shd w:val="clear" w:color="auto" w:fill="auto"/>
            <w:noWrap/>
            <w:vAlign w:val="center"/>
          </w:tcPr>
          <w:p w14:paraId="6A237A8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w:t>
            </w:r>
          </w:p>
        </w:tc>
        <w:tc>
          <w:tcPr>
            <w:tcW w:w="0" w:type="auto"/>
            <w:tcBorders>
              <w:top w:val="nil"/>
              <w:left w:val="nil"/>
              <w:bottom w:val="single" w:sz="4" w:space="0" w:color="auto"/>
              <w:right w:val="single" w:sz="4" w:space="0" w:color="auto"/>
            </w:tcBorders>
            <w:shd w:val="clear" w:color="auto" w:fill="auto"/>
            <w:noWrap/>
            <w:vAlign w:val="center"/>
          </w:tcPr>
          <w:p w14:paraId="6E1F600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4</w:t>
            </w:r>
          </w:p>
        </w:tc>
        <w:tc>
          <w:tcPr>
            <w:tcW w:w="0" w:type="auto"/>
            <w:tcBorders>
              <w:top w:val="nil"/>
              <w:left w:val="nil"/>
              <w:bottom w:val="single" w:sz="4" w:space="0" w:color="auto"/>
              <w:right w:val="single" w:sz="4" w:space="0" w:color="auto"/>
            </w:tcBorders>
            <w:shd w:val="clear" w:color="auto" w:fill="auto"/>
            <w:noWrap/>
            <w:vAlign w:val="center"/>
          </w:tcPr>
          <w:p w14:paraId="44B4037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5</w:t>
            </w:r>
          </w:p>
        </w:tc>
        <w:tc>
          <w:tcPr>
            <w:tcW w:w="0" w:type="auto"/>
            <w:tcBorders>
              <w:top w:val="nil"/>
              <w:left w:val="nil"/>
              <w:bottom w:val="single" w:sz="4" w:space="0" w:color="auto"/>
              <w:right w:val="single" w:sz="4" w:space="0" w:color="auto"/>
            </w:tcBorders>
            <w:shd w:val="clear" w:color="auto" w:fill="auto"/>
            <w:noWrap/>
            <w:vAlign w:val="center"/>
          </w:tcPr>
          <w:p w14:paraId="48F5260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6</w:t>
            </w:r>
          </w:p>
        </w:tc>
        <w:tc>
          <w:tcPr>
            <w:tcW w:w="0" w:type="auto"/>
            <w:tcBorders>
              <w:top w:val="nil"/>
              <w:left w:val="nil"/>
              <w:bottom w:val="single" w:sz="4" w:space="0" w:color="auto"/>
              <w:right w:val="single" w:sz="4" w:space="0" w:color="auto"/>
            </w:tcBorders>
            <w:shd w:val="clear" w:color="auto" w:fill="auto"/>
            <w:noWrap/>
            <w:vAlign w:val="center"/>
          </w:tcPr>
          <w:p w14:paraId="7FC0867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7</w:t>
            </w:r>
          </w:p>
        </w:tc>
        <w:tc>
          <w:tcPr>
            <w:tcW w:w="0" w:type="auto"/>
            <w:tcBorders>
              <w:top w:val="nil"/>
              <w:left w:val="nil"/>
              <w:bottom w:val="single" w:sz="4" w:space="0" w:color="auto"/>
              <w:right w:val="single" w:sz="4" w:space="0" w:color="auto"/>
            </w:tcBorders>
            <w:shd w:val="clear" w:color="auto" w:fill="auto"/>
            <w:noWrap/>
            <w:vAlign w:val="center"/>
          </w:tcPr>
          <w:p w14:paraId="17F2D48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8</w:t>
            </w:r>
          </w:p>
        </w:tc>
        <w:tc>
          <w:tcPr>
            <w:tcW w:w="0" w:type="auto"/>
            <w:tcBorders>
              <w:top w:val="nil"/>
              <w:left w:val="nil"/>
              <w:bottom w:val="single" w:sz="4" w:space="0" w:color="auto"/>
              <w:right w:val="single" w:sz="4" w:space="0" w:color="auto"/>
            </w:tcBorders>
            <w:shd w:val="clear" w:color="auto" w:fill="auto"/>
            <w:noWrap/>
            <w:vAlign w:val="center"/>
          </w:tcPr>
          <w:p w14:paraId="59D0F8E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9</w:t>
            </w:r>
          </w:p>
        </w:tc>
        <w:tc>
          <w:tcPr>
            <w:tcW w:w="0" w:type="auto"/>
            <w:tcBorders>
              <w:top w:val="nil"/>
              <w:left w:val="nil"/>
              <w:bottom w:val="single" w:sz="4" w:space="0" w:color="auto"/>
              <w:right w:val="single" w:sz="4" w:space="0" w:color="auto"/>
            </w:tcBorders>
            <w:shd w:val="clear" w:color="auto" w:fill="auto"/>
            <w:noWrap/>
            <w:vAlign w:val="center"/>
          </w:tcPr>
          <w:p w14:paraId="40EA251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nil"/>
              <w:left w:val="nil"/>
              <w:bottom w:val="single" w:sz="4" w:space="0" w:color="auto"/>
              <w:right w:val="single" w:sz="4" w:space="0" w:color="auto"/>
            </w:tcBorders>
            <w:shd w:val="clear" w:color="auto" w:fill="auto"/>
            <w:noWrap/>
            <w:vAlign w:val="center"/>
          </w:tcPr>
          <w:p w14:paraId="719DB56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11</w:t>
            </w:r>
          </w:p>
        </w:tc>
        <w:tc>
          <w:tcPr>
            <w:tcW w:w="0" w:type="auto"/>
            <w:tcBorders>
              <w:top w:val="nil"/>
              <w:left w:val="nil"/>
              <w:bottom w:val="single" w:sz="4" w:space="0" w:color="auto"/>
              <w:right w:val="single" w:sz="4" w:space="0" w:color="auto"/>
            </w:tcBorders>
            <w:shd w:val="clear" w:color="auto" w:fill="auto"/>
            <w:noWrap/>
            <w:vAlign w:val="center"/>
          </w:tcPr>
          <w:p w14:paraId="4A45064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12</w:t>
            </w:r>
          </w:p>
        </w:tc>
        <w:tc>
          <w:tcPr>
            <w:tcW w:w="0" w:type="auto"/>
            <w:tcBorders>
              <w:top w:val="nil"/>
              <w:left w:val="nil"/>
              <w:bottom w:val="single" w:sz="4" w:space="0" w:color="auto"/>
              <w:right w:val="single" w:sz="4" w:space="0" w:color="auto"/>
            </w:tcBorders>
            <w:shd w:val="clear" w:color="auto" w:fill="auto"/>
            <w:noWrap/>
            <w:vAlign w:val="center"/>
          </w:tcPr>
          <w:p w14:paraId="550EFEA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13</w:t>
            </w:r>
          </w:p>
        </w:tc>
        <w:tc>
          <w:tcPr>
            <w:tcW w:w="0" w:type="auto"/>
            <w:tcBorders>
              <w:top w:val="nil"/>
              <w:left w:val="nil"/>
              <w:bottom w:val="single" w:sz="4" w:space="0" w:color="auto"/>
              <w:right w:val="single" w:sz="4" w:space="0" w:color="auto"/>
            </w:tcBorders>
            <w:shd w:val="clear" w:color="auto" w:fill="auto"/>
            <w:noWrap/>
            <w:vAlign w:val="center"/>
          </w:tcPr>
          <w:p w14:paraId="3B4C283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14</w:t>
            </w:r>
          </w:p>
        </w:tc>
        <w:tc>
          <w:tcPr>
            <w:tcW w:w="0" w:type="auto"/>
            <w:tcBorders>
              <w:top w:val="nil"/>
              <w:left w:val="nil"/>
              <w:bottom w:val="single" w:sz="4" w:space="0" w:color="auto"/>
              <w:right w:val="single" w:sz="4" w:space="0" w:color="auto"/>
            </w:tcBorders>
            <w:shd w:val="clear" w:color="auto" w:fill="auto"/>
            <w:noWrap/>
            <w:vAlign w:val="center"/>
          </w:tcPr>
          <w:p w14:paraId="73B037E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15</w:t>
            </w:r>
          </w:p>
        </w:tc>
      </w:tr>
      <w:tr w:rsidR="00E569F9" w:rsidRPr="00B87AB8" w14:paraId="21F57902"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tcPr>
          <w:p w14:paraId="1DC0C0C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w:t>
            </w:r>
            <w:r w:rsidRPr="00B87AB8">
              <w:rPr>
                <w:rFonts w:ascii="宋体" w:eastAsia="宋体" w:hAnsi="宋体" w:cs="宋体"/>
                <w:kern w:val="0"/>
                <w:sz w:val="22"/>
                <w:szCs w:val="22"/>
              </w:rPr>
              <w:t>对称</w:t>
            </w:r>
            <w:r w:rsidRPr="00B87AB8">
              <w:rPr>
                <w:rFonts w:ascii="宋体" w:eastAsia="宋体" w:hAnsi="宋体" w:cs="宋体" w:hint="eastAsia"/>
                <w:kern w:val="0"/>
                <w:sz w:val="22"/>
                <w:szCs w:val="22"/>
              </w:rPr>
              <w:t>”</w:t>
            </w:r>
            <w:r w:rsidRPr="00B87AB8">
              <w:rPr>
                <w:rFonts w:ascii="宋体" w:eastAsia="宋体" w:hAnsi="宋体" w:cs="宋体"/>
                <w:kern w:val="0"/>
                <w:sz w:val="22"/>
                <w:szCs w:val="22"/>
              </w:rPr>
              <w:t>九进制</w:t>
            </w:r>
            <w:r w:rsidRPr="00B87AB8">
              <w:rPr>
                <w:rFonts w:ascii="宋体" w:eastAsia="宋体" w:hAnsi="宋体" w:cs="宋体" w:hint="eastAsia"/>
                <w:kern w:val="0"/>
                <w:sz w:val="22"/>
                <w:szCs w:val="22"/>
              </w:rPr>
              <w:t>数</w:t>
            </w:r>
          </w:p>
        </w:tc>
        <w:tc>
          <w:tcPr>
            <w:tcW w:w="0" w:type="auto"/>
            <w:tcBorders>
              <w:top w:val="nil"/>
              <w:left w:val="nil"/>
              <w:bottom w:val="single" w:sz="4" w:space="0" w:color="auto"/>
              <w:right w:val="single" w:sz="4" w:space="0" w:color="auto"/>
            </w:tcBorders>
            <w:shd w:val="clear" w:color="auto" w:fill="auto"/>
            <w:noWrap/>
            <w:vAlign w:val="center"/>
          </w:tcPr>
          <w:p w14:paraId="06B1665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noWrap/>
            <w:vAlign w:val="center"/>
          </w:tcPr>
          <w:p w14:paraId="5EAF163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7DF3AE7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2</w:t>
            </w:r>
          </w:p>
        </w:tc>
        <w:tc>
          <w:tcPr>
            <w:tcW w:w="0" w:type="auto"/>
            <w:tcBorders>
              <w:top w:val="nil"/>
              <w:left w:val="nil"/>
              <w:bottom w:val="single" w:sz="4" w:space="0" w:color="auto"/>
              <w:right w:val="single" w:sz="4" w:space="0" w:color="auto"/>
            </w:tcBorders>
            <w:shd w:val="clear" w:color="auto" w:fill="auto"/>
            <w:noWrap/>
            <w:vAlign w:val="center"/>
          </w:tcPr>
          <w:p w14:paraId="0879FD4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w:t>
            </w:r>
          </w:p>
        </w:tc>
        <w:tc>
          <w:tcPr>
            <w:tcW w:w="0" w:type="auto"/>
            <w:tcBorders>
              <w:top w:val="nil"/>
              <w:left w:val="nil"/>
              <w:bottom w:val="single" w:sz="4" w:space="0" w:color="auto"/>
              <w:right w:val="single" w:sz="4" w:space="0" w:color="auto"/>
            </w:tcBorders>
            <w:shd w:val="clear" w:color="auto" w:fill="auto"/>
            <w:noWrap/>
            <w:vAlign w:val="center"/>
          </w:tcPr>
          <w:p w14:paraId="4AF7519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4</w:t>
            </w:r>
          </w:p>
        </w:tc>
        <w:tc>
          <w:tcPr>
            <w:tcW w:w="0" w:type="auto"/>
            <w:tcBorders>
              <w:top w:val="nil"/>
              <w:left w:val="nil"/>
              <w:bottom w:val="single" w:sz="4" w:space="0" w:color="auto"/>
              <w:right w:val="single" w:sz="4" w:space="0" w:color="auto"/>
            </w:tcBorders>
            <w:shd w:val="clear" w:color="auto" w:fill="auto"/>
            <w:noWrap/>
            <w:vAlign w:val="center"/>
          </w:tcPr>
          <w:p w14:paraId="0D0290F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1d</w:t>
            </w:r>
          </w:p>
        </w:tc>
        <w:tc>
          <w:tcPr>
            <w:tcW w:w="0" w:type="auto"/>
            <w:tcBorders>
              <w:top w:val="nil"/>
              <w:left w:val="nil"/>
              <w:bottom w:val="single" w:sz="4" w:space="0" w:color="auto"/>
              <w:right w:val="single" w:sz="4" w:space="0" w:color="auto"/>
            </w:tcBorders>
            <w:shd w:val="clear" w:color="auto" w:fill="auto"/>
            <w:noWrap/>
            <w:vAlign w:val="center"/>
          </w:tcPr>
          <w:p w14:paraId="367FE53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1c</w:t>
            </w:r>
          </w:p>
        </w:tc>
        <w:tc>
          <w:tcPr>
            <w:tcW w:w="0" w:type="auto"/>
            <w:tcBorders>
              <w:top w:val="nil"/>
              <w:left w:val="nil"/>
              <w:bottom w:val="single" w:sz="4" w:space="0" w:color="auto"/>
              <w:right w:val="single" w:sz="4" w:space="0" w:color="auto"/>
            </w:tcBorders>
            <w:shd w:val="clear" w:color="auto" w:fill="auto"/>
            <w:noWrap/>
            <w:vAlign w:val="center"/>
          </w:tcPr>
          <w:p w14:paraId="638848A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1b</w:t>
            </w:r>
          </w:p>
        </w:tc>
        <w:tc>
          <w:tcPr>
            <w:tcW w:w="0" w:type="auto"/>
            <w:tcBorders>
              <w:top w:val="nil"/>
              <w:left w:val="nil"/>
              <w:bottom w:val="single" w:sz="4" w:space="0" w:color="auto"/>
              <w:right w:val="single" w:sz="4" w:space="0" w:color="auto"/>
            </w:tcBorders>
            <w:shd w:val="clear" w:color="auto" w:fill="auto"/>
            <w:noWrap/>
            <w:vAlign w:val="center"/>
          </w:tcPr>
          <w:p w14:paraId="7E578C1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1a</w:t>
            </w:r>
          </w:p>
        </w:tc>
        <w:tc>
          <w:tcPr>
            <w:tcW w:w="0" w:type="auto"/>
            <w:tcBorders>
              <w:top w:val="nil"/>
              <w:left w:val="nil"/>
              <w:bottom w:val="single" w:sz="4" w:space="0" w:color="auto"/>
              <w:right w:val="single" w:sz="4" w:space="0" w:color="auto"/>
            </w:tcBorders>
            <w:shd w:val="clear" w:color="auto" w:fill="auto"/>
            <w:noWrap/>
            <w:vAlign w:val="center"/>
          </w:tcPr>
          <w:p w14:paraId="7FA78B9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nil"/>
              <w:left w:val="nil"/>
              <w:bottom w:val="single" w:sz="4" w:space="0" w:color="auto"/>
              <w:right w:val="single" w:sz="4" w:space="0" w:color="auto"/>
            </w:tcBorders>
            <w:shd w:val="clear" w:color="auto" w:fill="auto"/>
            <w:noWrap/>
            <w:vAlign w:val="center"/>
          </w:tcPr>
          <w:p w14:paraId="59A2929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11</w:t>
            </w:r>
          </w:p>
        </w:tc>
        <w:tc>
          <w:tcPr>
            <w:tcW w:w="0" w:type="auto"/>
            <w:tcBorders>
              <w:top w:val="nil"/>
              <w:left w:val="nil"/>
              <w:bottom w:val="single" w:sz="4" w:space="0" w:color="auto"/>
              <w:right w:val="single" w:sz="4" w:space="0" w:color="auto"/>
            </w:tcBorders>
            <w:shd w:val="clear" w:color="auto" w:fill="auto"/>
            <w:noWrap/>
            <w:vAlign w:val="center"/>
          </w:tcPr>
          <w:p w14:paraId="4CDEA55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12</w:t>
            </w:r>
          </w:p>
        </w:tc>
        <w:tc>
          <w:tcPr>
            <w:tcW w:w="0" w:type="auto"/>
            <w:tcBorders>
              <w:top w:val="nil"/>
              <w:left w:val="nil"/>
              <w:bottom w:val="single" w:sz="4" w:space="0" w:color="auto"/>
              <w:right w:val="single" w:sz="4" w:space="0" w:color="auto"/>
            </w:tcBorders>
            <w:shd w:val="clear" w:color="auto" w:fill="auto"/>
            <w:noWrap/>
            <w:vAlign w:val="center"/>
          </w:tcPr>
          <w:p w14:paraId="147AB9F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13</w:t>
            </w:r>
          </w:p>
        </w:tc>
        <w:tc>
          <w:tcPr>
            <w:tcW w:w="0" w:type="auto"/>
            <w:tcBorders>
              <w:top w:val="nil"/>
              <w:left w:val="nil"/>
              <w:bottom w:val="single" w:sz="4" w:space="0" w:color="auto"/>
              <w:right w:val="single" w:sz="4" w:space="0" w:color="auto"/>
            </w:tcBorders>
            <w:shd w:val="clear" w:color="auto" w:fill="auto"/>
            <w:noWrap/>
            <w:vAlign w:val="center"/>
          </w:tcPr>
          <w:p w14:paraId="433C7EF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14</w:t>
            </w:r>
          </w:p>
        </w:tc>
        <w:tc>
          <w:tcPr>
            <w:tcW w:w="0" w:type="auto"/>
            <w:tcBorders>
              <w:top w:val="nil"/>
              <w:left w:val="nil"/>
              <w:bottom w:val="single" w:sz="4" w:space="0" w:color="auto"/>
              <w:right w:val="single" w:sz="4" w:space="0" w:color="auto"/>
            </w:tcBorders>
            <w:shd w:val="clear" w:color="auto" w:fill="auto"/>
            <w:noWrap/>
            <w:vAlign w:val="center"/>
          </w:tcPr>
          <w:p w14:paraId="02DF7B7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2d</w:t>
            </w:r>
          </w:p>
        </w:tc>
        <w:tc>
          <w:tcPr>
            <w:tcW w:w="0" w:type="auto"/>
            <w:tcBorders>
              <w:top w:val="nil"/>
              <w:left w:val="nil"/>
              <w:bottom w:val="single" w:sz="4" w:space="0" w:color="auto"/>
              <w:right w:val="single" w:sz="4" w:space="0" w:color="auto"/>
            </w:tcBorders>
            <w:shd w:val="clear" w:color="auto" w:fill="auto"/>
            <w:noWrap/>
            <w:vAlign w:val="center"/>
          </w:tcPr>
          <w:p w14:paraId="52910EE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2c</w:t>
            </w:r>
          </w:p>
        </w:tc>
      </w:tr>
    </w:tbl>
    <w:p w14:paraId="612FF7F9" w14:textId="77777777" w:rsidR="00E569F9" w:rsidRPr="00B87AB8" w:rsidRDefault="00E569F9" w:rsidP="00E569F9">
      <w:pPr>
        <w:ind w:firstLine="576"/>
        <w:rPr>
          <w:rFonts w:eastAsia="宋体"/>
          <w:szCs w:val="28"/>
        </w:rPr>
      </w:pPr>
      <w:r w:rsidRPr="00B87AB8">
        <w:rPr>
          <w:rFonts w:eastAsia="宋体" w:hint="eastAsia"/>
          <w:szCs w:val="28"/>
        </w:rPr>
        <w:t>如上所述，“比合”三进制</w:t>
      </w:r>
      <w:r w:rsidRPr="00B87AB8">
        <w:rPr>
          <w:rFonts w:eastAsia="宋体"/>
          <w:szCs w:val="28"/>
        </w:rPr>
        <w:t>是</w:t>
      </w:r>
      <w:r w:rsidRPr="00B87AB8">
        <w:rPr>
          <w:rFonts w:eastAsia="宋体" w:hint="eastAsia"/>
          <w:szCs w:val="28"/>
        </w:rPr>
        <w:t>“对称”三进制</w:t>
      </w:r>
      <w:r w:rsidRPr="00B87AB8">
        <w:rPr>
          <w:rFonts w:eastAsia="宋体"/>
          <w:szCs w:val="28"/>
        </w:rPr>
        <w:t>的阵列形式的表现形式，实质是对三元逻辑</w:t>
      </w:r>
      <w:r w:rsidRPr="00B87AB8">
        <w:rPr>
          <w:rFonts w:eastAsia="宋体" w:hint="eastAsia"/>
          <w:szCs w:val="28"/>
        </w:rPr>
        <w:t>和</w:t>
      </w:r>
      <w:r w:rsidRPr="00B87AB8">
        <w:rPr>
          <w:rFonts w:eastAsia="宋体"/>
          <w:szCs w:val="28"/>
        </w:rPr>
        <w:t>运算的不同</w:t>
      </w:r>
      <w:r w:rsidRPr="00B87AB8">
        <w:rPr>
          <w:rFonts w:eastAsia="宋体" w:hint="eastAsia"/>
          <w:szCs w:val="28"/>
        </w:rPr>
        <w:t>组合</w:t>
      </w:r>
      <w:r w:rsidRPr="00B87AB8">
        <w:rPr>
          <w:rFonts w:eastAsia="宋体"/>
          <w:szCs w:val="28"/>
        </w:rPr>
        <w:t>编码方式方法，三元</w:t>
      </w:r>
      <w:r w:rsidRPr="00B87AB8">
        <w:rPr>
          <w:rFonts w:eastAsia="宋体" w:hint="eastAsia"/>
          <w:szCs w:val="28"/>
        </w:rPr>
        <w:t>逻辑的“</w:t>
      </w:r>
      <w:r w:rsidRPr="00B87AB8">
        <w:rPr>
          <w:rFonts w:eastAsia="宋体"/>
          <w:szCs w:val="28"/>
        </w:rPr>
        <w:t>真</w:t>
      </w:r>
      <w:r w:rsidRPr="00B87AB8">
        <w:rPr>
          <w:rFonts w:eastAsia="宋体" w:hint="eastAsia"/>
          <w:szCs w:val="28"/>
        </w:rPr>
        <w:t>”</w:t>
      </w:r>
      <w:r w:rsidRPr="00B87AB8">
        <w:rPr>
          <w:rFonts w:eastAsia="宋体"/>
          <w:szCs w:val="28"/>
        </w:rPr>
        <w:t>、</w:t>
      </w:r>
      <w:r w:rsidRPr="00B87AB8">
        <w:rPr>
          <w:rFonts w:eastAsia="宋体" w:hint="eastAsia"/>
          <w:szCs w:val="28"/>
        </w:rPr>
        <w:t>“</w:t>
      </w:r>
      <w:r w:rsidRPr="00B87AB8">
        <w:rPr>
          <w:rFonts w:eastAsia="宋体"/>
          <w:szCs w:val="28"/>
        </w:rPr>
        <w:t>假</w:t>
      </w:r>
      <w:r w:rsidRPr="00B87AB8">
        <w:rPr>
          <w:rFonts w:eastAsia="宋体" w:hint="eastAsia"/>
          <w:szCs w:val="28"/>
        </w:rPr>
        <w:t>”</w:t>
      </w:r>
      <w:r w:rsidRPr="00B87AB8">
        <w:rPr>
          <w:rFonts w:eastAsia="宋体"/>
          <w:szCs w:val="28"/>
        </w:rPr>
        <w:t>、</w:t>
      </w:r>
      <w:r w:rsidRPr="00B87AB8">
        <w:rPr>
          <w:rFonts w:eastAsia="宋体" w:hint="eastAsia"/>
          <w:szCs w:val="28"/>
        </w:rPr>
        <w:t>“</w:t>
      </w:r>
      <w:r w:rsidRPr="00B87AB8">
        <w:rPr>
          <w:rFonts w:eastAsia="宋体"/>
          <w:szCs w:val="28"/>
        </w:rPr>
        <w:t>非常</w:t>
      </w:r>
      <w:r w:rsidRPr="00B87AB8">
        <w:rPr>
          <w:rFonts w:eastAsia="宋体" w:hint="eastAsia"/>
          <w:szCs w:val="28"/>
        </w:rPr>
        <w:t>”</w:t>
      </w:r>
      <w:r w:rsidRPr="00B87AB8">
        <w:rPr>
          <w:rFonts w:eastAsia="宋体"/>
          <w:szCs w:val="28"/>
        </w:rPr>
        <w:t>态的三元特征跟</w:t>
      </w:r>
      <w:r w:rsidRPr="00B87AB8">
        <w:rPr>
          <w:rFonts w:eastAsia="宋体" w:hint="eastAsia"/>
          <w:szCs w:val="28"/>
        </w:rPr>
        <w:t>二元</w:t>
      </w:r>
      <w:r w:rsidRPr="00B87AB8">
        <w:rPr>
          <w:rFonts w:eastAsia="宋体"/>
          <w:szCs w:val="28"/>
        </w:rPr>
        <w:t>逻辑</w:t>
      </w:r>
      <w:r w:rsidRPr="00B87AB8">
        <w:rPr>
          <w:rFonts w:eastAsia="宋体" w:hint="eastAsia"/>
          <w:szCs w:val="28"/>
        </w:rPr>
        <w:t>运算</w:t>
      </w:r>
      <w:r w:rsidRPr="00B87AB8">
        <w:rPr>
          <w:rFonts w:eastAsia="宋体"/>
          <w:szCs w:val="28"/>
        </w:rPr>
        <w:t>上</w:t>
      </w:r>
      <w:r w:rsidRPr="00B87AB8">
        <w:rPr>
          <w:rFonts w:eastAsia="宋体" w:hint="eastAsia"/>
          <w:szCs w:val="28"/>
        </w:rPr>
        <w:t>有所</w:t>
      </w:r>
      <w:r w:rsidRPr="00B87AB8">
        <w:rPr>
          <w:rFonts w:eastAsia="宋体"/>
          <w:szCs w:val="28"/>
        </w:rPr>
        <w:t>不同，具体参照如下表</w:t>
      </w:r>
      <w:r w:rsidRPr="00B87AB8">
        <w:rPr>
          <w:rFonts w:eastAsia="宋体" w:hint="eastAsia"/>
          <w:szCs w:val="28"/>
        </w:rPr>
        <w:t>。</w:t>
      </w:r>
    </w:p>
    <w:p w14:paraId="0848F8C8" w14:textId="77777777" w:rsidR="00E569F9" w:rsidRPr="00B87AB8" w:rsidRDefault="00E569F9" w:rsidP="00E569F9">
      <w:pPr>
        <w:ind w:firstLine="576"/>
        <w:rPr>
          <w:rFonts w:eastAsia="宋体"/>
        </w:rPr>
      </w:pPr>
      <w:r w:rsidRPr="00B87AB8">
        <w:rPr>
          <w:rFonts w:eastAsia="宋体" w:hint="eastAsia"/>
        </w:rPr>
        <w:t>表</w:t>
      </w:r>
      <w:r w:rsidRPr="00B87AB8">
        <w:rPr>
          <w:rFonts w:eastAsia="宋体" w:hint="eastAsia"/>
        </w:rPr>
        <w:t>6</w:t>
      </w:r>
      <w:r w:rsidRPr="00B87AB8">
        <w:rPr>
          <w:rFonts w:eastAsia="宋体" w:hint="eastAsia"/>
        </w:rPr>
        <w:t>：</w:t>
      </w:r>
      <w:r w:rsidRPr="00B87AB8">
        <w:rPr>
          <w:rFonts w:eastAsia="宋体"/>
        </w:rPr>
        <w:t>三元逻辑真值表</w:t>
      </w:r>
      <w:r w:rsidRPr="00B87AB8">
        <w:rPr>
          <w:rFonts w:eastAsia="宋体" w:hint="eastAsia"/>
        </w:rPr>
        <w:t>，</w:t>
      </w:r>
      <w:r w:rsidRPr="00B87AB8">
        <w:rPr>
          <w:rFonts w:eastAsia="宋体"/>
        </w:rPr>
        <w:t>T</w:t>
      </w:r>
      <w:r w:rsidRPr="00B87AB8">
        <w:rPr>
          <w:rFonts w:eastAsia="宋体" w:hint="eastAsia"/>
        </w:rPr>
        <w:t>逻辑</w:t>
      </w:r>
      <w:r w:rsidRPr="00B87AB8">
        <w:rPr>
          <w:rFonts w:eastAsia="宋体"/>
        </w:rPr>
        <w:t>假、</w:t>
      </w:r>
      <w:r w:rsidRPr="00B87AB8">
        <w:rPr>
          <w:rFonts w:eastAsia="宋体" w:hint="eastAsia"/>
        </w:rPr>
        <w:t>0</w:t>
      </w:r>
      <w:r w:rsidRPr="00B87AB8">
        <w:rPr>
          <w:rFonts w:eastAsia="宋体" w:hint="eastAsia"/>
        </w:rPr>
        <w:t>未知</w:t>
      </w:r>
      <w:r w:rsidRPr="00B87AB8">
        <w:rPr>
          <w:rFonts w:eastAsia="宋体"/>
        </w:rPr>
        <w:t>、</w:t>
      </w:r>
      <w:r w:rsidRPr="00B87AB8">
        <w:rPr>
          <w:rFonts w:eastAsia="宋体" w:hint="eastAsia"/>
        </w:rPr>
        <w:t>1</w:t>
      </w:r>
      <w:r w:rsidRPr="00B87AB8">
        <w:rPr>
          <w:rFonts w:eastAsia="宋体" w:hint="eastAsia"/>
        </w:rPr>
        <w:t>逻辑真</w:t>
      </w:r>
    </w:p>
    <w:tbl>
      <w:tblPr>
        <w:tblW w:w="4824" w:type="pct"/>
        <w:tblLayout w:type="fixed"/>
        <w:tblLook w:val="04A0" w:firstRow="1" w:lastRow="0" w:firstColumn="1" w:lastColumn="0" w:noHBand="0" w:noVBand="1"/>
      </w:tblPr>
      <w:tblGrid>
        <w:gridCol w:w="648"/>
        <w:gridCol w:w="343"/>
        <w:gridCol w:w="327"/>
        <w:gridCol w:w="327"/>
        <w:gridCol w:w="329"/>
        <w:gridCol w:w="236"/>
        <w:gridCol w:w="341"/>
        <w:gridCol w:w="327"/>
        <w:gridCol w:w="327"/>
        <w:gridCol w:w="329"/>
        <w:gridCol w:w="236"/>
        <w:gridCol w:w="350"/>
        <w:gridCol w:w="412"/>
        <w:gridCol w:w="414"/>
        <w:gridCol w:w="416"/>
        <w:gridCol w:w="274"/>
        <w:gridCol w:w="418"/>
        <w:gridCol w:w="414"/>
        <w:gridCol w:w="414"/>
        <w:gridCol w:w="418"/>
        <w:gridCol w:w="276"/>
        <w:gridCol w:w="414"/>
        <w:gridCol w:w="278"/>
        <w:gridCol w:w="414"/>
        <w:gridCol w:w="280"/>
      </w:tblGrid>
      <w:tr w:rsidR="00E569F9" w:rsidRPr="00B87AB8" w14:paraId="69BE0B5F" w14:textId="77777777" w:rsidTr="005C6556">
        <w:trPr>
          <w:trHeight w:val="288"/>
        </w:trPr>
        <w:tc>
          <w:tcPr>
            <w:tcW w:w="362"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27CC4A7"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4"/>
                <w:szCs w:val="24"/>
              </w:rPr>
            </w:pPr>
            <w:r w:rsidRPr="00B87AB8">
              <w:rPr>
                <w:rFonts w:ascii="宋体" w:eastAsia="宋体" w:hAnsi="宋体" w:cs="宋体" w:hint="eastAsia"/>
                <w:kern w:val="0"/>
                <w:sz w:val="24"/>
                <w:szCs w:val="24"/>
              </w:rPr>
              <w:t>三元</w:t>
            </w:r>
          </w:p>
          <w:p w14:paraId="37913D1E"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4"/>
                <w:szCs w:val="24"/>
              </w:rPr>
            </w:pPr>
            <w:r w:rsidRPr="00B87AB8">
              <w:rPr>
                <w:rFonts w:ascii="宋体" w:eastAsia="宋体" w:hAnsi="宋体" w:cs="宋体" w:hint="eastAsia"/>
                <w:kern w:val="0"/>
                <w:sz w:val="24"/>
                <w:szCs w:val="24"/>
              </w:rPr>
              <w:t>逻</w:t>
            </w:r>
            <w:r w:rsidRPr="00B87AB8">
              <w:rPr>
                <w:rFonts w:ascii="宋体" w:eastAsia="宋体" w:hAnsi="宋体" w:cs="宋体"/>
                <w:kern w:val="0"/>
                <w:sz w:val="24"/>
                <w:szCs w:val="24"/>
              </w:rPr>
              <w:t>辑</w:t>
            </w:r>
          </w:p>
          <w:p w14:paraId="59E28AE1"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4"/>
                <w:szCs w:val="24"/>
              </w:rPr>
            </w:pPr>
            <w:r w:rsidRPr="00B87AB8">
              <w:rPr>
                <w:rFonts w:ascii="宋体" w:eastAsia="宋体" w:hAnsi="宋体" w:cs="宋体" w:hint="eastAsia"/>
                <w:kern w:val="0"/>
                <w:sz w:val="24"/>
                <w:szCs w:val="24"/>
              </w:rPr>
              <w:t>真值</w:t>
            </w:r>
          </w:p>
          <w:p w14:paraId="62F6B18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宋体" w:hint="eastAsia"/>
                <w:kern w:val="0"/>
                <w:sz w:val="24"/>
                <w:szCs w:val="24"/>
              </w:rPr>
              <w:t>列表</w:t>
            </w:r>
          </w:p>
        </w:tc>
        <w:tc>
          <w:tcPr>
            <w:tcW w:w="742" w:type="pct"/>
            <w:gridSpan w:val="4"/>
            <w:tcBorders>
              <w:top w:val="single" w:sz="4" w:space="0" w:color="auto"/>
              <w:left w:val="nil"/>
              <w:bottom w:val="single" w:sz="4" w:space="0" w:color="auto"/>
              <w:right w:val="single" w:sz="4" w:space="0" w:color="auto"/>
            </w:tcBorders>
            <w:shd w:val="clear" w:color="auto" w:fill="auto"/>
            <w:noWrap/>
            <w:vAlign w:val="bottom"/>
          </w:tcPr>
          <w:p w14:paraId="2D0669E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hint="eastAsia"/>
                <w:kern w:val="0"/>
                <w:sz w:val="24"/>
                <w:szCs w:val="24"/>
              </w:rPr>
              <w:t>逻辑</w:t>
            </w:r>
            <w:r w:rsidRPr="00B87AB8">
              <w:rPr>
                <w:rFonts w:ascii="宋体" w:eastAsia="宋体" w:hAnsi="宋体" w:cs="宋体" w:hint="eastAsia"/>
                <w:kern w:val="0"/>
                <w:sz w:val="24"/>
                <w:szCs w:val="24"/>
              </w:rPr>
              <w:t>与</w:t>
            </w:r>
          </w:p>
        </w:tc>
        <w:tc>
          <w:tcPr>
            <w:tcW w:w="129" w:type="pct"/>
            <w:vMerge w:val="restart"/>
            <w:tcBorders>
              <w:top w:val="single" w:sz="4" w:space="0" w:color="auto"/>
              <w:left w:val="single" w:sz="4" w:space="0" w:color="auto"/>
              <w:bottom w:val="single" w:sz="4" w:space="0" w:color="auto"/>
              <w:right w:val="single" w:sz="4" w:space="0" w:color="auto"/>
            </w:tcBorders>
            <w:shd w:val="clear" w:color="auto" w:fill="auto"/>
            <w:noWrap/>
            <w:vAlign w:val="bottom"/>
          </w:tcPr>
          <w:p w14:paraId="6A1AA50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p>
        </w:tc>
        <w:tc>
          <w:tcPr>
            <w:tcW w:w="741" w:type="pct"/>
            <w:gridSpan w:val="4"/>
            <w:tcBorders>
              <w:top w:val="single" w:sz="4" w:space="0" w:color="auto"/>
              <w:left w:val="nil"/>
              <w:bottom w:val="single" w:sz="4" w:space="0" w:color="auto"/>
              <w:right w:val="single" w:sz="4" w:space="0" w:color="auto"/>
            </w:tcBorders>
            <w:shd w:val="clear" w:color="auto" w:fill="auto"/>
            <w:noWrap/>
            <w:vAlign w:val="bottom"/>
          </w:tcPr>
          <w:p w14:paraId="1B39E80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hint="eastAsia"/>
                <w:kern w:val="0"/>
                <w:sz w:val="24"/>
                <w:szCs w:val="24"/>
              </w:rPr>
              <w:t>逻辑</w:t>
            </w:r>
            <w:r w:rsidRPr="00B87AB8">
              <w:rPr>
                <w:rFonts w:ascii="宋体" w:eastAsia="宋体" w:hAnsi="宋体" w:cs="宋体" w:hint="eastAsia"/>
                <w:kern w:val="0"/>
                <w:sz w:val="24"/>
                <w:szCs w:val="24"/>
              </w:rPr>
              <w:t>或</w:t>
            </w:r>
          </w:p>
        </w:tc>
        <w:tc>
          <w:tcPr>
            <w:tcW w:w="129" w:type="pct"/>
            <w:vMerge w:val="restart"/>
            <w:tcBorders>
              <w:top w:val="single" w:sz="4" w:space="0" w:color="auto"/>
              <w:left w:val="single" w:sz="4" w:space="0" w:color="auto"/>
              <w:bottom w:val="single" w:sz="4" w:space="0" w:color="auto"/>
              <w:right w:val="single" w:sz="4" w:space="0" w:color="auto"/>
            </w:tcBorders>
            <w:shd w:val="clear" w:color="auto" w:fill="auto"/>
            <w:noWrap/>
            <w:vAlign w:val="bottom"/>
          </w:tcPr>
          <w:p w14:paraId="1786BF9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p>
        </w:tc>
        <w:tc>
          <w:tcPr>
            <w:tcW w:w="889" w:type="pct"/>
            <w:gridSpan w:val="4"/>
            <w:tcBorders>
              <w:top w:val="single" w:sz="4" w:space="0" w:color="auto"/>
              <w:left w:val="nil"/>
              <w:bottom w:val="single" w:sz="4" w:space="0" w:color="auto"/>
              <w:right w:val="single" w:sz="4" w:space="0" w:color="auto"/>
            </w:tcBorders>
            <w:shd w:val="clear" w:color="auto" w:fill="auto"/>
            <w:noWrap/>
            <w:vAlign w:val="bottom"/>
          </w:tcPr>
          <w:p w14:paraId="276FD68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hint="eastAsia"/>
                <w:kern w:val="0"/>
                <w:sz w:val="24"/>
                <w:szCs w:val="24"/>
              </w:rPr>
              <w:t>逻辑与</w:t>
            </w:r>
            <w:r w:rsidRPr="00B87AB8">
              <w:rPr>
                <w:rFonts w:ascii="宋体" w:eastAsia="宋体" w:hAnsi="宋体" w:cs="宋体" w:hint="eastAsia"/>
                <w:kern w:val="0"/>
                <w:sz w:val="24"/>
                <w:szCs w:val="24"/>
              </w:rPr>
              <w:t>非</w:t>
            </w:r>
          </w:p>
        </w:tc>
        <w:tc>
          <w:tcPr>
            <w:tcW w:w="15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8868D8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p>
        </w:tc>
        <w:tc>
          <w:tcPr>
            <w:tcW w:w="928" w:type="pct"/>
            <w:gridSpan w:val="4"/>
            <w:tcBorders>
              <w:top w:val="single" w:sz="4" w:space="0" w:color="auto"/>
              <w:left w:val="nil"/>
              <w:bottom w:val="single" w:sz="4" w:space="0" w:color="auto"/>
              <w:right w:val="single" w:sz="4" w:space="0" w:color="auto"/>
            </w:tcBorders>
            <w:shd w:val="clear" w:color="auto" w:fill="auto"/>
            <w:noWrap/>
            <w:vAlign w:val="bottom"/>
          </w:tcPr>
          <w:p w14:paraId="2CF057A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hint="eastAsia"/>
                <w:kern w:val="0"/>
                <w:sz w:val="24"/>
                <w:szCs w:val="24"/>
              </w:rPr>
              <w:t>逻辑或</w:t>
            </w:r>
            <w:r w:rsidRPr="00B87AB8">
              <w:rPr>
                <w:rFonts w:ascii="宋体" w:eastAsia="宋体" w:hAnsi="宋体" w:cs="宋体" w:hint="eastAsia"/>
                <w:kern w:val="0"/>
                <w:sz w:val="24"/>
                <w:szCs w:val="24"/>
              </w:rPr>
              <w:t>非</w:t>
            </w:r>
          </w:p>
        </w:tc>
        <w:tc>
          <w:tcPr>
            <w:tcW w:w="154" w:type="pct"/>
            <w:vMerge w:val="restart"/>
            <w:tcBorders>
              <w:top w:val="single" w:sz="4" w:space="0" w:color="auto"/>
              <w:left w:val="single" w:sz="4" w:space="0" w:color="auto"/>
              <w:bottom w:val="single" w:sz="4" w:space="0" w:color="auto"/>
              <w:right w:val="single" w:sz="4" w:space="0" w:color="auto"/>
            </w:tcBorders>
            <w:shd w:val="clear" w:color="auto" w:fill="auto"/>
            <w:noWrap/>
            <w:vAlign w:val="bottom"/>
          </w:tcPr>
          <w:p w14:paraId="1B5E57F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p>
        </w:tc>
        <w:tc>
          <w:tcPr>
            <w:tcW w:w="773" w:type="pct"/>
            <w:gridSpan w:val="4"/>
            <w:tcBorders>
              <w:top w:val="single" w:sz="4" w:space="0" w:color="auto"/>
              <w:left w:val="nil"/>
              <w:bottom w:val="single" w:sz="4" w:space="0" w:color="auto"/>
              <w:right w:val="single" w:sz="4" w:space="0" w:color="auto"/>
            </w:tcBorders>
            <w:shd w:val="clear" w:color="auto" w:fill="auto"/>
            <w:noWrap/>
            <w:vAlign w:val="bottom"/>
          </w:tcPr>
          <w:p w14:paraId="0D61531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hint="eastAsia"/>
                <w:kern w:val="0"/>
                <w:sz w:val="24"/>
                <w:szCs w:val="24"/>
              </w:rPr>
              <w:t>逻辑异</w:t>
            </w:r>
            <w:r w:rsidRPr="00B87AB8">
              <w:rPr>
                <w:rFonts w:ascii="宋体" w:eastAsia="宋体" w:hAnsi="宋体" w:cs="宋体" w:hint="eastAsia"/>
                <w:kern w:val="0"/>
                <w:sz w:val="24"/>
                <w:szCs w:val="24"/>
              </w:rPr>
              <w:t>或</w:t>
            </w:r>
          </w:p>
        </w:tc>
      </w:tr>
      <w:tr w:rsidR="00E569F9" w:rsidRPr="00B87AB8" w14:paraId="0B074F36" w14:textId="77777777" w:rsidTr="005C6556">
        <w:trPr>
          <w:trHeight w:val="288"/>
        </w:trPr>
        <w:tc>
          <w:tcPr>
            <w:tcW w:w="362" w:type="pct"/>
            <w:vMerge/>
            <w:tcBorders>
              <w:top w:val="single" w:sz="4" w:space="0" w:color="auto"/>
              <w:left w:val="single" w:sz="4" w:space="0" w:color="auto"/>
              <w:bottom w:val="single" w:sz="4" w:space="0" w:color="auto"/>
              <w:right w:val="single" w:sz="4" w:space="0" w:color="auto"/>
            </w:tcBorders>
            <w:vAlign w:val="center"/>
          </w:tcPr>
          <w:p w14:paraId="3AC7302D"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2" w:type="pct"/>
            <w:tcBorders>
              <w:top w:val="nil"/>
              <w:left w:val="nil"/>
              <w:bottom w:val="single" w:sz="4" w:space="0" w:color="auto"/>
              <w:right w:val="single" w:sz="4" w:space="0" w:color="auto"/>
            </w:tcBorders>
            <w:shd w:val="clear" w:color="auto" w:fill="auto"/>
            <w:noWrap/>
            <w:vAlign w:val="center"/>
          </w:tcPr>
          <w:p w14:paraId="06900113" w14:textId="77777777" w:rsidR="00E569F9" w:rsidRPr="00B87AB8" w:rsidRDefault="00E569F9" w:rsidP="005C6556">
            <w:pPr>
              <w:widowControl/>
              <w:adjustRightInd/>
              <w:spacing w:line="240" w:lineRule="auto"/>
              <w:ind w:firstLine="0"/>
              <w:jc w:val="center"/>
              <w:textAlignment w:val="auto"/>
              <w:rPr>
                <w:rFonts w:ascii="tria" w:eastAsia="宋体" w:hAnsi="tria"/>
                <w:kern w:val="0"/>
                <w:sz w:val="24"/>
                <w:szCs w:val="24"/>
              </w:rPr>
            </w:pPr>
            <w:r w:rsidRPr="00B87AB8">
              <w:rPr>
                <w:rFonts w:ascii="tria" w:eastAsia="宋体" w:hAnsi="tria"/>
                <w:kern w:val="0"/>
                <w:sz w:val="24"/>
                <w:szCs w:val="24"/>
              </w:rPr>
              <w:t>7</w:t>
            </w:r>
          </w:p>
        </w:tc>
        <w:tc>
          <w:tcPr>
            <w:tcW w:w="183" w:type="pct"/>
            <w:tcBorders>
              <w:top w:val="nil"/>
              <w:left w:val="nil"/>
              <w:bottom w:val="single" w:sz="4" w:space="0" w:color="auto"/>
              <w:right w:val="single" w:sz="4" w:space="0" w:color="auto"/>
            </w:tcBorders>
            <w:shd w:val="clear" w:color="auto" w:fill="auto"/>
            <w:vAlign w:val="center"/>
          </w:tcPr>
          <w:p w14:paraId="5D85D765"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183" w:type="pct"/>
            <w:tcBorders>
              <w:top w:val="nil"/>
              <w:left w:val="nil"/>
              <w:bottom w:val="single" w:sz="4" w:space="0" w:color="auto"/>
              <w:right w:val="single" w:sz="4" w:space="0" w:color="auto"/>
            </w:tcBorders>
            <w:shd w:val="clear" w:color="auto" w:fill="auto"/>
            <w:vAlign w:val="center"/>
          </w:tcPr>
          <w:p w14:paraId="72A51EF2"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184" w:type="pct"/>
            <w:tcBorders>
              <w:top w:val="nil"/>
              <w:left w:val="nil"/>
              <w:bottom w:val="single" w:sz="4" w:space="0" w:color="auto"/>
              <w:right w:val="single" w:sz="4" w:space="0" w:color="auto"/>
            </w:tcBorders>
            <w:shd w:val="clear" w:color="auto" w:fill="auto"/>
            <w:vAlign w:val="center"/>
          </w:tcPr>
          <w:p w14:paraId="43A12146"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129" w:type="pct"/>
            <w:vMerge/>
            <w:tcBorders>
              <w:top w:val="single" w:sz="4" w:space="0" w:color="auto"/>
              <w:left w:val="single" w:sz="4" w:space="0" w:color="auto"/>
              <w:bottom w:val="single" w:sz="4" w:space="0" w:color="auto"/>
              <w:right w:val="single" w:sz="4" w:space="0" w:color="auto"/>
            </w:tcBorders>
            <w:vAlign w:val="center"/>
          </w:tcPr>
          <w:p w14:paraId="178661E9"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1" w:type="pct"/>
            <w:tcBorders>
              <w:top w:val="nil"/>
              <w:left w:val="nil"/>
              <w:bottom w:val="single" w:sz="4" w:space="0" w:color="auto"/>
              <w:right w:val="single" w:sz="4" w:space="0" w:color="auto"/>
            </w:tcBorders>
            <w:shd w:val="clear" w:color="auto" w:fill="auto"/>
            <w:noWrap/>
            <w:vAlign w:val="center"/>
          </w:tcPr>
          <w:p w14:paraId="1966D53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tria" w:eastAsia="宋体" w:hAnsi="tria"/>
                <w:kern w:val="0"/>
                <w:sz w:val="24"/>
                <w:szCs w:val="24"/>
              </w:rPr>
              <w:t>⮇</w:t>
            </w:r>
          </w:p>
        </w:tc>
        <w:tc>
          <w:tcPr>
            <w:tcW w:w="183" w:type="pct"/>
            <w:tcBorders>
              <w:top w:val="nil"/>
              <w:left w:val="nil"/>
              <w:bottom w:val="single" w:sz="4" w:space="0" w:color="auto"/>
              <w:right w:val="single" w:sz="4" w:space="0" w:color="auto"/>
            </w:tcBorders>
            <w:shd w:val="clear" w:color="auto" w:fill="auto"/>
            <w:vAlign w:val="center"/>
          </w:tcPr>
          <w:p w14:paraId="190DF027"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183" w:type="pct"/>
            <w:tcBorders>
              <w:top w:val="nil"/>
              <w:left w:val="nil"/>
              <w:bottom w:val="single" w:sz="4" w:space="0" w:color="auto"/>
              <w:right w:val="single" w:sz="4" w:space="0" w:color="auto"/>
            </w:tcBorders>
            <w:shd w:val="clear" w:color="auto" w:fill="auto"/>
            <w:vAlign w:val="center"/>
          </w:tcPr>
          <w:p w14:paraId="46C2CDDA"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184" w:type="pct"/>
            <w:tcBorders>
              <w:top w:val="nil"/>
              <w:left w:val="nil"/>
              <w:bottom w:val="single" w:sz="4" w:space="0" w:color="auto"/>
              <w:right w:val="single" w:sz="4" w:space="0" w:color="auto"/>
            </w:tcBorders>
            <w:shd w:val="clear" w:color="auto" w:fill="auto"/>
            <w:vAlign w:val="center"/>
          </w:tcPr>
          <w:p w14:paraId="3A5FFB30"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129" w:type="pct"/>
            <w:vMerge/>
            <w:tcBorders>
              <w:top w:val="single" w:sz="4" w:space="0" w:color="auto"/>
              <w:left w:val="single" w:sz="4" w:space="0" w:color="auto"/>
              <w:bottom w:val="single" w:sz="4" w:space="0" w:color="auto"/>
              <w:right w:val="single" w:sz="4" w:space="0" w:color="auto"/>
            </w:tcBorders>
            <w:vAlign w:val="center"/>
          </w:tcPr>
          <w:p w14:paraId="0F3435DC"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6" w:type="pct"/>
            <w:tcBorders>
              <w:top w:val="nil"/>
              <w:left w:val="nil"/>
              <w:bottom w:val="single" w:sz="4" w:space="0" w:color="auto"/>
              <w:right w:val="single" w:sz="4" w:space="0" w:color="auto"/>
            </w:tcBorders>
            <w:shd w:val="clear" w:color="auto" w:fill="auto"/>
            <w:vAlign w:val="center"/>
          </w:tcPr>
          <w:p w14:paraId="6102EF18"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tria" w:eastAsia="宋体" w:hAnsi="tria"/>
                <w:kern w:val="0"/>
                <w:sz w:val="24"/>
                <w:szCs w:val="24"/>
              </w:rPr>
              <w:t>q</w:t>
            </w:r>
          </w:p>
        </w:tc>
        <w:tc>
          <w:tcPr>
            <w:tcW w:w="230" w:type="pct"/>
            <w:tcBorders>
              <w:top w:val="nil"/>
              <w:left w:val="nil"/>
              <w:bottom w:val="single" w:sz="4" w:space="0" w:color="auto"/>
              <w:right w:val="single" w:sz="4" w:space="0" w:color="auto"/>
            </w:tcBorders>
            <w:shd w:val="clear" w:color="auto" w:fill="auto"/>
            <w:vAlign w:val="center"/>
          </w:tcPr>
          <w:p w14:paraId="489B5212"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231" w:type="pct"/>
            <w:tcBorders>
              <w:top w:val="nil"/>
              <w:left w:val="nil"/>
              <w:bottom w:val="single" w:sz="4" w:space="0" w:color="auto"/>
              <w:right w:val="single" w:sz="4" w:space="0" w:color="auto"/>
            </w:tcBorders>
            <w:shd w:val="clear" w:color="auto" w:fill="auto"/>
            <w:vAlign w:val="center"/>
          </w:tcPr>
          <w:p w14:paraId="09A85B07"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232" w:type="pct"/>
            <w:tcBorders>
              <w:top w:val="nil"/>
              <w:left w:val="nil"/>
              <w:bottom w:val="single" w:sz="4" w:space="0" w:color="auto"/>
              <w:right w:val="single" w:sz="4" w:space="0" w:color="auto"/>
            </w:tcBorders>
            <w:shd w:val="clear" w:color="auto" w:fill="auto"/>
            <w:vAlign w:val="center"/>
          </w:tcPr>
          <w:p w14:paraId="1AB8D0E5"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153" w:type="pct"/>
            <w:vMerge/>
            <w:tcBorders>
              <w:top w:val="single" w:sz="4" w:space="0" w:color="auto"/>
              <w:left w:val="single" w:sz="4" w:space="0" w:color="auto"/>
              <w:bottom w:val="single" w:sz="4" w:space="0" w:color="auto"/>
              <w:right w:val="single" w:sz="4" w:space="0" w:color="auto"/>
            </w:tcBorders>
            <w:vAlign w:val="center"/>
          </w:tcPr>
          <w:p w14:paraId="3F32A141"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233" w:type="pct"/>
            <w:tcBorders>
              <w:top w:val="nil"/>
              <w:left w:val="nil"/>
              <w:bottom w:val="single" w:sz="4" w:space="0" w:color="auto"/>
              <w:right w:val="single" w:sz="4" w:space="0" w:color="auto"/>
            </w:tcBorders>
            <w:shd w:val="clear" w:color="auto" w:fill="auto"/>
            <w:vAlign w:val="center"/>
          </w:tcPr>
          <w:p w14:paraId="14612012" w14:textId="77777777" w:rsidR="00E569F9" w:rsidRPr="00B87AB8" w:rsidRDefault="00E569F9" w:rsidP="005C6556">
            <w:pPr>
              <w:widowControl/>
              <w:adjustRightInd/>
              <w:spacing w:line="240" w:lineRule="auto"/>
              <w:ind w:firstLine="0"/>
              <w:jc w:val="center"/>
              <w:textAlignment w:val="auto"/>
              <w:rPr>
                <w:rFonts w:ascii="tria" w:eastAsia="宋体" w:hAnsi="tria"/>
                <w:kern w:val="0"/>
                <w:sz w:val="24"/>
                <w:szCs w:val="24"/>
              </w:rPr>
            </w:pPr>
            <w:r w:rsidRPr="00B87AB8">
              <w:rPr>
                <w:rFonts w:ascii="tria" w:eastAsia="宋体" w:hAnsi="tria"/>
                <w:kern w:val="0"/>
                <w:sz w:val="24"/>
                <w:szCs w:val="24"/>
              </w:rPr>
              <w:t>,</w:t>
            </w:r>
          </w:p>
        </w:tc>
        <w:tc>
          <w:tcPr>
            <w:tcW w:w="231" w:type="pct"/>
            <w:tcBorders>
              <w:top w:val="nil"/>
              <w:left w:val="nil"/>
              <w:bottom w:val="single" w:sz="4" w:space="0" w:color="auto"/>
              <w:right w:val="single" w:sz="4" w:space="0" w:color="auto"/>
            </w:tcBorders>
            <w:shd w:val="clear" w:color="auto" w:fill="auto"/>
            <w:vAlign w:val="center"/>
          </w:tcPr>
          <w:p w14:paraId="6D1803C4"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231" w:type="pct"/>
            <w:tcBorders>
              <w:top w:val="nil"/>
              <w:left w:val="nil"/>
              <w:bottom w:val="single" w:sz="4" w:space="0" w:color="auto"/>
              <w:right w:val="single" w:sz="4" w:space="0" w:color="auto"/>
            </w:tcBorders>
            <w:shd w:val="clear" w:color="auto" w:fill="auto"/>
            <w:vAlign w:val="center"/>
          </w:tcPr>
          <w:p w14:paraId="4D555D01"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233" w:type="pct"/>
            <w:tcBorders>
              <w:top w:val="nil"/>
              <w:left w:val="nil"/>
              <w:bottom w:val="single" w:sz="4" w:space="0" w:color="auto"/>
              <w:right w:val="single" w:sz="4" w:space="0" w:color="auto"/>
            </w:tcBorders>
            <w:shd w:val="clear" w:color="auto" w:fill="auto"/>
            <w:vAlign w:val="center"/>
          </w:tcPr>
          <w:p w14:paraId="5EDDD14B"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154" w:type="pct"/>
            <w:vMerge/>
            <w:tcBorders>
              <w:top w:val="single" w:sz="4" w:space="0" w:color="auto"/>
              <w:left w:val="single" w:sz="4" w:space="0" w:color="auto"/>
              <w:bottom w:val="single" w:sz="4" w:space="0" w:color="auto"/>
              <w:right w:val="single" w:sz="4" w:space="0" w:color="auto"/>
            </w:tcBorders>
            <w:vAlign w:val="center"/>
          </w:tcPr>
          <w:p w14:paraId="7EB31397"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231" w:type="pct"/>
            <w:tcBorders>
              <w:top w:val="nil"/>
              <w:left w:val="nil"/>
              <w:bottom w:val="single" w:sz="4" w:space="0" w:color="auto"/>
              <w:right w:val="single" w:sz="4" w:space="0" w:color="auto"/>
            </w:tcBorders>
            <w:shd w:val="clear" w:color="auto" w:fill="auto"/>
            <w:vAlign w:val="center"/>
          </w:tcPr>
          <w:p w14:paraId="370396E5"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tria" w:eastAsia="宋体" w:hAnsi="tria"/>
                <w:kern w:val="0"/>
                <w:sz w:val="24"/>
                <w:szCs w:val="24"/>
              </w:rPr>
              <w:t>o</w:t>
            </w:r>
          </w:p>
        </w:tc>
        <w:tc>
          <w:tcPr>
            <w:tcW w:w="155" w:type="pct"/>
            <w:tcBorders>
              <w:top w:val="nil"/>
              <w:left w:val="nil"/>
              <w:bottom w:val="single" w:sz="4" w:space="0" w:color="auto"/>
              <w:right w:val="single" w:sz="4" w:space="0" w:color="auto"/>
            </w:tcBorders>
            <w:shd w:val="clear" w:color="auto" w:fill="auto"/>
            <w:vAlign w:val="center"/>
          </w:tcPr>
          <w:p w14:paraId="1FC09F97"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231" w:type="pct"/>
            <w:tcBorders>
              <w:top w:val="nil"/>
              <w:left w:val="nil"/>
              <w:bottom w:val="single" w:sz="4" w:space="0" w:color="auto"/>
              <w:right w:val="single" w:sz="4" w:space="0" w:color="auto"/>
            </w:tcBorders>
            <w:shd w:val="clear" w:color="auto" w:fill="auto"/>
            <w:vAlign w:val="center"/>
          </w:tcPr>
          <w:p w14:paraId="3BB739E0"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156" w:type="pct"/>
            <w:tcBorders>
              <w:top w:val="nil"/>
              <w:left w:val="nil"/>
              <w:bottom w:val="single" w:sz="4" w:space="0" w:color="auto"/>
              <w:right w:val="single" w:sz="4" w:space="0" w:color="auto"/>
            </w:tcBorders>
            <w:shd w:val="clear" w:color="auto" w:fill="auto"/>
            <w:vAlign w:val="center"/>
          </w:tcPr>
          <w:p w14:paraId="7F340DEE"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r>
      <w:tr w:rsidR="00E569F9" w:rsidRPr="00B87AB8" w14:paraId="577C00C4" w14:textId="77777777" w:rsidTr="005C6556">
        <w:trPr>
          <w:trHeight w:val="288"/>
        </w:trPr>
        <w:tc>
          <w:tcPr>
            <w:tcW w:w="362" w:type="pct"/>
            <w:vMerge/>
            <w:tcBorders>
              <w:top w:val="single" w:sz="4" w:space="0" w:color="auto"/>
              <w:left w:val="single" w:sz="4" w:space="0" w:color="auto"/>
              <w:bottom w:val="single" w:sz="4" w:space="0" w:color="auto"/>
              <w:right w:val="single" w:sz="4" w:space="0" w:color="auto"/>
            </w:tcBorders>
            <w:vAlign w:val="center"/>
          </w:tcPr>
          <w:p w14:paraId="327685E3"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2" w:type="pct"/>
            <w:tcBorders>
              <w:top w:val="nil"/>
              <w:left w:val="nil"/>
              <w:bottom w:val="single" w:sz="4" w:space="0" w:color="auto"/>
              <w:right w:val="single" w:sz="4" w:space="0" w:color="auto"/>
            </w:tcBorders>
            <w:shd w:val="clear" w:color="auto" w:fill="auto"/>
            <w:vAlign w:val="center"/>
          </w:tcPr>
          <w:p w14:paraId="07FB22F2"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183" w:type="pct"/>
            <w:tcBorders>
              <w:top w:val="nil"/>
              <w:left w:val="nil"/>
              <w:bottom w:val="single" w:sz="4" w:space="0" w:color="auto"/>
              <w:right w:val="single" w:sz="4" w:space="0" w:color="auto"/>
            </w:tcBorders>
            <w:shd w:val="clear" w:color="auto" w:fill="D9D9D9"/>
            <w:vAlign w:val="center"/>
          </w:tcPr>
          <w:p w14:paraId="48784A5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183" w:type="pct"/>
            <w:tcBorders>
              <w:top w:val="nil"/>
              <w:left w:val="nil"/>
              <w:bottom w:val="single" w:sz="4" w:space="0" w:color="auto"/>
              <w:right w:val="single" w:sz="4" w:space="0" w:color="auto"/>
            </w:tcBorders>
            <w:shd w:val="clear" w:color="auto" w:fill="D9D9D9"/>
            <w:vAlign w:val="center"/>
          </w:tcPr>
          <w:p w14:paraId="49C9072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184" w:type="pct"/>
            <w:tcBorders>
              <w:top w:val="nil"/>
              <w:left w:val="nil"/>
              <w:bottom w:val="single" w:sz="4" w:space="0" w:color="auto"/>
              <w:right w:val="single" w:sz="4" w:space="0" w:color="auto"/>
            </w:tcBorders>
            <w:shd w:val="clear" w:color="auto" w:fill="D9D9D9"/>
            <w:vAlign w:val="center"/>
          </w:tcPr>
          <w:p w14:paraId="402466A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129" w:type="pct"/>
            <w:vMerge/>
            <w:tcBorders>
              <w:top w:val="single" w:sz="4" w:space="0" w:color="auto"/>
              <w:left w:val="single" w:sz="4" w:space="0" w:color="auto"/>
              <w:bottom w:val="single" w:sz="4" w:space="0" w:color="auto"/>
              <w:right w:val="single" w:sz="4" w:space="0" w:color="auto"/>
            </w:tcBorders>
            <w:vAlign w:val="center"/>
          </w:tcPr>
          <w:p w14:paraId="4F837F7E"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1" w:type="pct"/>
            <w:tcBorders>
              <w:top w:val="nil"/>
              <w:left w:val="nil"/>
              <w:bottom w:val="single" w:sz="4" w:space="0" w:color="auto"/>
              <w:right w:val="single" w:sz="4" w:space="0" w:color="auto"/>
            </w:tcBorders>
            <w:shd w:val="clear" w:color="auto" w:fill="auto"/>
            <w:vAlign w:val="center"/>
          </w:tcPr>
          <w:p w14:paraId="02BEE8A8"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183" w:type="pct"/>
            <w:tcBorders>
              <w:top w:val="nil"/>
              <w:left w:val="nil"/>
              <w:bottom w:val="single" w:sz="4" w:space="0" w:color="auto"/>
              <w:right w:val="single" w:sz="4" w:space="0" w:color="auto"/>
            </w:tcBorders>
            <w:shd w:val="clear" w:color="auto" w:fill="D9D9D9"/>
            <w:vAlign w:val="center"/>
          </w:tcPr>
          <w:p w14:paraId="70F02D6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183" w:type="pct"/>
            <w:tcBorders>
              <w:top w:val="nil"/>
              <w:left w:val="nil"/>
              <w:bottom w:val="single" w:sz="4" w:space="0" w:color="auto"/>
              <w:right w:val="single" w:sz="4" w:space="0" w:color="auto"/>
            </w:tcBorders>
            <w:shd w:val="clear" w:color="auto" w:fill="D9D9D9"/>
            <w:vAlign w:val="center"/>
          </w:tcPr>
          <w:p w14:paraId="4909AC7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84" w:type="pct"/>
            <w:tcBorders>
              <w:top w:val="nil"/>
              <w:left w:val="nil"/>
              <w:bottom w:val="single" w:sz="4" w:space="0" w:color="auto"/>
              <w:right w:val="single" w:sz="4" w:space="0" w:color="auto"/>
            </w:tcBorders>
            <w:shd w:val="clear" w:color="auto" w:fill="D9D9D9"/>
            <w:vAlign w:val="center"/>
          </w:tcPr>
          <w:p w14:paraId="132B4ED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129" w:type="pct"/>
            <w:vMerge/>
            <w:tcBorders>
              <w:top w:val="single" w:sz="4" w:space="0" w:color="auto"/>
              <w:left w:val="single" w:sz="4" w:space="0" w:color="auto"/>
              <w:bottom w:val="single" w:sz="4" w:space="0" w:color="auto"/>
              <w:right w:val="single" w:sz="4" w:space="0" w:color="auto"/>
            </w:tcBorders>
            <w:vAlign w:val="center"/>
          </w:tcPr>
          <w:p w14:paraId="7F7C6B9D"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6" w:type="pct"/>
            <w:tcBorders>
              <w:top w:val="nil"/>
              <w:left w:val="nil"/>
              <w:bottom w:val="single" w:sz="4" w:space="0" w:color="auto"/>
              <w:right w:val="single" w:sz="4" w:space="0" w:color="auto"/>
            </w:tcBorders>
            <w:shd w:val="clear" w:color="auto" w:fill="auto"/>
            <w:vAlign w:val="center"/>
          </w:tcPr>
          <w:p w14:paraId="63395A3F"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230" w:type="pct"/>
            <w:tcBorders>
              <w:top w:val="nil"/>
              <w:left w:val="nil"/>
              <w:bottom w:val="single" w:sz="4" w:space="0" w:color="auto"/>
              <w:right w:val="single" w:sz="4" w:space="0" w:color="auto"/>
            </w:tcBorders>
            <w:shd w:val="clear" w:color="auto" w:fill="D9D9D9"/>
            <w:vAlign w:val="center"/>
          </w:tcPr>
          <w:p w14:paraId="2A48189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231" w:type="pct"/>
            <w:tcBorders>
              <w:top w:val="nil"/>
              <w:left w:val="nil"/>
              <w:bottom w:val="single" w:sz="4" w:space="0" w:color="auto"/>
              <w:right w:val="single" w:sz="4" w:space="0" w:color="auto"/>
            </w:tcBorders>
            <w:shd w:val="clear" w:color="auto" w:fill="D9D9D9"/>
            <w:vAlign w:val="center"/>
          </w:tcPr>
          <w:p w14:paraId="2AE48D2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232" w:type="pct"/>
            <w:tcBorders>
              <w:top w:val="nil"/>
              <w:left w:val="nil"/>
              <w:bottom w:val="single" w:sz="4" w:space="0" w:color="auto"/>
              <w:right w:val="single" w:sz="4" w:space="0" w:color="auto"/>
            </w:tcBorders>
            <w:shd w:val="clear" w:color="auto" w:fill="D9D9D9"/>
            <w:vAlign w:val="center"/>
          </w:tcPr>
          <w:p w14:paraId="1D072C3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153" w:type="pct"/>
            <w:vMerge/>
            <w:tcBorders>
              <w:top w:val="single" w:sz="4" w:space="0" w:color="auto"/>
              <w:left w:val="single" w:sz="4" w:space="0" w:color="auto"/>
              <w:bottom w:val="single" w:sz="4" w:space="0" w:color="auto"/>
              <w:right w:val="single" w:sz="4" w:space="0" w:color="auto"/>
            </w:tcBorders>
            <w:vAlign w:val="center"/>
          </w:tcPr>
          <w:p w14:paraId="373906AA"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233" w:type="pct"/>
            <w:tcBorders>
              <w:top w:val="nil"/>
              <w:left w:val="nil"/>
              <w:bottom w:val="single" w:sz="4" w:space="0" w:color="auto"/>
              <w:right w:val="single" w:sz="4" w:space="0" w:color="auto"/>
            </w:tcBorders>
            <w:shd w:val="clear" w:color="auto" w:fill="auto"/>
            <w:vAlign w:val="center"/>
          </w:tcPr>
          <w:p w14:paraId="21C16DD1"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231" w:type="pct"/>
            <w:tcBorders>
              <w:top w:val="nil"/>
              <w:left w:val="nil"/>
              <w:bottom w:val="single" w:sz="4" w:space="0" w:color="auto"/>
              <w:right w:val="single" w:sz="4" w:space="0" w:color="auto"/>
            </w:tcBorders>
            <w:shd w:val="clear" w:color="auto" w:fill="D9D9D9"/>
            <w:vAlign w:val="center"/>
          </w:tcPr>
          <w:p w14:paraId="149EBE6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231" w:type="pct"/>
            <w:tcBorders>
              <w:top w:val="nil"/>
              <w:left w:val="nil"/>
              <w:bottom w:val="single" w:sz="4" w:space="0" w:color="auto"/>
              <w:right w:val="single" w:sz="4" w:space="0" w:color="auto"/>
            </w:tcBorders>
            <w:shd w:val="clear" w:color="auto" w:fill="D9D9D9"/>
            <w:vAlign w:val="center"/>
          </w:tcPr>
          <w:p w14:paraId="28FB0FD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233" w:type="pct"/>
            <w:tcBorders>
              <w:top w:val="nil"/>
              <w:left w:val="nil"/>
              <w:bottom w:val="single" w:sz="4" w:space="0" w:color="auto"/>
              <w:right w:val="single" w:sz="4" w:space="0" w:color="auto"/>
            </w:tcBorders>
            <w:shd w:val="clear" w:color="auto" w:fill="D9D9D9"/>
            <w:vAlign w:val="center"/>
          </w:tcPr>
          <w:p w14:paraId="429C960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154" w:type="pct"/>
            <w:vMerge/>
            <w:tcBorders>
              <w:top w:val="single" w:sz="4" w:space="0" w:color="auto"/>
              <w:left w:val="single" w:sz="4" w:space="0" w:color="auto"/>
              <w:bottom w:val="single" w:sz="4" w:space="0" w:color="auto"/>
              <w:right w:val="single" w:sz="4" w:space="0" w:color="auto"/>
            </w:tcBorders>
            <w:vAlign w:val="center"/>
          </w:tcPr>
          <w:p w14:paraId="0C359232"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231" w:type="pct"/>
            <w:tcBorders>
              <w:top w:val="nil"/>
              <w:left w:val="nil"/>
              <w:bottom w:val="single" w:sz="4" w:space="0" w:color="auto"/>
              <w:right w:val="single" w:sz="4" w:space="0" w:color="auto"/>
            </w:tcBorders>
            <w:shd w:val="clear" w:color="auto" w:fill="auto"/>
            <w:vAlign w:val="center"/>
          </w:tcPr>
          <w:p w14:paraId="7E364C58"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155" w:type="pct"/>
            <w:tcBorders>
              <w:top w:val="nil"/>
              <w:left w:val="nil"/>
              <w:bottom w:val="single" w:sz="4" w:space="0" w:color="auto"/>
              <w:right w:val="single" w:sz="4" w:space="0" w:color="auto"/>
            </w:tcBorders>
            <w:shd w:val="clear" w:color="auto" w:fill="D9D9D9"/>
            <w:vAlign w:val="center"/>
          </w:tcPr>
          <w:p w14:paraId="041BD76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231" w:type="pct"/>
            <w:tcBorders>
              <w:top w:val="nil"/>
              <w:left w:val="nil"/>
              <w:bottom w:val="single" w:sz="4" w:space="0" w:color="auto"/>
              <w:right w:val="single" w:sz="4" w:space="0" w:color="auto"/>
            </w:tcBorders>
            <w:shd w:val="clear" w:color="auto" w:fill="D9D9D9"/>
            <w:vAlign w:val="center"/>
          </w:tcPr>
          <w:p w14:paraId="3B23B25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56" w:type="pct"/>
            <w:tcBorders>
              <w:top w:val="nil"/>
              <w:left w:val="nil"/>
              <w:bottom w:val="single" w:sz="4" w:space="0" w:color="auto"/>
              <w:right w:val="single" w:sz="4" w:space="0" w:color="auto"/>
            </w:tcBorders>
            <w:shd w:val="clear" w:color="auto" w:fill="D9D9D9"/>
            <w:vAlign w:val="center"/>
          </w:tcPr>
          <w:p w14:paraId="637D42E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r>
      <w:tr w:rsidR="00E569F9" w:rsidRPr="00B87AB8" w14:paraId="463D78BC" w14:textId="77777777" w:rsidTr="005C6556">
        <w:trPr>
          <w:trHeight w:val="288"/>
        </w:trPr>
        <w:tc>
          <w:tcPr>
            <w:tcW w:w="362" w:type="pct"/>
            <w:vMerge/>
            <w:tcBorders>
              <w:top w:val="single" w:sz="4" w:space="0" w:color="auto"/>
              <w:left w:val="single" w:sz="4" w:space="0" w:color="auto"/>
              <w:bottom w:val="single" w:sz="4" w:space="0" w:color="auto"/>
              <w:right w:val="single" w:sz="4" w:space="0" w:color="auto"/>
            </w:tcBorders>
            <w:vAlign w:val="center"/>
          </w:tcPr>
          <w:p w14:paraId="4B36342C"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2" w:type="pct"/>
            <w:tcBorders>
              <w:top w:val="nil"/>
              <w:left w:val="nil"/>
              <w:bottom w:val="single" w:sz="4" w:space="0" w:color="auto"/>
              <w:right w:val="single" w:sz="4" w:space="0" w:color="auto"/>
            </w:tcBorders>
            <w:shd w:val="clear" w:color="auto" w:fill="auto"/>
            <w:vAlign w:val="center"/>
          </w:tcPr>
          <w:p w14:paraId="797C5512"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183" w:type="pct"/>
            <w:tcBorders>
              <w:top w:val="nil"/>
              <w:left w:val="nil"/>
              <w:bottom w:val="single" w:sz="4" w:space="0" w:color="auto"/>
              <w:right w:val="single" w:sz="4" w:space="0" w:color="auto"/>
            </w:tcBorders>
            <w:shd w:val="clear" w:color="auto" w:fill="D9D9D9"/>
            <w:vAlign w:val="center"/>
          </w:tcPr>
          <w:p w14:paraId="31D8929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183" w:type="pct"/>
            <w:tcBorders>
              <w:top w:val="nil"/>
              <w:left w:val="nil"/>
              <w:bottom w:val="single" w:sz="4" w:space="0" w:color="auto"/>
              <w:right w:val="single" w:sz="4" w:space="0" w:color="auto"/>
            </w:tcBorders>
            <w:shd w:val="clear" w:color="auto" w:fill="D9D9D9"/>
            <w:vAlign w:val="center"/>
          </w:tcPr>
          <w:p w14:paraId="5C7D93A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84" w:type="pct"/>
            <w:tcBorders>
              <w:top w:val="nil"/>
              <w:left w:val="nil"/>
              <w:bottom w:val="single" w:sz="4" w:space="0" w:color="auto"/>
              <w:right w:val="single" w:sz="4" w:space="0" w:color="auto"/>
            </w:tcBorders>
            <w:shd w:val="clear" w:color="auto" w:fill="D9D9D9"/>
            <w:vAlign w:val="center"/>
          </w:tcPr>
          <w:p w14:paraId="58959EB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29" w:type="pct"/>
            <w:vMerge/>
            <w:tcBorders>
              <w:top w:val="single" w:sz="4" w:space="0" w:color="auto"/>
              <w:left w:val="single" w:sz="4" w:space="0" w:color="auto"/>
              <w:bottom w:val="single" w:sz="4" w:space="0" w:color="auto"/>
              <w:right w:val="single" w:sz="4" w:space="0" w:color="auto"/>
            </w:tcBorders>
            <w:vAlign w:val="center"/>
          </w:tcPr>
          <w:p w14:paraId="7EF5DB44"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1" w:type="pct"/>
            <w:tcBorders>
              <w:top w:val="nil"/>
              <w:left w:val="nil"/>
              <w:bottom w:val="single" w:sz="4" w:space="0" w:color="auto"/>
              <w:right w:val="single" w:sz="4" w:space="0" w:color="auto"/>
            </w:tcBorders>
            <w:shd w:val="clear" w:color="auto" w:fill="auto"/>
            <w:vAlign w:val="center"/>
          </w:tcPr>
          <w:p w14:paraId="38E9C048"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183" w:type="pct"/>
            <w:tcBorders>
              <w:top w:val="nil"/>
              <w:left w:val="nil"/>
              <w:bottom w:val="single" w:sz="4" w:space="0" w:color="auto"/>
              <w:right w:val="single" w:sz="4" w:space="0" w:color="auto"/>
            </w:tcBorders>
            <w:shd w:val="clear" w:color="auto" w:fill="D9D9D9"/>
            <w:vAlign w:val="center"/>
          </w:tcPr>
          <w:p w14:paraId="7A82584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83" w:type="pct"/>
            <w:tcBorders>
              <w:top w:val="nil"/>
              <w:left w:val="nil"/>
              <w:bottom w:val="single" w:sz="4" w:space="0" w:color="auto"/>
              <w:right w:val="single" w:sz="4" w:space="0" w:color="auto"/>
            </w:tcBorders>
            <w:shd w:val="clear" w:color="auto" w:fill="D9D9D9"/>
            <w:vAlign w:val="center"/>
          </w:tcPr>
          <w:p w14:paraId="7582937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84" w:type="pct"/>
            <w:tcBorders>
              <w:top w:val="nil"/>
              <w:left w:val="nil"/>
              <w:bottom w:val="single" w:sz="4" w:space="0" w:color="auto"/>
              <w:right w:val="single" w:sz="4" w:space="0" w:color="auto"/>
            </w:tcBorders>
            <w:shd w:val="clear" w:color="auto" w:fill="D9D9D9"/>
            <w:vAlign w:val="center"/>
          </w:tcPr>
          <w:p w14:paraId="2D60CC4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129" w:type="pct"/>
            <w:vMerge/>
            <w:tcBorders>
              <w:top w:val="single" w:sz="4" w:space="0" w:color="auto"/>
              <w:left w:val="single" w:sz="4" w:space="0" w:color="auto"/>
              <w:bottom w:val="single" w:sz="4" w:space="0" w:color="auto"/>
              <w:right w:val="single" w:sz="4" w:space="0" w:color="auto"/>
            </w:tcBorders>
            <w:vAlign w:val="center"/>
          </w:tcPr>
          <w:p w14:paraId="758A47C3"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6" w:type="pct"/>
            <w:tcBorders>
              <w:top w:val="nil"/>
              <w:left w:val="nil"/>
              <w:bottom w:val="single" w:sz="4" w:space="0" w:color="auto"/>
              <w:right w:val="single" w:sz="4" w:space="0" w:color="auto"/>
            </w:tcBorders>
            <w:shd w:val="clear" w:color="auto" w:fill="auto"/>
            <w:vAlign w:val="center"/>
          </w:tcPr>
          <w:p w14:paraId="54F000F8"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230" w:type="pct"/>
            <w:tcBorders>
              <w:top w:val="nil"/>
              <w:left w:val="nil"/>
              <w:bottom w:val="single" w:sz="4" w:space="0" w:color="auto"/>
              <w:right w:val="single" w:sz="4" w:space="0" w:color="auto"/>
            </w:tcBorders>
            <w:shd w:val="clear" w:color="auto" w:fill="D9D9D9"/>
            <w:vAlign w:val="center"/>
          </w:tcPr>
          <w:p w14:paraId="1662111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231" w:type="pct"/>
            <w:tcBorders>
              <w:top w:val="nil"/>
              <w:left w:val="nil"/>
              <w:bottom w:val="single" w:sz="4" w:space="0" w:color="auto"/>
              <w:right w:val="single" w:sz="4" w:space="0" w:color="auto"/>
            </w:tcBorders>
            <w:shd w:val="clear" w:color="auto" w:fill="D9D9D9"/>
            <w:vAlign w:val="center"/>
          </w:tcPr>
          <w:p w14:paraId="4B37A2B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232" w:type="pct"/>
            <w:tcBorders>
              <w:top w:val="nil"/>
              <w:left w:val="nil"/>
              <w:bottom w:val="single" w:sz="4" w:space="0" w:color="auto"/>
              <w:right w:val="single" w:sz="4" w:space="0" w:color="auto"/>
            </w:tcBorders>
            <w:shd w:val="clear" w:color="auto" w:fill="D9D9D9"/>
            <w:vAlign w:val="center"/>
          </w:tcPr>
          <w:p w14:paraId="306AE34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53" w:type="pct"/>
            <w:vMerge/>
            <w:tcBorders>
              <w:top w:val="single" w:sz="4" w:space="0" w:color="auto"/>
              <w:left w:val="single" w:sz="4" w:space="0" w:color="auto"/>
              <w:bottom w:val="single" w:sz="4" w:space="0" w:color="auto"/>
              <w:right w:val="single" w:sz="4" w:space="0" w:color="auto"/>
            </w:tcBorders>
            <w:vAlign w:val="center"/>
          </w:tcPr>
          <w:p w14:paraId="0F9E2AF5"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233" w:type="pct"/>
            <w:tcBorders>
              <w:top w:val="nil"/>
              <w:left w:val="nil"/>
              <w:bottom w:val="single" w:sz="4" w:space="0" w:color="auto"/>
              <w:right w:val="single" w:sz="4" w:space="0" w:color="auto"/>
            </w:tcBorders>
            <w:shd w:val="clear" w:color="auto" w:fill="auto"/>
            <w:vAlign w:val="center"/>
          </w:tcPr>
          <w:p w14:paraId="41E2BEC3"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231" w:type="pct"/>
            <w:tcBorders>
              <w:top w:val="nil"/>
              <w:left w:val="nil"/>
              <w:bottom w:val="single" w:sz="4" w:space="0" w:color="auto"/>
              <w:right w:val="single" w:sz="4" w:space="0" w:color="auto"/>
            </w:tcBorders>
            <w:shd w:val="clear" w:color="auto" w:fill="D9D9D9"/>
            <w:vAlign w:val="center"/>
          </w:tcPr>
          <w:p w14:paraId="32BD1CC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231" w:type="pct"/>
            <w:tcBorders>
              <w:top w:val="nil"/>
              <w:left w:val="nil"/>
              <w:bottom w:val="single" w:sz="4" w:space="0" w:color="auto"/>
              <w:right w:val="single" w:sz="4" w:space="0" w:color="auto"/>
            </w:tcBorders>
            <w:shd w:val="clear" w:color="auto" w:fill="D9D9D9"/>
            <w:vAlign w:val="center"/>
          </w:tcPr>
          <w:p w14:paraId="1C06B5C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233" w:type="pct"/>
            <w:tcBorders>
              <w:top w:val="nil"/>
              <w:left w:val="nil"/>
              <w:bottom w:val="single" w:sz="4" w:space="0" w:color="auto"/>
              <w:right w:val="single" w:sz="4" w:space="0" w:color="auto"/>
            </w:tcBorders>
            <w:shd w:val="clear" w:color="auto" w:fill="D9D9D9"/>
            <w:vAlign w:val="center"/>
          </w:tcPr>
          <w:p w14:paraId="4878237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154" w:type="pct"/>
            <w:vMerge/>
            <w:tcBorders>
              <w:top w:val="single" w:sz="4" w:space="0" w:color="auto"/>
              <w:left w:val="single" w:sz="4" w:space="0" w:color="auto"/>
              <w:bottom w:val="single" w:sz="4" w:space="0" w:color="auto"/>
              <w:right w:val="single" w:sz="4" w:space="0" w:color="auto"/>
            </w:tcBorders>
            <w:vAlign w:val="center"/>
          </w:tcPr>
          <w:p w14:paraId="43F5E227"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231" w:type="pct"/>
            <w:tcBorders>
              <w:top w:val="nil"/>
              <w:left w:val="nil"/>
              <w:bottom w:val="single" w:sz="4" w:space="0" w:color="auto"/>
              <w:right w:val="single" w:sz="4" w:space="0" w:color="auto"/>
            </w:tcBorders>
            <w:shd w:val="clear" w:color="auto" w:fill="auto"/>
            <w:vAlign w:val="center"/>
          </w:tcPr>
          <w:p w14:paraId="4AF1BC0C"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155" w:type="pct"/>
            <w:tcBorders>
              <w:top w:val="nil"/>
              <w:left w:val="nil"/>
              <w:bottom w:val="single" w:sz="4" w:space="0" w:color="auto"/>
              <w:right w:val="single" w:sz="4" w:space="0" w:color="auto"/>
            </w:tcBorders>
            <w:shd w:val="clear" w:color="auto" w:fill="D9D9D9"/>
            <w:vAlign w:val="center"/>
          </w:tcPr>
          <w:p w14:paraId="36C7F5F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231" w:type="pct"/>
            <w:tcBorders>
              <w:top w:val="nil"/>
              <w:left w:val="nil"/>
              <w:bottom w:val="single" w:sz="4" w:space="0" w:color="auto"/>
              <w:right w:val="single" w:sz="4" w:space="0" w:color="auto"/>
            </w:tcBorders>
            <w:shd w:val="clear" w:color="auto" w:fill="D9D9D9"/>
            <w:vAlign w:val="center"/>
          </w:tcPr>
          <w:p w14:paraId="303319B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56" w:type="pct"/>
            <w:tcBorders>
              <w:top w:val="nil"/>
              <w:left w:val="nil"/>
              <w:bottom w:val="single" w:sz="4" w:space="0" w:color="auto"/>
              <w:right w:val="single" w:sz="4" w:space="0" w:color="auto"/>
            </w:tcBorders>
            <w:shd w:val="clear" w:color="auto" w:fill="D9D9D9"/>
            <w:vAlign w:val="center"/>
          </w:tcPr>
          <w:p w14:paraId="336F0C7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r>
      <w:tr w:rsidR="00E569F9" w:rsidRPr="00B87AB8" w14:paraId="02BE3EFC" w14:textId="77777777" w:rsidTr="005C6556">
        <w:trPr>
          <w:trHeight w:val="288"/>
        </w:trPr>
        <w:tc>
          <w:tcPr>
            <w:tcW w:w="362" w:type="pct"/>
            <w:vMerge/>
            <w:tcBorders>
              <w:top w:val="single" w:sz="4" w:space="0" w:color="auto"/>
              <w:left w:val="single" w:sz="4" w:space="0" w:color="auto"/>
              <w:bottom w:val="single" w:sz="4" w:space="0" w:color="auto"/>
              <w:right w:val="single" w:sz="4" w:space="0" w:color="auto"/>
            </w:tcBorders>
            <w:vAlign w:val="center"/>
          </w:tcPr>
          <w:p w14:paraId="3F4D9FC9"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2" w:type="pct"/>
            <w:tcBorders>
              <w:top w:val="nil"/>
              <w:left w:val="nil"/>
              <w:bottom w:val="single" w:sz="4" w:space="0" w:color="auto"/>
              <w:right w:val="single" w:sz="4" w:space="0" w:color="auto"/>
            </w:tcBorders>
            <w:shd w:val="clear" w:color="auto" w:fill="auto"/>
            <w:vAlign w:val="center"/>
          </w:tcPr>
          <w:p w14:paraId="1FF7B38B"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183" w:type="pct"/>
            <w:tcBorders>
              <w:top w:val="nil"/>
              <w:left w:val="nil"/>
              <w:bottom w:val="single" w:sz="4" w:space="0" w:color="auto"/>
              <w:right w:val="single" w:sz="4" w:space="0" w:color="auto"/>
            </w:tcBorders>
            <w:shd w:val="clear" w:color="auto" w:fill="D9D9D9"/>
            <w:vAlign w:val="center"/>
          </w:tcPr>
          <w:p w14:paraId="7CAFA6F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183" w:type="pct"/>
            <w:tcBorders>
              <w:top w:val="nil"/>
              <w:left w:val="nil"/>
              <w:bottom w:val="single" w:sz="4" w:space="0" w:color="auto"/>
              <w:right w:val="single" w:sz="4" w:space="0" w:color="auto"/>
            </w:tcBorders>
            <w:shd w:val="clear" w:color="auto" w:fill="D9D9D9"/>
            <w:vAlign w:val="center"/>
          </w:tcPr>
          <w:p w14:paraId="79A48EB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84" w:type="pct"/>
            <w:tcBorders>
              <w:top w:val="nil"/>
              <w:left w:val="nil"/>
              <w:bottom w:val="single" w:sz="4" w:space="0" w:color="auto"/>
              <w:right w:val="single" w:sz="4" w:space="0" w:color="auto"/>
            </w:tcBorders>
            <w:shd w:val="clear" w:color="auto" w:fill="D9D9D9"/>
            <w:vAlign w:val="center"/>
          </w:tcPr>
          <w:p w14:paraId="3905008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129" w:type="pct"/>
            <w:vMerge/>
            <w:tcBorders>
              <w:top w:val="single" w:sz="4" w:space="0" w:color="auto"/>
              <w:left w:val="single" w:sz="4" w:space="0" w:color="auto"/>
              <w:bottom w:val="single" w:sz="4" w:space="0" w:color="auto"/>
              <w:right w:val="single" w:sz="4" w:space="0" w:color="auto"/>
            </w:tcBorders>
            <w:vAlign w:val="center"/>
          </w:tcPr>
          <w:p w14:paraId="0FF28F2B"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1" w:type="pct"/>
            <w:tcBorders>
              <w:top w:val="nil"/>
              <w:left w:val="nil"/>
              <w:bottom w:val="single" w:sz="4" w:space="0" w:color="auto"/>
              <w:right w:val="single" w:sz="4" w:space="0" w:color="auto"/>
            </w:tcBorders>
            <w:shd w:val="clear" w:color="auto" w:fill="auto"/>
            <w:vAlign w:val="center"/>
          </w:tcPr>
          <w:p w14:paraId="676B20B6"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183" w:type="pct"/>
            <w:tcBorders>
              <w:top w:val="nil"/>
              <w:left w:val="nil"/>
              <w:bottom w:val="single" w:sz="4" w:space="0" w:color="auto"/>
              <w:right w:val="single" w:sz="4" w:space="0" w:color="auto"/>
            </w:tcBorders>
            <w:shd w:val="clear" w:color="auto" w:fill="D9D9D9"/>
            <w:vAlign w:val="center"/>
          </w:tcPr>
          <w:p w14:paraId="13D2D9E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183" w:type="pct"/>
            <w:tcBorders>
              <w:top w:val="nil"/>
              <w:left w:val="nil"/>
              <w:bottom w:val="single" w:sz="4" w:space="0" w:color="auto"/>
              <w:right w:val="single" w:sz="4" w:space="0" w:color="auto"/>
            </w:tcBorders>
            <w:shd w:val="clear" w:color="auto" w:fill="D9D9D9"/>
            <w:vAlign w:val="center"/>
          </w:tcPr>
          <w:p w14:paraId="1AFD7EE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184" w:type="pct"/>
            <w:tcBorders>
              <w:top w:val="nil"/>
              <w:left w:val="nil"/>
              <w:bottom w:val="single" w:sz="4" w:space="0" w:color="auto"/>
              <w:right w:val="single" w:sz="4" w:space="0" w:color="auto"/>
            </w:tcBorders>
            <w:shd w:val="clear" w:color="auto" w:fill="D9D9D9"/>
            <w:vAlign w:val="center"/>
          </w:tcPr>
          <w:p w14:paraId="09FB436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129" w:type="pct"/>
            <w:vMerge/>
            <w:tcBorders>
              <w:top w:val="single" w:sz="4" w:space="0" w:color="auto"/>
              <w:left w:val="single" w:sz="4" w:space="0" w:color="auto"/>
              <w:bottom w:val="single" w:sz="4" w:space="0" w:color="auto"/>
              <w:right w:val="single" w:sz="4" w:space="0" w:color="auto"/>
            </w:tcBorders>
            <w:vAlign w:val="center"/>
          </w:tcPr>
          <w:p w14:paraId="0755C98C"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6" w:type="pct"/>
            <w:tcBorders>
              <w:top w:val="nil"/>
              <w:left w:val="nil"/>
              <w:bottom w:val="single" w:sz="4" w:space="0" w:color="auto"/>
              <w:right w:val="single" w:sz="4" w:space="0" w:color="auto"/>
            </w:tcBorders>
            <w:shd w:val="clear" w:color="auto" w:fill="auto"/>
            <w:vAlign w:val="center"/>
          </w:tcPr>
          <w:p w14:paraId="0121AE65"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230" w:type="pct"/>
            <w:tcBorders>
              <w:top w:val="nil"/>
              <w:left w:val="nil"/>
              <w:bottom w:val="single" w:sz="4" w:space="0" w:color="auto"/>
              <w:right w:val="single" w:sz="4" w:space="0" w:color="auto"/>
            </w:tcBorders>
            <w:shd w:val="clear" w:color="auto" w:fill="D9D9D9"/>
            <w:vAlign w:val="center"/>
          </w:tcPr>
          <w:p w14:paraId="042C047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231" w:type="pct"/>
            <w:tcBorders>
              <w:top w:val="nil"/>
              <w:left w:val="nil"/>
              <w:bottom w:val="single" w:sz="4" w:space="0" w:color="auto"/>
              <w:right w:val="single" w:sz="4" w:space="0" w:color="auto"/>
            </w:tcBorders>
            <w:shd w:val="clear" w:color="auto" w:fill="D9D9D9"/>
            <w:vAlign w:val="center"/>
          </w:tcPr>
          <w:p w14:paraId="27B38C9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232" w:type="pct"/>
            <w:tcBorders>
              <w:top w:val="nil"/>
              <w:left w:val="nil"/>
              <w:bottom w:val="single" w:sz="4" w:space="0" w:color="auto"/>
              <w:right w:val="single" w:sz="4" w:space="0" w:color="auto"/>
            </w:tcBorders>
            <w:shd w:val="clear" w:color="auto" w:fill="D9D9D9"/>
            <w:vAlign w:val="center"/>
          </w:tcPr>
          <w:p w14:paraId="2E264A6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153" w:type="pct"/>
            <w:vMerge/>
            <w:tcBorders>
              <w:top w:val="single" w:sz="4" w:space="0" w:color="auto"/>
              <w:left w:val="single" w:sz="4" w:space="0" w:color="auto"/>
              <w:bottom w:val="single" w:sz="4" w:space="0" w:color="auto"/>
              <w:right w:val="single" w:sz="4" w:space="0" w:color="auto"/>
            </w:tcBorders>
            <w:vAlign w:val="center"/>
          </w:tcPr>
          <w:p w14:paraId="0E00D9B3"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233" w:type="pct"/>
            <w:tcBorders>
              <w:top w:val="nil"/>
              <w:left w:val="nil"/>
              <w:bottom w:val="single" w:sz="4" w:space="0" w:color="auto"/>
              <w:right w:val="single" w:sz="4" w:space="0" w:color="auto"/>
            </w:tcBorders>
            <w:shd w:val="clear" w:color="auto" w:fill="auto"/>
            <w:vAlign w:val="center"/>
          </w:tcPr>
          <w:p w14:paraId="51AC716B"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231" w:type="pct"/>
            <w:tcBorders>
              <w:top w:val="nil"/>
              <w:left w:val="nil"/>
              <w:bottom w:val="single" w:sz="4" w:space="0" w:color="auto"/>
              <w:right w:val="single" w:sz="4" w:space="0" w:color="auto"/>
            </w:tcBorders>
            <w:shd w:val="clear" w:color="auto" w:fill="D9D9D9"/>
            <w:vAlign w:val="center"/>
          </w:tcPr>
          <w:p w14:paraId="5F87FFB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231" w:type="pct"/>
            <w:tcBorders>
              <w:top w:val="nil"/>
              <w:left w:val="nil"/>
              <w:bottom w:val="single" w:sz="4" w:space="0" w:color="auto"/>
              <w:right w:val="single" w:sz="4" w:space="0" w:color="auto"/>
            </w:tcBorders>
            <w:shd w:val="clear" w:color="auto" w:fill="D9D9D9"/>
            <w:vAlign w:val="center"/>
          </w:tcPr>
          <w:p w14:paraId="7F699F3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233" w:type="pct"/>
            <w:tcBorders>
              <w:top w:val="nil"/>
              <w:left w:val="nil"/>
              <w:bottom w:val="single" w:sz="4" w:space="0" w:color="auto"/>
              <w:right w:val="single" w:sz="4" w:space="0" w:color="auto"/>
            </w:tcBorders>
            <w:shd w:val="clear" w:color="auto" w:fill="D9D9D9"/>
            <w:vAlign w:val="center"/>
          </w:tcPr>
          <w:p w14:paraId="120DE05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154" w:type="pct"/>
            <w:vMerge/>
            <w:tcBorders>
              <w:top w:val="single" w:sz="4" w:space="0" w:color="auto"/>
              <w:left w:val="single" w:sz="4" w:space="0" w:color="auto"/>
              <w:bottom w:val="single" w:sz="4" w:space="0" w:color="auto"/>
              <w:right w:val="single" w:sz="4" w:space="0" w:color="auto"/>
            </w:tcBorders>
            <w:vAlign w:val="center"/>
          </w:tcPr>
          <w:p w14:paraId="39653277"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231" w:type="pct"/>
            <w:tcBorders>
              <w:top w:val="nil"/>
              <w:left w:val="nil"/>
              <w:bottom w:val="single" w:sz="4" w:space="0" w:color="auto"/>
              <w:right w:val="single" w:sz="4" w:space="0" w:color="auto"/>
            </w:tcBorders>
            <w:shd w:val="clear" w:color="auto" w:fill="auto"/>
            <w:vAlign w:val="center"/>
          </w:tcPr>
          <w:p w14:paraId="7A4DE188"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155" w:type="pct"/>
            <w:tcBorders>
              <w:top w:val="nil"/>
              <w:left w:val="nil"/>
              <w:bottom w:val="single" w:sz="4" w:space="0" w:color="auto"/>
              <w:right w:val="single" w:sz="4" w:space="0" w:color="auto"/>
            </w:tcBorders>
            <w:shd w:val="clear" w:color="auto" w:fill="D9D9D9"/>
            <w:vAlign w:val="center"/>
          </w:tcPr>
          <w:p w14:paraId="18D22A9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231" w:type="pct"/>
            <w:tcBorders>
              <w:top w:val="nil"/>
              <w:left w:val="nil"/>
              <w:bottom w:val="single" w:sz="4" w:space="0" w:color="auto"/>
              <w:right w:val="single" w:sz="4" w:space="0" w:color="auto"/>
            </w:tcBorders>
            <w:shd w:val="clear" w:color="auto" w:fill="D9D9D9"/>
            <w:vAlign w:val="center"/>
          </w:tcPr>
          <w:p w14:paraId="51B903B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56" w:type="pct"/>
            <w:tcBorders>
              <w:top w:val="nil"/>
              <w:left w:val="nil"/>
              <w:bottom w:val="single" w:sz="4" w:space="0" w:color="auto"/>
              <w:right w:val="single" w:sz="4" w:space="0" w:color="auto"/>
            </w:tcBorders>
            <w:shd w:val="clear" w:color="auto" w:fill="D9D9D9"/>
            <w:vAlign w:val="center"/>
          </w:tcPr>
          <w:p w14:paraId="41D0CFB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r>
      <w:tr w:rsidR="00E569F9" w:rsidRPr="00B87AB8" w14:paraId="1AD50F79" w14:textId="77777777" w:rsidTr="005C6556">
        <w:trPr>
          <w:trHeight w:val="288"/>
        </w:trPr>
        <w:tc>
          <w:tcPr>
            <w:tcW w:w="362" w:type="pct"/>
            <w:vMerge/>
            <w:tcBorders>
              <w:top w:val="single" w:sz="4" w:space="0" w:color="auto"/>
              <w:left w:val="single" w:sz="4" w:space="0" w:color="auto"/>
              <w:bottom w:val="single" w:sz="4" w:space="0" w:color="auto"/>
              <w:right w:val="single" w:sz="4" w:space="0" w:color="auto"/>
            </w:tcBorders>
            <w:vAlign w:val="center"/>
          </w:tcPr>
          <w:p w14:paraId="5782FB4C"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742" w:type="pct"/>
            <w:gridSpan w:val="4"/>
            <w:tcBorders>
              <w:top w:val="single" w:sz="4" w:space="0" w:color="auto"/>
              <w:left w:val="nil"/>
              <w:bottom w:val="single" w:sz="4" w:space="0" w:color="auto"/>
              <w:right w:val="single" w:sz="4" w:space="0" w:color="auto"/>
            </w:tcBorders>
            <w:shd w:val="clear" w:color="auto" w:fill="auto"/>
            <w:noWrap/>
            <w:vAlign w:val="bottom"/>
          </w:tcPr>
          <w:p w14:paraId="56EF83D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宋体" w:hint="eastAsia"/>
                <w:kern w:val="0"/>
                <w:sz w:val="24"/>
                <w:szCs w:val="24"/>
              </w:rPr>
              <w:t>逻辑合意</w:t>
            </w:r>
          </w:p>
        </w:tc>
        <w:tc>
          <w:tcPr>
            <w:tcW w:w="129" w:type="pct"/>
            <w:vMerge w:val="restart"/>
            <w:tcBorders>
              <w:top w:val="nil"/>
              <w:left w:val="single" w:sz="4" w:space="0" w:color="auto"/>
              <w:bottom w:val="single" w:sz="4" w:space="0" w:color="auto"/>
              <w:right w:val="single" w:sz="4" w:space="0" w:color="auto"/>
            </w:tcBorders>
            <w:shd w:val="clear" w:color="auto" w:fill="auto"/>
            <w:noWrap/>
            <w:vAlign w:val="bottom"/>
          </w:tcPr>
          <w:p w14:paraId="3DA1381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p>
        </w:tc>
        <w:tc>
          <w:tcPr>
            <w:tcW w:w="741" w:type="pct"/>
            <w:gridSpan w:val="4"/>
            <w:tcBorders>
              <w:top w:val="single" w:sz="4" w:space="0" w:color="auto"/>
              <w:left w:val="nil"/>
              <w:bottom w:val="single" w:sz="4" w:space="0" w:color="auto"/>
              <w:right w:val="single" w:sz="4" w:space="0" w:color="auto"/>
            </w:tcBorders>
            <w:shd w:val="clear" w:color="auto" w:fill="auto"/>
            <w:noWrap/>
            <w:vAlign w:val="bottom"/>
          </w:tcPr>
          <w:p w14:paraId="6CF2205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hint="eastAsia"/>
                <w:kern w:val="0"/>
                <w:sz w:val="24"/>
                <w:szCs w:val="24"/>
              </w:rPr>
              <w:t>逻辑调</w:t>
            </w:r>
            <w:r w:rsidRPr="00B87AB8">
              <w:rPr>
                <w:rFonts w:ascii="宋体" w:eastAsia="宋体" w:hAnsi="宋体" w:cs="宋体" w:hint="eastAsia"/>
                <w:kern w:val="0"/>
                <w:sz w:val="24"/>
                <w:szCs w:val="24"/>
              </w:rPr>
              <w:t>和</w:t>
            </w:r>
          </w:p>
        </w:tc>
        <w:tc>
          <w:tcPr>
            <w:tcW w:w="129" w:type="pct"/>
            <w:vMerge w:val="restart"/>
            <w:tcBorders>
              <w:top w:val="nil"/>
              <w:left w:val="single" w:sz="4" w:space="0" w:color="auto"/>
              <w:bottom w:val="single" w:sz="4" w:space="0" w:color="auto"/>
              <w:right w:val="single" w:sz="4" w:space="0" w:color="auto"/>
            </w:tcBorders>
            <w:shd w:val="clear" w:color="auto" w:fill="auto"/>
            <w:noWrap/>
            <w:vAlign w:val="bottom"/>
          </w:tcPr>
          <w:p w14:paraId="1FCFED8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p>
        </w:tc>
        <w:tc>
          <w:tcPr>
            <w:tcW w:w="889" w:type="pct"/>
            <w:gridSpan w:val="4"/>
            <w:tcBorders>
              <w:top w:val="single" w:sz="4" w:space="0" w:color="auto"/>
              <w:left w:val="nil"/>
              <w:bottom w:val="single" w:sz="4" w:space="0" w:color="auto"/>
              <w:right w:val="single" w:sz="4" w:space="0" w:color="auto"/>
            </w:tcBorders>
            <w:shd w:val="clear" w:color="auto" w:fill="auto"/>
            <w:noWrap/>
            <w:vAlign w:val="bottom"/>
          </w:tcPr>
          <w:p w14:paraId="06D8C70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微软雅黑" w:hint="eastAsia"/>
                <w:kern w:val="0"/>
                <w:sz w:val="24"/>
                <w:szCs w:val="24"/>
              </w:rPr>
              <w:t>逻辑</w:t>
            </w:r>
            <w:r w:rsidRPr="00B87AB8">
              <w:rPr>
                <w:rFonts w:ascii="宋体" w:eastAsia="宋体" w:hAnsi="宋体" w:cs="宋体" w:hint="eastAsia"/>
                <w:kern w:val="0"/>
                <w:sz w:val="24"/>
                <w:szCs w:val="24"/>
              </w:rPr>
              <w:t>非</w:t>
            </w:r>
          </w:p>
        </w:tc>
        <w:tc>
          <w:tcPr>
            <w:tcW w:w="2008" w:type="pct"/>
            <w:gridSpan w:val="10"/>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558806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备注</w:t>
            </w:r>
            <w:r w:rsidRPr="00B87AB8">
              <w:rPr>
                <w:rFonts w:ascii="宋体" w:eastAsia="宋体" w:hAnsi="宋体"/>
                <w:kern w:val="0"/>
                <w:sz w:val="24"/>
                <w:szCs w:val="24"/>
              </w:rPr>
              <w:t>：</w:t>
            </w:r>
          </w:p>
          <w:p w14:paraId="6F43E5D5"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-1=T=T=False=</w:t>
            </w:r>
            <w:r w:rsidRPr="00B87AB8">
              <w:rPr>
                <w:rFonts w:ascii="宋体" w:eastAsia="宋体" w:hAnsi="宋体" w:hint="eastAsia"/>
                <w:kern w:val="0"/>
                <w:sz w:val="24"/>
                <w:szCs w:val="24"/>
              </w:rPr>
              <w:t xml:space="preserve">假 </w:t>
            </w:r>
            <w:r w:rsidRPr="00B87AB8">
              <w:rPr>
                <w:rFonts w:ascii="宋体" w:eastAsia="宋体" w:hAnsi="宋体"/>
                <w:kern w:val="0"/>
                <w:sz w:val="24"/>
                <w:szCs w:val="24"/>
              </w:rPr>
              <w:br/>
              <w:t xml:space="preserve"> 0=O=R=None=</w:t>
            </w:r>
            <w:r w:rsidRPr="00B87AB8">
              <w:rPr>
                <w:rFonts w:ascii="宋体" w:eastAsia="宋体" w:hAnsi="宋体" w:hint="eastAsia"/>
                <w:kern w:val="0"/>
                <w:sz w:val="24"/>
                <w:szCs w:val="24"/>
              </w:rPr>
              <w:t>无</w:t>
            </w:r>
            <w:r w:rsidRPr="00B87AB8">
              <w:rPr>
                <w:rFonts w:ascii="宋体" w:eastAsia="宋体" w:hAnsi="宋体" w:cs="微软雅黑" w:hint="eastAsia"/>
                <w:kern w:val="0"/>
                <w:sz w:val="24"/>
                <w:szCs w:val="24"/>
              </w:rPr>
              <w:t>，非真</w:t>
            </w:r>
            <w:r w:rsidRPr="00B87AB8">
              <w:rPr>
                <w:rFonts w:ascii="宋体" w:eastAsia="宋体" w:hAnsi="宋体" w:cs="微软雅黑"/>
                <w:kern w:val="0"/>
                <w:sz w:val="24"/>
                <w:szCs w:val="24"/>
              </w:rPr>
              <w:t>非假 </w:t>
            </w:r>
            <w:r w:rsidRPr="00B87AB8">
              <w:rPr>
                <w:rFonts w:ascii="宋体" w:eastAsia="宋体" w:hAnsi="宋体" w:cs="微软雅黑"/>
                <w:kern w:val="0"/>
                <w:sz w:val="24"/>
                <w:szCs w:val="24"/>
              </w:rPr>
              <w:br/>
            </w:r>
            <w:r w:rsidRPr="00B87AB8">
              <w:rPr>
                <w:rFonts w:ascii="宋体" w:eastAsia="宋体" w:hAnsi="宋体"/>
                <w:kern w:val="0"/>
                <w:sz w:val="24"/>
                <w:szCs w:val="24"/>
              </w:rPr>
              <w:t>1=1=I=True=</w:t>
            </w:r>
            <w:r w:rsidRPr="00B87AB8">
              <w:rPr>
                <w:rFonts w:ascii="宋体" w:eastAsia="宋体" w:hAnsi="宋体" w:hint="eastAsia"/>
                <w:kern w:val="0"/>
                <w:sz w:val="24"/>
                <w:szCs w:val="24"/>
              </w:rPr>
              <w:t>真</w:t>
            </w:r>
          </w:p>
        </w:tc>
      </w:tr>
      <w:tr w:rsidR="00E569F9" w:rsidRPr="00B87AB8" w14:paraId="4743009C" w14:textId="77777777" w:rsidTr="005C6556">
        <w:trPr>
          <w:trHeight w:val="288"/>
        </w:trPr>
        <w:tc>
          <w:tcPr>
            <w:tcW w:w="362" w:type="pct"/>
            <w:vMerge/>
            <w:tcBorders>
              <w:top w:val="single" w:sz="4" w:space="0" w:color="auto"/>
              <w:left w:val="single" w:sz="4" w:space="0" w:color="auto"/>
              <w:bottom w:val="single" w:sz="4" w:space="0" w:color="auto"/>
              <w:right w:val="single" w:sz="4" w:space="0" w:color="auto"/>
            </w:tcBorders>
            <w:vAlign w:val="center"/>
          </w:tcPr>
          <w:p w14:paraId="7ABF486E"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2" w:type="pct"/>
            <w:tcBorders>
              <w:top w:val="nil"/>
              <w:left w:val="nil"/>
              <w:bottom w:val="single" w:sz="4" w:space="0" w:color="auto"/>
              <w:right w:val="single" w:sz="4" w:space="0" w:color="auto"/>
            </w:tcBorders>
            <w:shd w:val="clear" w:color="auto" w:fill="auto"/>
            <w:vAlign w:val="center"/>
          </w:tcPr>
          <w:p w14:paraId="174A9C00"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tria" w:eastAsia="宋体" w:hAnsi="tria" w:cs="MS Mincho"/>
                <w:kern w:val="0"/>
                <w:sz w:val="24"/>
                <w:szCs w:val="24"/>
              </w:rPr>
              <w:t>r</w:t>
            </w:r>
          </w:p>
        </w:tc>
        <w:tc>
          <w:tcPr>
            <w:tcW w:w="183" w:type="pct"/>
            <w:tcBorders>
              <w:top w:val="nil"/>
              <w:left w:val="nil"/>
              <w:bottom w:val="single" w:sz="4" w:space="0" w:color="auto"/>
              <w:right w:val="single" w:sz="4" w:space="0" w:color="auto"/>
            </w:tcBorders>
            <w:shd w:val="clear" w:color="auto" w:fill="auto"/>
            <w:vAlign w:val="center"/>
          </w:tcPr>
          <w:p w14:paraId="244F5F2E"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183" w:type="pct"/>
            <w:tcBorders>
              <w:top w:val="nil"/>
              <w:left w:val="nil"/>
              <w:bottom w:val="single" w:sz="4" w:space="0" w:color="auto"/>
              <w:right w:val="single" w:sz="4" w:space="0" w:color="auto"/>
            </w:tcBorders>
            <w:shd w:val="clear" w:color="auto" w:fill="auto"/>
            <w:vAlign w:val="center"/>
          </w:tcPr>
          <w:p w14:paraId="14031D83"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184" w:type="pct"/>
            <w:tcBorders>
              <w:top w:val="nil"/>
              <w:left w:val="nil"/>
              <w:bottom w:val="single" w:sz="4" w:space="0" w:color="auto"/>
              <w:right w:val="single" w:sz="4" w:space="0" w:color="auto"/>
            </w:tcBorders>
            <w:shd w:val="clear" w:color="auto" w:fill="auto"/>
            <w:vAlign w:val="center"/>
          </w:tcPr>
          <w:p w14:paraId="568FEE19"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129" w:type="pct"/>
            <w:vMerge/>
            <w:tcBorders>
              <w:top w:val="nil"/>
              <w:left w:val="single" w:sz="4" w:space="0" w:color="auto"/>
              <w:bottom w:val="single" w:sz="4" w:space="0" w:color="auto"/>
              <w:right w:val="single" w:sz="4" w:space="0" w:color="auto"/>
            </w:tcBorders>
            <w:vAlign w:val="center"/>
          </w:tcPr>
          <w:p w14:paraId="6AAE282B"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1" w:type="pct"/>
            <w:tcBorders>
              <w:top w:val="nil"/>
              <w:left w:val="nil"/>
              <w:bottom w:val="single" w:sz="4" w:space="0" w:color="auto"/>
              <w:right w:val="single" w:sz="4" w:space="0" w:color="auto"/>
            </w:tcBorders>
            <w:shd w:val="clear" w:color="auto" w:fill="auto"/>
            <w:vAlign w:val="center"/>
          </w:tcPr>
          <w:p w14:paraId="3647F9D3"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tria" w:eastAsia="MS Mincho" w:hAnsi="tria" w:cs="MS Mincho"/>
                <w:bCs/>
                <w:kern w:val="0"/>
                <w:sz w:val="24"/>
                <w:szCs w:val="24"/>
              </w:rPr>
              <w:t>0</w:t>
            </w:r>
          </w:p>
        </w:tc>
        <w:tc>
          <w:tcPr>
            <w:tcW w:w="183" w:type="pct"/>
            <w:tcBorders>
              <w:top w:val="nil"/>
              <w:left w:val="nil"/>
              <w:bottom w:val="single" w:sz="4" w:space="0" w:color="auto"/>
              <w:right w:val="single" w:sz="4" w:space="0" w:color="auto"/>
            </w:tcBorders>
            <w:shd w:val="clear" w:color="auto" w:fill="auto"/>
            <w:vAlign w:val="center"/>
          </w:tcPr>
          <w:p w14:paraId="0247E554"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183" w:type="pct"/>
            <w:tcBorders>
              <w:top w:val="nil"/>
              <w:left w:val="nil"/>
              <w:bottom w:val="single" w:sz="4" w:space="0" w:color="auto"/>
              <w:right w:val="single" w:sz="4" w:space="0" w:color="auto"/>
            </w:tcBorders>
            <w:shd w:val="clear" w:color="auto" w:fill="auto"/>
            <w:vAlign w:val="center"/>
          </w:tcPr>
          <w:p w14:paraId="1B357A8B"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184" w:type="pct"/>
            <w:tcBorders>
              <w:top w:val="nil"/>
              <w:left w:val="nil"/>
              <w:bottom w:val="single" w:sz="4" w:space="0" w:color="auto"/>
              <w:right w:val="single" w:sz="4" w:space="0" w:color="auto"/>
            </w:tcBorders>
            <w:shd w:val="clear" w:color="auto" w:fill="auto"/>
            <w:vAlign w:val="center"/>
          </w:tcPr>
          <w:p w14:paraId="6DAAF4B9"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129" w:type="pct"/>
            <w:vMerge/>
            <w:tcBorders>
              <w:top w:val="nil"/>
              <w:left w:val="single" w:sz="4" w:space="0" w:color="auto"/>
              <w:bottom w:val="single" w:sz="4" w:space="0" w:color="auto"/>
              <w:right w:val="single" w:sz="4" w:space="0" w:color="auto"/>
            </w:tcBorders>
            <w:vAlign w:val="center"/>
          </w:tcPr>
          <w:p w14:paraId="527B3FF6"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6" w:type="pct"/>
            <w:tcBorders>
              <w:top w:val="nil"/>
              <w:left w:val="nil"/>
              <w:bottom w:val="single" w:sz="4" w:space="0" w:color="auto"/>
              <w:right w:val="single" w:sz="4" w:space="0" w:color="auto"/>
            </w:tcBorders>
            <w:shd w:val="clear" w:color="auto" w:fill="auto"/>
            <w:vAlign w:val="center"/>
          </w:tcPr>
          <w:p w14:paraId="5D51A9CA"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tria" w:eastAsia="宋体" w:hAnsi="tria"/>
                <w:bCs/>
                <w:kern w:val="0"/>
                <w:sz w:val="24"/>
                <w:szCs w:val="24"/>
              </w:rPr>
              <w:t>s</w:t>
            </w:r>
          </w:p>
        </w:tc>
        <w:tc>
          <w:tcPr>
            <w:tcW w:w="230" w:type="pct"/>
            <w:tcBorders>
              <w:top w:val="nil"/>
              <w:left w:val="nil"/>
              <w:bottom w:val="single" w:sz="4" w:space="0" w:color="auto"/>
              <w:right w:val="single" w:sz="4" w:space="0" w:color="auto"/>
            </w:tcBorders>
            <w:shd w:val="clear" w:color="auto" w:fill="auto"/>
            <w:vAlign w:val="center"/>
          </w:tcPr>
          <w:p w14:paraId="20EB9A07"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231" w:type="pct"/>
            <w:tcBorders>
              <w:top w:val="nil"/>
              <w:left w:val="nil"/>
              <w:bottom w:val="single" w:sz="4" w:space="0" w:color="auto"/>
              <w:right w:val="single" w:sz="4" w:space="0" w:color="auto"/>
            </w:tcBorders>
            <w:shd w:val="clear" w:color="auto" w:fill="auto"/>
            <w:vAlign w:val="center"/>
          </w:tcPr>
          <w:p w14:paraId="0980CAC0"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232" w:type="pct"/>
            <w:tcBorders>
              <w:top w:val="nil"/>
              <w:left w:val="nil"/>
              <w:bottom w:val="single" w:sz="4" w:space="0" w:color="auto"/>
              <w:right w:val="single" w:sz="4" w:space="0" w:color="auto"/>
            </w:tcBorders>
            <w:shd w:val="clear" w:color="auto" w:fill="auto"/>
            <w:vAlign w:val="center"/>
          </w:tcPr>
          <w:p w14:paraId="2CEED0D0"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2008" w:type="pct"/>
            <w:gridSpan w:val="10"/>
            <w:vMerge/>
            <w:tcBorders>
              <w:top w:val="nil"/>
              <w:left w:val="nil"/>
              <w:bottom w:val="single" w:sz="4" w:space="0" w:color="auto"/>
              <w:right w:val="single" w:sz="4" w:space="0" w:color="auto"/>
            </w:tcBorders>
            <w:vAlign w:val="center"/>
          </w:tcPr>
          <w:p w14:paraId="60CD83B7"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r>
      <w:tr w:rsidR="00E569F9" w:rsidRPr="00B87AB8" w14:paraId="4C322BE5" w14:textId="77777777" w:rsidTr="005C6556">
        <w:trPr>
          <w:trHeight w:val="288"/>
        </w:trPr>
        <w:tc>
          <w:tcPr>
            <w:tcW w:w="362" w:type="pct"/>
            <w:vMerge/>
            <w:tcBorders>
              <w:top w:val="single" w:sz="4" w:space="0" w:color="auto"/>
              <w:left w:val="single" w:sz="4" w:space="0" w:color="auto"/>
              <w:bottom w:val="single" w:sz="4" w:space="0" w:color="auto"/>
              <w:right w:val="single" w:sz="4" w:space="0" w:color="auto"/>
            </w:tcBorders>
            <w:vAlign w:val="center"/>
          </w:tcPr>
          <w:p w14:paraId="707B478C"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2" w:type="pct"/>
            <w:tcBorders>
              <w:top w:val="nil"/>
              <w:left w:val="nil"/>
              <w:bottom w:val="single" w:sz="4" w:space="0" w:color="auto"/>
              <w:right w:val="single" w:sz="4" w:space="0" w:color="auto"/>
            </w:tcBorders>
            <w:shd w:val="clear" w:color="auto" w:fill="auto"/>
            <w:vAlign w:val="center"/>
          </w:tcPr>
          <w:p w14:paraId="4474AEC2"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183" w:type="pct"/>
            <w:tcBorders>
              <w:top w:val="nil"/>
              <w:left w:val="nil"/>
              <w:bottom w:val="single" w:sz="4" w:space="0" w:color="auto"/>
              <w:right w:val="single" w:sz="4" w:space="0" w:color="auto"/>
            </w:tcBorders>
            <w:shd w:val="clear" w:color="auto" w:fill="D9D9D9"/>
            <w:vAlign w:val="center"/>
          </w:tcPr>
          <w:p w14:paraId="4B612DB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w:t>
            </w:r>
          </w:p>
        </w:tc>
        <w:tc>
          <w:tcPr>
            <w:tcW w:w="183" w:type="pct"/>
            <w:tcBorders>
              <w:top w:val="nil"/>
              <w:left w:val="nil"/>
              <w:bottom w:val="single" w:sz="4" w:space="0" w:color="auto"/>
              <w:right w:val="single" w:sz="4" w:space="0" w:color="auto"/>
            </w:tcBorders>
            <w:shd w:val="clear" w:color="auto" w:fill="D9D9D9"/>
            <w:vAlign w:val="center"/>
          </w:tcPr>
          <w:p w14:paraId="6A233B7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84" w:type="pct"/>
            <w:tcBorders>
              <w:top w:val="nil"/>
              <w:left w:val="nil"/>
              <w:bottom w:val="single" w:sz="4" w:space="0" w:color="auto"/>
              <w:right w:val="single" w:sz="4" w:space="0" w:color="auto"/>
            </w:tcBorders>
            <w:shd w:val="clear" w:color="auto" w:fill="D9D9D9"/>
            <w:vAlign w:val="center"/>
          </w:tcPr>
          <w:p w14:paraId="64AC2AD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29" w:type="pct"/>
            <w:vMerge/>
            <w:tcBorders>
              <w:top w:val="nil"/>
              <w:left w:val="single" w:sz="4" w:space="0" w:color="auto"/>
              <w:bottom w:val="single" w:sz="4" w:space="0" w:color="auto"/>
              <w:right w:val="single" w:sz="4" w:space="0" w:color="auto"/>
            </w:tcBorders>
            <w:vAlign w:val="center"/>
          </w:tcPr>
          <w:p w14:paraId="3BF4CE01"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1" w:type="pct"/>
            <w:tcBorders>
              <w:top w:val="nil"/>
              <w:left w:val="nil"/>
              <w:bottom w:val="single" w:sz="4" w:space="0" w:color="auto"/>
              <w:right w:val="single" w:sz="4" w:space="0" w:color="auto"/>
            </w:tcBorders>
            <w:shd w:val="clear" w:color="auto" w:fill="auto"/>
            <w:vAlign w:val="center"/>
          </w:tcPr>
          <w:p w14:paraId="398FC9EA"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183" w:type="pct"/>
            <w:tcBorders>
              <w:top w:val="nil"/>
              <w:left w:val="nil"/>
              <w:bottom w:val="single" w:sz="4" w:space="0" w:color="auto"/>
              <w:right w:val="single" w:sz="4" w:space="0" w:color="auto"/>
            </w:tcBorders>
            <w:shd w:val="clear" w:color="auto" w:fill="D9D9D9"/>
            <w:vAlign w:val="center"/>
          </w:tcPr>
          <w:p w14:paraId="5C41EFC5"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T</w:t>
            </w:r>
          </w:p>
        </w:tc>
        <w:tc>
          <w:tcPr>
            <w:tcW w:w="183" w:type="pct"/>
            <w:tcBorders>
              <w:top w:val="nil"/>
              <w:left w:val="nil"/>
              <w:bottom w:val="single" w:sz="4" w:space="0" w:color="auto"/>
              <w:right w:val="single" w:sz="4" w:space="0" w:color="auto"/>
            </w:tcBorders>
            <w:shd w:val="clear" w:color="auto" w:fill="D9D9D9"/>
            <w:vAlign w:val="center"/>
          </w:tcPr>
          <w:p w14:paraId="689849A2"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T</w:t>
            </w:r>
          </w:p>
        </w:tc>
        <w:tc>
          <w:tcPr>
            <w:tcW w:w="184" w:type="pct"/>
            <w:tcBorders>
              <w:top w:val="nil"/>
              <w:left w:val="nil"/>
              <w:bottom w:val="single" w:sz="4" w:space="0" w:color="auto"/>
              <w:right w:val="single" w:sz="4" w:space="0" w:color="auto"/>
            </w:tcBorders>
            <w:shd w:val="clear" w:color="auto" w:fill="D9D9D9"/>
            <w:vAlign w:val="center"/>
          </w:tcPr>
          <w:p w14:paraId="354DA95D" w14:textId="77777777" w:rsidR="00E569F9" w:rsidRPr="00B87AB8" w:rsidRDefault="00E569F9" w:rsidP="005C6556">
            <w:pPr>
              <w:widowControl/>
              <w:adjustRightInd/>
              <w:spacing w:line="240" w:lineRule="auto"/>
              <w:ind w:firstLine="0"/>
              <w:jc w:val="right"/>
              <w:textAlignment w:val="auto"/>
              <w:rPr>
                <w:rFonts w:ascii="宋体" w:eastAsia="宋体" w:hAnsi="宋体"/>
                <w:kern w:val="0"/>
                <w:sz w:val="24"/>
                <w:szCs w:val="24"/>
              </w:rPr>
            </w:pPr>
            <w:r w:rsidRPr="00B87AB8">
              <w:rPr>
                <w:rFonts w:ascii="宋体" w:eastAsia="宋体" w:hAnsi="宋体"/>
                <w:kern w:val="0"/>
                <w:sz w:val="24"/>
                <w:szCs w:val="24"/>
              </w:rPr>
              <w:t>0</w:t>
            </w:r>
          </w:p>
        </w:tc>
        <w:tc>
          <w:tcPr>
            <w:tcW w:w="129" w:type="pct"/>
            <w:vMerge/>
            <w:tcBorders>
              <w:top w:val="nil"/>
              <w:left w:val="single" w:sz="4" w:space="0" w:color="auto"/>
              <w:bottom w:val="single" w:sz="4" w:space="0" w:color="auto"/>
              <w:right w:val="single" w:sz="4" w:space="0" w:color="auto"/>
            </w:tcBorders>
            <w:vAlign w:val="center"/>
          </w:tcPr>
          <w:p w14:paraId="7F6722A2"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6" w:type="pct"/>
            <w:tcBorders>
              <w:top w:val="nil"/>
              <w:left w:val="nil"/>
              <w:bottom w:val="single" w:sz="4" w:space="0" w:color="auto"/>
              <w:right w:val="single" w:sz="4" w:space="0" w:color="auto"/>
            </w:tcBorders>
            <w:shd w:val="clear" w:color="auto" w:fill="auto"/>
            <w:vAlign w:val="center"/>
          </w:tcPr>
          <w:p w14:paraId="32A8967D"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 </w:t>
            </w:r>
          </w:p>
        </w:tc>
        <w:tc>
          <w:tcPr>
            <w:tcW w:w="230" w:type="pct"/>
            <w:tcBorders>
              <w:top w:val="nil"/>
              <w:left w:val="nil"/>
              <w:bottom w:val="single" w:sz="4" w:space="0" w:color="auto"/>
              <w:right w:val="single" w:sz="4" w:space="0" w:color="auto"/>
            </w:tcBorders>
            <w:shd w:val="clear" w:color="auto" w:fill="D9D9D9"/>
            <w:vAlign w:val="center"/>
          </w:tcPr>
          <w:p w14:paraId="08A21A25"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231" w:type="pct"/>
            <w:tcBorders>
              <w:top w:val="nil"/>
              <w:left w:val="nil"/>
              <w:bottom w:val="single" w:sz="4" w:space="0" w:color="auto"/>
              <w:right w:val="single" w:sz="4" w:space="0" w:color="auto"/>
            </w:tcBorders>
            <w:shd w:val="clear" w:color="auto" w:fill="D9D9D9"/>
            <w:vAlign w:val="center"/>
          </w:tcPr>
          <w:p w14:paraId="4DD1C406"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232" w:type="pct"/>
            <w:tcBorders>
              <w:top w:val="nil"/>
              <w:left w:val="nil"/>
              <w:bottom w:val="single" w:sz="4" w:space="0" w:color="auto"/>
              <w:right w:val="single" w:sz="4" w:space="0" w:color="auto"/>
            </w:tcBorders>
            <w:shd w:val="clear" w:color="auto" w:fill="D9D9D9"/>
            <w:vAlign w:val="center"/>
          </w:tcPr>
          <w:p w14:paraId="0359F812"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T</w:t>
            </w:r>
          </w:p>
        </w:tc>
        <w:tc>
          <w:tcPr>
            <w:tcW w:w="2008" w:type="pct"/>
            <w:gridSpan w:val="10"/>
            <w:vMerge/>
            <w:tcBorders>
              <w:top w:val="nil"/>
              <w:left w:val="nil"/>
              <w:bottom w:val="single" w:sz="4" w:space="0" w:color="auto"/>
              <w:right w:val="single" w:sz="4" w:space="0" w:color="auto"/>
            </w:tcBorders>
            <w:vAlign w:val="center"/>
          </w:tcPr>
          <w:p w14:paraId="2D8E6E82"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r>
      <w:tr w:rsidR="00E569F9" w:rsidRPr="00B87AB8" w14:paraId="33B2EB6B" w14:textId="77777777" w:rsidTr="005C6556">
        <w:trPr>
          <w:trHeight w:val="288"/>
        </w:trPr>
        <w:tc>
          <w:tcPr>
            <w:tcW w:w="362" w:type="pct"/>
            <w:vMerge/>
            <w:tcBorders>
              <w:top w:val="single" w:sz="4" w:space="0" w:color="auto"/>
              <w:left w:val="single" w:sz="4" w:space="0" w:color="auto"/>
              <w:bottom w:val="single" w:sz="4" w:space="0" w:color="auto"/>
              <w:right w:val="single" w:sz="4" w:space="0" w:color="auto"/>
            </w:tcBorders>
            <w:vAlign w:val="center"/>
          </w:tcPr>
          <w:p w14:paraId="3BCAD2A6"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2" w:type="pct"/>
            <w:tcBorders>
              <w:top w:val="nil"/>
              <w:left w:val="nil"/>
              <w:bottom w:val="single" w:sz="4" w:space="0" w:color="auto"/>
              <w:right w:val="single" w:sz="4" w:space="0" w:color="auto"/>
            </w:tcBorders>
            <w:shd w:val="clear" w:color="auto" w:fill="auto"/>
            <w:vAlign w:val="center"/>
          </w:tcPr>
          <w:p w14:paraId="6EFFF7B4"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183" w:type="pct"/>
            <w:tcBorders>
              <w:top w:val="nil"/>
              <w:left w:val="nil"/>
              <w:bottom w:val="single" w:sz="4" w:space="0" w:color="auto"/>
              <w:right w:val="single" w:sz="4" w:space="0" w:color="auto"/>
            </w:tcBorders>
            <w:shd w:val="clear" w:color="auto" w:fill="D9D9D9"/>
            <w:vAlign w:val="center"/>
          </w:tcPr>
          <w:p w14:paraId="6CCEA69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83" w:type="pct"/>
            <w:tcBorders>
              <w:top w:val="nil"/>
              <w:left w:val="nil"/>
              <w:bottom w:val="single" w:sz="4" w:space="0" w:color="auto"/>
              <w:right w:val="single" w:sz="4" w:space="0" w:color="auto"/>
            </w:tcBorders>
            <w:shd w:val="clear" w:color="auto" w:fill="D9D9D9"/>
            <w:vAlign w:val="center"/>
          </w:tcPr>
          <w:p w14:paraId="4ED9751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84" w:type="pct"/>
            <w:tcBorders>
              <w:top w:val="nil"/>
              <w:left w:val="nil"/>
              <w:bottom w:val="single" w:sz="4" w:space="0" w:color="auto"/>
              <w:right w:val="single" w:sz="4" w:space="0" w:color="auto"/>
            </w:tcBorders>
            <w:shd w:val="clear" w:color="auto" w:fill="D9D9D9"/>
            <w:vAlign w:val="center"/>
          </w:tcPr>
          <w:p w14:paraId="076D36B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29" w:type="pct"/>
            <w:vMerge/>
            <w:tcBorders>
              <w:top w:val="nil"/>
              <w:left w:val="single" w:sz="4" w:space="0" w:color="auto"/>
              <w:bottom w:val="single" w:sz="4" w:space="0" w:color="auto"/>
              <w:right w:val="single" w:sz="4" w:space="0" w:color="auto"/>
            </w:tcBorders>
            <w:vAlign w:val="center"/>
          </w:tcPr>
          <w:p w14:paraId="03D9CC87"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1" w:type="pct"/>
            <w:tcBorders>
              <w:top w:val="nil"/>
              <w:left w:val="nil"/>
              <w:bottom w:val="single" w:sz="4" w:space="0" w:color="auto"/>
              <w:right w:val="single" w:sz="4" w:space="0" w:color="auto"/>
            </w:tcBorders>
            <w:shd w:val="clear" w:color="auto" w:fill="auto"/>
            <w:vAlign w:val="center"/>
          </w:tcPr>
          <w:p w14:paraId="5587FEAE"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0</w:t>
            </w:r>
          </w:p>
        </w:tc>
        <w:tc>
          <w:tcPr>
            <w:tcW w:w="183" w:type="pct"/>
            <w:tcBorders>
              <w:top w:val="nil"/>
              <w:left w:val="nil"/>
              <w:bottom w:val="single" w:sz="4" w:space="0" w:color="auto"/>
              <w:right w:val="single" w:sz="4" w:space="0" w:color="auto"/>
            </w:tcBorders>
            <w:shd w:val="clear" w:color="auto" w:fill="D9D9D9"/>
            <w:vAlign w:val="center"/>
          </w:tcPr>
          <w:p w14:paraId="5D42366C"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T</w:t>
            </w:r>
          </w:p>
        </w:tc>
        <w:tc>
          <w:tcPr>
            <w:tcW w:w="183" w:type="pct"/>
            <w:tcBorders>
              <w:top w:val="nil"/>
              <w:left w:val="nil"/>
              <w:bottom w:val="single" w:sz="4" w:space="0" w:color="auto"/>
              <w:right w:val="single" w:sz="4" w:space="0" w:color="auto"/>
            </w:tcBorders>
            <w:shd w:val="clear" w:color="auto" w:fill="D9D9D9"/>
            <w:vAlign w:val="center"/>
          </w:tcPr>
          <w:p w14:paraId="502EA593" w14:textId="77777777" w:rsidR="00E569F9" w:rsidRPr="00B87AB8" w:rsidRDefault="00E569F9" w:rsidP="005C6556">
            <w:pPr>
              <w:widowControl/>
              <w:adjustRightInd/>
              <w:spacing w:line="240" w:lineRule="auto"/>
              <w:ind w:firstLine="0"/>
              <w:jc w:val="right"/>
              <w:textAlignment w:val="auto"/>
              <w:rPr>
                <w:rFonts w:ascii="宋体" w:eastAsia="宋体" w:hAnsi="宋体"/>
                <w:kern w:val="0"/>
                <w:sz w:val="24"/>
                <w:szCs w:val="24"/>
              </w:rPr>
            </w:pPr>
            <w:r w:rsidRPr="00B87AB8">
              <w:rPr>
                <w:rFonts w:ascii="宋体" w:eastAsia="宋体" w:hAnsi="宋体"/>
                <w:kern w:val="0"/>
                <w:sz w:val="24"/>
                <w:szCs w:val="24"/>
              </w:rPr>
              <w:t>0</w:t>
            </w:r>
          </w:p>
        </w:tc>
        <w:tc>
          <w:tcPr>
            <w:tcW w:w="184" w:type="pct"/>
            <w:tcBorders>
              <w:top w:val="nil"/>
              <w:left w:val="nil"/>
              <w:bottom w:val="single" w:sz="4" w:space="0" w:color="auto"/>
              <w:right w:val="single" w:sz="4" w:space="0" w:color="auto"/>
            </w:tcBorders>
            <w:shd w:val="clear" w:color="auto" w:fill="D9D9D9"/>
            <w:vAlign w:val="center"/>
          </w:tcPr>
          <w:p w14:paraId="2892D82A" w14:textId="77777777" w:rsidR="00E569F9" w:rsidRPr="00B87AB8" w:rsidRDefault="00E569F9" w:rsidP="005C6556">
            <w:pPr>
              <w:widowControl/>
              <w:adjustRightInd/>
              <w:spacing w:line="240" w:lineRule="auto"/>
              <w:ind w:firstLine="0"/>
              <w:jc w:val="right"/>
              <w:textAlignment w:val="auto"/>
              <w:rPr>
                <w:rFonts w:ascii="宋体" w:eastAsia="宋体" w:hAnsi="宋体"/>
                <w:kern w:val="0"/>
                <w:sz w:val="24"/>
                <w:szCs w:val="24"/>
              </w:rPr>
            </w:pPr>
            <w:r w:rsidRPr="00B87AB8">
              <w:rPr>
                <w:rFonts w:ascii="宋体" w:eastAsia="宋体" w:hAnsi="宋体"/>
                <w:kern w:val="0"/>
                <w:sz w:val="24"/>
                <w:szCs w:val="24"/>
              </w:rPr>
              <w:t>1</w:t>
            </w:r>
          </w:p>
        </w:tc>
        <w:tc>
          <w:tcPr>
            <w:tcW w:w="129" w:type="pct"/>
            <w:vMerge/>
            <w:tcBorders>
              <w:top w:val="nil"/>
              <w:left w:val="single" w:sz="4" w:space="0" w:color="auto"/>
              <w:bottom w:val="single" w:sz="4" w:space="0" w:color="auto"/>
              <w:right w:val="single" w:sz="4" w:space="0" w:color="auto"/>
            </w:tcBorders>
            <w:vAlign w:val="center"/>
          </w:tcPr>
          <w:p w14:paraId="247B7BFB"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6" w:type="pct"/>
            <w:tcBorders>
              <w:top w:val="nil"/>
              <w:left w:val="nil"/>
              <w:bottom w:val="single" w:sz="4" w:space="0" w:color="auto"/>
              <w:right w:val="single" w:sz="4" w:space="0" w:color="auto"/>
            </w:tcBorders>
            <w:shd w:val="clear" w:color="auto" w:fill="auto"/>
            <w:noWrap/>
            <w:vAlign w:val="bottom"/>
          </w:tcPr>
          <w:p w14:paraId="305012EB"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 </w:t>
            </w:r>
          </w:p>
        </w:tc>
        <w:tc>
          <w:tcPr>
            <w:tcW w:w="230" w:type="pct"/>
            <w:tcBorders>
              <w:top w:val="nil"/>
              <w:left w:val="nil"/>
              <w:bottom w:val="single" w:sz="4" w:space="0" w:color="auto"/>
              <w:right w:val="single" w:sz="4" w:space="0" w:color="auto"/>
            </w:tcBorders>
            <w:shd w:val="clear" w:color="auto" w:fill="auto"/>
            <w:noWrap/>
            <w:vAlign w:val="bottom"/>
          </w:tcPr>
          <w:p w14:paraId="0AF286D5"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 </w:t>
            </w:r>
          </w:p>
        </w:tc>
        <w:tc>
          <w:tcPr>
            <w:tcW w:w="231" w:type="pct"/>
            <w:tcBorders>
              <w:top w:val="nil"/>
              <w:left w:val="nil"/>
              <w:bottom w:val="single" w:sz="4" w:space="0" w:color="auto"/>
              <w:right w:val="single" w:sz="4" w:space="0" w:color="auto"/>
            </w:tcBorders>
            <w:shd w:val="clear" w:color="auto" w:fill="auto"/>
            <w:noWrap/>
            <w:vAlign w:val="bottom"/>
          </w:tcPr>
          <w:p w14:paraId="152B5B78"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 </w:t>
            </w:r>
          </w:p>
        </w:tc>
        <w:tc>
          <w:tcPr>
            <w:tcW w:w="232" w:type="pct"/>
            <w:tcBorders>
              <w:top w:val="nil"/>
              <w:left w:val="nil"/>
              <w:bottom w:val="single" w:sz="4" w:space="0" w:color="auto"/>
              <w:right w:val="single" w:sz="4" w:space="0" w:color="auto"/>
            </w:tcBorders>
            <w:shd w:val="clear" w:color="auto" w:fill="auto"/>
            <w:noWrap/>
            <w:vAlign w:val="bottom"/>
          </w:tcPr>
          <w:p w14:paraId="3B60C603"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 </w:t>
            </w:r>
          </w:p>
        </w:tc>
        <w:tc>
          <w:tcPr>
            <w:tcW w:w="2008" w:type="pct"/>
            <w:gridSpan w:val="10"/>
            <w:vMerge/>
            <w:tcBorders>
              <w:top w:val="nil"/>
              <w:left w:val="nil"/>
              <w:bottom w:val="single" w:sz="4" w:space="0" w:color="auto"/>
              <w:right w:val="single" w:sz="4" w:space="0" w:color="auto"/>
            </w:tcBorders>
            <w:vAlign w:val="center"/>
          </w:tcPr>
          <w:p w14:paraId="0A993C82"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r>
      <w:tr w:rsidR="00E569F9" w:rsidRPr="00B87AB8" w14:paraId="72687329" w14:textId="77777777" w:rsidTr="005C6556">
        <w:trPr>
          <w:trHeight w:val="288"/>
        </w:trPr>
        <w:tc>
          <w:tcPr>
            <w:tcW w:w="362" w:type="pct"/>
            <w:vMerge/>
            <w:tcBorders>
              <w:top w:val="single" w:sz="4" w:space="0" w:color="auto"/>
              <w:left w:val="single" w:sz="4" w:space="0" w:color="auto"/>
              <w:bottom w:val="single" w:sz="4" w:space="0" w:color="auto"/>
              <w:right w:val="single" w:sz="4" w:space="0" w:color="auto"/>
            </w:tcBorders>
            <w:vAlign w:val="center"/>
          </w:tcPr>
          <w:p w14:paraId="71FE3771"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2" w:type="pct"/>
            <w:tcBorders>
              <w:top w:val="nil"/>
              <w:left w:val="nil"/>
              <w:bottom w:val="single" w:sz="4" w:space="0" w:color="auto"/>
              <w:right w:val="single" w:sz="4" w:space="0" w:color="auto"/>
            </w:tcBorders>
            <w:shd w:val="clear" w:color="auto" w:fill="auto"/>
            <w:vAlign w:val="center"/>
          </w:tcPr>
          <w:p w14:paraId="40A1E682"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183" w:type="pct"/>
            <w:tcBorders>
              <w:top w:val="nil"/>
              <w:left w:val="nil"/>
              <w:bottom w:val="single" w:sz="4" w:space="0" w:color="auto"/>
              <w:right w:val="single" w:sz="4" w:space="0" w:color="auto"/>
            </w:tcBorders>
            <w:shd w:val="clear" w:color="auto" w:fill="D9D9D9"/>
            <w:vAlign w:val="center"/>
          </w:tcPr>
          <w:p w14:paraId="1E14D7D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83" w:type="pct"/>
            <w:tcBorders>
              <w:top w:val="nil"/>
              <w:left w:val="nil"/>
              <w:bottom w:val="single" w:sz="4" w:space="0" w:color="auto"/>
              <w:right w:val="single" w:sz="4" w:space="0" w:color="auto"/>
            </w:tcBorders>
            <w:shd w:val="clear" w:color="auto" w:fill="D9D9D9"/>
            <w:vAlign w:val="center"/>
          </w:tcPr>
          <w:p w14:paraId="20A8A84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184" w:type="pct"/>
            <w:tcBorders>
              <w:top w:val="nil"/>
              <w:left w:val="nil"/>
              <w:bottom w:val="single" w:sz="4" w:space="0" w:color="auto"/>
              <w:right w:val="single" w:sz="4" w:space="0" w:color="auto"/>
            </w:tcBorders>
            <w:shd w:val="clear" w:color="auto" w:fill="D9D9D9"/>
            <w:vAlign w:val="center"/>
          </w:tcPr>
          <w:p w14:paraId="014B56A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129" w:type="pct"/>
            <w:vMerge/>
            <w:tcBorders>
              <w:top w:val="nil"/>
              <w:left w:val="single" w:sz="4" w:space="0" w:color="auto"/>
              <w:bottom w:val="single" w:sz="4" w:space="0" w:color="auto"/>
              <w:right w:val="single" w:sz="4" w:space="0" w:color="auto"/>
            </w:tcBorders>
            <w:vAlign w:val="center"/>
          </w:tcPr>
          <w:p w14:paraId="4246F484"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1" w:type="pct"/>
            <w:tcBorders>
              <w:top w:val="nil"/>
              <w:left w:val="nil"/>
              <w:bottom w:val="single" w:sz="4" w:space="0" w:color="auto"/>
              <w:right w:val="single" w:sz="4" w:space="0" w:color="auto"/>
            </w:tcBorders>
            <w:shd w:val="clear" w:color="auto" w:fill="auto"/>
            <w:vAlign w:val="center"/>
          </w:tcPr>
          <w:p w14:paraId="371F553B" w14:textId="77777777" w:rsidR="00E569F9" w:rsidRPr="00B87AB8" w:rsidRDefault="00E569F9" w:rsidP="005C6556">
            <w:pPr>
              <w:widowControl/>
              <w:adjustRightInd/>
              <w:spacing w:line="240" w:lineRule="auto"/>
              <w:ind w:firstLine="0"/>
              <w:jc w:val="center"/>
              <w:textAlignment w:val="auto"/>
              <w:rPr>
                <w:rFonts w:ascii="宋体" w:eastAsia="宋体" w:hAnsi="宋体"/>
                <w:bCs/>
                <w:kern w:val="0"/>
                <w:sz w:val="24"/>
                <w:szCs w:val="24"/>
              </w:rPr>
            </w:pPr>
            <w:r w:rsidRPr="00B87AB8">
              <w:rPr>
                <w:rFonts w:ascii="宋体" w:eastAsia="宋体" w:hAnsi="宋体"/>
                <w:bCs/>
                <w:kern w:val="0"/>
                <w:sz w:val="24"/>
                <w:szCs w:val="24"/>
              </w:rPr>
              <w:t>1</w:t>
            </w:r>
          </w:p>
        </w:tc>
        <w:tc>
          <w:tcPr>
            <w:tcW w:w="183" w:type="pct"/>
            <w:tcBorders>
              <w:top w:val="nil"/>
              <w:left w:val="nil"/>
              <w:bottom w:val="single" w:sz="4" w:space="0" w:color="auto"/>
              <w:right w:val="single" w:sz="4" w:space="0" w:color="auto"/>
            </w:tcBorders>
            <w:shd w:val="clear" w:color="auto" w:fill="D9D9D9"/>
            <w:vAlign w:val="center"/>
          </w:tcPr>
          <w:p w14:paraId="48157F3E" w14:textId="77777777" w:rsidR="00E569F9" w:rsidRPr="00B87AB8" w:rsidRDefault="00E569F9" w:rsidP="005C6556">
            <w:pPr>
              <w:widowControl/>
              <w:adjustRightInd/>
              <w:spacing w:line="240" w:lineRule="auto"/>
              <w:ind w:firstLine="0"/>
              <w:jc w:val="right"/>
              <w:textAlignment w:val="auto"/>
              <w:rPr>
                <w:rFonts w:ascii="宋体" w:eastAsia="宋体" w:hAnsi="宋体"/>
                <w:kern w:val="0"/>
                <w:sz w:val="24"/>
                <w:szCs w:val="24"/>
              </w:rPr>
            </w:pPr>
            <w:r w:rsidRPr="00B87AB8">
              <w:rPr>
                <w:rFonts w:ascii="宋体" w:eastAsia="宋体" w:hAnsi="宋体"/>
                <w:kern w:val="0"/>
                <w:sz w:val="24"/>
                <w:szCs w:val="24"/>
              </w:rPr>
              <w:t>0</w:t>
            </w:r>
          </w:p>
        </w:tc>
        <w:tc>
          <w:tcPr>
            <w:tcW w:w="183" w:type="pct"/>
            <w:tcBorders>
              <w:top w:val="nil"/>
              <w:left w:val="nil"/>
              <w:bottom w:val="single" w:sz="4" w:space="0" w:color="auto"/>
              <w:right w:val="single" w:sz="4" w:space="0" w:color="auto"/>
            </w:tcBorders>
            <w:shd w:val="clear" w:color="auto" w:fill="D9D9D9"/>
            <w:vAlign w:val="center"/>
          </w:tcPr>
          <w:p w14:paraId="7BBF39F2" w14:textId="77777777" w:rsidR="00E569F9" w:rsidRPr="00B87AB8" w:rsidRDefault="00E569F9" w:rsidP="005C6556">
            <w:pPr>
              <w:widowControl/>
              <w:adjustRightInd/>
              <w:spacing w:line="240" w:lineRule="auto"/>
              <w:ind w:firstLine="0"/>
              <w:jc w:val="right"/>
              <w:textAlignment w:val="auto"/>
              <w:rPr>
                <w:rFonts w:ascii="宋体" w:eastAsia="宋体" w:hAnsi="宋体"/>
                <w:kern w:val="0"/>
                <w:sz w:val="24"/>
                <w:szCs w:val="24"/>
              </w:rPr>
            </w:pPr>
            <w:r w:rsidRPr="00B87AB8">
              <w:rPr>
                <w:rFonts w:ascii="宋体" w:eastAsia="宋体" w:hAnsi="宋体"/>
                <w:kern w:val="0"/>
                <w:sz w:val="24"/>
                <w:szCs w:val="24"/>
              </w:rPr>
              <w:t>1</w:t>
            </w:r>
          </w:p>
        </w:tc>
        <w:tc>
          <w:tcPr>
            <w:tcW w:w="184" w:type="pct"/>
            <w:tcBorders>
              <w:top w:val="nil"/>
              <w:left w:val="nil"/>
              <w:bottom w:val="single" w:sz="4" w:space="0" w:color="auto"/>
              <w:right w:val="single" w:sz="4" w:space="0" w:color="auto"/>
            </w:tcBorders>
            <w:shd w:val="clear" w:color="auto" w:fill="D9D9D9"/>
            <w:vAlign w:val="center"/>
          </w:tcPr>
          <w:p w14:paraId="721F039B" w14:textId="77777777" w:rsidR="00E569F9" w:rsidRPr="00B87AB8" w:rsidRDefault="00E569F9" w:rsidP="005C6556">
            <w:pPr>
              <w:widowControl/>
              <w:adjustRightInd/>
              <w:spacing w:line="240" w:lineRule="auto"/>
              <w:ind w:firstLine="0"/>
              <w:jc w:val="right"/>
              <w:textAlignment w:val="auto"/>
              <w:rPr>
                <w:rFonts w:ascii="宋体" w:eastAsia="宋体" w:hAnsi="宋体"/>
                <w:kern w:val="0"/>
                <w:sz w:val="24"/>
                <w:szCs w:val="24"/>
              </w:rPr>
            </w:pPr>
            <w:r w:rsidRPr="00B87AB8">
              <w:rPr>
                <w:rFonts w:ascii="宋体" w:eastAsia="宋体" w:hAnsi="宋体"/>
                <w:kern w:val="0"/>
                <w:sz w:val="24"/>
                <w:szCs w:val="24"/>
              </w:rPr>
              <w:t>1</w:t>
            </w:r>
          </w:p>
        </w:tc>
        <w:tc>
          <w:tcPr>
            <w:tcW w:w="129" w:type="pct"/>
            <w:vMerge/>
            <w:tcBorders>
              <w:top w:val="nil"/>
              <w:left w:val="single" w:sz="4" w:space="0" w:color="auto"/>
              <w:bottom w:val="single" w:sz="4" w:space="0" w:color="auto"/>
              <w:right w:val="single" w:sz="4" w:space="0" w:color="auto"/>
            </w:tcBorders>
            <w:vAlign w:val="center"/>
          </w:tcPr>
          <w:p w14:paraId="2ADA338B"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196" w:type="pct"/>
            <w:tcBorders>
              <w:top w:val="nil"/>
              <w:left w:val="nil"/>
              <w:bottom w:val="single" w:sz="4" w:space="0" w:color="auto"/>
              <w:right w:val="single" w:sz="4" w:space="0" w:color="auto"/>
            </w:tcBorders>
            <w:shd w:val="clear" w:color="auto" w:fill="auto"/>
            <w:noWrap/>
            <w:vAlign w:val="bottom"/>
          </w:tcPr>
          <w:p w14:paraId="0FF81412"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 </w:t>
            </w:r>
          </w:p>
        </w:tc>
        <w:tc>
          <w:tcPr>
            <w:tcW w:w="230" w:type="pct"/>
            <w:tcBorders>
              <w:top w:val="nil"/>
              <w:left w:val="nil"/>
              <w:bottom w:val="single" w:sz="4" w:space="0" w:color="auto"/>
              <w:right w:val="single" w:sz="4" w:space="0" w:color="auto"/>
            </w:tcBorders>
            <w:shd w:val="clear" w:color="auto" w:fill="auto"/>
            <w:noWrap/>
            <w:vAlign w:val="bottom"/>
          </w:tcPr>
          <w:p w14:paraId="3B26AF56"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 </w:t>
            </w:r>
          </w:p>
        </w:tc>
        <w:tc>
          <w:tcPr>
            <w:tcW w:w="231" w:type="pct"/>
            <w:tcBorders>
              <w:top w:val="nil"/>
              <w:left w:val="nil"/>
              <w:bottom w:val="single" w:sz="4" w:space="0" w:color="auto"/>
              <w:right w:val="single" w:sz="4" w:space="0" w:color="auto"/>
            </w:tcBorders>
            <w:shd w:val="clear" w:color="auto" w:fill="auto"/>
            <w:noWrap/>
            <w:vAlign w:val="bottom"/>
          </w:tcPr>
          <w:p w14:paraId="562143F1"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 </w:t>
            </w:r>
          </w:p>
        </w:tc>
        <w:tc>
          <w:tcPr>
            <w:tcW w:w="232" w:type="pct"/>
            <w:tcBorders>
              <w:top w:val="nil"/>
              <w:left w:val="nil"/>
              <w:bottom w:val="single" w:sz="4" w:space="0" w:color="auto"/>
              <w:right w:val="single" w:sz="4" w:space="0" w:color="auto"/>
            </w:tcBorders>
            <w:shd w:val="clear" w:color="auto" w:fill="auto"/>
            <w:noWrap/>
            <w:vAlign w:val="bottom"/>
          </w:tcPr>
          <w:p w14:paraId="55385C40"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 </w:t>
            </w:r>
          </w:p>
        </w:tc>
        <w:tc>
          <w:tcPr>
            <w:tcW w:w="2008" w:type="pct"/>
            <w:gridSpan w:val="10"/>
            <w:vMerge/>
            <w:tcBorders>
              <w:top w:val="nil"/>
              <w:left w:val="nil"/>
              <w:bottom w:val="single" w:sz="4" w:space="0" w:color="auto"/>
              <w:right w:val="single" w:sz="4" w:space="0" w:color="auto"/>
            </w:tcBorders>
            <w:vAlign w:val="center"/>
          </w:tcPr>
          <w:p w14:paraId="6E37EC12"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r>
    </w:tbl>
    <w:p w14:paraId="2C16D937" w14:textId="77777777" w:rsidR="0023754E" w:rsidRPr="00B87AB8" w:rsidRDefault="0023754E" w:rsidP="0023754E">
      <w:pPr>
        <w:ind w:firstLine="0"/>
        <w:jc w:val="both"/>
        <w:rPr>
          <w:rFonts w:eastAsia="宋体"/>
          <w:szCs w:val="28"/>
        </w:rPr>
      </w:pPr>
      <w:r w:rsidRPr="00B87AB8">
        <w:rPr>
          <w:rFonts w:eastAsia="宋体" w:hint="eastAsia"/>
          <w:szCs w:val="28"/>
        </w:rPr>
        <w:t>具体来说，</w:t>
      </w:r>
      <w:r w:rsidR="00106B7D" w:rsidRPr="00B87AB8">
        <w:rPr>
          <w:rFonts w:eastAsia="宋体" w:hint="eastAsia"/>
          <w:szCs w:val="28"/>
        </w:rPr>
        <w:t>参考表</w:t>
      </w:r>
      <w:r w:rsidR="00106B7D" w:rsidRPr="00B87AB8">
        <w:rPr>
          <w:rFonts w:eastAsia="宋体"/>
          <w:szCs w:val="28"/>
        </w:rPr>
        <w:t>6</w:t>
      </w:r>
      <w:r w:rsidR="00106B7D" w:rsidRPr="00B87AB8">
        <w:rPr>
          <w:rFonts w:eastAsia="宋体" w:hint="eastAsia"/>
          <w:szCs w:val="28"/>
        </w:rPr>
        <w:t>中三值逻辑真值和“比合”三元逻辑运算结果的比合真值运算，通过</w:t>
      </w:r>
      <w:r w:rsidR="00106B7D" w:rsidRPr="00B87AB8">
        <w:rPr>
          <w:rFonts w:eastAsia="宋体"/>
          <w:szCs w:val="28"/>
        </w:rPr>
        <w:t>TRIA</w:t>
      </w:r>
      <w:r w:rsidR="00106B7D" w:rsidRPr="00B87AB8">
        <w:rPr>
          <w:rFonts w:eastAsia="宋体" w:hint="eastAsia"/>
          <w:szCs w:val="28"/>
        </w:rPr>
        <w:t>比合三元逻辑运算中更好的理解三元逻辑和二元逻辑之间的内在规律。</w:t>
      </w:r>
    </w:p>
    <w:p w14:paraId="0397ED6C" w14:textId="77777777" w:rsidR="00106B7D" w:rsidRPr="00B87AB8" w:rsidRDefault="00106B7D" w:rsidP="00106B7D">
      <w:pPr>
        <w:ind w:firstLineChars="200" w:firstLine="560"/>
        <w:jc w:val="both"/>
        <w:rPr>
          <w:rFonts w:eastAsia="宋体"/>
          <w:szCs w:val="28"/>
        </w:rPr>
      </w:pPr>
      <w:r w:rsidRPr="00B87AB8">
        <w:rPr>
          <w:rFonts w:eastAsia="宋体" w:hint="eastAsia"/>
          <w:szCs w:val="28"/>
        </w:rPr>
        <w:t>比合三元逻辑的</w:t>
      </w:r>
      <w:r w:rsidRPr="00B87AB8">
        <w:rPr>
          <w:rFonts w:eastAsia="宋体"/>
          <w:szCs w:val="28"/>
        </w:rPr>
        <w:t>A</w:t>
      </w:r>
      <w:r w:rsidRPr="00B87AB8">
        <w:rPr>
          <w:rFonts w:eastAsia="宋体" w:hint="eastAsia"/>
          <w:szCs w:val="28"/>
        </w:rPr>
        <w:t>、</w:t>
      </w:r>
      <w:r w:rsidRPr="00B87AB8">
        <w:rPr>
          <w:rFonts w:eastAsia="宋体"/>
          <w:szCs w:val="28"/>
        </w:rPr>
        <w:t>B</w:t>
      </w:r>
      <w:r w:rsidRPr="00B87AB8">
        <w:rPr>
          <w:rFonts w:eastAsia="宋体" w:hint="eastAsia"/>
          <w:szCs w:val="28"/>
        </w:rPr>
        <w:t>、</w:t>
      </w:r>
      <w:r w:rsidRPr="00B87AB8">
        <w:rPr>
          <w:rFonts w:eastAsia="宋体"/>
          <w:szCs w:val="28"/>
        </w:rPr>
        <w:t>C</w:t>
      </w:r>
      <w:r w:rsidRPr="00B87AB8">
        <w:rPr>
          <w:rFonts w:eastAsia="宋体" w:hint="eastAsia"/>
          <w:szCs w:val="28"/>
        </w:rPr>
        <w:t>为三元逻辑值是</w:t>
      </w:r>
      <w:r w:rsidRPr="00B87AB8">
        <w:rPr>
          <w:rFonts w:eastAsia="宋体"/>
          <w:szCs w:val="28"/>
        </w:rPr>
        <w:t>I</w:t>
      </w:r>
      <w:r w:rsidRPr="00B87AB8">
        <w:rPr>
          <w:rFonts w:eastAsia="宋体" w:hint="eastAsia"/>
          <w:szCs w:val="28"/>
        </w:rPr>
        <w:t>、</w:t>
      </w:r>
      <w:r w:rsidRPr="00B87AB8">
        <w:rPr>
          <w:rFonts w:eastAsia="宋体"/>
          <w:szCs w:val="28"/>
        </w:rPr>
        <w:t>O</w:t>
      </w:r>
      <w:r w:rsidRPr="00B87AB8">
        <w:rPr>
          <w:rFonts w:eastAsia="宋体" w:hint="eastAsia"/>
          <w:szCs w:val="28"/>
        </w:rPr>
        <w:t>和</w:t>
      </w:r>
      <w:r w:rsidRPr="00B87AB8">
        <w:rPr>
          <w:rFonts w:eastAsia="宋体"/>
          <w:szCs w:val="28"/>
        </w:rPr>
        <w:t>T</w:t>
      </w:r>
      <w:r w:rsidRPr="00B87AB8">
        <w:rPr>
          <w:rFonts w:eastAsia="宋体" w:hint="eastAsia"/>
          <w:szCs w:val="28"/>
        </w:rPr>
        <w:t>的平衡三进制逻辑</w:t>
      </w:r>
      <w:r w:rsidRPr="00B87AB8">
        <w:rPr>
          <w:rFonts w:eastAsia="宋体" w:hint="eastAsia"/>
          <w:szCs w:val="28"/>
        </w:rPr>
        <w:lastRenderedPageBreak/>
        <w:t>值相互对应的比合数。一种定义方式为</w:t>
      </w:r>
      <w:r w:rsidRPr="00B87AB8">
        <w:rPr>
          <w:rFonts w:eastAsia="宋体"/>
          <w:szCs w:val="28"/>
        </w:rPr>
        <w:t>I=[1,0],O=[0,0],T=[0,1]</w:t>
      </w:r>
      <w:r w:rsidRPr="00B87AB8">
        <w:rPr>
          <w:rFonts w:eastAsia="宋体" w:hint="eastAsia"/>
          <w:szCs w:val="28"/>
        </w:rPr>
        <w:t>。另一种定义方式为</w:t>
      </w:r>
      <w:r w:rsidRPr="00B87AB8">
        <w:rPr>
          <w:rFonts w:eastAsia="宋体"/>
          <w:szCs w:val="28"/>
        </w:rPr>
        <w:t>I=[0,1],O=[0,0],T=[1,0]</w:t>
      </w:r>
      <w:r w:rsidRPr="00B87AB8">
        <w:rPr>
          <w:rFonts w:eastAsia="宋体" w:hint="eastAsia"/>
          <w:szCs w:val="28"/>
        </w:rPr>
        <w:t>。这两种方式的比合三进制运算结果相反</w:t>
      </w:r>
      <w:r w:rsidRPr="00B87AB8">
        <w:rPr>
          <w:rFonts w:eastAsia="宋体"/>
          <w:szCs w:val="28"/>
        </w:rPr>
        <w:t>(</w:t>
      </w:r>
      <w:r w:rsidRPr="00B87AB8">
        <w:rPr>
          <w:rFonts w:eastAsia="宋体" w:hint="eastAsia"/>
          <w:szCs w:val="28"/>
        </w:rPr>
        <w:t>通过比合逻辑非相互转换</w:t>
      </w:r>
      <w:r w:rsidRPr="00B87AB8">
        <w:rPr>
          <w:rFonts w:eastAsia="宋体"/>
          <w:szCs w:val="28"/>
        </w:rPr>
        <w:t>)</w:t>
      </w:r>
      <w:r w:rsidRPr="00B87AB8">
        <w:rPr>
          <w:rFonts w:eastAsia="宋体" w:hint="eastAsia"/>
          <w:szCs w:val="28"/>
        </w:rPr>
        <w:t>，其他编码方式</w:t>
      </w:r>
      <w:r w:rsidRPr="00B87AB8">
        <w:rPr>
          <w:rFonts w:eastAsia="宋体"/>
          <w:szCs w:val="28"/>
        </w:rPr>
        <w:t>I=[1,1],O=[0,0],T=[1,0]=[0,1]</w:t>
      </w:r>
      <w:r w:rsidRPr="00B87AB8">
        <w:rPr>
          <w:rFonts w:eastAsia="宋体" w:hint="eastAsia"/>
          <w:szCs w:val="28"/>
        </w:rPr>
        <w:t>等编码方式，通过</w:t>
      </w:r>
      <w:r w:rsidRPr="00B87AB8">
        <w:rPr>
          <w:rFonts w:eastAsia="宋体"/>
          <w:szCs w:val="28"/>
        </w:rPr>
        <w:t>d=a &amp; a’, d’=a ^ a’</w:t>
      </w:r>
      <w:r w:rsidRPr="00B87AB8">
        <w:rPr>
          <w:rFonts w:eastAsia="宋体" w:hint="eastAsia"/>
          <w:szCs w:val="28"/>
        </w:rPr>
        <w:t>等方法相互转换为默认形式，其他比合编码的变种</w:t>
      </w:r>
      <w:r w:rsidRPr="00B87AB8">
        <w:rPr>
          <w:rFonts w:eastAsia="宋体"/>
          <w:szCs w:val="28"/>
        </w:rPr>
        <w:t>T=[1,1],O=[0,0],I=[1,0]=[0,1]</w:t>
      </w:r>
      <w:r w:rsidRPr="00B87AB8">
        <w:rPr>
          <w:rFonts w:eastAsia="宋体" w:hint="eastAsia"/>
          <w:szCs w:val="28"/>
        </w:rPr>
        <w:t>方式也是比合逻辑处理的保护范围。</w:t>
      </w:r>
    </w:p>
    <w:p w14:paraId="767C04EC" w14:textId="77777777" w:rsidR="00106B7D" w:rsidRPr="00B87AB8" w:rsidRDefault="00106B7D" w:rsidP="00106B7D">
      <w:pPr>
        <w:ind w:firstLineChars="200" w:firstLine="560"/>
        <w:jc w:val="both"/>
        <w:rPr>
          <w:rFonts w:eastAsia="宋体"/>
          <w:szCs w:val="28"/>
        </w:rPr>
      </w:pPr>
      <w:r w:rsidRPr="00B87AB8">
        <w:rPr>
          <w:rFonts w:eastAsia="宋体" w:hint="eastAsia"/>
          <w:szCs w:val="28"/>
        </w:rPr>
        <w:t>正反数用表</w:t>
      </w:r>
      <w:r w:rsidRPr="00B87AB8">
        <w:rPr>
          <w:rFonts w:eastAsia="宋体"/>
          <w:szCs w:val="28"/>
        </w:rPr>
        <w:t>1</w:t>
      </w:r>
      <w:r w:rsidRPr="00B87AB8">
        <w:rPr>
          <w:rFonts w:eastAsia="宋体" w:hint="eastAsia"/>
          <w:szCs w:val="28"/>
        </w:rPr>
        <w:t>和</w:t>
      </w:r>
      <w:r w:rsidRPr="00B87AB8">
        <w:rPr>
          <w:rFonts w:eastAsia="宋体"/>
          <w:szCs w:val="28"/>
        </w:rPr>
        <w:t>2</w:t>
      </w:r>
      <w:r w:rsidRPr="00B87AB8">
        <w:rPr>
          <w:rFonts w:eastAsia="宋体" w:hint="eastAsia"/>
          <w:szCs w:val="28"/>
        </w:rPr>
        <w:t>表示区分比合参数；</w:t>
      </w:r>
      <w:r w:rsidRPr="00B87AB8">
        <w:rPr>
          <w:rFonts w:eastAsia="宋体"/>
          <w:szCs w:val="28"/>
        </w:rPr>
        <w:t>A=[a,a’],B=[b,b’]</w:t>
      </w:r>
      <w:r w:rsidRPr="00B87AB8">
        <w:rPr>
          <w:rFonts w:eastAsia="宋体" w:hint="eastAsia"/>
          <w:szCs w:val="28"/>
        </w:rPr>
        <w:t>和三元运算运算结果值</w:t>
      </w:r>
      <w:r w:rsidRPr="00B87AB8">
        <w:rPr>
          <w:rFonts w:eastAsia="宋体"/>
          <w:szCs w:val="28"/>
        </w:rPr>
        <w:t>C=[c,c’]</w:t>
      </w:r>
      <w:r w:rsidRPr="00B87AB8">
        <w:rPr>
          <w:rFonts w:eastAsia="宋体" w:hint="eastAsia"/>
          <w:szCs w:val="28"/>
        </w:rPr>
        <w:t>，其中</w:t>
      </w:r>
      <w:r w:rsidRPr="00B87AB8">
        <w:rPr>
          <w:rFonts w:eastAsia="宋体"/>
          <w:szCs w:val="28"/>
        </w:rPr>
        <w:t>a</w:t>
      </w:r>
      <w:r w:rsidRPr="00B87AB8">
        <w:rPr>
          <w:rFonts w:eastAsia="宋体" w:hint="eastAsia"/>
          <w:szCs w:val="28"/>
        </w:rPr>
        <w:t>、</w:t>
      </w:r>
      <w:r w:rsidRPr="00B87AB8">
        <w:rPr>
          <w:rFonts w:eastAsia="宋体"/>
          <w:szCs w:val="28"/>
        </w:rPr>
        <w:t>b</w:t>
      </w:r>
      <w:r w:rsidRPr="00B87AB8">
        <w:rPr>
          <w:rFonts w:eastAsia="宋体" w:hint="eastAsia"/>
          <w:szCs w:val="28"/>
        </w:rPr>
        <w:t>和</w:t>
      </w:r>
      <w:r w:rsidRPr="00B87AB8">
        <w:rPr>
          <w:rFonts w:eastAsia="宋体"/>
          <w:szCs w:val="28"/>
        </w:rPr>
        <w:t>c</w:t>
      </w:r>
      <w:r w:rsidRPr="00B87AB8">
        <w:rPr>
          <w:rFonts w:eastAsia="宋体" w:hint="eastAsia"/>
          <w:szCs w:val="28"/>
        </w:rPr>
        <w:t>是正数位，</w:t>
      </w:r>
      <w:r w:rsidRPr="00B87AB8">
        <w:rPr>
          <w:rFonts w:eastAsia="宋体"/>
          <w:szCs w:val="28"/>
        </w:rPr>
        <w:t>a’</w:t>
      </w:r>
      <w:r w:rsidRPr="00B87AB8">
        <w:rPr>
          <w:rFonts w:eastAsia="宋体" w:hint="eastAsia"/>
          <w:szCs w:val="28"/>
        </w:rPr>
        <w:t>、</w:t>
      </w:r>
      <w:r w:rsidRPr="00B87AB8">
        <w:rPr>
          <w:rFonts w:eastAsia="宋体"/>
          <w:szCs w:val="28"/>
        </w:rPr>
        <w:t>b’</w:t>
      </w:r>
      <w:r w:rsidRPr="00B87AB8">
        <w:rPr>
          <w:rFonts w:eastAsia="宋体" w:hint="eastAsia"/>
          <w:szCs w:val="28"/>
        </w:rPr>
        <w:t>和</w:t>
      </w:r>
      <w:r w:rsidRPr="00B87AB8">
        <w:rPr>
          <w:rFonts w:eastAsia="宋体"/>
          <w:szCs w:val="28"/>
        </w:rPr>
        <w:t>c’</w:t>
      </w:r>
      <w:r w:rsidRPr="00B87AB8">
        <w:rPr>
          <w:rFonts w:eastAsia="宋体" w:hint="eastAsia"/>
          <w:szCs w:val="28"/>
        </w:rPr>
        <w:t>反数位，可通过</w:t>
      </w:r>
      <w:r w:rsidRPr="00B87AB8">
        <w:rPr>
          <w:rFonts w:eastAsia="宋体"/>
          <w:szCs w:val="28"/>
        </w:rPr>
        <w:t>C</w:t>
      </w:r>
      <w:r w:rsidRPr="00B87AB8">
        <w:rPr>
          <w:rFonts w:eastAsia="宋体" w:hint="eastAsia"/>
          <w:szCs w:val="28"/>
        </w:rPr>
        <w:t>语言或</w:t>
      </w:r>
      <w:r w:rsidRPr="00B87AB8">
        <w:rPr>
          <w:rFonts w:eastAsia="宋体"/>
          <w:szCs w:val="28"/>
        </w:rPr>
        <w:t>verilog HDL</w:t>
      </w:r>
      <w:r w:rsidRPr="00B87AB8">
        <w:rPr>
          <w:rFonts w:eastAsia="宋体" w:hint="eastAsia"/>
          <w:szCs w:val="28"/>
        </w:rPr>
        <w:t>等来验证；使用分组逻辑和比合分式来标识正反比合间变化关系，如下：</w:t>
      </w:r>
    </w:p>
    <w:p w14:paraId="0ED5D6E3" w14:textId="77777777" w:rsidR="00106B7D" w:rsidRPr="00B87AB8" w:rsidRDefault="00106B7D" w:rsidP="00106B7D">
      <w:pPr>
        <w:ind w:firstLineChars="200" w:firstLine="560"/>
        <w:jc w:val="both"/>
        <w:rPr>
          <w:rFonts w:eastAsia="宋体"/>
          <w:szCs w:val="28"/>
        </w:rPr>
      </w:pPr>
      <w:bookmarkStart w:id="0" w:name="OLE_LINK79"/>
      <w:bookmarkStart w:id="1" w:name="OLE_LINK80"/>
      <w:r w:rsidRPr="00B87AB8">
        <w:rPr>
          <w:rFonts w:eastAsia="宋体" w:hint="eastAsia"/>
          <w:szCs w:val="28"/>
        </w:rPr>
        <w:t>三元逻辑</w:t>
      </w:r>
      <w:r w:rsidRPr="00B87AB8">
        <w:rPr>
          <w:rFonts w:eastAsia="宋体"/>
          <w:szCs w:val="28"/>
        </w:rPr>
        <w:t>(</w:t>
      </w:r>
      <w:r w:rsidRPr="00B87AB8">
        <w:rPr>
          <w:rFonts w:eastAsia="宋体" w:hint="eastAsia"/>
          <w:szCs w:val="28"/>
        </w:rPr>
        <w:t>非</w:t>
      </w:r>
      <w:r w:rsidRPr="00B87AB8">
        <w:rPr>
          <w:rFonts w:eastAsia="宋体"/>
          <w:szCs w:val="28"/>
        </w:rPr>
        <w:t>):NOT(C)=[c’,c]</w:t>
      </w:r>
      <w:r w:rsidRPr="00B87AB8">
        <w:rPr>
          <w:rFonts w:eastAsia="宋体" w:hint="eastAsia"/>
          <w:szCs w:val="28"/>
        </w:rPr>
        <w:t>；</w:t>
      </w:r>
    </w:p>
    <w:p w14:paraId="3CA16D66" w14:textId="77777777" w:rsidR="00106B7D" w:rsidRPr="00B87AB8" w:rsidRDefault="00106B7D" w:rsidP="00106B7D">
      <w:pPr>
        <w:ind w:firstLineChars="200" w:firstLine="560"/>
        <w:jc w:val="both"/>
        <w:rPr>
          <w:rFonts w:eastAsia="宋体"/>
          <w:szCs w:val="28"/>
        </w:rPr>
      </w:pPr>
      <w:r w:rsidRPr="00B87AB8">
        <w:rPr>
          <w:rFonts w:eastAsia="宋体" w:hint="eastAsia"/>
          <w:szCs w:val="28"/>
        </w:rPr>
        <w:t>比合三元逻辑</w:t>
      </w:r>
      <w:r w:rsidRPr="00B87AB8">
        <w:rPr>
          <w:rFonts w:eastAsia="宋体"/>
          <w:szCs w:val="28"/>
        </w:rPr>
        <w:t>(</w:t>
      </w:r>
      <w:r w:rsidRPr="00B87AB8">
        <w:rPr>
          <w:rFonts w:eastAsia="宋体" w:hint="eastAsia"/>
          <w:szCs w:val="28"/>
        </w:rPr>
        <w:t>非</w:t>
      </w:r>
      <w:r w:rsidRPr="00B87AB8">
        <w:rPr>
          <w:rFonts w:eastAsia="宋体"/>
          <w:szCs w:val="28"/>
        </w:rPr>
        <w:t>)</w:t>
      </w:r>
      <w:r w:rsidRPr="00B87AB8">
        <w:rPr>
          <w:rFonts w:eastAsia="宋体" w:hint="eastAsia"/>
          <w:szCs w:val="28"/>
        </w:rPr>
        <w:t>分式表示法</w:t>
      </w:r>
      <w:r w:rsidRPr="00B87AB8">
        <w:rPr>
          <w:rFonts w:eastAsia="宋体"/>
          <w:szCs w:val="28"/>
        </w:rPr>
        <w:t>:!C=![</w:t>
      </w:r>
      <m:oMath>
        <m:f>
          <m:fPr>
            <m:ctrlPr>
              <w:rPr>
                <w:rFonts w:ascii="Cambria Math" w:eastAsia="宋体" w:hAnsi="Cambria Math"/>
                <w:szCs w:val="28"/>
              </w:rPr>
            </m:ctrlPr>
          </m:fPr>
          <m:num>
            <m:r>
              <w:rPr>
                <w:rFonts w:ascii="Cambria Math" w:eastAsia="宋体" w:hAnsi="Cambria Math" w:hint="eastAsia"/>
                <w:szCs w:val="28"/>
              </w:rPr>
              <m:t>c</m:t>
            </m:r>
          </m:num>
          <m:den>
            <m:r>
              <w:rPr>
                <w:rFonts w:ascii="Cambria Math" w:eastAsia="宋体" w:hAnsi="Cambria Math" w:hint="eastAsia"/>
                <w:szCs w:val="28"/>
              </w:rPr>
              <m:t>c</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sSup>
              <m:sSupPr>
                <m:ctrlPr>
                  <w:rPr>
                    <w:rFonts w:ascii="Cambria Math" w:eastAsia="宋体" w:hAnsi="Cambria Math"/>
                    <w:szCs w:val="28"/>
                  </w:rPr>
                </m:ctrlPr>
              </m:sSupPr>
              <m:e>
                <m:r>
                  <w:rPr>
                    <w:rFonts w:ascii="Cambria Math" w:eastAsia="宋体" w:hAnsi="Cambria Math" w:hint="eastAsia"/>
                    <w:szCs w:val="28"/>
                  </w:rPr>
                  <m:t>c</m:t>
                </m:r>
              </m:e>
              <m:sup>
                <m:r>
                  <m:rPr>
                    <m:sty m:val="p"/>
                  </m:rPr>
                  <w:rPr>
                    <w:rFonts w:ascii="Cambria Math" w:eastAsia="宋体" w:hAnsi="Cambria Math" w:hint="eastAsia"/>
                    <w:szCs w:val="28"/>
                  </w:rPr>
                  <m:t>'</m:t>
                </m:r>
              </m:sup>
            </m:sSup>
          </m:num>
          <m:den>
            <m:r>
              <w:rPr>
                <w:rFonts w:ascii="Cambria Math" w:eastAsia="宋体" w:hAnsi="Cambria Math" w:hint="eastAsia"/>
                <w:szCs w:val="28"/>
              </w:rPr>
              <m:t>c</m:t>
            </m:r>
          </m:den>
        </m:f>
        <m:r>
          <m:rPr>
            <m:sty m:val="p"/>
          </m:rPr>
          <w:rPr>
            <w:rFonts w:ascii="Cambria Math" w:eastAsia="宋体" w:hAnsi="Cambria Math" w:hint="eastAsia"/>
            <w:szCs w:val="28"/>
          </w:rPr>
          <m:t>]</m:t>
        </m:r>
      </m:oMath>
      <w:r w:rsidRPr="00B87AB8">
        <w:rPr>
          <w:rFonts w:eastAsia="宋体" w:hint="eastAsia"/>
          <w:szCs w:val="28"/>
        </w:rPr>
        <w:t>；</w:t>
      </w:r>
    </w:p>
    <w:p w14:paraId="17EEBEF8" w14:textId="77777777" w:rsidR="00106B7D" w:rsidRPr="00B87AB8" w:rsidRDefault="00106B7D" w:rsidP="00106B7D">
      <w:pPr>
        <w:ind w:firstLineChars="200" w:firstLine="560"/>
        <w:jc w:val="both"/>
        <w:rPr>
          <w:rFonts w:eastAsia="宋体"/>
          <w:szCs w:val="28"/>
        </w:rPr>
      </w:pPr>
      <w:r w:rsidRPr="00B87AB8">
        <w:rPr>
          <w:rFonts w:eastAsia="宋体" w:hint="eastAsia"/>
          <w:szCs w:val="28"/>
        </w:rPr>
        <w:t>三元逻辑（比差）</w:t>
      </w:r>
      <w:r w:rsidRPr="00B87AB8">
        <w:rPr>
          <w:rFonts w:eastAsia="宋体"/>
          <w:szCs w:val="28"/>
        </w:rPr>
        <w:t>:ZON(A)=[</w:t>
      </w:r>
      <m:oMath>
        <m:r>
          <w:rPr>
            <w:rFonts w:ascii="Cambria Math" w:eastAsia="宋体" w:hAnsi="Cambria Math" w:hint="eastAsia"/>
            <w:szCs w:val="28"/>
          </w:rPr>
          <m:t>a</m:t>
        </m:r>
        <m:r>
          <m:rPr>
            <m:sty m:val="p"/>
          </m:rPr>
          <w:rPr>
            <w:rFonts w:ascii="Cambria Math" w:eastAsia="宋体" w:hAnsi="Cambria Math" w:hint="eastAsia"/>
            <w:szCs w:val="28"/>
          </w:rPr>
          <m:t>^(</m:t>
        </m:r>
        <m:r>
          <w:rPr>
            <w:rFonts w:ascii="Cambria Math" w:eastAsia="宋体" w:hAnsi="Cambria Math" w:hint="eastAsia"/>
            <w:szCs w:val="28"/>
          </w:rPr>
          <m:t>a</m:t>
        </m:r>
        <m:r>
          <m:rPr>
            <m:sty m:val="p"/>
          </m:rPr>
          <w:rPr>
            <w:rFonts w:ascii="Cambria Math" w:eastAsia="宋体" w:hAnsi="Cambria Math" w:hint="eastAsia"/>
            <w:szCs w:val="28"/>
          </w:rPr>
          <m:t>&amp;</m:t>
        </m:r>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m:t>
        </m:r>
      </m:oMath>
      <w:r w:rsidRPr="00B87AB8">
        <w:rPr>
          <w:rFonts w:eastAsia="宋体"/>
          <w:szCs w:val="28"/>
        </w:rPr>
        <w:t>,</w:t>
      </w:r>
      <m:oMath>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m:t>
        </m:r>
        <m:r>
          <w:rPr>
            <w:rFonts w:ascii="Cambria Math" w:eastAsia="宋体" w:hAnsi="Cambria Math" w:hint="eastAsia"/>
            <w:szCs w:val="28"/>
          </w:rPr>
          <m:t>a</m:t>
        </m:r>
        <m:r>
          <m:rPr>
            <m:sty m:val="p"/>
          </m:rPr>
          <w:rPr>
            <w:rFonts w:ascii="Cambria Math" w:eastAsia="宋体" w:hAnsi="Cambria Math" w:hint="eastAsia"/>
            <w:szCs w:val="28"/>
          </w:rPr>
          <m:t>&amp;</m:t>
        </m:r>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m:t>
        </m:r>
      </m:oMath>
      <w:r w:rsidRPr="00B87AB8">
        <w:rPr>
          <w:rFonts w:eastAsia="宋体"/>
          <w:szCs w:val="28"/>
        </w:rPr>
        <w:t>]</w:t>
      </w:r>
      <w:r w:rsidRPr="00B87AB8">
        <w:rPr>
          <w:rFonts w:eastAsia="宋体" w:hint="eastAsia"/>
          <w:szCs w:val="28"/>
        </w:rPr>
        <w:t>；</w:t>
      </w:r>
    </w:p>
    <w:p w14:paraId="3D20EC90" w14:textId="77777777" w:rsidR="00106B7D" w:rsidRPr="00B87AB8" w:rsidRDefault="00106B7D" w:rsidP="00106B7D">
      <w:pPr>
        <w:spacing w:line="240" w:lineRule="auto"/>
        <w:ind w:firstLineChars="200" w:firstLine="560"/>
        <w:jc w:val="both"/>
        <w:rPr>
          <w:rFonts w:eastAsia="宋体"/>
          <w:szCs w:val="28"/>
        </w:rPr>
      </w:pPr>
      <w:r w:rsidRPr="00B87AB8">
        <w:rPr>
          <w:rFonts w:eastAsia="宋体" w:hint="eastAsia"/>
          <w:szCs w:val="28"/>
        </w:rPr>
        <w:t>比合逻辑</w:t>
      </w:r>
      <w:r w:rsidRPr="00B87AB8">
        <w:rPr>
          <w:rFonts w:eastAsia="宋体" w:hint="eastAsia"/>
          <w:szCs w:val="28"/>
        </w:rPr>
        <w:t>(</w:t>
      </w:r>
      <w:r w:rsidRPr="00B87AB8">
        <w:rPr>
          <w:rFonts w:eastAsia="宋体" w:hint="eastAsia"/>
          <w:szCs w:val="28"/>
        </w:rPr>
        <w:t>比差</w:t>
      </w:r>
      <w:r w:rsidRPr="00B87AB8">
        <w:rPr>
          <w:rFonts w:eastAsia="宋体" w:hint="eastAsia"/>
          <w:szCs w:val="28"/>
        </w:rPr>
        <w:t>)</w:t>
      </w:r>
      <w:r w:rsidRPr="00B87AB8">
        <w:rPr>
          <w:rFonts w:eastAsia="宋体" w:hint="eastAsia"/>
          <w:szCs w:val="28"/>
        </w:rPr>
        <w:t>分式表达式：</w:t>
      </w:r>
      <w:r w:rsidRPr="00B87AB8">
        <w:rPr>
          <w:rFonts w:eastAsia="宋体" w:hint="eastAsia"/>
          <w:szCs w:val="28"/>
        </w:rPr>
        <w:t>%A=%[</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a</m:t>
            </m:r>
            <m:r>
              <m:rPr>
                <m:sty m:val="p"/>
              </m:rPr>
              <w:rPr>
                <w:rFonts w:ascii="Cambria Math" w:eastAsia="宋体" w:hAnsi="Cambria Math" w:hint="eastAsia"/>
                <w:szCs w:val="28"/>
              </w:rPr>
              <m:t>^(</m:t>
            </m:r>
            <m:r>
              <w:rPr>
                <w:rFonts w:ascii="Cambria Math" w:eastAsia="宋体" w:hAnsi="Cambria Math" w:hint="eastAsia"/>
                <w:szCs w:val="28"/>
              </w:rPr>
              <m:t>a</m:t>
            </m:r>
            <m:r>
              <m:rPr>
                <m:sty m:val="p"/>
              </m:rPr>
              <w:rPr>
                <w:rFonts w:ascii="Cambria Math" w:eastAsia="宋体" w:hAnsi="Cambria Math" w:hint="eastAsia"/>
                <w:szCs w:val="28"/>
              </w:rPr>
              <m:t>&amp;</m:t>
            </m:r>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m:t>
            </m:r>
          </m:num>
          <m:den>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m:t>
            </m:r>
            <m:r>
              <w:rPr>
                <w:rFonts w:ascii="Cambria Math" w:eastAsia="宋体" w:hAnsi="Cambria Math" w:hint="eastAsia"/>
                <w:szCs w:val="28"/>
              </w:rPr>
              <m:t>a</m:t>
            </m:r>
            <m:r>
              <m:rPr>
                <m:sty m:val="p"/>
              </m:rPr>
              <w:rPr>
                <w:rFonts w:ascii="Cambria Math" w:eastAsia="宋体" w:hAnsi="Cambria Math" w:hint="eastAsia"/>
                <w:szCs w:val="28"/>
              </w:rPr>
              <m:t>&amp;</m:t>
            </m:r>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m:t>
            </m:r>
          </m:den>
        </m:f>
        <m:r>
          <m:rPr>
            <m:sty m:val="p"/>
          </m:rPr>
          <w:rPr>
            <w:rFonts w:ascii="Cambria Math" w:eastAsia="宋体" w:hAnsi="Cambria Math" w:hint="eastAsia"/>
            <w:szCs w:val="28"/>
          </w:rPr>
          <m:t>]</m:t>
        </m:r>
      </m:oMath>
      <w:r w:rsidR="008E68E2">
        <w:rPr>
          <w:rFonts w:eastAsia="宋体"/>
          <w:szCs w:val="28"/>
        </w:rPr>
        <w:t>=[</w:t>
      </w:r>
      <m:oMath>
        <m:f>
          <m:fPr>
            <m:ctrlPr>
              <w:ins w:id="2" w:author="Microsoft Office 用户" w:date="2018-05-17T10:15:00Z">
                <w:rPr>
                  <w:rFonts w:ascii="Cambria Math" w:eastAsia="宋体" w:hAnsi="Cambria Math"/>
                  <w:i/>
                  <w:szCs w:val="28"/>
                </w:rPr>
              </w:ins>
            </m:ctrlPr>
          </m:fPr>
          <m:num>
            <m:r>
              <w:ins w:id="3" w:author="Microsoft Office 用户" w:date="2018-05-17T10:15:00Z">
                <w:rPr>
                  <w:rFonts w:ascii="Cambria Math" w:eastAsia="宋体" w:hAnsi="Cambria Math"/>
                  <w:szCs w:val="28"/>
                </w:rPr>
                <m:t>a&amp;(!</m:t>
              </w:ins>
            </m:r>
            <m:sSup>
              <m:sSupPr>
                <m:ctrlPr>
                  <w:ins w:id="4" w:author="Microsoft Office 用户" w:date="2018-05-17T10:15:00Z">
                    <w:rPr>
                      <w:rFonts w:ascii="Cambria Math" w:eastAsia="宋体" w:hAnsi="Cambria Math"/>
                      <w:i/>
                      <w:szCs w:val="28"/>
                    </w:rPr>
                  </w:ins>
                </m:ctrlPr>
              </m:sSupPr>
              <m:e>
                <m:r>
                  <w:ins w:id="5" w:author="Microsoft Office 用户" w:date="2018-05-17T10:15:00Z">
                    <w:rPr>
                      <w:rFonts w:ascii="Cambria Math" w:eastAsia="宋体" w:hAnsi="Cambria Math"/>
                      <w:szCs w:val="28"/>
                    </w:rPr>
                    <m:t>a</m:t>
                  </w:ins>
                </m:r>
              </m:e>
              <m:sup>
                <m:r>
                  <w:ins w:id="6" w:author="Microsoft Office 用户" w:date="2018-05-17T10:15:00Z">
                    <w:rPr>
                      <w:rFonts w:ascii="Cambria Math" w:eastAsia="宋体" w:hAnsi="Cambria Math"/>
                      <w:szCs w:val="28"/>
                    </w:rPr>
                    <m:t>'</m:t>
                  </w:ins>
                </m:r>
              </m:sup>
            </m:sSup>
            <m:r>
              <w:ins w:id="7" w:author="Microsoft Office 用户" w:date="2018-05-17T10:15:00Z">
                <w:rPr>
                  <w:rFonts w:ascii="Cambria Math" w:eastAsia="宋体" w:hAnsi="Cambria Math"/>
                  <w:szCs w:val="28"/>
                </w:rPr>
                <m:t>)</m:t>
              </w:ins>
            </m:r>
          </m:num>
          <m:den>
            <m:sSup>
              <m:sSupPr>
                <m:ctrlPr>
                  <w:ins w:id="8" w:author="Microsoft Office 用户" w:date="2018-05-17T10:15:00Z">
                    <w:rPr>
                      <w:rFonts w:ascii="Cambria Math" w:eastAsia="宋体" w:hAnsi="Cambria Math"/>
                      <w:i/>
                      <w:szCs w:val="28"/>
                    </w:rPr>
                  </w:ins>
                </m:ctrlPr>
              </m:sSupPr>
              <m:e>
                <m:r>
                  <w:ins w:id="9" w:author="Microsoft Office 用户" w:date="2018-05-17T10:15:00Z">
                    <w:rPr>
                      <w:rFonts w:ascii="Cambria Math" w:eastAsia="宋体" w:hAnsi="Cambria Math"/>
                      <w:szCs w:val="28"/>
                    </w:rPr>
                    <m:t>a</m:t>
                  </w:ins>
                </m:r>
              </m:e>
              <m:sup>
                <m:r>
                  <w:ins w:id="10" w:author="Microsoft Office 用户" w:date="2018-05-17T10:15:00Z">
                    <w:rPr>
                      <w:rFonts w:ascii="Cambria Math" w:eastAsia="宋体" w:hAnsi="Cambria Math"/>
                      <w:szCs w:val="28"/>
                    </w:rPr>
                    <m:t>'</m:t>
                  </w:ins>
                </m:r>
              </m:sup>
            </m:sSup>
            <m:r>
              <w:ins w:id="11" w:author="Microsoft Office 用户" w:date="2018-05-17T10:15:00Z">
                <w:rPr>
                  <w:rFonts w:ascii="Cambria Math" w:eastAsia="宋体" w:hAnsi="Cambria Math"/>
                  <w:szCs w:val="28"/>
                </w:rPr>
                <m:t>&amp;(!a)</m:t>
              </w:ins>
            </m:r>
          </m:den>
        </m:f>
      </m:oMath>
      <w:r w:rsidR="008E68E2">
        <w:rPr>
          <w:rFonts w:eastAsia="宋体"/>
          <w:szCs w:val="28"/>
        </w:rPr>
        <w:t>]</w:t>
      </w:r>
      <w:r w:rsidRPr="00B87AB8">
        <w:rPr>
          <w:rFonts w:eastAsia="宋体" w:hint="eastAsia"/>
          <w:szCs w:val="28"/>
        </w:rPr>
        <w:t>；</w:t>
      </w:r>
    </w:p>
    <w:p w14:paraId="33201A31" w14:textId="77777777" w:rsidR="00106B7D" w:rsidRPr="00B87AB8" w:rsidRDefault="00106B7D" w:rsidP="00106B7D">
      <w:pPr>
        <w:ind w:firstLineChars="200" w:firstLine="560"/>
        <w:jc w:val="both"/>
        <w:rPr>
          <w:rFonts w:eastAsia="宋体"/>
          <w:szCs w:val="28"/>
        </w:rPr>
      </w:pPr>
      <w:r w:rsidRPr="00B87AB8">
        <w:rPr>
          <w:rFonts w:eastAsia="宋体" w:hint="eastAsia"/>
          <w:szCs w:val="28"/>
        </w:rPr>
        <w:t>三元逻辑</w:t>
      </w:r>
      <w:bookmarkEnd w:id="0"/>
      <w:bookmarkEnd w:id="1"/>
      <w:r w:rsidRPr="00B87AB8">
        <w:rPr>
          <w:rFonts w:eastAsia="宋体"/>
          <w:szCs w:val="28"/>
        </w:rPr>
        <w:t>(</w:t>
      </w:r>
      <w:r w:rsidRPr="00B87AB8">
        <w:rPr>
          <w:rFonts w:eastAsia="宋体" w:hint="eastAsia"/>
          <w:szCs w:val="28"/>
        </w:rPr>
        <w:t>与</w:t>
      </w:r>
      <w:r w:rsidRPr="00B87AB8">
        <w:rPr>
          <w:rFonts w:eastAsia="宋体"/>
          <w:szCs w:val="28"/>
        </w:rPr>
        <w:t>):A&amp;B=[a,a’]&amp;[b,b’]=[(a&amp;b), (a’|b’)]=[c,c’]=C</w:t>
      </w:r>
      <w:r w:rsidRPr="00B87AB8">
        <w:rPr>
          <w:rFonts w:eastAsia="宋体" w:hint="eastAsia"/>
          <w:szCs w:val="28"/>
        </w:rPr>
        <w:t>；</w:t>
      </w:r>
    </w:p>
    <w:p w14:paraId="7199A762" w14:textId="77777777" w:rsidR="00106B7D" w:rsidRPr="00B87AB8" w:rsidRDefault="00106B7D" w:rsidP="00106B7D">
      <w:pPr>
        <w:spacing w:line="240" w:lineRule="auto"/>
        <w:ind w:firstLineChars="200" w:firstLine="560"/>
        <w:jc w:val="both"/>
        <w:rPr>
          <w:rFonts w:eastAsia="宋体"/>
          <w:szCs w:val="28"/>
        </w:rPr>
      </w:pPr>
      <w:r w:rsidRPr="00B87AB8">
        <w:rPr>
          <w:rFonts w:eastAsia="宋体" w:hint="eastAsia"/>
          <w:szCs w:val="28"/>
        </w:rPr>
        <w:t>比合三元逻辑</w:t>
      </w:r>
      <w:r w:rsidRPr="00B87AB8">
        <w:rPr>
          <w:rFonts w:eastAsia="宋体"/>
          <w:szCs w:val="28"/>
        </w:rPr>
        <w:t>(</w:t>
      </w:r>
      <w:r w:rsidRPr="00B87AB8">
        <w:rPr>
          <w:rFonts w:eastAsia="宋体" w:hint="eastAsia"/>
          <w:szCs w:val="28"/>
        </w:rPr>
        <w:t>与</w:t>
      </w:r>
      <w:r w:rsidRPr="00B87AB8">
        <w:rPr>
          <w:rFonts w:eastAsia="宋体"/>
          <w:szCs w:val="28"/>
        </w:rPr>
        <w:t>)</w:t>
      </w:r>
      <w:r w:rsidRPr="00B87AB8">
        <w:rPr>
          <w:rFonts w:eastAsia="宋体" w:hint="eastAsia"/>
          <w:szCs w:val="28"/>
        </w:rPr>
        <w:t>分式表示法</w:t>
      </w:r>
      <w:r w:rsidRPr="00B87AB8">
        <w:rPr>
          <w:rFonts w:eastAsia="宋体"/>
          <w:szCs w:val="28"/>
        </w:rPr>
        <w:t>:A&amp;B=[</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r>
          <w:rPr>
            <w:rFonts w:ascii="Cambria Math" w:eastAsia="宋体" w:hAnsi="Cambria Math" w:hint="eastAsia"/>
            <w:szCs w:val="28"/>
          </w:rPr>
          <m:t>&amp;[</m:t>
        </m:r>
        <m:f>
          <m:fPr>
            <m:ctrlPr>
              <w:rPr>
                <w:rFonts w:ascii="Cambria Math" w:eastAsia="宋体" w:hAnsi="Cambria Math"/>
                <w:szCs w:val="28"/>
              </w:rPr>
            </m:ctrlPr>
          </m:fPr>
          <m:num>
            <m:r>
              <w:rPr>
                <w:rFonts w:ascii="Cambria Math" w:eastAsia="宋体" w:hAnsi="Cambria Math" w:hint="eastAsia"/>
                <w:szCs w:val="28"/>
              </w:rPr>
              <m:t>b</m:t>
            </m:r>
          </m:num>
          <m:den>
            <m:r>
              <w:rPr>
                <w:rFonts w:ascii="Cambria Math" w:eastAsia="宋体" w:hAnsi="Cambria Math" w:hint="eastAsia"/>
                <w:szCs w:val="28"/>
              </w:rPr>
              <m:t>b</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a</m:t>
            </m:r>
            <m:r>
              <m:rPr>
                <m:sty m:val="p"/>
              </m:rPr>
              <w:rPr>
                <w:rFonts w:ascii="Cambria Math" w:eastAsia="宋体" w:hAnsi="Cambria Math" w:hint="eastAsia"/>
                <w:szCs w:val="28"/>
              </w:rPr>
              <m:t>&amp;</m:t>
            </m:r>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m:t>
            </m:r>
            <m:r>
              <w:rPr>
                <w:rFonts w:ascii="Cambria Math" w:eastAsia="宋体" w:hAnsi="Cambria Math" w:hint="eastAsia"/>
                <w:szCs w:val="28"/>
              </w:rPr>
              <m:t>b</m:t>
            </m:r>
            <m:r>
              <w:rPr>
                <w:rFonts w:ascii="Cambria Math" w:eastAsia="宋体" w:hAnsi="Cambria Math" w:hint="eastAsia"/>
                <w:szCs w:val="28"/>
              </w:rPr>
              <m:t>'</m:t>
            </m:r>
          </m:den>
        </m:f>
        <m:r>
          <m:rPr>
            <m:sty m:val="p"/>
          </m:rPr>
          <w:rPr>
            <w:rFonts w:ascii="Cambria Math" w:eastAsia="宋体" w:hAnsi="Cambria Math" w:hint="eastAsia"/>
            <w:szCs w:val="28"/>
          </w:rPr>
          <m:t>]</m:t>
        </m:r>
      </m:oMath>
      <w:r w:rsidRPr="00B87AB8">
        <w:rPr>
          <w:rFonts w:eastAsia="宋体" w:hint="eastAsia"/>
          <w:szCs w:val="28"/>
        </w:rPr>
        <w:t>；</w:t>
      </w:r>
    </w:p>
    <w:p w14:paraId="2EB755C9" w14:textId="77777777" w:rsidR="00106B7D" w:rsidRPr="00B87AB8" w:rsidRDefault="00106B7D" w:rsidP="00106B7D">
      <w:pPr>
        <w:ind w:firstLineChars="200" w:firstLine="560"/>
        <w:jc w:val="both"/>
        <w:rPr>
          <w:rFonts w:eastAsia="宋体"/>
          <w:szCs w:val="28"/>
        </w:rPr>
      </w:pPr>
      <w:bookmarkStart w:id="12" w:name="OLE_LINK81"/>
      <w:bookmarkStart w:id="13" w:name="OLE_LINK82"/>
      <w:r w:rsidRPr="00B87AB8">
        <w:rPr>
          <w:rFonts w:eastAsia="宋体" w:hint="eastAsia"/>
          <w:szCs w:val="28"/>
        </w:rPr>
        <w:t>三元逻辑</w:t>
      </w:r>
      <w:bookmarkEnd w:id="12"/>
      <w:bookmarkEnd w:id="13"/>
      <w:r w:rsidRPr="00B87AB8">
        <w:rPr>
          <w:rFonts w:eastAsia="宋体"/>
          <w:szCs w:val="28"/>
        </w:rPr>
        <w:t>(</w:t>
      </w:r>
      <w:r w:rsidRPr="00B87AB8">
        <w:rPr>
          <w:rFonts w:eastAsia="宋体" w:hint="eastAsia"/>
          <w:szCs w:val="28"/>
        </w:rPr>
        <w:t>或</w:t>
      </w:r>
      <w:r w:rsidRPr="00B87AB8">
        <w:rPr>
          <w:rFonts w:ascii="Cambria Math" w:eastAsia="宋体" w:hAnsi="Cambria Math" w:hint="eastAsia"/>
          <w:szCs w:val="28"/>
        </w:rPr>
        <w:t>)</w:t>
      </w:r>
      <w:r w:rsidRPr="00B87AB8">
        <w:rPr>
          <w:rFonts w:eastAsia="宋体"/>
          <w:szCs w:val="28"/>
        </w:rPr>
        <w:t>:A|B=[a,a’]|[b,b’]=[(a|b), (a’&amp;b’)] =[c,c’]=C</w:t>
      </w:r>
      <w:r w:rsidRPr="00B87AB8">
        <w:rPr>
          <w:rFonts w:eastAsia="宋体" w:hint="eastAsia"/>
          <w:szCs w:val="28"/>
        </w:rPr>
        <w:t>；</w:t>
      </w:r>
    </w:p>
    <w:p w14:paraId="4A62CB2C" w14:textId="77777777" w:rsidR="00106B7D" w:rsidRPr="00B87AB8" w:rsidRDefault="00106B7D" w:rsidP="00106B7D">
      <w:pPr>
        <w:spacing w:line="240" w:lineRule="auto"/>
        <w:ind w:firstLineChars="200" w:firstLine="560"/>
        <w:rPr>
          <w:rFonts w:eastAsia="宋体"/>
          <w:szCs w:val="28"/>
        </w:rPr>
      </w:pPr>
      <w:r w:rsidRPr="00B87AB8">
        <w:rPr>
          <w:rFonts w:eastAsia="宋体" w:hint="eastAsia"/>
          <w:szCs w:val="28"/>
        </w:rPr>
        <w:t>比合三元逻辑</w:t>
      </w:r>
      <w:r w:rsidRPr="00B87AB8">
        <w:rPr>
          <w:rFonts w:eastAsia="宋体"/>
          <w:szCs w:val="28"/>
        </w:rPr>
        <w:t>(</w:t>
      </w:r>
      <w:r w:rsidRPr="00B87AB8">
        <w:rPr>
          <w:rFonts w:eastAsia="宋体" w:hint="eastAsia"/>
          <w:szCs w:val="28"/>
        </w:rPr>
        <w:t>或</w:t>
      </w:r>
      <w:r w:rsidRPr="00B87AB8">
        <w:rPr>
          <w:rFonts w:ascii="Cambria Math" w:eastAsia="宋体" w:hAnsi="Cambria Math" w:hint="eastAsia"/>
          <w:szCs w:val="28"/>
        </w:rPr>
        <w:t>)</w:t>
      </w:r>
      <w:r w:rsidRPr="00B87AB8">
        <w:rPr>
          <w:rFonts w:ascii="Cambria Math" w:eastAsia="宋体" w:hAnsi="Cambria Math" w:hint="eastAsia"/>
          <w:szCs w:val="28"/>
        </w:rPr>
        <w:t>分式表示法</w:t>
      </w:r>
      <w:r w:rsidRPr="00B87AB8">
        <w:rPr>
          <w:rFonts w:ascii="Cambria Math" w:eastAsia="宋体" w:hAnsi="Cambria Math" w:hint="eastAsia"/>
          <w:szCs w:val="28"/>
        </w:rPr>
        <w:t>:A|B=[</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b</m:t>
            </m:r>
          </m:num>
          <m:den>
            <m:r>
              <w:rPr>
                <w:rFonts w:ascii="Cambria Math" w:eastAsia="宋体" w:hAnsi="Cambria Math" w:hint="eastAsia"/>
                <w:szCs w:val="28"/>
              </w:rPr>
              <m:t>b</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a</m:t>
            </m:r>
            <m:r>
              <m:rPr>
                <m:sty m:val="p"/>
              </m:rPr>
              <w:rPr>
                <w:rFonts w:ascii="Cambria Math" w:eastAsia="宋体" w:hAnsi="Cambria Math" w:hint="eastAsia"/>
                <w:szCs w:val="28"/>
              </w:rPr>
              <m:t>|</m:t>
            </m:r>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&amp;</m:t>
            </m:r>
            <m:r>
              <w:rPr>
                <w:rFonts w:ascii="Cambria Math" w:eastAsia="宋体" w:hAnsi="Cambria Math" w:hint="eastAsia"/>
                <w:szCs w:val="28"/>
              </w:rPr>
              <m:t>b</m:t>
            </m:r>
            <m:r>
              <m:rPr>
                <m:sty m:val="p"/>
              </m:rPr>
              <w:rPr>
                <w:rFonts w:ascii="Cambria Math" w:eastAsia="宋体" w:hAnsi="Cambria Math" w:hint="eastAsia"/>
                <w:szCs w:val="28"/>
              </w:rPr>
              <m:t>'</m:t>
            </m:r>
          </m:den>
        </m:f>
        <m:r>
          <m:rPr>
            <m:sty m:val="p"/>
          </m:rPr>
          <w:rPr>
            <w:rFonts w:ascii="Cambria Math" w:eastAsia="宋体" w:hAnsi="Cambria Math" w:hint="eastAsia"/>
            <w:szCs w:val="28"/>
          </w:rPr>
          <m:t>]</m:t>
        </m:r>
      </m:oMath>
    </w:p>
    <w:p w14:paraId="4B1937F1" w14:textId="77777777" w:rsidR="00106B7D" w:rsidRPr="00B87AB8" w:rsidRDefault="00106B7D" w:rsidP="00106B7D">
      <w:pPr>
        <w:ind w:firstLineChars="200" w:firstLine="560"/>
        <w:jc w:val="both"/>
        <w:rPr>
          <w:rFonts w:eastAsia="宋体"/>
          <w:szCs w:val="28"/>
        </w:rPr>
      </w:pPr>
      <w:r w:rsidRPr="00B87AB8">
        <w:rPr>
          <w:rFonts w:eastAsia="宋体" w:hint="eastAsia"/>
          <w:szCs w:val="28"/>
        </w:rPr>
        <w:t>三元逻辑</w:t>
      </w:r>
      <w:r w:rsidRPr="00B87AB8">
        <w:rPr>
          <w:rFonts w:eastAsia="宋体"/>
          <w:szCs w:val="28"/>
        </w:rPr>
        <w:t>(</w:t>
      </w:r>
      <w:r w:rsidRPr="00B87AB8">
        <w:rPr>
          <w:rFonts w:eastAsia="宋体" w:hint="eastAsia"/>
          <w:szCs w:val="28"/>
        </w:rPr>
        <w:t>与非</w:t>
      </w:r>
      <w:r w:rsidRPr="00B87AB8">
        <w:rPr>
          <w:rFonts w:ascii="Cambria Math" w:eastAsia="宋体" w:hAnsi="Cambria Math" w:hint="eastAsia"/>
          <w:szCs w:val="28"/>
        </w:rPr>
        <w:t>)</w:t>
      </w:r>
      <w:r w:rsidRPr="00B87AB8">
        <w:rPr>
          <w:rFonts w:eastAsia="宋体"/>
          <w:szCs w:val="28"/>
        </w:rPr>
        <w:t>:NOT(A&amp;B)=[(a’|b’),(a&amp;b)]=[c,c’]=C</w:t>
      </w:r>
      <w:r w:rsidRPr="00B87AB8">
        <w:rPr>
          <w:rFonts w:eastAsia="宋体" w:hint="eastAsia"/>
          <w:szCs w:val="28"/>
        </w:rPr>
        <w:t>；</w:t>
      </w:r>
    </w:p>
    <w:p w14:paraId="2183F40A" w14:textId="77777777" w:rsidR="00106B7D" w:rsidRPr="00B87AB8" w:rsidRDefault="00106B7D" w:rsidP="00106B7D">
      <w:pPr>
        <w:spacing w:line="240" w:lineRule="auto"/>
        <w:ind w:firstLineChars="200" w:firstLine="560"/>
        <w:rPr>
          <w:rFonts w:eastAsia="宋体"/>
          <w:szCs w:val="28"/>
        </w:rPr>
      </w:pPr>
      <w:r w:rsidRPr="00B87AB8">
        <w:rPr>
          <w:rFonts w:eastAsia="宋体" w:hint="eastAsia"/>
          <w:szCs w:val="28"/>
        </w:rPr>
        <w:t>比合三元逻辑</w:t>
      </w:r>
      <w:r w:rsidRPr="00B87AB8">
        <w:rPr>
          <w:rFonts w:eastAsia="宋体"/>
          <w:szCs w:val="28"/>
        </w:rPr>
        <w:t>(</w:t>
      </w:r>
      <w:r w:rsidRPr="00B87AB8">
        <w:rPr>
          <w:rFonts w:eastAsia="宋体" w:hint="eastAsia"/>
          <w:szCs w:val="28"/>
        </w:rPr>
        <w:t>与非</w:t>
      </w:r>
      <w:r w:rsidRPr="00B87AB8">
        <w:rPr>
          <w:rFonts w:ascii="Cambria Math" w:eastAsia="宋体" w:hAnsi="Cambria Math" w:hint="eastAsia"/>
          <w:szCs w:val="28"/>
        </w:rPr>
        <w:t>):!(A&amp;B)=!([</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r>
          <w:rPr>
            <w:rFonts w:ascii="Cambria Math" w:eastAsia="宋体" w:hAnsi="Cambria Math" w:hint="eastAsia"/>
            <w:szCs w:val="28"/>
          </w:rPr>
          <m:t>&amp;[</m:t>
        </m:r>
        <m:f>
          <m:fPr>
            <m:ctrlPr>
              <w:rPr>
                <w:rFonts w:ascii="Cambria Math" w:eastAsia="宋体" w:hAnsi="Cambria Math"/>
                <w:szCs w:val="28"/>
              </w:rPr>
            </m:ctrlPr>
          </m:fPr>
          <m:num>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b</m:t>
                </m:r>
                <m:ctrlPr>
                  <w:rPr>
                    <w:rFonts w:ascii="Cambria Math" w:eastAsia="宋体" w:hAnsi="Cambria Math"/>
                    <w:i/>
                    <w:iCs/>
                    <w:szCs w:val="28"/>
                  </w:rPr>
                </m:ctrlPr>
              </m:e>
              <m:sup>
                <m:r>
                  <m:rPr>
                    <m:sty m:val="p"/>
                  </m:rPr>
                  <w:rPr>
                    <w:rFonts w:ascii="Cambria Math" w:eastAsia="宋体" w:hAnsi="Cambria Math" w:hint="eastAsia"/>
                    <w:szCs w:val="28"/>
                  </w:rPr>
                  <m:t>'</m:t>
                </m:r>
              </m:sup>
            </m:sSup>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a</m:t>
            </m:r>
            <m:r>
              <m:rPr>
                <m:sty m:val="p"/>
              </m:rPr>
              <w:rPr>
                <w:rFonts w:ascii="Cambria Math" w:eastAsia="宋体" w:hAnsi="Cambria Math" w:hint="eastAsia"/>
                <w:szCs w:val="28"/>
              </w:rPr>
              <m:t>&amp;</m:t>
            </m:r>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m:t>
            </m:r>
            <m:r>
              <w:rPr>
                <w:rFonts w:ascii="Cambria Math" w:eastAsia="宋体" w:hAnsi="Cambria Math" w:hint="eastAsia"/>
                <w:szCs w:val="28"/>
              </w:rPr>
              <m:t>b</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sSup>
              <m:sSupPr>
                <m:ctrlPr>
                  <w:rPr>
                    <w:rFonts w:ascii="Cambria Math" w:eastAsia="宋体" w:hAnsi="Cambria Math"/>
                    <w:i/>
                    <w:iCs/>
                    <w:szCs w:val="28"/>
                  </w:rPr>
                </m:ctrlPr>
              </m:sSupPr>
              <m:e>
                <m:r>
                  <w:rPr>
                    <w:rFonts w:ascii="Cambria Math" w:eastAsia="宋体" w:hAnsi="Cambria Math" w:hint="eastAsia"/>
                    <w:szCs w:val="28"/>
                  </w:rPr>
                  <m:t>a</m:t>
                </m:r>
              </m:e>
              <m:sup>
                <m:r>
                  <w:rPr>
                    <w:rFonts w:ascii="Cambria Math" w:eastAsia="宋体" w:hAnsi="Cambria Math" w:hint="eastAsia"/>
                    <w:szCs w:val="28"/>
                  </w:rPr>
                  <m:t>'</m:t>
                </m:r>
              </m:sup>
            </m:sSup>
            <m:r>
              <m:rPr>
                <m:sty m:val="p"/>
              </m:rPr>
              <w:rPr>
                <w:rFonts w:ascii="Cambria Math" w:eastAsia="宋体" w:hAnsi="Cambria Math" w:hint="eastAsia"/>
                <w:szCs w:val="28"/>
              </w:rPr>
              <m:t>|</m:t>
            </m:r>
            <m:r>
              <w:rPr>
                <w:rFonts w:ascii="Cambria Math" w:eastAsia="宋体" w:hAnsi="Cambria Math" w:hint="eastAsia"/>
                <w:szCs w:val="28"/>
              </w:rPr>
              <m:t>b</m:t>
            </m:r>
            <m:r>
              <w:rPr>
                <w:rFonts w:ascii="Cambria Math" w:eastAsia="宋体" w:hAnsi="Cambria Math" w:hint="eastAsia"/>
                <w:szCs w:val="28"/>
              </w:rPr>
              <m:t>'</m:t>
            </m:r>
          </m:num>
          <m:den>
            <m:r>
              <m:rPr>
                <m:sty m:val="p"/>
              </m:rPr>
              <w:rPr>
                <w:rFonts w:ascii="Cambria Math" w:eastAsia="宋体" w:hAnsi="Cambria Math" w:hint="eastAsia"/>
                <w:szCs w:val="28"/>
              </w:rPr>
              <m:t>a</m:t>
            </m:r>
            <m:r>
              <w:rPr>
                <w:rFonts w:ascii="Cambria Math" w:eastAsia="宋体" w:hAnsi="Cambria Math" w:hint="eastAsia"/>
                <w:szCs w:val="28"/>
              </w:rPr>
              <m:t>&amp;b</m:t>
            </m:r>
          </m:den>
        </m:f>
        <m:r>
          <m:rPr>
            <m:sty m:val="p"/>
          </m:rPr>
          <w:rPr>
            <w:rFonts w:ascii="Cambria Math" w:eastAsia="宋体" w:hAnsi="Cambria Math" w:hint="eastAsia"/>
            <w:szCs w:val="28"/>
          </w:rPr>
          <m:t>]</m:t>
        </m:r>
      </m:oMath>
      <w:r w:rsidRPr="00B87AB8">
        <w:rPr>
          <w:rFonts w:ascii="Cambria Math" w:eastAsia="宋体" w:hAnsi="Cambria Math" w:hint="eastAsia"/>
          <w:szCs w:val="28"/>
        </w:rPr>
        <w:t>；</w:t>
      </w:r>
    </w:p>
    <w:p w14:paraId="5E35F527" w14:textId="77777777" w:rsidR="00106B7D" w:rsidRPr="00B87AB8" w:rsidRDefault="00106B7D" w:rsidP="00106B7D">
      <w:pPr>
        <w:ind w:firstLineChars="200" w:firstLine="560"/>
        <w:jc w:val="both"/>
        <w:rPr>
          <w:rFonts w:eastAsia="宋体"/>
          <w:szCs w:val="28"/>
        </w:rPr>
      </w:pPr>
      <w:r w:rsidRPr="00B87AB8">
        <w:rPr>
          <w:rFonts w:eastAsia="宋体" w:hint="eastAsia"/>
          <w:szCs w:val="28"/>
        </w:rPr>
        <w:t>三元逻辑</w:t>
      </w:r>
      <w:r w:rsidRPr="00B87AB8">
        <w:rPr>
          <w:rFonts w:eastAsia="宋体"/>
          <w:szCs w:val="28"/>
        </w:rPr>
        <w:t>(</w:t>
      </w:r>
      <w:r w:rsidRPr="00B87AB8">
        <w:rPr>
          <w:rFonts w:eastAsia="宋体" w:hint="eastAsia"/>
          <w:szCs w:val="28"/>
        </w:rPr>
        <w:t>或非</w:t>
      </w:r>
      <w:r w:rsidRPr="00B87AB8">
        <w:rPr>
          <w:rFonts w:ascii="Cambria Math" w:eastAsia="宋体" w:hAnsi="Cambria Math" w:hint="eastAsia"/>
          <w:szCs w:val="28"/>
        </w:rPr>
        <w:t>)</w:t>
      </w:r>
      <w:r w:rsidRPr="00B87AB8">
        <w:rPr>
          <w:rFonts w:eastAsia="宋体"/>
          <w:szCs w:val="28"/>
        </w:rPr>
        <w:t>:NOT(A|B)=[(a’&amp;b’), (a|b)]=[c,c’]=C</w:t>
      </w:r>
      <w:r w:rsidRPr="00B87AB8">
        <w:rPr>
          <w:rFonts w:eastAsia="宋体" w:hint="eastAsia"/>
          <w:szCs w:val="28"/>
        </w:rPr>
        <w:t>；</w:t>
      </w:r>
    </w:p>
    <w:p w14:paraId="570ACAFC" w14:textId="77777777" w:rsidR="00106B7D" w:rsidRPr="00B87AB8" w:rsidRDefault="00106B7D" w:rsidP="00106B7D">
      <w:pPr>
        <w:spacing w:line="240" w:lineRule="auto"/>
        <w:ind w:firstLineChars="200" w:firstLine="560"/>
        <w:rPr>
          <w:rFonts w:eastAsia="宋体"/>
          <w:szCs w:val="28"/>
        </w:rPr>
      </w:pPr>
      <w:r w:rsidRPr="00B87AB8">
        <w:rPr>
          <w:rFonts w:eastAsia="宋体" w:hint="eastAsia"/>
          <w:szCs w:val="28"/>
        </w:rPr>
        <w:t>比合三元逻辑</w:t>
      </w:r>
      <w:r w:rsidRPr="00B87AB8">
        <w:rPr>
          <w:rFonts w:eastAsia="宋体"/>
          <w:szCs w:val="28"/>
        </w:rPr>
        <w:t>(</w:t>
      </w:r>
      <w:r w:rsidRPr="00B87AB8">
        <w:rPr>
          <w:rFonts w:eastAsia="宋体" w:hint="eastAsia"/>
          <w:szCs w:val="28"/>
        </w:rPr>
        <w:t>或非</w:t>
      </w:r>
      <w:r w:rsidRPr="00B87AB8">
        <w:rPr>
          <w:rFonts w:ascii="Cambria Math" w:eastAsia="宋体" w:hAnsi="Cambria Math" w:hint="eastAsia"/>
          <w:szCs w:val="28"/>
        </w:rPr>
        <w:t>):!(A|B) = !([</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b</m:t>
                </m:r>
                <m:ctrlPr>
                  <w:rPr>
                    <w:rFonts w:ascii="Cambria Math" w:eastAsia="宋体" w:hAnsi="Cambria Math"/>
                    <w:i/>
                    <w:iCs/>
                    <w:szCs w:val="28"/>
                  </w:rPr>
                </m:ctrlPr>
              </m:e>
              <m:sup>
                <m:r>
                  <m:rPr>
                    <m:sty m:val="p"/>
                  </m:rPr>
                  <w:rPr>
                    <w:rFonts w:ascii="Cambria Math" w:eastAsia="宋体" w:hAnsi="Cambria Math" w:hint="eastAsia"/>
                    <w:szCs w:val="28"/>
                  </w:rPr>
                  <m:t>'</m:t>
                </m:r>
              </m:sup>
            </m:sSup>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a</m:t>
            </m:r>
            <m:r>
              <m:rPr>
                <m:sty m:val="p"/>
              </m:rPr>
              <w:rPr>
                <w:rFonts w:ascii="Cambria Math" w:eastAsia="宋体" w:hAnsi="Cambria Math" w:hint="eastAsia"/>
                <w:szCs w:val="28"/>
              </w:rPr>
              <m:t>|</m:t>
            </m:r>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&amp;</m:t>
            </m:r>
            <m:r>
              <w:rPr>
                <w:rFonts w:ascii="Cambria Math" w:eastAsia="宋体" w:hAnsi="Cambria Math" w:hint="eastAsia"/>
                <w:szCs w:val="28"/>
              </w:rPr>
              <m:t>b</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sSup>
              <m:sSupPr>
                <m:ctrlPr>
                  <w:rPr>
                    <w:rFonts w:ascii="Cambria Math" w:eastAsia="宋体" w:hAnsi="Cambria Math"/>
                    <w:i/>
                    <w:iCs/>
                    <w:szCs w:val="28"/>
                  </w:rPr>
                </m:ctrlPr>
              </m:sSupPr>
              <m:e>
                <m:r>
                  <w:rPr>
                    <w:rFonts w:ascii="Cambria Math" w:eastAsia="宋体" w:hAnsi="Cambria Math" w:hint="eastAsia"/>
                    <w:szCs w:val="28"/>
                  </w:rPr>
                  <m:t>a</m:t>
                </m:r>
              </m:e>
              <m:sup>
                <m:r>
                  <w:rPr>
                    <w:rFonts w:ascii="Cambria Math" w:eastAsia="宋体" w:hAnsi="Cambria Math" w:hint="eastAsia"/>
                    <w:szCs w:val="28"/>
                  </w:rPr>
                  <m:t>'</m:t>
                </m:r>
              </m:sup>
            </m:sSup>
            <m:r>
              <m:rPr>
                <m:sty m:val="p"/>
              </m:rPr>
              <w:rPr>
                <w:rFonts w:ascii="Cambria Math" w:eastAsia="宋体" w:hAnsi="Cambria Math" w:hint="eastAsia"/>
                <w:szCs w:val="28"/>
              </w:rPr>
              <m:t>&amp;</m:t>
            </m:r>
            <m:r>
              <w:rPr>
                <w:rFonts w:ascii="Cambria Math" w:eastAsia="宋体" w:hAnsi="Cambria Math" w:hint="eastAsia"/>
                <w:szCs w:val="28"/>
              </w:rPr>
              <m:t>b</m:t>
            </m:r>
            <m:r>
              <w:rPr>
                <w:rFonts w:ascii="Cambria Math" w:eastAsia="宋体" w:hAnsi="Cambria Math" w:hint="eastAsia"/>
                <w:szCs w:val="28"/>
              </w:rPr>
              <m:t>'</m:t>
            </m:r>
          </m:num>
          <m:den>
            <m:r>
              <m:rPr>
                <m:sty m:val="p"/>
              </m:rPr>
              <w:rPr>
                <w:rFonts w:ascii="Cambria Math" w:eastAsia="宋体" w:hAnsi="Cambria Math" w:hint="eastAsia"/>
                <w:szCs w:val="28"/>
              </w:rPr>
              <m:t>a|b</m:t>
            </m:r>
          </m:den>
        </m:f>
        <m:r>
          <m:rPr>
            <m:sty m:val="p"/>
          </m:rPr>
          <w:rPr>
            <w:rFonts w:ascii="Cambria Math" w:eastAsia="宋体" w:hAnsi="Cambria Math" w:hint="eastAsia"/>
            <w:szCs w:val="28"/>
          </w:rPr>
          <m:t>]</m:t>
        </m:r>
      </m:oMath>
      <w:r w:rsidRPr="00B87AB8">
        <w:rPr>
          <w:rFonts w:ascii="Cambria Math" w:eastAsia="宋体" w:hAnsi="Cambria Math" w:hint="eastAsia"/>
          <w:szCs w:val="28"/>
        </w:rPr>
        <w:t>；</w:t>
      </w:r>
    </w:p>
    <w:p w14:paraId="5419FC03" w14:textId="77777777" w:rsidR="00106B7D" w:rsidRPr="00B87AB8" w:rsidRDefault="00106B7D" w:rsidP="00106B7D">
      <w:pPr>
        <w:ind w:firstLineChars="200" w:firstLine="560"/>
        <w:jc w:val="both"/>
        <w:rPr>
          <w:rFonts w:eastAsia="宋体"/>
          <w:szCs w:val="28"/>
        </w:rPr>
      </w:pPr>
      <w:bookmarkStart w:id="14" w:name="OLE_LINK85"/>
      <w:bookmarkStart w:id="15" w:name="OLE_LINK86"/>
      <w:r w:rsidRPr="00B87AB8">
        <w:rPr>
          <w:rFonts w:eastAsia="宋体" w:hint="eastAsia"/>
          <w:szCs w:val="28"/>
        </w:rPr>
        <w:t>三元逻辑合意</w:t>
      </w:r>
      <w:bookmarkEnd w:id="14"/>
      <w:bookmarkEnd w:id="15"/>
      <w:r w:rsidRPr="00B87AB8">
        <w:rPr>
          <w:rFonts w:eastAsia="宋体"/>
          <w:szCs w:val="28"/>
        </w:rPr>
        <w:t>(</w:t>
      </w:r>
      <w:r w:rsidRPr="00B87AB8">
        <w:rPr>
          <w:rFonts w:eastAsia="宋体" w:hint="eastAsia"/>
          <w:szCs w:val="28"/>
        </w:rPr>
        <w:t>同与</w:t>
      </w:r>
      <w:r w:rsidRPr="00B87AB8">
        <w:rPr>
          <w:rFonts w:eastAsia="宋体"/>
          <w:szCs w:val="28"/>
        </w:rPr>
        <w:t>):A@B=[a,a’]@[b,b’]=[( a&amp;b),(a’&amp;b’)]=[c,c’]=C</w:t>
      </w:r>
      <w:r w:rsidRPr="00B87AB8">
        <w:rPr>
          <w:rFonts w:eastAsia="宋体" w:hint="eastAsia"/>
          <w:szCs w:val="28"/>
        </w:rPr>
        <w:t>；</w:t>
      </w:r>
    </w:p>
    <w:p w14:paraId="03E5F076" w14:textId="77777777" w:rsidR="00106B7D" w:rsidRPr="00B87AB8" w:rsidRDefault="00106B7D" w:rsidP="00106B7D">
      <w:pPr>
        <w:spacing w:line="240" w:lineRule="auto"/>
        <w:ind w:firstLineChars="200" w:firstLine="560"/>
        <w:jc w:val="both"/>
        <w:rPr>
          <w:rFonts w:eastAsia="宋体"/>
          <w:szCs w:val="28"/>
        </w:rPr>
      </w:pPr>
      <w:r w:rsidRPr="00B87AB8">
        <w:rPr>
          <w:rFonts w:eastAsia="宋体" w:hint="eastAsia"/>
          <w:szCs w:val="28"/>
        </w:rPr>
        <w:t>比合三元逻辑半加器进位</w:t>
      </w:r>
      <w:r w:rsidRPr="00B87AB8">
        <w:rPr>
          <w:rFonts w:eastAsia="宋体"/>
          <w:szCs w:val="28"/>
        </w:rPr>
        <w:t>(</w:t>
      </w:r>
      <w:r w:rsidRPr="00B87AB8">
        <w:rPr>
          <w:rFonts w:eastAsia="宋体" w:hint="eastAsia"/>
          <w:szCs w:val="28"/>
        </w:rPr>
        <w:t>同与</w:t>
      </w:r>
      <w:r w:rsidRPr="00B87AB8">
        <w:rPr>
          <w:rFonts w:ascii="Cambria Math" w:eastAsia="宋体" w:hAnsi="Cambria Math" w:hint="eastAsia"/>
          <w:szCs w:val="28"/>
        </w:rPr>
        <w:t>):A@B =[</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b</m:t>
                </m:r>
                <m:ctrlPr>
                  <w:rPr>
                    <w:rFonts w:ascii="Cambria Math" w:eastAsia="宋体" w:hAnsi="Cambria Math"/>
                    <w:i/>
                    <w:iCs/>
                    <w:szCs w:val="28"/>
                  </w:rPr>
                </m:ctrlPr>
              </m:e>
              <m:sup>
                <m:r>
                  <m:rPr>
                    <m:sty m:val="p"/>
                  </m:rPr>
                  <w:rPr>
                    <w:rFonts w:ascii="Cambria Math" w:eastAsia="宋体" w:hAnsi="Cambria Math" w:hint="eastAsia"/>
                    <w:szCs w:val="28"/>
                  </w:rPr>
                  <m:t>'</m:t>
                </m:r>
              </m:sup>
            </m:sSup>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a</m:t>
            </m:r>
            <m:r>
              <m:rPr>
                <m:sty m:val="p"/>
              </m:rPr>
              <w:rPr>
                <w:rFonts w:ascii="Cambria Math" w:eastAsia="宋体" w:hAnsi="Cambria Math" w:hint="eastAsia"/>
                <w:szCs w:val="28"/>
              </w:rPr>
              <m:t>&amp;</m:t>
            </m:r>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&amp;</m:t>
            </m:r>
            <m:r>
              <w:rPr>
                <w:rFonts w:ascii="Cambria Math" w:eastAsia="宋体" w:hAnsi="Cambria Math" w:hint="eastAsia"/>
                <w:szCs w:val="28"/>
              </w:rPr>
              <m:t>b</m:t>
            </m:r>
            <m:r>
              <m:rPr>
                <m:sty m:val="p"/>
              </m:rPr>
              <w:rPr>
                <w:rFonts w:ascii="Cambria Math" w:eastAsia="宋体" w:hAnsi="Cambria Math" w:hint="eastAsia"/>
                <w:szCs w:val="28"/>
              </w:rPr>
              <m:t>'</m:t>
            </m:r>
          </m:den>
        </m:f>
        <m:r>
          <m:rPr>
            <m:sty m:val="p"/>
          </m:rPr>
          <w:rPr>
            <w:rFonts w:ascii="Cambria Math" w:eastAsia="宋体" w:hAnsi="Cambria Math" w:hint="eastAsia"/>
            <w:szCs w:val="28"/>
          </w:rPr>
          <m:t>]</m:t>
        </m:r>
      </m:oMath>
      <w:r w:rsidRPr="00B87AB8">
        <w:rPr>
          <w:rFonts w:ascii="Cambria Math" w:eastAsia="宋体" w:hAnsi="Cambria Math" w:hint="eastAsia"/>
          <w:szCs w:val="28"/>
        </w:rPr>
        <w:t>；</w:t>
      </w:r>
    </w:p>
    <w:p w14:paraId="27468B87" w14:textId="77777777" w:rsidR="00106B7D" w:rsidRPr="00B87AB8" w:rsidRDefault="00106B7D" w:rsidP="00106B7D">
      <w:pPr>
        <w:ind w:firstLineChars="200" w:firstLine="560"/>
        <w:jc w:val="both"/>
        <w:rPr>
          <w:rFonts w:eastAsia="宋体"/>
          <w:szCs w:val="28"/>
        </w:rPr>
      </w:pPr>
      <w:r w:rsidRPr="00B87AB8">
        <w:rPr>
          <w:rFonts w:eastAsia="宋体" w:hint="eastAsia"/>
          <w:szCs w:val="28"/>
        </w:rPr>
        <w:t>三元逻辑调和</w:t>
      </w:r>
      <w:r w:rsidRPr="00B87AB8">
        <w:rPr>
          <w:rFonts w:eastAsia="宋体"/>
          <w:szCs w:val="28"/>
        </w:rPr>
        <w:t>(</w:t>
      </w:r>
      <w:r w:rsidRPr="00B87AB8">
        <w:rPr>
          <w:rFonts w:eastAsia="宋体" w:hint="eastAsia"/>
          <w:szCs w:val="28"/>
        </w:rPr>
        <w:t>同或</w:t>
      </w:r>
      <w:r w:rsidRPr="00B87AB8">
        <w:rPr>
          <w:rFonts w:eastAsia="宋体"/>
          <w:szCs w:val="28"/>
        </w:rPr>
        <w:t>):A#B=[a,a’]#[b,b’]=[(a|b), (a’|b’)]=[c,c’]=C</w:t>
      </w:r>
      <w:r w:rsidRPr="00B87AB8">
        <w:rPr>
          <w:rFonts w:eastAsia="宋体" w:hint="eastAsia"/>
          <w:szCs w:val="28"/>
        </w:rPr>
        <w:t>；</w:t>
      </w:r>
    </w:p>
    <w:p w14:paraId="58637768" w14:textId="77777777" w:rsidR="00106B7D" w:rsidRPr="00B87AB8" w:rsidRDefault="00106B7D" w:rsidP="00106B7D">
      <w:pPr>
        <w:spacing w:line="240" w:lineRule="auto"/>
        <w:ind w:firstLineChars="200" w:firstLine="560"/>
        <w:rPr>
          <w:rFonts w:eastAsia="宋体"/>
          <w:szCs w:val="28"/>
        </w:rPr>
      </w:pPr>
      <w:r w:rsidRPr="00B87AB8">
        <w:rPr>
          <w:rFonts w:eastAsia="宋体" w:hint="eastAsia"/>
          <w:szCs w:val="28"/>
        </w:rPr>
        <w:t>比合三元逻辑</w:t>
      </w:r>
      <w:r w:rsidRPr="00B87AB8">
        <w:rPr>
          <w:rFonts w:eastAsia="宋体"/>
          <w:szCs w:val="28"/>
        </w:rPr>
        <w:t>(</w:t>
      </w:r>
      <w:r w:rsidRPr="00B87AB8">
        <w:rPr>
          <w:rFonts w:eastAsia="宋体" w:hint="eastAsia"/>
          <w:szCs w:val="28"/>
        </w:rPr>
        <w:t>同或</w:t>
      </w:r>
      <w:r w:rsidRPr="00B87AB8">
        <w:rPr>
          <w:rFonts w:ascii="Cambria Math" w:eastAsia="宋体" w:hAnsi="Cambria Math" w:hint="eastAsia"/>
          <w:szCs w:val="28"/>
        </w:rPr>
        <w:t>):A#B = [</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b</m:t>
                </m:r>
                <m:ctrlPr>
                  <w:rPr>
                    <w:rFonts w:ascii="Cambria Math" w:eastAsia="宋体" w:hAnsi="Cambria Math"/>
                    <w:i/>
                    <w:iCs/>
                    <w:szCs w:val="28"/>
                  </w:rPr>
                </m:ctrlPr>
              </m:e>
              <m:sup>
                <m:r>
                  <m:rPr>
                    <m:sty m:val="p"/>
                  </m:rPr>
                  <w:rPr>
                    <w:rFonts w:ascii="Cambria Math" w:eastAsia="宋体" w:hAnsi="Cambria Math" w:hint="eastAsia"/>
                    <w:szCs w:val="28"/>
                  </w:rPr>
                  <m:t>'</m:t>
                </m:r>
              </m:sup>
            </m:sSup>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a</m:t>
            </m:r>
            <m:r>
              <m:rPr>
                <m:sty m:val="p"/>
              </m:rPr>
              <w:rPr>
                <w:rFonts w:ascii="Cambria Math" w:eastAsia="宋体" w:hAnsi="Cambria Math" w:hint="eastAsia"/>
                <w:szCs w:val="28"/>
              </w:rPr>
              <m:t>|</m:t>
            </m:r>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m:t>
            </m:r>
            <m:r>
              <w:rPr>
                <w:rFonts w:ascii="Cambria Math" w:eastAsia="宋体" w:hAnsi="Cambria Math" w:hint="eastAsia"/>
                <w:szCs w:val="28"/>
              </w:rPr>
              <m:t>b</m:t>
            </m:r>
            <m:r>
              <m:rPr>
                <m:sty m:val="p"/>
              </m:rPr>
              <w:rPr>
                <w:rFonts w:ascii="Cambria Math" w:eastAsia="宋体" w:hAnsi="Cambria Math" w:hint="eastAsia"/>
                <w:szCs w:val="28"/>
              </w:rPr>
              <m:t>'</m:t>
            </m:r>
          </m:den>
        </m:f>
        <m:r>
          <m:rPr>
            <m:sty m:val="p"/>
          </m:rPr>
          <w:rPr>
            <w:rFonts w:ascii="Cambria Math" w:eastAsia="宋体" w:hAnsi="Cambria Math" w:hint="eastAsia"/>
            <w:szCs w:val="28"/>
          </w:rPr>
          <m:t>]</m:t>
        </m:r>
      </m:oMath>
      <w:r w:rsidRPr="00B87AB8">
        <w:rPr>
          <w:rFonts w:ascii="Cambria Math" w:eastAsia="宋体" w:hAnsi="Cambria Math" w:hint="eastAsia"/>
          <w:szCs w:val="28"/>
        </w:rPr>
        <w:t>；</w:t>
      </w:r>
    </w:p>
    <w:p w14:paraId="7AE8C7EA" w14:textId="77777777" w:rsidR="00106B7D" w:rsidRPr="00B87AB8" w:rsidRDefault="00106B7D" w:rsidP="00106B7D">
      <w:pPr>
        <w:ind w:firstLineChars="200" w:firstLine="560"/>
        <w:jc w:val="both"/>
        <w:rPr>
          <w:rFonts w:eastAsia="宋体"/>
          <w:szCs w:val="28"/>
        </w:rPr>
      </w:pPr>
      <w:r w:rsidRPr="00B87AB8">
        <w:rPr>
          <w:rFonts w:eastAsia="宋体" w:hint="eastAsia"/>
          <w:szCs w:val="28"/>
        </w:rPr>
        <w:t>三元逻辑</w:t>
      </w:r>
      <w:r w:rsidRPr="00B87AB8">
        <w:rPr>
          <w:rFonts w:eastAsia="宋体"/>
          <w:szCs w:val="28"/>
        </w:rPr>
        <w:t>(</w:t>
      </w:r>
      <w:r w:rsidRPr="00B87AB8">
        <w:rPr>
          <w:rFonts w:eastAsia="宋体" w:hint="eastAsia"/>
          <w:szCs w:val="28"/>
        </w:rPr>
        <w:t>异或</w:t>
      </w:r>
      <w:r w:rsidRPr="00B87AB8">
        <w:rPr>
          <w:rFonts w:eastAsia="宋体"/>
          <w:szCs w:val="28"/>
        </w:rPr>
        <w:t>):A^B=[a,a’]^[b,b’]=[(a|b)&amp;(a’|b’),(a|b’)&amp;(a’|b)]=[c,c’]=C</w:t>
      </w:r>
      <w:r w:rsidRPr="00B87AB8">
        <w:rPr>
          <w:rFonts w:eastAsia="宋体" w:hint="eastAsia"/>
          <w:szCs w:val="28"/>
        </w:rPr>
        <w:t>；</w:t>
      </w:r>
    </w:p>
    <w:p w14:paraId="4F4A54DE" w14:textId="77777777" w:rsidR="00106B7D" w:rsidRPr="00B87AB8" w:rsidRDefault="00106B7D" w:rsidP="00106B7D">
      <w:pPr>
        <w:spacing w:line="240" w:lineRule="auto"/>
        <w:ind w:firstLineChars="200" w:firstLine="560"/>
        <w:rPr>
          <w:rFonts w:eastAsia="宋体"/>
          <w:szCs w:val="28"/>
        </w:rPr>
      </w:pPr>
      <w:r w:rsidRPr="00B87AB8">
        <w:rPr>
          <w:rFonts w:eastAsia="宋体" w:hint="eastAsia"/>
          <w:szCs w:val="28"/>
        </w:rPr>
        <w:t>比合三元逻辑</w:t>
      </w:r>
      <w:r w:rsidRPr="00B87AB8">
        <w:rPr>
          <w:rFonts w:eastAsia="宋体"/>
          <w:szCs w:val="28"/>
        </w:rPr>
        <w:t>(</w:t>
      </w:r>
      <w:r w:rsidRPr="00B87AB8">
        <w:rPr>
          <w:rFonts w:eastAsia="宋体" w:hint="eastAsia"/>
          <w:szCs w:val="28"/>
        </w:rPr>
        <w:t>异或</w:t>
      </w:r>
      <w:r w:rsidRPr="00B87AB8">
        <w:rPr>
          <w:rFonts w:ascii="Cambria Math" w:eastAsia="宋体" w:hAnsi="Cambria Math" w:hint="eastAsia"/>
          <w:szCs w:val="28"/>
        </w:rPr>
        <w:t>):A^B= [</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b</m:t>
                </m:r>
                <m:ctrlPr>
                  <w:rPr>
                    <w:rFonts w:ascii="Cambria Math" w:eastAsia="宋体" w:hAnsi="Cambria Math"/>
                    <w:i/>
                    <w:iCs/>
                    <w:szCs w:val="28"/>
                  </w:rPr>
                </m:ctrlPr>
              </m:e>
              <m:sup>
                <m:r>
                  <m:rPr>
                    <m:sty m:val="p"/>
                  </m:rPr>
                  <w:rPr>
                    <w:rFonts w:ascii="Cambria Math" w:eastAsia="宋体" w:hAnsi="Cambria Math" w:hint="eastAsia"/>
                    <w:szCs w:val="28"/>
                  </w:rPr>
                  <m:t>'</m:t>
                </m:r>
              </m:sup>
            </m:sSup>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(a|b)&amp;(a</m:t>
            </m:r>
            <m:r>
              <w:rPr>
                <w:rFonts w:ascii="Cambria Math" w:eastAsia="宋体" w:hAnsi="Cambria Math" w:hint="eastAsia"/>
                <w:szCs w:val="28"/>
              </w:rPr>
              <m:t>'</m:t>
            </m:r>
            <m:r>
              <w:rPr>
                <w:rFonts w:ascii="Cambria Math" w:eastAsia="宋体" w:hAnsi="Cambria Math" w:hint="eastAsia"/>
                <w:szCs w:val="28"/>
              </w:rPr>
              <m:t>|b</m:t>
            </m:r>
            <m:r>
              <w:rPr>
                <w:rFonts w:ascii="Cambria Math" w:eastAsia="宋体" w:hAnsi="Cambria Math" w:hint="eastAsia"/>
                <w:szCs w:val="28"/>
              </w:rPr>
              <m:t>'</m:t>
            </m:r>
            <m:r>
              <w:rPr>
                <w:rFonts w:ascii="Cambria Math" w:eastAsia="宋体" w:hAnsi="Cambria Math" w:hint="eastAsia"/>
                <w:szCs w:val="28"/>
              </w:rPr>
              <m:t>)</m:t>
            </m:r>
          </m:num>
          <m:den>
            <m:r>
              <m:rPr>
                <m:sty m:val="p"/>
              </m:rPr>
              <w:rPr>
                <w:rFonts w:ascii="Cambria Math" w:eastAsia="宋体" w:hAnsi="Cambria Math" w:hint="eastAsia"/>
                <w:szCs w:val="28"/>
              </w:rPr>
              <m:t>(a|b</m:t>
            </m:r>
            <m:r>
              <m:rPr>
                <m:sty m:val="p"/>
              </m:rPr>
              <w:rPr>
                <w:rFonts w:ascii="Cambria Math" w:eastAsia="宋体" w:hAnsi="Cambria Math" w:hint="eastAsia"/>
                <w:szCs w:val="28"/>
              </w:rPr>
              <m:t>'</m:t>
            </m:r>
            <m:r>
              <m:rPr>
                <m:sty m:val="p"/>
              </m:rPr>
              <w:rPr>
                <w:rFonts w:ascii="Cambria Math" w:eastAsia="宋体" w:hAnsi="Cambria Math" w:hint="eastAsia"/>
                <w:szCs w:val="28"/>
              </w:rPr>
              <m:t>)</m:t>
            </m:r>
            <m:r>
              <w:rPr>
                <w:rFonts w:ascii="Cambria Math" w:eastAsia="宋体" w:hAnsi="Cambria Math" w:hint="eastAsia"/>
                <w:szCs w:val="28"/>
              </w:rPr>
              <m:t>&amp;(</m:t>
            </m:r>
            <m:sSup>
              <m:sSupPr>
                <m:ctrlPr>
                  <w:rPr>
                    <w:rFonts w:ascii="Cambria Math" w:eastAsia="宋体" w:hAnsi="Cambria Math"/>
                    <w:szCs w:val="28"/>
                  </w:rPr>
                </m:ctrlPr>
              </m:sSupPr>
              <m:e>
                <m:r>
                  <m:rPr>
                    <m:sty m:val="p"/>
                  </m:rP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|b)</m:t>
            </m:r>
          </m:den>
        </m:f>
        <m:r>
          <m:rPr>
            <m:sty m:val="p"/>
          </m:rPr>
          <w:rPr>
            <w:rFonts w:ascii="Cambria Math" w:eastAsia="宋体" w:hAnsi="Cambria Math" w:hint="eastAsia"/>
            <w:szCs w:val="28"/>
          </w:rPr>
          <m:t>]</m:t>
        </m:r>
      </m:oMath>
      <w:r w:rsidRPr="00B87AB8">
        <w:rPr>
          <w:rFonts w:ascii="Cambria Math" w:eastAsia="宋体" w:hAnsi="Cambria Math" w:hint="eastAsia"/>
          <w:szCs w:val="28"/>
        </w:rPr>
        <w:t>；</w:t>
      </w:r>
    </w:p>
    <w:p w14:paraId="71A6A209" w14:textId="77777777" w:rsidR="00106B7D" w:rsidRPr="00B87AB8" w:rsidRDefault="00106B7D" w:rsidP="00106B7D">
      <w:pPr>
        <w:ind w:firstLineChars="200" w:firstLine="560"/>
        <w:jc w:val="both"/>
        <w:rPr>
          <w:rFonts w:eastAsia="宋体"/>
          <w:szCs w:val="28"/>
        </w:rPr>
      </w:pPr>
      <w:r w:rsidRPr="00B87AB8">
        <w:rPr>
          <w:rFonts w:eastAsia="宋体" w:hint="eastAsia"/>
          <w:szCs w:val="28"/>
        </w:rPr>
        <w:t>三元逻辑异与</w:t>
      </w:r>
      <w:r w:rsidRPr="00B87AB8">
        <w:rPr>
          <w:rFonts w:eastAsia="宋体"/>
          <w:szCs w:val="28"/>
        </w:rPr>
        <w:t>(</w:t>
      </w:r>
      <w:r w:rsidRPr="00B87AB8">
        <w:rPr>
          <w:rFonts w:eastAsia="宋体" w:hint="eastAsia"/>
          <w:szCs w:val="28"/>
        </w:rPr>
        <w:t>乘法</w:t>
      </w:r>
      <w:r w:rsidRPr="00B87AB8">
        <w:rPr>
          <w:rFonts w:eastAsia="宋体"/>
          <w:szCs w:val="28"/>
        </w:rPr>
        <w:t>):</w:t>
      </w:r>
    </w:p>
    <w:p w14:paraId="20A327DC" w14:textId="77777777" w:rsidR="00106B7D" w:rsidRPr="00B87AB8" w:rsidRDefault="00106B7D" w:rsidP="00106B7D">
      <w:pPr>
        <w:ind w:firstLineChars="200" w:firstLine="560"/>
        <w:jc w:val="both"/>
        <w:rPr>
          <w:rFonts w:eastAsia="宋体"/>
          <w:szCs w:val="28"/>
        </w:rPr>
      </w:pPr>
      <w:r w:rsidRPr="00B87AB8">
        <w:rPr>
          <w:rFonts w:eastAsia="宋体"/>
          <w:szCs w:val="28"/>
        </w:rPr>
        <w:lastRenderedPageBreak/>
        <w:t>A*B=[a,a’]*[b,b’]=[(a&amp;b)|(a’&amp;b’),(a&amp;b’)|(a’&amp;b)]=[c,c’]</w:t>
      </w:r>
      <w:r w:rsidRPr="00B87AB8">
        <w:rPr>
          <w:rFonts w:eastAsia="宋体" w:hint="eastAsia"/>
          <w:szCs w:val="28"/>
        </w:rPr>
        <w:t>；</w:t>
      </w:r>
    </w:p>
    <w:p w14:paraId="2E3CEEAD" w14:textId="77777777" w:rsidR="00106B7D" w:rsidRPr="00B87AB8" w:rsidRDefault="00106B7D" w:rsidP="00106B7D">
      <w:pPr>
        <w:spacing w:line="240" w:lineRule="auto"/>
        <w:ind w:firstLineChars="200" w:firstLine="560"/>
        <w:rPr>
          <w:rFonts w:eastAsia="宋体"/>
          <w:szCs w:val="28"/>
        </w:rPr>
      </w:pPr>
      <w:r w:rsidRPr="00B87AB8">
        <w:rPr>
          <w:rFonts w:eastAsia="宋体" w:hint="eastAsia"/>
          <w:szCs w:val="28"/>
        </w:rPr>
        <w:t>比合三元逻辑</w:t>
      </w:r>
      <w:r w:rsidRPr="00B87AB8">
        <w:rPr>
          <w:rFonts w:eastAsia="宋体"/>
          <w:szCs w:val="28"/>
        </w:rPr>
        <w:t>(</w:t>
      </w:r>
      <w:r w:rsidRPr="00B87AB8">
        <w:rPr>
          <w:rFonts w:eastAsia="宋体" w:hint="eastAsia"/>
          <w:szCs w:val="28"/>
        </w:rPr>
        <w:t>异与</w:t>
      </w:r>
      <w:r w:rsidRPr="00B87AB8">
        <w:rPr>
          <w:rFonts w:ascii="Cambria Math" w:eastAsia="宋体" w:hAnsi="Cambria Math" w:hint="eastAsia"/>
          <w:szCs w:val="28"/>
        </w:rPr>
        <w:t>):A*B=[</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r>
          <m:rPr>
            <m:sty m:val="p"/>
          </m:rPr>
          <w:rPr>
            <w:rFonts w:ascii="Cambria Math" w:eastAsia="宋体" w:hAnsi="Cambria Math"/>
            <w:szCs w:val="28"/>
          </w:rPr>
          <m:t>*</m:t>
        </m:r>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b</m:t>
                </m:r>
                <m:ctrlPr>
                  <w:rPr>
                    <w:rFonts w:ascii="Cambria Math" w:eastAsia="宋体" w:hAnsi="Cambria Math"/>
                    <w:i/>
                    <w:iCs/>
                    <w:szCs w:val="28"/>
                  </w:rPr>
                </m:ctrlPr>
              </m:e>
              <m:sup>
                <m:r>
                  <m:rPr>
                    <m:sty m:val="p"/>
                  </m:rPr>
                  <w:rPr>
                    <w:rFonts w:ascii="Cambria Math" w:eastAsia="宋体" w:hAnsi="Cambria Math" w:hint="eastAsia"/>
                    <w:szCs w:val="28"/>
                  </w:rPr>
                  <m:t>'</m:t>
                </m:r>
              </m:sup>
            </m:sSup>
          </m:den>
        </m:f>
        <m:r>
          <m:rPr>
            <m:sty m:val="p"/>
          </m:rPr>
          <w:rPr>
            <w:rFonts w:ascii="Cambria Math" w:eastAsia="宋体" w:hAnsi="Cambria Math" w:hint="eastAsia"/>
            <w:szCs w:val="28"/>
          </w:rPr>
          <m:t>]=[</m:t>
        </m:r>
        <m:f>
          <m:fPr>
            <m:ctrlPr>
              <w:rPr>
                <w:rFonts w:ascii="Cambria Math" w:eastAsia="宋体" w:hAnsi="Cambria Math"/>
                <w:szCs w:val="28"/>
              </w:rPr>
            </m:ctrlPr>
          </m:fPr>
          <m:num>
            <m:d>
              <m:dPr>
                <m:ctrlPr>
                  <w:rPr>
                    <w:rFonts w:ascii="Cambria Math" w:eastAsia="宋体" w:hAnsi="Cambria Math"/>
                    <w:i/>
                    <w:iCs/>
                    <w:szCs w:val="28"/>
                  </w:rPr>
                </m:ctrlPr>
              </m:dPr>
              <m:e>
                <m:r>
                  <w:rPr>
                    <w:rFonts w:ascii="Cambria Math" w:eastAsia="宋体" w:hAnsi="Cambria Math" w:hint="eastAsia"/>
                    <w:szCs w:val="28"/>
                  </w:rPr>
                  <m:t>a&amp;b</m:t>
                </m:r>
              </m:e>
            </m:d>
            <m:r>
              <w:rPr>
                <w:rFonts w:ascii="Cambria Math" w:eastAsia="宋体" w:hAnsi="Cambria Math" w:hint="eastAsia"/>
                <w:szCs w:val="28"/>
              </w:rPr>
              <m:t>|(</m:t>
            </m:r>
            <m:sSup>
              <m:sSupPr>
                <m:ctrlPr>
                  <w:rPr>
                    <w:rFonts w:ascii="Cambria Math" w:eastAsia="宋体" w:hAnsi="Cambria Math"/>
                    <w:i/>
                    <w:iCs/>
                    <w:szCs w:val="28"/>
                  </w:rPr>
                </m:ctrlPr>
              </m:sSupPr>
              <m:e>
                <m:r>
                  <w:rPr>
                    <w:rFonts w:ascii="Cambria Math" w:eastAsia="宋体" w:hAnsi="Cambria Math" w:hint="eastAsia"/>
                    <w:szCs w:val="28"/>
                  </w:rPr>
                  <m:t>a</m:t>
                </m:r>
              </m:e>
              <m:sup>
                <m:r>
                  <w:rPr>
                    <w:rFonts w:ascii="Cambria Math" w:eastAsia="宋体" w:hAnsi="Cambria Math" w:hint="eastAsia"/>
                    <w:szCs w:val="28"/>
                  </w:rPr>
                  <m:t>'</m:t>
                </m:r>
              </m:sup>
            </m:sSup>
            <m:r>
              <w:rPr>
                <w:rFonts w:ascii="Cambria Math" w:eastAsia="宋体" w:hAnsi="Cambria Math" w:hint="eastAsia"/>
                <w:szCs w:val="28"/>
              </w:rPr>
              <m:t>&amp;b</m:t>
            </m:r>
            <m:r>
              <w:rPr>
                <w:rFonts w:ascii="Cambria Math" w:eastAsia="宋体" w:hAnsi="Cambria Math" w:hint="eastAsia"/>
                <w:szCs w:val="28"/>
              </w:rPr>
              <m:t>'</m:t>
            </m:r>
            <m:r>
              <w:rPr>
                <w:rFonts w:ascii="Cambria Math" w:eastAsia="宋体" w:hAnsi="Cambria Math" w:hint="eastAsia"/>
                <w:szCs w:val="28"/>
              </w:rPr>
              <m:t>)</m:t>
            </m:r>
          </m:num>
          <m:den>
            <m:d>
              <m:dPr>
                <m:ctrlPr>
                  <w:rPr>
                    <w:rFonts w:ascii="Cambria Math" w:eastAsia="宋体" w:hAnsi="Cambria Math"/>
                    <w:szCs w:val="28"/>
                  </w:rPr>
                </m:ctrlPr>
              </m:dPr>
              <m:e>
                <m:r>
                  <m:rPr>
                    <m:sty m:val="p"/>
                  </m:rPr>
                  <w:rPr>
                    <w:rFonts w:ascii="Cambria Math" w:eastAsia="宋体" w:hAnsi="Cambria Math" w:hint="eastAsia"/>
                    <w:szCs w:val="28"/>
                  </w:rPr>
                  <m:t>a</m:t>
                </m:r>
                <m:r>
                  <w:rPr>
                    <w:rFonts w:ascii="Cambria Math" w:eastAsia="宋体" w:hAnsi="Cambria Math" w:hint="eastAsia"/>
                    <w:szCs w:val="28"/>
                  </w:rPr>
                  <m:t>&amp;</m:t>
                </m:r>
                <m:sSup>
                  <m:sSupPr>
                    <m:ctrlPr>
                      <w:rPr>
                        <w:rFonts w:ascii="Cambria Math" w:eastAsia="宋体" w:hAnsi="Cambria Math"/>
                        <w:szCs w:val="28"/>
                      </w:rPr>
                    </m:ctrlPr>
                  </m:sSupPr>
                  <m:e>
                    <m:r>
                      <m:rPr>
                        <m:sty m:val="p"/>
                      </m:rPr>
                      <w:rPr>
                        <w:rFonts w:ascii="Cambria Math" w:eastAsia="宋体" w:hAnsi="Cambria Math" w:hint="eastAsia"/>
                        <w:szCs w:val="28"/>
                      </w:rPr>
                      <m:t>b</m:t>
                    </m:r>
                  </m:e>
                  <m:sup>
                    <m:r>
                      <m:rPr>
                        <m:sty m:val="p"/>
                      </m:rPr>
                      <w:rPr>
                        <w:rFonts w:ascii="Cambria Math" w:eastAsia="宋体" w:hAnsi="Cambria Math" w:hint="eastAsia"/>
                        <w:szCs w:val="28"/>
                      </w:rPr>
                      <m:t>'</m:t>
                    </m:r>
                  </m:sup>
                </m:sSup>
              </m:e>
            </m:d>
            <m:r>
              <m:rPr>
                <m:sty m:val="p"/>
              </m:rPr>
              <w:rPr>
                <w:rFonts w:ascii="Cambria Math" w:eastAsia="宋体" w:hAnsi="Cambria Math" w:hint="eastAsia"/>
                <w:szCs w:val="28"/>
              </w:rPr>
              <m:t>|(</m:t>
            </m:r>
            <m:sSup>
              <m:sSupPr>
                <m:ctrlPr>
                  <w:rPr>
                    <w:rFonts w:ascii="Cambria Math" w:eastAsia="宋体" w:hAnsi="Cambria Math"/>
                    <w:szCs w:val="28"/>
                  </w:rPr>
                </m:ctrlPr>
              </m:sSupPr>
              <m:e>
                <m:r>
                  <m:rPr>
                    <m:sty m:val="p"/>
                  </m:rP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&amp;</m:t>
            </m:r>
            <m:r>
              <w:rPr>
                <w:rFonts w:ascii="Cambria Math" w:eastAsia="宋体" w:hAnsi="Cambria Math" w:hint="eastAsia"/>
                <w:szCs w:val="28"/>
              </w:rPr>
              <m:t>b)</m:t>
            </m:r>
          </m:den>
        </m:f>
        <m:r>
          <m:rPr>
            <m:sty m:val="p"/>
          </m:rPr>
          <w:rPr>
            <w:rFonts w:ascii="Cambria Math" w:eastAsia="宋体" w:hAnsi="Cambria Math" w:hint="eastAsia"/>
            <w:szCs w:val="28"/>
          </w:rPr>
          <m:t>]</m:t>
        </m:r>
      </m:oMath>
      <w:r w:rsidRPr="00B87AB8">
        <w:rPr>
          <w:rFonts w:ascii="Cambria Math" w:eastAsia="宋体" w:hAnsi="Cambria Math" w:hint="eastAsia"/>
          <w:szCs w:val="28"/>
        </w:rPr>
        <w:t>；</w:t>
      </w:r>
    </w:p>
    <w:p w14:paraId="729D2ED2" w14:textId="77777777" w:rsidR="00106B7D" w:rsidRPr="00B87AB8" w:rsidRDefault="00106B7D" w:rsidP="00106B7D">
      <w:pPr>
        <w:ind w:firstLineChars="200" w:firstLine="560"/>
        <w:jc w:val="both"/>
        <w:rPr>
          <w:rFonts w:eastAsia="宋体"/>
          <w:szCs w:val="28"/>
        </w:rPr>
      </w:pPr>
      <w:r w:rsidRPr="00B87AB8">
        <w:rPr>
          <w:rFonts w:eastAsia="宋体" w:hint="eastAsia"/>
          <w:szCs w:val="28"/>
        </w:rPr>
        <w:t>三元逻辑加</w:t>
      </w:r>
      <w:r w:rsidRPr="00B87AB8">
        <w:rPr>
          <w:rFonts w:eastAsia="宋体"/>
          <w:szCs w:val="28"/>
        </w:rPr>
        <w:t>(</w:t>
      </w:r>
      <w:r w:rsidRPr="00B87AB8">
        <w:rPr>
          <w:rFonts w:eastAsia="宋体" w:hint="eastAsia"/>
          <w:szCs w:val="28"/>
        </w:rPr>
        <w:t>累加位</w:t>
      </w:r>
      <w:r w:rsidRPr="00B87AB8">
        <w:rPr>
          <w:rFonts w:eastAsia="宋体"/>
          <w:szCs w:val="28"/>
        </w:rPr>
        <w:t>)</w:t>
      </w:r>
      <w:r w:rsidRPr="00B87AB8">
        <w:rPr>
          <w:rFonts w:eastAsia="宋体" w:hint="eastAsia"/>
          <w:szCs w:val="28"/>
        </w:rPr>
        <w:t>：</w:t>
      </w:r>
    </w:p>
    <w:p w14:paraId="131A358A" w14:textId="77777777" w:rsidR="00106B7D" w:rsidRPr="00B87AB8" w:rsidRDefault="00106B7D" w:rsidP="00106B7D">
      <w:pPr>
        <w:ind w:firstLineChars="200" w:firstLine="560"/>
        <w:jc w:val="both"/>
        <w:rPr>
          <w:rFonts w:eastAsia="宋体"/>
          <w:szCs w:val="28"/>
        </w:rPr>
      </w:pPr>
      <w:r w:rsidRPr="00B87AB8">
        <w:rPr>
          <w:rFonts w:eastAsia="宋体"/>
          <w:szCs w:val="28"/>
        </w:rPr>
        <w:t>A+B=[a,a’]+[b,b’]=ZON[(a’&amp;b’)|(~a&amp;b)|(~b&amp;a),(a&amp;b)|(~a’&amp;b’)|(~b’&amp;a’)]</w:t>
      </w:r>
      <w:r w:rsidRPr="00B87AB8">
        <w:rPr>
          <w:rFonts w:eastAsia="宋体" w:hint="eastAsia"/>
          <w:szCs w:val="28"/>
        </w:rPr>
        <w:t>；</w:t>
      </w:r>
    </w:p>
    <w:p w14:paraId="6F849D5C" w14:textId="77777777" w:rsidR="00106B7D" w:rsidRPr="00B87AB8" w:rsidRDefault="00106B7D" w:rsidP="00106B7D">
      <w:pPr>
        <w:spacing w:line="360" w:lineRule="auto"/>
        <w:ind w:firstLineChars="200" w:firstLine="560"/>
        <w:jc w:val="both"/>
        <w:rPr>
          <w:rFonts w:eastAsia="宋体"/>
          <w:szCs w:val="28"/>
        </w:rPr>
      </w:pPr>
      <w:r w:rsidRPr="00B87AB8">
        <w:rPr>
          <w:rFonts w:eastAsia="宋体" w:hint="eastAsia"/>
          <w:szCs w:val="28"/>
        </w:rPr>
        <w:t>比合三元逻辑</w:t>
      </w:r>
      <w:r w:rsidRPr="00B87AB8">
        <w:rPr>
          <w:rFonts w:eastAsia="宋体"/>
          <w:szCs w:val="28"/>
        </w:rPr>
        <w:t>(</w:t>
      </w:r>
      <w:r w:rsidRPr="00B87AB8">
        <w:rPr>
          <w:rFonts w:eastAsia="宋体" w:hint="eastAsia"/>
          <w:szCs w:val="28"/>
        </w:rPr>
        <w:t>半加器累加位</w:t>
      </w:r>
      <w:r w:rsidRPr="00B87AB8">
        <w:rPr>
          <w:rFonts w:ascii="Cambria Math" w:eastAsia="宋体" w:hAnsi="Cambria Math" w:hint="eastAsia"/>
          <w:szCs w:val="28"/>
        </w:rPr>
        <w:t>):[</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b</m:t>
                </m:r>
                <m:ctrlPr>
                  <w:rPr>
                    <w:rFonts w:ascii="Cambria Math" w:eastAsia="宋体" w:hAnsi="Cambria Math"/>
                    <w:i/>
                    <w:iCs/>
                    <w:szCs w:val="28"/>
                  </w:rPr>
                </m:ctrlPr>
              </m:e>
              <m:sup>
                <m:r>
                  <m:rPr>
                    <m:sty m:val="p"/>
                  </m:rPr>
                  <w:rPr>
                    <w:rFonts w:ascii="Cambria Math" w:eastAsia="宋体" w:hAnsi="Cambria Math" w:hint="eastAsia"/>
                    <w:szCs w:val="28"/>
                  </w:rPr>
                  <m:t>'</m:t>
                </m:r>
              </m:sup>
            </m:sSup>
          </m:den>
        </m:f>
        <m:r>
          <m:rPr>
            <m:sty m:val="p"/>
          </m:rPr>
          <w:rPr>
            <w:rFonts w:ascii="Cambria Math" w:eastAsia="宋体" w:hAnsi="Cambria Math" w:hint="eastAsia"/>
            <w:szCs w:val="28"/>
          </w:rPr>
          <m:t>]=%[</m:t>
        </m:r>
        <m:f>
          <m:fPr>
            <m:ctrlPr>
              <w:rPr>
                <w:rFonts w:ascii="Cambria Math" w:eastAsia="宋体" w:hAnsi="Cambria Math"/>
                <w:szCs w:val="28"/>
              </w:rPr>
            </m:ctrlPr>
          </m:fPr>
          <m:num>
            <m:r>
              <m:rPr>
                <m:sty m:val="p"/>
              </m:rPr>
              <w:rPr>
                <w:rFonts w:ascii="Cambria Math" w:eastAsia="宋体" w:hAnsi="Cambria Math" w:hint="eastAsia"/>
                <w:szCs w:val="28"/>
              </w:rPr>
              <m:t>(a</m:t>
            </m:r>
            <m:r>
              <m:rPr>
                <m:sty m:val="p"/>
              </m:rPr>
              <w:rPr>
                <w:rFonts w:ascii="Cambria Math" w:eastAsia="宋体" w:hAnsi="Cambria Math" w:hint="eastAsia"/>
                <w:szCs w:val="28"/>
              </w:rPr>
              <m:t>’</m:t>
            </m:r>
            <m:r>
              <w:rPr>
                <w:rFonts w:ascii="Cambria Math" w:eastAsia="宋体" w:hAnsi="Cambria Math" w:hint="eastAsia"/>
                <w:szCs w:val="28"/>
              </w:rPr>
              <m:t>&amp;b</m:t>
            </m:r>
            <m:r>
              <w:rPr>
                <w:rFonts w:ascii="Cambria Math" w:eastAsia="宋体" w:hAnsi="Cambria Math" w:hint="eastAsia"/>
                <w:szCs w:val="28"/>
              </w:rPr>
              <m:t>’</m:t>
            </m:r>
            <m:r>
              <w:rPr>
                <w:rFonts w:ascii="Cambria Math" w:eastAsia="宋体" w:hAnsi="Cambria Math" w:hint="eastAsia"/>
                <w:szCs w:val="28"/>
              </w:rPr>
              <m:t>)|(~a&amp;b)|(~b&amp;a)</m:t>
            </m:r>
          </m:num>
          <m:den>
            <m:r>
              <m:rPr>
                <m:sty m:val="p"/>
              </m:rPr>
              <w:rPr>
                <w:rFonts w:ascii="Cambria Math" w:eastAsia="宋体" w:hAnsi="Cambria Math" w:hint="eastAsia"/>
                <w:szCs w:val="28"/>
              </w:rPr>
              <m:t>(a</m:t>
            </m:r>
            <m:r>
              <w:rPr>
                <w:rFonts w:ascii="Cambria Math" w:eastAsia="宋体" w:hAnsi="Cambria Math" w:hint="eastAsia"/>
                <w:szCs w:val="28"/>
              </w:rPr>
              <m:t>&amp;b)|(~a</m:t>
            </m:r>
            <m:r>
              <w:rPr>
                <w:rFonts w:ascii="Cambria Math" w:eastAsia="宋体" w:hAnsi="Cambria Math" w:hint="eastAsia"/>
                <w:szCs w:val="28"/>
              </w:rPr>
              <m:t>’</m:t>
            </m:r>
            <m:r>
              <w:rPr>
                <w:rFonts w:ascii="Cambria Math" w:eastAsia="宋体" w:hAnsi="Cambria Math" w:hint="eastAsia"/>
                <w:szCs w:val="28"/>
              </w:rPr>
              <m:t>&amp;b</m:t>
            </m:r>
            <m:r>
              <w:rPr>
                <w:rFonts w:ascii="Cambria Math" w:eastAsia="宋体" w:hAnsi="Cambria Math" w:hint="eastAsia"/>
                <w:szCs w:val="28"/>
              </w:rPr>
              <m:t>’</m:t>
            </m:r>
            <m:r>
              <w:rPr>
                <w:rFonts w:ascii="Cambria Math" w:eastAsia="宋体" w:hAnsi="Cambria Math" w:hint="eastAsia"/>
                <w:szCs w:val="28"/>
              </w:rPr>
              <m:t>)|(~b</m:t>
            </m:r>
            <m:r>
              <w:rPr>
                <w:rFonts w:ascii="Cambria Math" w:eastAsia="宋体" w:hAnsi="Cambria Math" w:hint="eastAsia"/>
                <w:szCs w:val="28"/>
              </w:rPr>
              <m:t>’</m:t>
            </m:r>
            <m:r>
              <w:rPr>
                <w:rFonts w:ascii="Cambria Math" w:eastAsia="宋体" w:hAnsi="Cambria Math" w:hint="eastAsia"/>
                <w:szCs w:val="28"/>
              </w:rPr>
              <m:t>&amp;a</m:t>
            </m:r>
            <m:r>
              <w:rPr>
                <w:rFonts w:ascii="Cambria Math" w:eastAsia="宋体" w:hAnsi="Cambria Math" w:hint="eastAsia"/>
                <w:szCs w:val="28"/>
              </w:rPr>
              <m:t>’</m:t>
            </m:r>
            <m:r>
              <w:rPr>
                <w:rFonts w:ascii="Cambria Math" w:eastAsia="宋体" w:hAnsi="Cambria Math" w:hint="eastAsia"/>
                <w:szCs w:val="28"/>
              </w:rPr>
              <m:t>)</m:t>
            </m:r>
          </m:den>
        </m:f>
        <m:r>
          <m:rPr>
            <m:sty m:val="p"/>
          </m:rPr>
          <w:rPr>
            <w:rFonts w:ascii="Cambria Math" w:eastAsia="宋体" w:hAnsi="Cambria Math" w:hint="eastAsia"/>
            <w:szCs w:val="28"/>
          </w:rPr>
          <m:t>]</m:t>
        </m:r>
      </m:oMath>
      <w:r w:rsidRPr="00B87AB8">
        <w:rPr>
          <w:rFonts w:ascii="Cambria Math" w:eastAsia="宋体" w:hAnsi="Cambria Math" w:hint="eastAsia"/>
          <w:szCs w:val="28"/>
        </w:rPr>
        <w:t>。</w:t>
      </w:r>
    </w:p>
    <w:p w14:paraId="4D95D565" w14:textId="77777777" w:rsidR="00106B7D" w:rsidRPr="00B87AB8" w:rsidRDefault="00106B7D" w:rsidP="00106B7D">
      <w:pPr>
        <w:ind w:firstLineChars="200" w:firstLine="560"/>
        <w:jc w:val="both"/>
        <w:rPr>
          <w:rFonts w:eastAsia="宋体"/>
          <w:szCs w:val="28"/>
        </w:rPr>
      </w:pPr>
      <w:r w:rsidRPr="00B87AB8">
        <w:rPr>
          <w:rFonts w:eastAsia="宋体" w:hint="eastAsia"/>
          <w:szCs w:val="28"/>
        </w:rPr>
        <w:t>三元比合半加法器：</w:t>
      </w:r>
    </w:p>
    <w:p w14:paraId="08287104" w14:textId="77777777" w:rsidR="00106B7D" w:rsidRPr="00B87AB8" w:rsidRDefault="00106B7D" w:rsidP="00106B7D">
      <w:pPr>
        <w:ind w:firstLineChars="200" w:firstLine="560"/>
        <w:jc w:val="both"/>
        <w:rPr>
          <w:rFonts w:eastAsia="宋体"/>
          <w:szCs w:val="28"/>
        </w:rPr>
      </w:pPr>
      <w:r w:rsidRPr="00B87AB8">
        <w:rPr>
          <w:rFonts w:eastAsia="宋体" w:hint="eastAsia"/>
          <w:szCs w:val="28"/>
        </w:rPr>
        <w:t>对称三进制的加法的</w:t>
      </w:r>
      <w:r w:rsidRPr="00B87AB8">
        <w:rPr>
          <w:rFonts w:eastAsia="宋体" w:hint="eastAsia"/>
          <w:szCs w:val="28"/>
          <w:u w:val="single"/>
        </w:rPr>
        <w:t>进位值</w:t>
      </w:r>
      <w:r w:rsidRPr="00B87AB8">
        <w:rPr>
          <w:rFonts w:eastAsia="宋体" w:hint="eastAsia"/>
          <w:szCs w:val="28"/>
        </w:rPr>
        <w:t>部分是三元逻辑合意</w:t>
      </w:r>
      <w:r w:rsidRPr="00B87AB8">
        <w:rPr>
          <w:rFonts w:eastAsia="宋体"/>
          <w:szCs w:val="28"/>
        </w:rPr>
        <w:t>(</w:t>
      </w:r>
      <w:r w:rsidRPr="00B87AB8">
        <w:rPr>
          <w:rFonts w:eastAsia="宋体" w:hint="eastAsia"/>
          <w:szCs w:val="28"/>
        </w:rPr>
        <w:t>同与</w:t>
      </w:r>
      <w:r w:rsidRPr="00B87AB8">
        <w:rPr>
          <w:rFonts w:eastAsia="宋体"/>
          <w:szCs w:val="28"/>
        </w:rPr>
        <w:t>)</w:t>
      </w:r>
      <w:r w:rsidRPr="00B87AB8">
        <w:rPr>
          <w:rFonts w:eastAsia="宋体" w:hint="eastAsia"/>
          <w:szCs w:val="28"/>
        </w:rPr>
        <w:t>操作结果值，</w:t>
      </w:r>
      <w:r w:rsidRPr="00B87AB8">
        <w:rPr>
          <w:rFonts w:eastAsia="宋体" w:hint="eastAsia"/>
          <w:szCs w:val="28"/>
          <w:u w:val="single"/>
        </w:rPr>
        <w:t>累加值</w:t>
      </w:r>
      <w:r w:rsidRPr="00B87AB8">
        <w:rPr>
          <w:rFonts w:eastAsia="宋体" w:hint="eastAsia"/>
          <w:szCs w:val="28"/>
        </w:rPr>
        <w:t>部分是三元逻辑</w:t>
      </w:r>
      <w:r w:rsidRPr="00B87AB8">
        <w:rPr>
          <w:rFonts w:eastAsia="宋体"/>
          <w:szCs w:val="28"/>
        </w:rPr>
        <w:t>(</w:t>
      </w:r>
      <w:r w:rsidRPr="00B87AB8">
        <w:rPr>
          <w:rFonts w:eastAsia="宋体" w:hint="eastAsia"/>
          <w:szCs w:val="28"/>
        </w:rPr>
        <w:t>累加</w:t>
      </w:r>
      <w:r w:rsidRPr="00B87AB8">
        <w:rPr>
          <w:rFonts w:eastAsia="宋体"/>
          <w:szCs w:val="28"/>
        </w:rPr>
        <w:t>)</w:t>
      </w:r>
      <w:r w:rsidRPr="00B87AB8">
        <w:rPr>
          <w:rFonts w:eastAsia="宋体" w:hint="eastAsia"/>
          <w:szCs w:val="28"/>
        </w:rPr>
        <w:t>操作结果值的组合。</w:t>
      </w:r>
    </w:p>
    <w:p w14:paraId="12845A75" w14:textId="77777777" w:rsidR="00106B7D" w:rsidRPr="00B87AB8" w:rsidRDefault="00106B7D" w:rsidP="00106B7D">
      <w:pPr>
        <w:ind w:firstLineChars="200" w:firstLine="560"/>
        <w:jc w:val="both"/>
        <w:rPr>
          <w:rFonts w:eastAsia="宋体"/>
          <w:szCs w:val="28"/>
        </w:rPr>
      </w:pPr>
      <w:r w:rsidRPr="00B87AB8">
        <w:rPr>
          <w:rFonts w:eastAsia="宋体" w:hint="eastAsia"/>
          <w:szCs w:val="28"/>
        </w:rPr>
        <w:t>三元逻辑</w:t>
      </w:r>
      <w:r w:rsidRPr="00B87AB8">
        <w:rPr>
          <w:rFonts w:eastAsia="宋体"/>
          <w:szCs w:val="28"/>
        </w:rPr>
        <w:t>(</w:t>
      </w:r>
      <w:r w:rsidRPr="00B87AB8">
        <w:rPr>
          <w:rFonts w:eastAsia="宋体" w:hint="eastAsia"/>
          <w:szCs w:val="28"/>
        </w:rPr>
        <w:t>与</w:t>
      </w:r>
      <w:r w:rsidRPr="00B87AB8">
        <w:rPr>
          <w:rFonts w:eastAsia="宋体"/>
          <w:szCs w:val="28"/>
        </w:rPr>
        <w:t>)</w:t>
      </w:r>
      <w:r w:rsidRPr="00B87AB8">
        <w:rPr>
          <w:rFonts w:eastAsia="宋体" w:hint="eastAsia"/>
          <w:szCs w:val="28"/>
        </w:rPr>
        <w:t>水平对称</w:t>
      </w:r>
      <w:r w:rsidRPr="00B87AB8">
        <w:rPr>
          <w:rFonts w:eastAsia="宋体"/>
          <w:szCs w:val="28"/>
        </w:rPr>
        <w:t>:</w:t>
      </w:r>
    </w:p>
    <w:p w14:paraId="7A8EF039" w14:textId="77777777" w:rsidR="00106B7D" w:rsidRPr="00B87AB8" w:rsidRDefault="00106B7D" w:rsidP="00106B7D">
      <w:pPr>
        <w:ind w:firstLineChars="200" w:firstLine="560"/>
        <w:jc w:val="both"/>
        <w:rPr>
          <w:rFonts w:eastAsia="宋体"/>
          <w:szCs w:val="28"/>
        </w:rPr>
      </w:pPr>
      <w:r w:rsidRPr="00B87AB8">
        <w:rPr>
          <w:rFonts w:eastAsia="宋体"/>
          <w:szCs w:val="28"/>
        </w:rPr>
        <w:t>A&amp;&amp;B=[a,a’]&amp;&amp; [b, b’] = [(a&amp;b’), (a’|b)] = [c, c’] = C</w:t>
      </w:r>
      <w:r w:rsidRPr="00B87AB8">
        <w:rPr>
          <w:rFonts w:eastAsia="宋体" w:hint="eastAsia"/>
          <w:szCs w:val="28"/>
        </w:rPr>
        <w:t>；</w:t>
      </w:r>
    </w:p>
    <w:p w14:paraId="58A2C3F9" w14:textId="77777777" w:rsidR="00106B7D" w:rsidRPr="00B87AB8" w:rsidRDefault="00106B7D" w:rsidP="00106B7D">
      <w:pPr>
        <w:spacing w:line="240" w:lineRule="auto"/>
        <w:ind w:firstLineChars="200" w:firstLine="560"/>
        <w:jc w:val="both"/>
        <w:rPr>
          <w:rFonts w:eastAsia="宋体"/>
          <w:szCs w:val="28"/>
        </w:rPr>
      </w:pPr>
      <w:r w:rsidRPr="00B87AB8">
        <w:rPr>
          <w:rFonts w:eastAsia="宋体" w:hint="eastAsia"/>
          <w:szCs w:val="28"/>
        </w:rPr>
        <w:t>比合三元逻辑</w:t>
      </w:r>
      <w:r w:rsidRPr="00B87AB8">
        <w:rPr>
          <w:rFonts w:eastAsia="宋体"/>
          <w:szCs w:val="28"/>
        </w:rPr>
        <w:t>(</w:t>
      </w:r>
      <w:r w:rsidRPr="00B87AB8">
        <w:rPr>
          <w:rFonts w:eastAsia="宋体" w:hint="eastAsia"/>
          <w:szCs w:val="28"/>
        </w:rPr>
        <w:t>与</w:t>
      </w:r>
      <w:r w:rsidRPr="00B87AB8">
        <w:rPr>
          <w:rFonts w:eastAsia="宋体"/>
          <w:szCs w:val="28"/>
        </w:rPr>
        <w:t>)</w:t>
      </w:r>
      <w:r w:rsidRPr="00B87AB8">
        <w:rPr>
          <w:rFonts w:eastAsia="宋体" w:hint="eastAsia"/>
          <w:szCs w:val="28"/>
        </w:rPr>
        <w:t>分式表示法</w:t>
      </w:r>
      <w:r w:rsidRPr="00B87AB8">
        <w:rPr>
          <w:rFonts w:eastAsia="宋体"/>
          <w:szCs w:val="28"/>
        </w:rPr>
        <w:t>:  A&amp;&amp;B=[</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r>
          <w:rPr>
            <w:rFonts w:ascii="Cambria Math" w:eastAsia="宋体" w:hAnsi="Cambria Math" w:hint="eastAsia"/>
            <w:szCs w:val="28"/>
          </w:rPr>
          <m:t>&amp;&amp;</m:t>
        </m:r>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b</m:t>
            </m:r>
          </m:num>
          <m:den>
            <m:r>
              <w:rPr>
                <w:rFonts w:ascii="Cambria Math" w:eastAsia="宋体" w:hAnsi="Cambria Math" w:hint="eastAsia"/>
                <w:szCs w:val="28"/>
              </w:rPr>
              <m:t>b</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a</m:t>
            </m:r>
            <m:r>
              <w:rPr>
                <w:rFonts w:ascii="Cambria Math" w:eastAsia="宋体" w:hAnsi="Cambria Math" w:hint="eastAsia"/>
                <w:szCs w:val="28"/>
              </w:rPr>
              <m:t>'</m:t>
            </m:r>
            <m:r>
              <m:rPr>
                <m:sty m:val="p"/>
              </m:rPr>
              <w:rPr>
                <w:rFonts w:ascii="Cambria Math" w:eastAsia="宋体" w:hAnsi="Cambria Math" w:hint="eastAsia"/>
                <w:szCs w:val="28"/>
              </w:rPr>
              <m:t>&amp;</m:t>
            </m:r>
            <m:r>
              <w:rPr>
                <w:rFonts w:ascii="Cambria Math" w:eastAsia="宋体" w:hAnsi="Cambria Math" w:hint="eastAsia"/>
                <w:szCs w:val="28"/>
              </w:rPr>
              <m:t>b</m:t>
            </m:r>
            <m:r>
              <w:rPr>
                <w:rFonts w:ascii="Cambria Math" w:eastAsia="宋体" w:hAnsi="Cambria Math" w:hint="eastAsia"/>
                <w:szCs w:val="28"/>
              </w:rPr>
              <m:t>'</m:t>
            </m:r>
          </m:num>
          <m:den>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m:t>
            </m:r>
            <m:r>
              <w:rPr>
                <w:rFonts w:ascii="Cambria Math" w:eastAsia="宋体" w:hAnsi="Cambria Math" w:hint="eastAsia"/>
                <w:szCs w:val="28"/>
              </w:rPr>
              <m:t>b</m:t>
            </m:r>
          </m:den>
        </m:f>
        <m:r>
          <m:rPr>
            <m:sty m:val="p"/>
          </m:rPr>
          <w:rPr>
            <w:rFonts w:ascii="Cambria Math" w:eastAsia="宋体" w:hAnsi="Cambria Math" w:hint="eastAsia"/>
            <w:szCs w:val="28"/>
          </w:rPr>
          <m:t>]</m:t>
        </m:r>
      </m:oMath>
      <w:r w:rsidRPr="00B87AB8">
        <w:rPr>
          <w:rFonts w:eastAsia="宋体" w:hint="eastAsia"/>
          <w:szCs w:val="28"/>
        </w:rPr>
        <w:t>；</w:t>
      </w:r>
    </w:p>
    <w:p w14:paraId="77451EAA" w14:textId="77777777" w:rsidR="00106B7D" w:rsidRPr="00B87AB8" w:rsidRDefault="00106B7D" w:rsidP="00106B7D">
      <w:pPr>
        <w:ind w:firstLineChars="200" w:firstLine="560"/>
        <w:jc w:val="both"/>
        <w:rPr>
          <w:rFonts w:eastAsia="宋体"/>
          <w:szCs w:val="28"/>
        </w:rPr>
      </w:pPr>
      <w:r w:rsidRPr="00B87AB8">
        <w:rPr>
          <w:rFonts w:eastAsia="宋体" w:hint="eastAsia"/>
          <w:szCs w:val="28"/>
        </w:rPr>
        <w:t>三元逻辑合意</w:t>
      </w:r>
      <w:r w:rsidRPr="00B87AB8">
        <w:rPr>
          <w:rFonts w:eastAsia="宋体"/>
          <w:szCs w:val="28"/>
        </w:rPr>
        <w:t>(</w:t>
      </w:r>
      <w:r w:rsidRPr="00B87AB8">
        <w:rPr>
          <w:rFonts w:eastAsia="宋体" w:hint="eastAsia"/>
          <w:szCs w:val="28"/>
        </w:rPr>
        <w:t>同与</w:t>
      </w:r>
      <w:r w:rsidRPr="00B87AB8">
        <w:rPr>
          <w:rFonts w:eastAsia="宋体"/>
          <w:szCs w:val="28"/>
        </w:rPr>
        <w:t>)</w:t>
      </w:r>
      <w:r w:rsidRPr="00B87AB8">
        <w:rPr>
          <w:rFonts w:eastAsia="宋体" w:hint="eastAsia"/>
          <w:szCs w:val="28"/>
        </w:rPr>
        <w:t>平对</w:t>
      </w:r>
      <w:r w:rsidRPr="00B87AB8">
        <w:rPr>
          <w:rFonts w:eastAsia="宋体"/>
          <w:szCs w:val="28"/>
        </w:rPr>
        <w:t>:</w:t>
      </w:r>
    </w:p>
    <w:p w14:paraId="31B65F96" w14:textId="77777777" w:rsidR="00106B7D" w:rsidRPr="00B87AB8" w:rsidRDefault="00106B7D" w:rsidP="00106B7D">
      <w:pPr>
        <w:ind w:firstLineChars="200" w:firstLine="560"/>
        <w:jc w:val="both"/>
        <w:rPr>
          <w:rFonts w:eastAsia="宋体"/>
          <w:szCs w:val="28"/>
        </w:rPr>
      </w:pPr>
      <w:r w:rsidRPr="00B87AB8">
        <w:rPr>
          <w:rFonts w:eastAsia="宋体"/>
          <w:szCs w:val="28"/>
        </w:rPr>
        <w:t>A@@B=[a,a’]@@[b,b’]=[( a&amp;b’),(a’&amp;b)]=[c,c’]=C</w:t>
      </w:r>
      <w:r w:rsidRPr="00B87AB8">
        <w:rPr>
          <w:rFonts w:eastAsia="宋体" w:hint="eastAsia"/>
          <w:szCs w:val="28"/>
        </w:rPr>
        <w:t>；</w:t>
      </w:r>
    </w:p>
    <w:p w14:paraId="3C7DD2D6" w14:textId="77777777" w:rsidR="00106B7D" w:rsidRPr="00B87AB8" w:rsidRDefault="00106B7D" w:rsidP="00106B7D">
      <w:pPr>
        <w:spacing w:line="240" w:lineRule="auto"/>
        <w:ind w:firstLineChars="200" w:firstLine="560"/>
        <w:jc w:val="both"/>
        <w:rPr>
          <w:rFonts w:eastAsia="宋体"/>
          <w:szCs w:val="28"/>
        </w:rPr>
      </w:pPr>
      <w:r w:rsidRPr="00B87AB8">
        <w:rPr>
          <w:rFonts w:eastAsia="宋体" w:hint="eastAsia"/>
          <w:szCs w:val="28"/>
        </w:rPr>
        <w:t>比合三元逻辑加法进位</w:t>
      </w:r>
      <w:r w:rsidRPr="00B87AB8">
        <w:rPr>
          <w:rFonts w:eastAsia="宋体"/>
          <w:szCs w:val="28"/>
        </w:rPr>
        <w:t>(</w:t>
      </w:r>
      <w:r w:rsidRPr="00B87AB8">
        <w:rPr>
          <w:rFonts w:eastAsia="宋体" w:hint="eastAsia"/>
          <w:szCs w:val="28"/>
        </w:rPr>
        <w:t>同与</w:t>
      </w:r>
      <w:r w:rsidRPr="00B87AB8">
        <w:rPr>
          <w:rFonts w:ascii="Cambria Math" w:eastAsia="宋体" w:hAnsi="Cambria Math" w:hint="eastAsia"/>
          <w:szCs w:val="28"/>
        </w:rPr>
        <w:t>):A@@B =[</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b</m:t>
                </m:r>
                <m:ctrlPr>
                  <w:rPr>
                    <w:rFonts w:ascii="Cambria Math" w:eastAsia="宋体" w:hAnsi="Cambria Math"/>
                    <w:i/>
                    <w:iCs/>
                    <w:szCs w:val="28"/>
                  </w:rPr>
                </m:ctrlPr>
              </m:e>
              <m:sup>
                <m:r>
                  <m:rPr>
                    <m:sty m:val="p"/>
                  </m:rPr>
                  <w:rPr>
                    <w:rFonts w:ascii="Cambria Math" w:eastAsia="宋体" w:hAnsi="Cambria Math" w:hint="eastAsia"/>
                    <w:szCs w:val="28"/>
                  </w:rPr>
                  <m:t>'</m:t>
                </m:r>
              </m:sup>
            </m:sSup>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a</m:t>
            </m:r>
            <m:r>
              <m:rPr>
                <m:sty m:val="p"/>
              </m:rPr>
              <w:rPr>
                <w:rFonts w:ascii="Cambria Math" w:eastAsia="宋体" w:hAnsi="Cambria Math" w:hint="eastAsia"/>
                <w:szCs w:val="28"/>
              </w:rPr>
              <m:t>&amp;</m:t>
            </m:r>
            <m:r>
              <w:rPr>
                <w:rFonts w:ascii="Cambria Math" w:eastAsia="宋体" w:hAnsi="Cambria Math" w:hint="eastAsia"/>
                <w:szCs w:val="28"/>
              </w:rPr>
              <m:t>b</m:t>
            </m:r>
            <m:r>
              <w:rPr>
                <w:rFonts w:ascii="Cambria Math" w:eastAsia="宋体" w:hAnsi="Cambria Math" w:hint="eastAsia"/>
                <w:szCs w:val="28"/>
              </w:rPr>
              <m:t>'</m:t>
            </m:r>
          </m:num>
          <m:den>
            <m:sSup>
              <m:sSupPr>
                <m:ctrlPr>
                  <w:rPr>
                    <w:rFonts w:ascii="Cambria Math" w:eastAsia="宋体" w:hAnsi="Cambria Math"/>
                    <w:szCs w:val="28"/>
                  </w:rPr>
                </m:ctrlPr>
              </m:sSupPr>
              <m:e>
                <m:r>
                  <w:rPr>
                    <w:rFonts w:ascii="Cambria Math" w:eastAsia="宋体" w:hAnsi="Cambria Math" w:hint="eastAsia"/>
                    <w:szCs w:val="28"/>
                  </w:rPr>
                  <m:t>a</m:t>
                </m:r>
              </m:e>
              <m:sup>
                <m:r>
                  <m:rPr>
                    <m:sty m:val="p"/>
                  </m:rPr>
                  <w:rPr>
                    <w:rFonts w:ascii="Cambria Math" w:eastAsia="宋体" w:hAnsi="Cambria Math" w:hint="eastAsia"/>
                    <w:szCs w:val="28"/>
                  </w:rPr>
                  <m:t>'</m:t>
                </m:r>
              </m:sup>
            </m:sSup>
            <m:r>
              <m:rPr>
                <m:sty m:val="p"/>
              </m:rPr>
              <w:rPr>
                <w:rFonts w:ascii="Cambria Math" w:eastAsia="宋体" w:hAnsi="Cambria Math" w:hint="eastAsia"/>
                <w:szCs w:val="28"/>
              </w:rPr>
              <m:t>&amp;</m:t>
            </m:r>
            <m:r>
              <w:rPr>
                <w:rFonts w:ascii="Cambria Math" w:eastAsia="宋体" w:hAnsi="Cambria Math" w:hint="eastAsia"/>
                <w:szCs w:val="28"/>
              </w:rPr>
              <m:t>b</m:t>
            </m:r>
          </m:den>
        </m:f>
        <m:r>
          <m:rPr>
            <m:sty m:val="p"/>
          </m:rPr>
          <w:rPr>
            <w:rFonts w:ascii="Cambria Math" w:eastAsia="宋体" w:hAnsi="Cambria Math" w:hint="eastAsia"/>
            <w:szCs w:val="28"/>
          </w:rPr>
          <m:t>]</m:t>
        </m:r>
      </m:oMath>
      <w:r w:rsidRPr="00B87AB8">
        <w:rPr>
          <w:rFonts w:ascii="Cambria Math" w:eastAsia="宋体" w:hAnsi="Cambria Math" w:hint="eastAsia"/>
          <w:szCs w:val="28"/>
        </w:rPr>
        <w:t>；</w:t>
      </w:r>
    </w:p>
    <w:p w14:paraId="420E314F" w14:textId="77777777" w:rsidR="00106B7D" w:rsidRPr="00B87AB8" w:rsidRDefault="00106B7D" w:rsidP="00106B7D">
      <w:pPr>
        <w:ind w:leftChars="200" w:left="560" w:firstLine="0"/>
        <w:jc w:val="both"/>
        <w:rPr>
          <w:rFonts w:eastAsia="宋体"/>
          <w:szCs w:val="28"/>
        </w:rPr>
      </w:pPr>
      <w:r w:rsidRPr="00B87AB8">
        <w:rPr>
          <w:rFonts w:eastAsia="宋体" w:hint="eastAsia"/>
          <w:szCs w:val="28"/>
        </w:rPr>
        <w:t>三元逻辑加</w:t>
      </w:r>
      <w:r w:rsidRPr="00B87AB8">
        <w:rPr>
          <w:rFonts w:eastAsia="宋体"/>
          <w:szCs w:val="28"/>
        </w:rPr>
        <w:t>(</w:t>
      </w:r>
      <w:r w:rsidRPr="00B87AB8">
        <w:rPr>
          <w:rFonts w:eastAsia="宋体" w:hint="eastAsia"/>
          <w:szCs w:val="28"/>
        </w:rPr>
        <w:t>累乘</w:t>
      </w:r>
      <w:r w:rsidRPr="00B87AB8">
        <w:rPr>
          <w:rFonts w:eastAsia="宋体"/>
          <w:szCs w:val="28"/>
        </w:rPr>
        <w:t>):</w:t>
      </w:r>
      <w:r w:rsidRPr="00B87AB8">
        <w:rPr>
          <w:rFonts w:eastAsia="宋体"/>
          <w:szCs w:val="28"/>
        </w:rPr>
        <w:br/>
        <w:t>A++B=[a,a’]++[b,b’]=[(a’|b’)&amp;(~a|b)&amp;(~b|a), (a|b)&amp;(~a’|b’)&amp;(~b’|a’)]</w:t>
      </w:r>
      <w:r w:rsidRPr="00B87AB8">
        <w:rPr>
          <w:rFonts w:eastAsia="宋体" w:hint="eastAsia"/>
          <w:szCs w:val="28"/>
        </w:rPr>
        <w:t>；</w:t>
      </w:r>
    </w:p>
    <w:p w14:paraId="35868E2C" w14:textId="77777777" w:rsidR="00106B7D" w:rsidRPr="00B87AB8" w:rsidRDefault="00106B7D" w:rsidP="00106B7D">
      <w:pPr>
        <w:spacing w:line="360" w:lineRule="auto"/>
        <w:ind w:firstLineChars="200" w:firstLine="560"/>
        <w:jc w:val="both"/>
        <w:rPr>
          <w:rFonts w:eastAsia="宋体"/>
          <w:szCs w:val="28"/>
        </w:rPr>
      </w:pPr>
      <w:r w:rsidRPr="00B87AB8">
        <w:rPr>
          <w:rFonts w:eastAsia="宋体" w:hint="eastAsia"/>
          <w:szCs w:val="28"/>
        </w:rPr>
        <w:t>比合三元逻辑</w:t>
      </w:r>
      <w:r w:rsidRPr="00B87AB8">
        <w:rPr>
          <w:rFonts w:eastAsia="宋体"/>
          <w:szCs w:val="28"/>
        </w:rPr>
        <w:t>(</w:t>
      </w:r>
      <w:r w:rsidRPr="00B87AB8">
        <w:rPr>
          <w:rFonts w:eastAsia="宋体" w:hint="eastAsia"/>
          <w:szCs w:val="28"/>
        </w:rPr>
        <w:t>累乘</w:t>
      </w:r>
      <w:r w:rsidRPr="00B87AB8">
        <w:rPr>
          <w:rFonts w:ascii="Cambria Math" w:eastAsia="宋体" w:hAnsi="Cambria Math" w:hint="eastAsia"/>
          <w:szCs w:val="28"/>
        </w:rPr>
        <w:t>):[</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b</m:t>
            </m:r>
          </m:num>
          <m:den>
            <m:sSup>
              <m:sSupPr>
                <m:ctrlPr>
                  <w:rPr>
                    <w:rFonts w:ascii="Cambria Math" w:eastAsia="宋体" w:hAnsi="Cambria Math"/>
                    <w:szCs w:val="28"/>
                  </w:rPr>
                </m:ctrlPr>
              </m:sSupPr>
              <m:e>
                <m:r>
                  <w:rPr>
                    <w:rFonts w:ascii="Cambria Math" w:eastAsia="宋体" w:hAnsi="Cambria Math" w:hint="eastAsia"/>
                    <w:szCs w:val="28"/>
                  </w:rPr>
                  <m:t>b</m:t>
                </m:r>
                <m:ctrlPr>
                  <w:rPr>
                    <w:rFonts w:ascii="Cambria Math" w:eastAsia="宋体" w:hAnsi="Cambria Math"/>
                    <w:i/>
                    <w:iCs/>
                    <w:szCs w:val="28"/>
                  </w:rPr>
                </m:ctrlPr>
              </m:e>
              <m:sup>
                <m:r>
                  <m:rPr>
                    <m:sty m:val="p"/>
                  </m:rPr>
                  <w:rPr>
                    <w:rFonts w:ascii="Cambria Math" w:eastAsia="宋体" w:hAnsi="Cambria Math" w:hint="eastAsia"/>
                    <w:szCs w:val="28"/>
                  </w:rPr>
                  <m:t>'</m:t>
                </m:r>
              </m:sup>
            </m:sSup>
          </m:den>
        </m:f>
        <m:r>
          <m:rPr>
            <m:sty m:val="p"/>
          </m:rPr>
          <w:rPr>
            <w:rFonts w:ascii="Cambria Math" w:eastAsia="宋体" w:hAnsi="Cambria Math" w:hint="eastAsia"/>
            <w:szCs w:val="28"/>
          </w:rPr>
          <m:t>]=[</m:t>
        </m:r>
        <m:f>
          <m:fPr>
            <m:ctrlPr>
              <w:rPr>
                <w:rFonts w:ascii="Cambria Math" w:eastAsia="宋体" w:hAnsi="Cambria Math"/>
                <w:szCs w:val="28"/>
              </w:rPr>
            </m:ctrlPr>
          </m:fPr>
          <m:num>
            <m:r>
              <m:rPr>
                <m:sty m:val="p"/>
              </m:rPr>
              <w:rPr>
                <w:rFonts w:ascii="Cambria Math" w:eastAsia="宋体" w:hAnsi="Cambria Math" w:hint="eastAsia"/>
                <w:szCs w:val="28"/>
              </w:rPr>
              <m:t>(a</m:t>
            </m:r>
            <m:r>
              <m:rPr>
                <m:sty m:val="p"/>
              </m:rPr>
              <w:rPr>
                <w:rFonts w:ascii="Cambria Math" w:eastAsia="宋体" w:hAnsi="Cambria Math" w:hint="eastAsia"/>
                <w:szCs w:val="28"/>
              </w:rPr>
              <m:t>’</m:t>
            </m:r>
            <m:r>
              <m:rPr>
                <m:sty m:val="p"/>
              </m:rPr>
              <w:rPr>
                <w:rFonts w:ascii="Cambria Math" w:eastAsia="宋体" w:hAnsi="Cambria Math" w:hint="eastAsia"/>
                <w:szCs w:val="28"/>
              </w:rPr>
              <m:t>|b</m:t>
            </m:r>
            <m:r>
              <m:rPr>
                <m:sty m:val="p"/>
              </m:rPr>
              <w:rPr>
                <w:rFonts w:ascii="Cambria Math" w:eastAsia="宋体" w:hAnsi="Cambria Math" w:hint="eastAsia"/>
                <w:szCs w:val="28"/>
              </w:rPr>
              <m:t>’</m:t>
            </m:r>
            <m:r>
              <m:rPr>
                <m:sty m:val="p"/>
              </m:rPr>
              <w:rPr>
                <w:rFonts w:ascii="Cambria Math" w:eastAsia="宋体" w:hAnsi="Cambria Math" w:hint="eastAsia"/>
                <w:szCs w:val="28"/>
              </w:rPr>
              <m:t>)</m:t>
            </m:r>
            <m:r>
              <w:rPr>
                <w:rFonts w:ascii="Cambria Math" w:eastAsia="宋体" w:hAnsi="Cambria Math" w:hint="eastAsia"/>
                <w:szCs w:val="28"/>
              </w:rPr>
              <m:t>&amp;(~a|b)&amp;(~b|a)</m:t>
            </m:r>
          </m:num>
          <m:den>
            <m:r>
              <m:rPr>
                <m:sty m:val="p"/>
              </m:rPr>
              <w:rPr>
                <w:rFonts w:ascii="Cambria Math" w:eastAsia="宋体" w:hAnsi="Cambria Math" w:hint="eastAsia"/>
                <w:szCs w:val="28"/>
              </w:rPr>
              <m:t>(a|b)</m:t>
            </m:r>
            <m:r>
              <w:rPr>
                <w:rFonts w:ascii="Cambria Math" w:eastAsia="宋体" w:hAnsi="Cambria Math" w:hint="eastAsia"/>
                <w:szCs w:val="28"/>
              </w:rPr>
              <m:t>&amp;(~a</m:t>
            </m:r>
            <m:r>
              <w:rPr>
                <w:rFonts w:ascii="Cambria Math" w:eastAsia="宋体" w:hAnsi="Cambria Math" w:hint="eastAsia"/>
                <w:szCs w:val="28"/>
              </w:rPr>
              <m:t>’</m:t>
            </m:r>
            <m:r>
              <w:rPr>
                <w:rFonts w:ascii="Cambria Math" w:eastAsia="宋体" w:hAnsi="Cambria Math" w:hint="eastAsia"/>
                <w:szCs w:val="28"/>
              </w:rPr>
              <m:t>|b</m:t>
            </m:r>
            <m:r>
              <w:rPr>
                <w:rFonts w:ascii="Cambria Math" w:eastAsia="宋体" w:hAnsi="Cambria Math" w:hint="eastAsia"/>
                <w:szCs w:val="28"/>
              </w:rPr>
              <m:t>’</m:t>
            </m:r>
            <m:r>
              <w:rPr>
                <w:rFonts w:ascii="Cambria Math" w:eastAsia="宋体" w:hAnsi="Cambria Math" w:hint="eastAsia"/>
                <w:szCs w:val="28"/>
              </w:rPr>
              <m:t>)&amp;(~b</m:t>
            </m:r>
            <m:r>
              <w:rPr>
                <w:rFonts w:ascii="Cambria Math" w:eastAsia="宋体" w:hAnsi="Cambria Math" w:hint="eastAsia"/>
                <w:szCs w:val="28"/>
              </w:rPr>
              <m:t>’</m:t>
            </m:r>
            <m:r>
              <w:rPr>
                <w:rFonts w:ascii="Cambria Math" w:eastAsia="宋体" w:hAnsi="Cambria Math" w:hint="eastAsia"/>
                <w:szCs w:val="28"/>
              </w:rPr>
              <m:t>|a</m:t>
            </m:r>
            <m:r>
              <w:rPr>
                <w:rFonts w:ascii="Cambria Math" w:eastAsia="宋体" w:hAnsi="Cambria Math" w:hint="eastAsia"/>
                <w:szCs w:val="28"/>
              </w:rPr>
              <m:t>’</m:t>
            </m:r>
            <m:r>
              <w:rPr>
                <w:rFonts w:ascii="Cambria Math" w:eastAsia="宋体" w:hAnsi="Cambria Math" w:hint="eastAsia"/>
                <w:szCs w:val="28"/>
              </w:rPr>
              <m:t>)</m:t>
            </m:r>
          </m:den>
        </m:f>
        <m:r>
          <m:rPr>
            <m:sty m:val="p"/>
          </m:rPr>
          <w:rPr>
            <w:rFonts w:ascii="Cambria Math" w:eastAsia="宋体" w:hAnsi="Cambria Math" w:hint="eastAsia"/>
            <w:szCs w:val="28"/>
          </w:rPr>
          <m:t>]</m:t>
        </m:r>
      </m:oMath>
      <w:r w:rsidRPr="00B87AB8">
        <w:rPr>
          <w:rFonts w:ascii="Cambria Math" w:eastAsia="宋体" w:hAnsi="Cambria Math" w:hint="eastAsia"/>
          <w:szCs w:val="28"/>
        </w:rPr>
        <w:t>；</w:t>
      </w:r>
    </w:p>
    <w:p w14:paraId="06090C19" w14:textId="77777777" w:rsidR="005E5784" w:rsidRPr="00B87AB8" w:rsidRDefault="00106B7D" w:rsidP="005E5784">
      <w:pPr>
        <w:ind w:firstLineChars="200" w:firstLine="560"/>
        <w:jc w:val="both"/>
        <w:rPr>
          <w:rFonts w:eastAsia="宋体"/>
          <w:szCs w:val="28"/>
        </w:rPr>
      </w:pPr>
      <w:r w:rsidRPr="00B87AB8">
        <w:rPr>
          <w:rFonts w:eastAsia="宋体" w:hint="eastAsia"/>
          <w:szCs w:val="28"/>
        </w:rPr>
        <w:t>二元逻辑中包括</w:t>
      </w:r>
      <w:r w:rsidRPr="00B87AB8">
        <w:rPr>
          <w:rFonts w:eastAsia="宋体"/>
          <w:szCs w:val="28"/>
        </w:rPr>
        <w:t>AND</w:t>
      </w:r>
      <w:r w:rsidRPr="00B87AB8">
        <w:rPr>
          <w:rFonts w:eastAsia="宋体" w:hint="eastAsia"/>
          <w:szCs w:val="28"/>
        </w:rPr>
        <w:t>，</w:t>
      </w:r>
      <w:r w:rsidRPr="00B87AB8">
        <w:rPr>
          <w:rFonts w:eastAsia="宋体"/>
          <w:szCs w:val="28"/>
        </w:rPr>
        <w:t>OR</w:t>
      </w:r>
      <w:r w:rsidRPr="00B87AB8">
        <w:rPr>
          <w:rFonts w:eastAsia="宋体" w:hint="eastAsia"/>
          <w:szCs w:val="28"/>
        </w:rPr>
        <w:t>，</w:t>
      </w:r>
      <w:r w:rsidRPr="00B87AB8">
        <w:rPr>
          <w:rFonts w:eastAsia="宋体"/>
          <w:szCs w:val="28"/>
        </w:rPr>
        <w:t>XOR</w:t>
      </w:r>
      <w:r w:rsidRPr="00B87AB8">
        <w:rPr>
          <w:rFonts w:eastAsia="宋体" w:hint="eastAsia"/>
          <w:szCs w:val="28"/>
        </w:rPr>
        <w:t>等</w:t>
      </w:r>
      <w:r w:rsidRPr="00B87AB8">
        <w:rPr>
          <w:rFonts w:eastAsia="宋体"/>
          <w:szCs w:val="28"/>
        </w:rPr>
        <w:t>3</w:t>
      </w:r>
      <w:r w:rsidRPr="00B87AB8">
        <w:rPr>
          <w:rFonts w:eastAsia="宋体" w:hint="eastAsia"/>
          <w:szCs w:val="28"/>
        </w:rPr>
        <w:t>种可交换律逻辑在内一共有</w:t>
      </w:r>
      <w:r w:rsidRPr="00B87AB8">
        <w:rPr>
          <w:rFonts w:eastAsia="宋体"/>
          <w:szCs w:val="28"/>
        </w:rPr>
        <w:t>2</w:t>
      </w:r>
      <w:r w:rsidRPr="00B87AB8">
        <w:rPr>
          <w:rFonts w:eastAsia="宋体"/>
          <w:szCs w:val="28"/>
          <w:vertAlign w:val="superscript"/>
        </w:rPr>
        <w:t>4</w:t>
      </w:r>
      <w:r w:rsidRPr="00B87AB8">
        <w:rPr>
          <w:rFonts w:eastAsia="宋体"/>
          <w:szCs w:val="28"/>
        </w:rPr>
        <w:t>=16</w:t>
      </w:r>
      <w:r w:rsidRPr="00B87AB8">
        <w:rPr>
          <w:rFonts w:eastAsia="宋体" w:hint="eastAsia"/>
          <w:szCs w:val="28"/>
        </w:rPr>
        <w:t>种不同逻辑结果，三元逻辑的逻辑结果是</w:t>
      </w:r>
      <w:r w:rsidRPr="00B87AB8">
        <w:rPr>
          <w:rFonts w:eastAsia="宋体"/>
          <w:szCs w:val="28"/>
        </w:rPr>
        <w:t>3</w:t>
      </w:r>
      <w:r w:rsidRPr="00B87AB8">
        <w:rPr>
          <w:rFonts w:eastAsia="宋体"/>
          <w:szCs w:val="28"/>
          <w:vertAlign w:val="superscript"/>
        </w:rPr>
        <w:t>9</w:t>
      </w:r>
      <w:r w:rsidRPr="00B87AB8">
        <w:rPr>
          <w:rFonts w:eastAsia="宋体"/>
          <w:szCs w:val="28"/>
        </w:rPr>
        <w:t>=19683</w:t>
      </w:r>
      <w:r w:rsidRPr="00B87AB8">
        <w:rPr>
          <w:rFonts w:eastAsia="宋体" w:hint="eastAsia"/>
          <w:szCs w:val="28"/>
        </w:rPr>
        <w:t>种不同逻辑结果，其中可交换律逻辑包括以上列举的比合三元逻辑共</w:t>
      </w:r>
      <w:r w:rsidRPr="00B87AB8">
        <w:rPr>
          <w:rFonts w:eastAsia="宋体"/>
          <w:szCs w:val="28"/>
        </w:rPr>
        <w:t>729</w:t>
      </w:r>
      <w:r w:rsidRPr="00B87AB8">
        <w:rPr>
          <w:rFonts w:eastAsia="宋体" w:hint="eastAsia"/>
          <w:szCs w:val="28"/>
        </w:rPr>
        <w:t>种，其变化太多在此不一一列举。比合三元逻辑运算是通过一对二元逻辑组综合运算描述三元逻辑结果的运算方法，使二元逻辑元件的组合来运算三元逻辑运算的方法，通过表</w:t>
      </w:r>
      <w:r w:rsidRPr="00B87AB8">
        <w:rPr>
          <w:rFonts w:eastAsia="宋体"/>
          <w:szCs w:val="28"/>
        </w:rPr>
        <w:t>1</w:t>
      </w:r>
      <w:r w:rsidRPr="00B87AB8">
        <w:rPr>
          <w:rFonts w:eastAsia="宋体" w:hint="eastAsia"/>
          <w:szCs w:val="28"/>
        </w:rPr>
        <w:t>的</w:t>
      </w:r>
      <w:r w:rsidRPr="00B87AB8">
        <w:rPr>
          <w:rFonts w:eastAsia="宋体"/>
          <w:szCs w:val="28"/>
        </w:rPr>
        <w:t>DNA</w:t>
      </w:r>
      <w:r w:rsidRPr="00B87AB8">
        <w:rPr>
          <w:rFonts w:eastAsia="宋体" w:hint="eastAsia"/>
          <w:szCs w:val="28"/>
        </w:rPr>
        <w:t>或量子位和</w:t>
      </w:r>
      <w:r w:rsidRPr="00B87AB8">
        <w:rPr>
          <w:rFonts w:eastAsia="宋体"/>
          <w:szCs w:val="28"/>
        </w:rPr>
        <w:t>TRIA</w:t>
      </w:r>
      <w:r w:rsidRPr="00B87AB8">
        <w:rPr>
          <w:rFonts w:eastAsia="宋体" w:hint="eastAsia"/>
          <w:szCs w:val="28"/>
        </w:rPr>
        <w:t>编码匹配方式来运算比合三进制的生物计算和比合三进制量子计算（量子单位以四元逻辑计算其变化值是</w:t>
      </w:r>
      <w:r w:rsidRPr="00B87AB8">
        <w:rPr>
          <w:rFonts w:eastAsia="宋体"/>
          <w:szCs w:val="28"/>
        </w:rPr>
        <w:t>4</w:t>
      </w:r>
      <w:r w:rsidRPr="00B87AB8">
        <w:rPr>
          <w:rFonts w:eastAsia="宋体"/>
          <w:szCs w:val="28"/>
          <w:vertAlign w:val="superscript"/>
        </w:rPr>
        <w:t>16</w:t>
      </w:r>
      <w:r w:rsidRPr="00B87AB8">
        <w:rPr>
          <w:rFonts w:eastAsia="宋体"/>
          <w:szCs w:val="28"/>
        </w:rPr>
        <w:t>=4294967296</w:t>
      </w:r>
      <w:r w:rsidRPr="00B87AB8">
        <w:rPr>
          <w:rFonts w:eastAsia="宋体" w:hint="eastAsia"/>
          <w:szCs w:val="28"/>
        </w:rPr>
        <w:t>种），通过比合逻辑把二元逻辑推算三元逻辑变化，反过来三元逻辑运算中所组成的二元逻辑的变化规律，二进制计算机模拟运输三进制计算机和对三进制计算机下运算二进制计算机模拟运算提供可操作的方法。使用低维度逻辑的比合方法研究更高维度的逻辑变化规律提供了一种方法和思路，通过不同于传</w:t>
      </w:r>
      <w:r w:rsidRPr="00B87AB8">
        <w:rPr>
          <w:rFonts w:eastAsia="宋体" w:hint="eastAsia"/>
          <w:szCs w:val="28"/>
        </w:rPr>
        <w:lastRenderedPageBreak/>
        <w:t>统代数逻辑运算的比合分数逻辑，此比合方法可通过三元逻辑去研究四元逻辑变化规律，比合逻辑对数理逻辑和人工智能等方面会有所帮助。</w:t>
      </w:r>
    </w:p>
    <w:p w14:paraId="2421D3F4" w14:textId="77777777" w:rsidR="00E569F9" w:rsidRPr="00B87AB8" w:rsidRDefault="00E569F9" w:rsidP="005E5784">
      <w:pPr>
        <w:ind w:firstLineChars="200" w:firstLine="560"/>
        <w:jc w:val="both"/>
        <w:rPr>
          <w:rFonts w:eastAsia="宋体"/>
        </w:rPr>
      </w:pPr>
      <w:r w:rsidRPr="00B87AB8">
        <w:rPr>
          <w:rFonts w:eastAsia="宋体" w:hint="eastAsia"/>
          <w:szCs w:val="28"/>
        </w:rPr>
        <w:t>“对称”三进制</w:t>
      </w:r>
      <w:r w:rsidRPr="00B87AB8">
        <w:rPr>
          <w:rFonts w:eastAsia="宋体"/>
          <w:szCs w:val="28"/>
        </w:rPr>
        <w:t>的</w:t>
      </w:r>
      <w:r w:rsidRPr="00B87AB8">
        <w:rPr>
          <w:rFonts w:eastAsia="宋体" w:hint="eastAsia"/>
        </w:rPr>
        <w:t>运算运算，</w:t>
      </w:r>
      <w:r w:rsidRPr="00B87AB8">
        <w:rPr>
          <w:rFonts w:eastAsia="宋体"/>
        </w:rPr>
        <w:t>三元值的运算，具体参照如下表</w:t>
      </w:r>
      <w:r w:rsidRPr="00B87AB8">
        <w:rPr>
          <w:rFonts w:eastAsia="宋体" w:hint="eastAsia"/>
        </w:rPr>
        <w:t>。</w:t>
      </w:r>
    </w:p>
    <w:p w14:paraId="40CD0C4F" w14:textId="77777777" w:rsidR="00E569F9" w:rsidRPr="00B87AB8" w:rsidRDefault="00E569F9" w:rsidP="00E569F9">
      <w:pPr>
        <w:ind w:left="420" w:firstLine="0"/>
        <w:jc w:val="both"/>
        <w:rPr>
          <w:rFonts w:eastAsia="宋体"/>
        </w:rPr>
      </w:pPr>
      <w:r w:rsidRPr="00B87AB8">
        <w:rPr>
          <w:rFonts w:eastAsia="宋体" w:hint="eastAsia"/>
        </w:rPr>
        <w:t>表</w:t>
      </w:r>
      <w:r w:rsidRPr="00B87AB8">
        <w:rPr>
          <w:rFonts w:eastAsia="宋体" w:hint="eastAsia"/>
        </w:rPr>
        <w:t>7</w:t>
      </w:r>
      <w:r w:rsidRPr="00B87AB8">
        <w:rPr>
          <w:rFonts w:eastAsia="宋体" w:hint="eastAsia"/>
        </w:rPr>
        <w:t>：对称三进制“</w:t>
      </w:r>
      <w:r w:rsidRPr="00B87AB8">
        <w:rPr>
          <w:rFonts w:eastAsia="宋体"/>
        </w:rPr>
        <w:t>加</w:t>
      </w:r>
      <w:r w:rsidRPr="00B87AB8">
        <w:rPr>
          <w:rFonts w:eastAsia="宋体" w:hint="eastAsia"/>
        </w:rPr>
        <w:t>+</w:t>
      </w:r>
      <w:r w:rsidRPr="00B87AB8">
        <w:rPr>
          <w:rFonts w:eastAsia="宋体" w:hint="eastAsia"/>
        </w:rPr>
        <w:t>，</w:t>
      </w:r>
      <w:r w:rsidRPr="00B87AB8">
        <w:rPr>
          <w:rFonts w:eastAsia="宋体"/>
        </w:rPr>
        <w:t>减</w:t>
      </w:r>
      <w:r w:rsidRPr="00B87AB8">
        <w:rPr>
          <w:rFonts w:eastAsia="宋体" w:hint="eastAsia"/>
        </w:rPr>
        <w:t>-</w:t>
      </w:r>
      <w:r w:rsidRPr="00B87AB8">
        <w:rPr>
          <w:rFonts w:eastAsia="宋体" w:hint="eastAsia"/>
        </w:rPr>
        <w:t>，</w:t>
      </w:r>
      <w:r w:rsidRPr="00B87AB8">
        <w:rPr>
          <w:rFonts w:eastAsia="宋体"/>
        </w:rPr>
        <w:t>乘</w:t>
      </w:r>
      <w:r w:rsidRPr="00B87AB8">
        <w:rPr>
          <w:rFonts w:eastAsia="宋体" w:hint="eastAsia"/>
        </w:rPr>
        <w:t>*</w:t>
      </w:r>
      <w:r w:rsidRPr="00B87AB8">
        <w:rPr>
          <w:rFonts w:eastAsia="宋体" w:hint="eastAsia"/>
        </w:rPr>
        <w:t>，</w:t>
      </w:r>
      <w:r w:rsidRPr="00B87AB8">
        <w:rPr>
          <w:rFonts w:eastAsia="宋体"/>
        </w:rPr>
        <w:t>除</w:t>
      </w:r>
      <w:r w:rsidRPr="00B87AB8">
        <w:rPr>
          <w:rFonts w:eastAsia="宋体" w:hint="eastAsia"/>
        </w:rPr>
        <w:t>/</w:t>
      </w:r>
      <w:r w:rsidRPr="00B87AB8">
        <w:rPr>
          <w:rFonts w:eastAsia="宋体"/>
        </w:rPr>
        <w:t>”</w:t>
      </w:r>
      <w:r w:rsidRPr="00B87AB8">
        <w:rPr>
          <w:rFonts w:eastAsia="宋体" w:hint="eastAsia"/>
        </w:rPr>
        <w:t>的行列</w:t>
      </w:r>
      <w:r w:rsidRPr="00B87AB8">
        <w:rPr>
          <w:rFonts w:eastAsia="宋体"/>
        </w:rPr>
        <w:t>计算表</w:t>
      </w:r>
    </w:p>
    <w:tbl>
      <w:tblPr>
        <w:tblW w:w="5000" w:type="pct"/>
        <w:tblLook w:val="04A0" w:firstRow="1" w:lastRow="0" w:firstColumn="1" w:lastColumn="0" w:noHBand="0" w:noVBand="1"/>
      </w:tblPr>
      <w:tblGrid>
        <w:gridCol w:w="2110"/>
        <w:gridCol w:w="401"/>
        <w:gridCol w:w="546"/>
        <w:gridCol w:w="401"/>
        <w:gridCol w:w="546"/>
        <w:gridCol w:w="401"/>
        <w:gridCol w:w="546"/>
        <w:gridCol w:w="401"/>
        <w:gridCol w:w="546"/>
        <w:gridCol w:w="401"/>
        <w:gridCol w:w="402"/>
        <w:gridCol w:w="402"/>
        <w:gridCol w:w="404"/>
        <w:gridCol w:w="402"/>
        <w:gridCol w:w="402"/>
        <w:gridCol w:w="576"/>
        <w:gridCol w:w="402"/>
      </w:tblGrid>
      <w:tr w:rsidR="00E569F9" w:rsidRPr="00B87AB8" w14:paraId="0A5CE29A" w14:textId="77777777" w:rsidTr="005C6556">
        <w:trPr>
          <w:trHeight w:val="288"/>
        </w:trPr>
        <w:tc>
          <w:tcPr>
            <w:tcW w:w="1137"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55E164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1024" w:type="pct"/>
            <w:gridSpan w:val="4"/>
            <w:tcBorders>
              <w:top w:val="single" w:sz="4" w:space="0" w:color="auto"/>
              <w:left w:val="nil"/>
              <w:bottom w:val="single" w:sz="4" w:space="0" w:color="auto"/>
              <w:right w:val="single" w:sz="4" w:space="0" w:color="auto"/>
            </w:tcBorders>
            <w:shd w:val="clear" w:color="auto" w:fill="auto"/>
            <w:noWrap/>
            <w:vAlign w:val="bottom"/>
          </w:tcPr>
          <w:p w14:paraId="55898AF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加法</w:t>
            </w:r>
          </w:p>
        </w:tc>
        <w:tc>
          <w:tcPr>
            <w:tcW w:w="1024" w:type="pct"/>
            <w:gridSpan w:val="4"/>
            <w:tcBorders>
              <w:top w:val="single" w:sz="4" w:space="0" w:color="auto"/>
              <w:left w:val="nil"/>
              <w:bottom w:val="single" w:sz="4" w:space="0" w:color="auto"/>
              <w:right w:val="single" w:sz="4" w:space="0" w:color="auto"/>
            </w:tcBorders>
            <w:shd w:val="clear" w:color="auto" w:fill="auto"/>
            <w:noWrap/>
            <w:vAlign w:val="bottom"/>
          </w:tcPr>
          <w:p w14:paraId="18A60D0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减法</w:t>
            </w:r>
          </w:p>
        </w:tc>
        <w:tc>
          <w:tcPr>
            <w:tcW w:w="869" w:type="pct"/>
            <w:gridSpan w:val="4"/>
            <w:tcBorders>
              <w:top w:val="single" w:sz="4" w:space="0" w:color="auto"/>
              <w:left w:val="nil"/>
              <w:bottom w:val="single" w:sz="4" w:space="0" w:color="auto"/>
              <w:right w:val="single" w:sz="4" w:space="0" w:color="auto"/>
            </w:tcBorders>
            <w:shd w:val="clear" w:color="auto" w:fill="auto"/>
            <w:noWrap/>
            <w:vAlign w:val="bottom"/>
          </w:tcPr>
          <w:p w14:paraId="354E04A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乘法</w:t>
            </w:r>
          </w:p>
        </w:tc>
        <w:tc>
          <w:tcPr>
            <w:tcW w:w="947" w:type="pct"/>
            <w:gridSpan w:val="4"/>
            <w:tcBorders>
              <w:top w:val="single" w:sz="4" w:space="0" w:color="auto"/>
              <w:left w:val="nil"/>
              <w:bottom w:val="single" w:sz="4" w:space="0" w:color="auto"/>
              <w:right w:val="single" w:sz="4" w:space="0" w:color="auto"/>
            </w:tcBorders>
            <w:shd w:val="clear" w:color="auto" w:fill="auto"/>
            <w:noWrap/>
            <w:vAlign w:val="bottom"/>
          </w:tcPr>
          <w:p w14:paraId="0D156F5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除法</w:t>
            </w:r>
          </w:p>
        </w:tc>
      </w:tr>
      <w:tr w:rsidR="00E569F9" w:rsidRPr="00B87AB8" w14:paraId="504F7AF3" w14:textId="77777777" w:rsidTr="005C6556">
        <w:trPr>
          <w:trHeight w:val="312"/>
        </w:trPr>
        <w:tc>
          <w:tcPr>
            <w:tcW w:w="1137" w:type="pct"/>
            <w:vMerge w:val="restart"/>
            <w:tcBorders>
              <w:top w:val="nil"/>
              <w:left w:val="single" w:sz="4" w:space="0" w:color="auto"/>
              <w:bottom w:val="single" w:sz="4" w:space="0" w:color="auto"/>
              <w:right w:val="single" w:sz="4" w:space="0" w:color="auto"/>
            </w:tcBorders>
            <w:shd w:val="clear" w:color="auto" w:fill="auto"/>
            <w:vAlign w:val="center"/>
          </w:tcPr>
          <w:p w14:paraId="286DF5CE"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kern w:val="0"/>
                <w:sz w:val="22"/>
                <w:szCs w:val="22"/>
              </w:rPr>
              <w:t>对称三进制运算</w:t>
            </w:r>
            <w:r w:rsidRPr="00B87AB8">
              <w:rPr>
                <w:rFonts w:ascii="宋体" w:eastAsia="宋体" w:hAnsi="宋体" w:cs="宋体" w:hint="eastAsia"/>
                <w:kern w:val="0"/>
                <w:sz w:val="22"/>
                <w:szCs w:val="22"/>
              </w:rPr>
              <w:t>表</w:t>
            </w:r>
          </w:p>
          <w:p w14:paraId="1D7B9AB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行与列的</w:t>
            </w:r>
            <w:r w:rsidRPr="00B87AB8">
              <w:rPr>
                <w:rFonts w:ascii="宋体" w:eastAsia="宋体" w:hAnsi="宋体" w:cs="宋体"/>
                <w:kern w:val="0"/>
                <w:sz w:val="22"/>
                <w:szCs w:val="22"/>
              </w:rPr>
              <w:t>真值</w:t>
            </w:r>
          </w:p>
        </w:tc>
        <w:tc>
          <w:tcPr>
            <w:tcW w:w="217" w:type="pct"/>
            <w:tcBorders>
              <w:top w:val="nil"/>
              <w:left w:val="nil"/>
              <w:bottom w:val="single" w:sz="4" w:space="0" w:color="auto"/>
              <w:right w:val="single" w:sz="4" w:space="0" w:color="auto"/>
            </w:tcBorders>
            <w:shd w:val="clear" w:color="auto" w:fill="auto"/>
            <w:noWrap/>
            <w:vAlign w:val="center"/>
          </w:tcPr>
          <w:p w14:paraId="29EBC8E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w:t>
            </w:r>
          </w:p>
        </w:tc>
        <w:tc>
          <w:tcPr>
            <w:tcW w:w="295" w:type="pct"/>
            <w:tcBorders>
              <w:top w:val="nil"/>
              <w:left w:val="nil"/>
              <w:bottom w:val="single" w:sz="4" w:space="0" w:color="auto"/>
              <w:right w:val="single" w:sz="4" w:space="0" w:color="auto"/>
            </w:tcBorders>
            <w:shd w:val="clear" w:color="auto" w:fill="auto"/>
            <w:noWrap/>
            <w:vAlign w:val="center"/>
          </w:tcPr>
          <w:p w14:paraId="558839D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17" w:type="pct"/>
            <w:tcBorders>
              <w:top w:val="nil"/>
              <w:left w:val="nil"/>
              <w:bottom w:val="single" w:sz="4" w:space="0" w:color="auto"/>
              <w:right w:val="single" w:sz="4" w:space="0" w:color="auto"/>
            </w:tcBorders>
            <w:shd w:val="clear" w:color="auto" w:fill="auto"/>
            <w:noWrap/>
            <w:vAlign w:val="center"/>
          </w:tcPr>
          <w:p w14:paraId="6620A03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95" w:type="pct"/>
            <w:tcBorders>
              <w:top w:val="nil"/>
              <w:left w:val="nil"/>
              <w:bottom w:val="single" w:sz="4" w:space="0" w:color="auto"/>
              <w:right w:val="single" w:sz="4" w:space="0" w:color="auto"/>
            </w:tcBorders>
            <w:shd w:val="clear" w:color="auto" w:fill="auto"/>
            <w:noWrap/>
            <w:vAlign w:val="center"/>
          </w:tcPr>
          <w:p w14:paraId="0CB00C8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17" w:type="pct"/>
            <w:tcBorders>
              <w:top w:val="nil"/>
              <w:left w:val="nil"/>
              <w:bottom w:val="single" w:sz="4" w:space="0" w:color="auto"/>
              <w:right w:val="single" w:sz="4" w:space="0" w:color="auto"/>
            </w:tcBorders>
            <w:shd w:val="clear" w:color="auto" w:fill="auto"/>
            <w:noWrap/>
            <w:vAlign w:val="center"/>
          </w:tcPr>
          <w:p w14:paraId="58DDF5C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w:t>
            </w:r>
          </w:p>
        </w:tc>
        <w:tc>
          <w:tcPr>
            <w:tcW w:w="295" w:type="pct"/>
            <w:tcBorders>
              <w:top w:val="nil"/>
              <w:left w:val="nil"/>
              <w:bottom w:val="single" w:sz="4" w:space="0" w:color="auto"/>
              <w:right w:val="single" w:sz="4" w:space="0" w:color="auto"/>
            </w:tcBorders>
            <w:shd w:val="clear" w:color="auto" w:fill="auto"/>
            <w:noWrap/>
            <w:vAlign w:val="center"/>
          </w:tcPr>
          <w:p w14:paraId="562BBA5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17" w:type="pct"/>
            <w:tcBorders>
              <w:top w:val="nil"/>
              <w:left w:val="nil"/>
              <w:bottom w:val="single" w:sz="4" w:space="0" w:color="auto"/>
              <w:right w:val="single" w:sz="4" w:space="0" w:color="auto"/>
            </w:tcBorders>
            <w:shd w:val="clear" w:color="auto" w:fill="auto"/>
            <w:noWrap/>
            <w:vAlign w:val="center"/>
          </w:tcPr>
          <w:p w14:paraId="6698D25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95" w:type="pct"/>
            <w:tcBorders>
              <w:top w:val="nil"/>
              <w:left w:val="nil"/>
              <w:bottom w:val="single" w:sz="4" w:space="0" w:color="auto"/>
              <w:right w:val="single" w:sz="4" w:space="0" w:color="auto"/>
            </w:tcBorders>
            <w:shd w:val="clear" w:color="auto" w:fill="auto"/>
            <w:noWrap/>
            <w:vAlign w:val="center"/>
          </w:tcPr>
          <w:p w14:paraId="0FCAC7B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17" w:type="pct"/>
            <w:tcBorders>
              <w:top w:val="nil"/>
              <w:left w:val="nil"/>
              <w:bottom w:val="single" w:sz="4" w:space="0" w:color="auto"/>
              <w:right w:val="single" w:sz="4" w:space="0" w:color="auto"/>
            </w:tcBorders>
            <w:shd w:val="clear" w:color="auto" w:fill="auto"/>
            <w:noWrap/>
            <w:vAlign w:val="center"/>
          </w:tcPr>
          <w:p w14:paraId="715CD5C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w:t>
            </w:r>
          </w:p>
        </w:tc>
        <w:tc>
          <w:tcPr>
            <w:tcW w:w="217" w:type="pct"/>
            <w:tcBorders>
              <w:top w:val="nil"/>
              <w:left w:val="nil"/>
              <w:bottom w:val="single" w:sz="4" w:space="0" w:color="auto"/>
              <w:right w:val="single" w:sz="4" w:space="0" w:color="auto"/>
            </w:tcBorders>
            <w:shd w:val="clear" w:color="auto" w:fill="auto"/>
            <w:noWrap/>
            <w:vAlign w:val="center"/>
          </w:tcPr>
          <w:p w14:paraId="1183124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17" w:type="pct"/>
            <w:tcBorders>
              <w:top w:val="nil"/>
              <w:left w:val="nil"/>
              <w:bottom w:val="single" w:sz="4" w:space="0" w:color="auto"/>
              <w:right w:val="single" w:sz="4" w:space="0" w:color="auto"/>
            </w:tcBorders>
            <w:shd w:val="clear" w:color="auto" w:fill="auto"/>
            <w:noWrap/>
            <w:vAlign w:val="center"/>
          </w:tcPr>
          <w:p w14:paraId="6C60405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8" w:type="pct"/>
            <w:tcBorders>
              <w:top w:val="nil"/>
              <w:left w:val="nil"/>
              <w:bottom w:val="single" w:sz="4" w:space="0" w:color="auto"/>
              <w:right w:val="single" w:sz="4" w:space="0" w:color="auto"/>
            </w:tcBorders>
            <w:shd w:val="clear" w:color="auto" w:fill="auto"/>
            <w:noWrap/>
            <w:vAlign w:val="center"/>
          </w:tcPr>
          <w:p w14:paraId="43907B8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17" w:type="pct"/>
            <w:tcBorders>
              <w:top w:val="nil"/>
              <w:left w:val="nil"/>
              <w:bottom w:val="single" w:sz="4" w:space="0" w:color="auto"/>
              <w:right w:val="single" w:sz="4" w:space="0" w:color="auto"/>
            </w:tcBorders>
            <w:shd w:val="clear" w:color="auto" w:fill="auto"/>
            <w:noWrap/>
            <w:vAlign w:val="center"/>
          </w:tcPr>
          <w:p w14:paraId="18DFE00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w:t>
            </w:r>
          </w:p>
        </w:tc>
        <w:tc>
          <w:tcPr>
            <w:tcW w:w="217" w:type="pct"/>
            <w:tcBorders>
              <w:top w:val="nil"/>
              <w:left w:val="nil"/>
              <w:bottom w:val="single" w:sz="4" w:space="0" w:color="auto"/>
              <w:right w:val="single" w:sz="4" w:space="0" w:color="auto"/>
            </w:tcBorders>
            <w:shd w:val="clear" w:color="auto" w:fill="auto"/>
            <w:noWrap/>
            <w:vAlign w:val="center"/>
          </w:tcPr>
          <w:p w14:paraId="5FA3562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95" w:type="pct"/>
            <w:tcBorders>
              <w:top w:val="nil"/>
              <w:left w:val="nil"/>
              <w:bottom w:val="single" w:sz="4" w:space="0" w:color="auto"/>
              <w:right w:val="single" w:sz="4" w:space="0" w:color="auto"/>
            </w:tcBorders>
            <w:shd w:val="clear" w:color="auto" w:fill="auto"/>
            <w:noWrap/>
            <w:vAlign w:val="center"/>
          </w:tcPr>
          <w:p w14:paraId="182CBA3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8" w:type="pct"/>
            <w:tcBorders>
              <w:top w:val="nil"/>
              <w:left w:val="nil"/>
              <w:bottom w:val="single" w:sz="4" w:space="0" w:color="auto"/>
              <w:right w:val="single" w:sz="4" w:space="0" w:color="auto"/>
            </w:tcBorders>
            <w:shd w:val="clear" w:color="auto" w:fill="auto"/>
            <w:noWrap/>
            <w:vAlign w:val="center"/>
          </w:tcPr>
          <w:p w14:paraId="06F06B4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r>
      <w:tr w:rsidR="00E569F9" w:rsidRPr="00B87AB8" w14:paraId="286FC46A" w14:textId="77777777" w:rsidTr="005C6556">
        <w:trPr>
          <w:trHeight w:val="312"/>
        </w:trPr>
        <w:tc>
          <w:tcPr>
            <w:tcW w:w="1137" w:type="pct"/>
            <w:vMerge/>
            <w:tcBorders>
              <w:top w:val="nil"/>
              <w:left w:val="single" w:sz="4" w:space="0" w:color="auto"/>
              <w:bottom w:val="single" w:sz="4" w:space="0" w:color="auto"/>
              <w:right w:val="single" w:sz="4" w:space="0" w:color="auto"/>
            </w:tcBorders>
            <w:vAlign w:val="center"/>
          </w:tcPr>
          <w:p w14:paraId="142C8A0E"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217" w:type="pct"/>
            <w:tcBorders>
              <w:top w:val="nil"/>
              <w:left w:val="nil"/>
              <w:bottom w:val="single" w:sz="4" w:space="0" w:color="auto"/>
              <w:right w:val="single" w:sz="4" w:space="0" w:color="auto"/>
            </w:tcBorders>
            <w:shd w:val="clear" w:color="auto" w:fill="auto"/>
            <w:noWrap/>
            <w:vAlign w:val="center"/>
          </w:tcPr>
          <w:p w14:paraId="0BB9036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95" w:type="pct"/>
            <w:tcBorders>
              <w:top w:val="nil"/>
              <w:left w:val="nil"/>
              <w:bottom w:val="single" w:sz="4" w:space="0" w:color="auto"/>
              <w:right w:val="single" w:sz="4" w:space="0" w:color="auto"/>
            </w:tcBorders>
            <w:shd w:val="clear" w:color="000000" w:fill="F2F2F2"/>
            <w:noWrap/>
            <w:vAlign w:val="center"/>
          </w:tcPr>
          <w:p w14:paraId="53C3F80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T1</w:t>
            </w:r>
          </w:p>
        </w:tc>
        <w:tc>
          <w:tcPr>
            <w:tcW w:w="217" w:type="pct"/>
            <w:tcBorders>
              <w:top w:val="nil"/>
              <w:left w:val="nil"/>
              <w:bottom w:val="single" w:sz="4" w:space="0" w:color="auto"/>
              <w:right w:val="single" w:sz="4" w:space="0" w:color="auto"/>
            </w:tcBorders>
            <w:shd w:val="clear" w:color="000000" w:fill="F2F2F2"/>
            <w:noWrap/>
            <w:vAlign w:val="center"/>
          </w:tcPr>
          <w:p w14:paraId="200F298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95" w:type="pct"/>
            <w:tcBorders>
              <w:top w:val="nil"/>
              <w:left w:val="nil"/>
              <w:bottom w:val="single" w:sz="4" w:space="0" w:color="auto"/>
              <w:right w:val="single" w:sz="4" w:space="0" w:color="auto"/>
            </w:tcBorders>
            <w:shd w:val="clear" w:color="000000" w:fill="F2F2F2"/>
            <w:noWrap/>
            <w:vAlign w:val="center"/>
          </w:tcPr>
          <w:p w14:paraId="00B97CC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7" w:type="pct"/>
            <w:tcBorders>
              <w:top w:val="nil"/>
              <w:left w:val="nil"/>
              <w:bottom w:val="single" w:sz="4" w:space="0" w:color="auto"/>
              <w:right w:val="single" w:sz="4" w:space="0" w:color="auto"/>
            </w:tcBorders>
            <w:shd w:val="clear" w:color="auto" w:fill="auto"/>
            <w:noWrap/>
            <w:vAlign w:val="center"/>
          </w:tcPr>
          <w:p w14:paraId="66F4E2D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95" w:type="pct"/>
            <w:tcBorders>
              <w:top w:val="nil"/>
              <w:left w:val="nil"/>
              <w:bottom w:val="single" w:sz="4" w:space="0" w:color="auto"/>
              <w:right w:val="single" w:sz="4" w:space="0" w:color="auto"/>
            </w:tcBorders>
            <w:shd w:val="clear" w:color="000000" w:fill="F2F2F2"/>
            <w:noWrap/>
            <w:vAlign w:val="center"/>
          </w:tcPr>
          <w:p w14:paraId="5BAF384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7" w:type="pct"/>
            <w:tcBorders>
              <w:top w:val="nil"/>
              <w:left w:val="nil"/>
              <w:bottom w:val="single" w:sz="4" w:space="0" w:color="auto"/>
              <w:right w:val="single" w:sz="4" w:space="0" w:color="auto"/>
            </w:tcBorders>
            <w:shd w:val="clear" w:color="000000" w:fill="F2F2F2"/>
            <w:noWrap/>
            <w:vAlign w:val="center"/>
          </w:tcPr>
          <w:p w14:paraId="6C100AB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95" w:type="pct"/>
            <w:tcBorders>
              <w:top w:val="nil"/>
              <w:left w:val="nil"/>
              <w:bottom w:val="single" w:sz="4" w:space="0" w:color="auto"/>
              <w:right w:val="single" w:sz="4" w:space="0" w:color="auto"/>
            </w:tcBorders>
            <w:shd w:val="clear" w:color="000000" w:fill="F2F2F2"/>
            <w:noWrap/>
            <w:vAlign w:val="center"/>
          </w:tcPr>
          <w:p w14:paraId="3E77C40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T1</w:t>
            </w:r>
          </w:p>
        </w:tc>
        <w:tc>
          <w:tcPr>
            <w:tcW w:w="217" w:type="pct"/>
            <w:tcBorders>
              <w:top w:val="nil"/>
              <w:left w:val="nil"/>
              <w:bottom w:val="single" w:sz="4" w:space="0" w:color="auto"/>
              <w:right w:val="single" w:sz="4" w:space="0" w:color="auto"/>
            </w:tcBorders>
            <w:shd w:val="clear" w:color="auto" w:fill="auto"/>
            <w:noWrap/>
            <w:vAlign w:val="center"/>
          </w:tcPr>
          <w:p w14:paraId="13A9222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17" w:type="pct"/>
            <w:tcBorders>
              <w:top w:val="nil"/>
              <w:left w:val="nil"/>
              <w:bottom w:val="single" w:sz="4" w:space="0" w:color="auto"/>
              <w:right w:val="single" w:sz="4" w:space="0" w:color="auto"/>
            </w:tcBorders>
            <w:shd w:val="clear" w:color="000000" w:fill="F2F2F2"/>
            <w:noWrap/>
            <w:vAlign w:val="center"/>
          </w:tcPr>
          <w:p w14:paraId="5A8F2C0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17" w:type="pct"/>
            <w:tcBorders>
              <w:top w:val="nil"/>
              <w:left w:val="nil"/>
              <w:bottom w:val="single" w:sz="4" w:space="0" w:color="auto"/>
              <w:right w:val="single" w:sz="4" w:space="0" w:color="auto"/>
            </w:tcBorders>
            <w:shd w:val="clear" w:color="000000" w:fill="F2F2F2"/>
            <w:noWrap/>
            <w:vAlign w:val="center"/>
          </w:tcPr>
          <w:p w14:paraId="41999CF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8" w:type="pct"/>
            <w:tcBorders>
              <w:top w:val="nil"/>
              <w:left w:val="nil"/>
              <w:bottom w:val="single" w:sz="4" w:space="0" w:color="auto"/>
              <w:right w:val="single" w:sz="4" w:space="0" w:color="auto"/>
            </w:tcBorders>
            <w:shd w:val="clear" w:color="000000" w:fill="F2F2F2"/>
            <w:noWrap/>
            <w:vAlign w:val="center"/>
          </w:tcPr>
          <w:p w14:paraId="3D27194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17" w:type="pct"/>
            <w:tcBorders>
              <w:top w:val="nil"/>
              <w:left w:val="nil"/>
              <w:bottom w:val="single" w:sz="4" w:space="0" w:color="auto"/>
              <w:right w:val="single" w:sz="4" w:space="0" w:color="auto"/>
            </w:tcBorders>
            <w:shd w:val="clear" w:color="auto" w:fill="auto"/>
            <w:noWrap/>
            <w:vAlign w:val="center"/>
          </w:tcPr>
          <w:p w14:paraId="2000999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17" w:type="pct"/>
            <w:tcBorders>
              <w:top w:val="nil"/>
              <w:left w:val="nil"/>
              <w:bottom w:val="single" w:sz="4" w:space="0" w:color="auto"/>
              <w:right w:val="single" w:sz="4" w:space="0" w:color="auto"/>
            </w:tcBorders>
            <w:shd w:val="clear" w:color="000000" w:fill="F2F2F2"/>
            <w:noWrap/>
            <w:vAlign w:val="center"/>
          </w:tcPr>
          <w:p w14:paraId="5210506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95" w:type="pct"/>
            <w:tcBorders>
              <w:top w:val="nil"/>
              <w:left w:val="nil"/>
              <w:bottom w:val="single" w:sz="4" w:space="0" w:color="auto"/>
              <w:right w:val="single" w:sz="4" w:space="0" w:color="auto"/>
            </w:tcBorders>
            <w:shd w:val="clear" w:color="auto" w:fill="7F7F7F"/>
            <w:noWrap/>
            <w:vAlign w:val="center"/>
          </w:tcPr>
          <w:p w14:paraId="56E95B8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r w:rsidRPr="00B87AB8">
              <w:rPr>
                <w:rFonts w:ascii="宋体" w:eastAsia="宋体" w:hAnsi="宋体" w:hint="eastAsia"/>
                <w:kern w:val="0"/>
                <w:sz w:val="24"/>
                <w:szCs w:val="24"/>
              </w:rPr>
              <w:t>/0</w:t>
            </w:r>
          </w:p>
        </w:tc>
        <w:tc>
          <w:tcPr>
            <w:tcW w:w="218" w:type="pct"/>
            <w:tcBorders>
              <w:top w:val="nil"/>
              <w:left w:val="nil"/>
              <w:bottom w:val="single" w:sz="4" w:space="0" w:color="auto"/>
              <w:right w:val="single" w:sz="4" w:space="0" w:color="auto"/>
            </w:tcBorders>
            <w:shd w:val="clear" w:color="000000" w:fill="F2F2F2"/>
            <w:noWrap/>
            <w:vAlign w:val="center"/>
          </w:tcPr>
          <w:p w14:paraId="516846C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r>
      <w:tr w:rsidR="00E569F9" w:rsidRPr="00B87AB8" w14:paraId="0C4548C0" w14:textId="77777777" w:rsidTr="005C6556">
        <w:trPr>
          <w:trHeight w:val="312"/>
        </w:trPr>
        <w:tc>
          <w:tcPr>
            <w:tcW w:w="1137" w:type="pct"/>
            <w:vMerge/>
            <w:tcBorders>
              <w:top w:val="nil"/>
              <w:left w:val="single" w:sz="4" w:space="0" w:color="auto"/>
              <w:bottom w:val="single" w:sz="4" w:space="0" w:color="auto"/>
              <w:right w:val="single" w:sz="4" w:space="0" w:color="auto"/>
            </w:tcBorders>
            <w:vAlign w:val="center"/>
          </w:tcPr>
          <w:p w14:paraId="62CEEFF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217" w:type="pct"/>
            <w:tcBorders>
              <w:top w:val="nil"/>
              <w:left w:val="nil"/>
              <w:bottom w:val="single" w:sz="4" w:space="0" w:color="auto"/>
              <w:right w:val="single" w:sz="4" w:space="0" w:color="auto"/>
            </w:tcBorders>
            <w:shd w:val="clear" w:color="auto" w:fill="auto"/>
            <w:noWrap/>
            <w:vAlign w:val="center"/>
          </w:tcPr>
          <w:p w14:paraId="37D8F8A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95" w:type="pct"/>
            <w:tcBorders>
              <w:top w:val="nil"/>
              <w:left w:val="nil"/>
              <w:bottom w:val="single" w:sz="4" w:space="0" w:color="auto"/>
              <w:right w:val="single" w:sz="4" w:space="0" w:color="auto"/>
            </w:tcBorders>
            <w:shd w:val="clear" w:color="000000" w:fill="F2F2F2"/>
            <w:noWrap/>
            <w:vAlign w:val="center"/>
          </w:tcPr>
          <w:p w14:paraId="19C7E64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17" w:type="pct"/>
            <w:tcBorders>
              <w:top w:val="nil"/>
              <w:left w:val="nil"/>
              <w:bottom w:val="single" w:sz="4" w:space="0" w:color="auto"/>
              <w:right w:val="single" w:sz="4" w:space="0" w:color="auto"/>
            </w:tcBorders>
            <w:shd w:val="clear" w:color="000000" w:fill="F2F2F2"/>
            <w:noWrap/>
            <w:vAlign w:val="center"/>
          </w:tcPr>
          <w:p w14:paraId="24DAE454" w14:textId="77777777" w:rsidR="00E569F9" w:rsidRPr="00B87AB8" w:rsidRDefault="0042067C"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95" w:type="pct"/>
            <w:tcBorders>
              <w:top w:val="nil"/>
              <w:left w:val="nil"/>
              <w:bottom w:val="single" w:sz="4" w:space="0" w:color="auto"/>
              <w:right w:val="single" w:sz="4" w:space="0" w:color="auto"/>
            </w:tcBorders>
            <w:shd w:val="clear" w:color="000000" w:fill="F2F2F2"/>
            <w:noWrap/>
            <w:vAlign w:val="center"/>
          </w:tcPr>
          <w:p w14:paraId="7C762182" w14:textId="77777777" w:rsidR="00E569F9" w:rsidRPr="00B87AB8" w:rsidRDefault="009F7AD6"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217" w:type="pct"/>
            <w:tcBorders>
              <w:top w:val="nil"/>
              <w:left w:val="nil"/>
              <w:bottom w:val="single" w:sz="4" w:space="0" w:color="auto"/>
              <w:right w:val="single" w:sz="4" w:space="0" w:color="auto"/>
            </w:tcBorders>
            <w:shd w:val="clear" w:color="auto" w:fill="auto"/>
            <w:noWrap/>
            <w:vAlign w:val="center"/>
          </w:tcPr>
          <w:p w14:paraId="5AF084D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95" w:type="pct"/>
            <w:tcBorders>
              <w:top w:val="nil"/>
              <w:left w:val="nil"/>
              <w:bottom w:val="single" w:sz="4" w:space="0" w:color="auto"/>
              <w:right w:val="single" w:sz="4" w:space="0" w:color="auto"/>
            </w:tcBorders>
            <w:shd w:val="clear" w:color="000000" w:fill="F2F2F2"/>
            <w:noWrap/>
            <w:vAlign w:val="center"/>
          </w:tcPr>
          <w:p w14:paraId="5826103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17" w:type="pct"/>
            <w:tcBorders>
              <w:top w:val="nil"/>
              <w:left w:val="nil"/>
              <w:bottom w:val="single" w:sz="4" w:space="0" w:color="auto"/>
              <w:right w:val="single" w:sz="4" w:space="0" w:color="auto"/>
            </w:tcBorders>
            <w:shd w:val="clear" w:color="000000" w:fill="F2F2F2"/>
            <w:noWrap/>
            <w:vAlign w:val="center"/>
          </w:tcPr>
          <w:p w14:paraId="4749DAF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95" w:type="pct"/>
            <w:tcBorders>
              <w:top w:val="nil"/>
              <w:left w:val="nil"/>
              <w:bottom w:val="single" w:sz="4" w:space="0" w:color="auto"/>
              <w:right w:val="single" w:sz="4" w:space="0" w:color="auto"/>
            </w:tcBorders>
            <w:shd w:val="clear" w:color="000000" w:fill="F2F2F2"/>
            <w:noWrap/>
            <w:vAlign w:val="center"/>
          </w:tcPr>
          <w:p w14:paraId="7761F14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17" w:type="pct"/>
            <w:tcBorders>
              <w:top w:val="nil"/>
              <w:left w:val="nil"/>
              <w:bottom w:val="single" w:sz="4" w:space="0" w:color="auto"/>
              <w:right w:val="single" w:sz="4" w:space="0" w:color="auto"/>
            </w:tcBorders>
            <w:shd w:val="clear" w:color="auto" w:fill="auto"/>
            <w:noWrap/>
            <w:vAlign w:val="center"/>
          </w:tcPr>
          <w:p w14:paraId="0372D9F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7" w:type="pct"/>
            <w:tcBorders>
              <w:top w:val="nil"/>
              <w:left w:val="nil"/>
              <w:bottom w:val="single" w:sz="4" w:space="0" w:color="auto"/>
              <w:right w:val="single" w:sz="4" w:space="0" w:color="auto"/>
            </w:tcBorders>
            <w:shd w:val="clear" w:color="000000" w:fill="F2F2F2"/>
            <w:noWrap/>
            <w:vAlign w:val="center"/>
          </w:tcPr>
          <w:p w14:paraId="682074D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7" w:type="pct"/>
            <w:tcBorders>
              <w:top w:val="nil"/>
              <w:left w:val="nil"/>
              <w:bottom w:val="single" w:sz="4" w:space="0" w:color="auto"/>
              <w:right w:val="single" w:sz="4" w:space="0" w:color="auto"/>
            </w:tcBorders>
            <w:shd w:val="clear" w:color="000000" w:fill="F2F2F2"/>
            <w:noWrap/>
            <w:vAlign w:val="center"/>
          </w:tcPr>
          <w:p w14:paraId="402EC74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8" w:type="pct"/>
            <w:tcBorders>
              <w:top w:val="nil"/>
              <w:left w:val="nil"/>
              <w:bottom w:val="single" w:sz="4" w:space="0" w:color="auto"/>
              <w:right w:val="single" w:sz="4" w:space="0" w:color="auto"/>
            </w:tcBorders>
            <w:shd w:val="clear" w:color="000000" w:fill="F2F2F2"/>
            <w:noWrap/>
            <w:vAlign w:val="center"/>
          </w:tcPr>
          <w:p w14:paraId="5D9FB59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7" w:type="pct"/>
            <w:tcBorders>
              <w:top w:val="nil"/>
              <w:left w:val="nil"/>
              <w:bottom w:val="single" w:sz="4" w:space="0" w:color="auto"/>
              <w:right w:val="single" w:sz="4" w:space="0" w:color="auto"/>
            </w:tcBorders>
            <w:shd w:val="clear" w:color="auto" w:fill="auto"/>
            <w:noWrap/>
            <w:vAlign w:val="center"/>
          </w:tcPr>
          <w:p w14:paraId="5306A15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7" w:type="pct"/>
            <w:tcBorders>
              <w:top w:val="nil"/>
              <w:left w:val="nil"/>
              <w:bottom w:val="single" w:sz="4" w:space="0" w:color="auto"/>
              <w:right w:val="single" w:sz="4" w:space="0" w:color="auto"/>
            </w:tcBorders>
            <w:shd w:val="clear" w:color="000000" w:fill="F2F2F2"/>
            <w:noWrap/>
            <w:vAlign w:val="center"/>
          </w:tcPr>
          <w:p w14:paraId="40699DD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95" w:type="pct"/>
            <w:tcBorders>
              <w:top w:val="nil"/>
              <w:left w:val="nil"/>
              <w:bottom w:val="single" w:sz="4" w:space="0" w:color="auto"/>
              <w:right w:val="single" w:sz="4" w:space="0" w:color="auto"/>
            </w:tcBorders>
            <w:shd w:val="clear" w:color="auto" w:fill="7F7F7F"/>
            <w:noWrap/>
            <w:vAlign w:val="center"/>
          </w:tcPr>
          <w:p w14:paraId="2ED9234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0/0</w:t>
            </w:r>
          </w:p>
        </w:tc>
        <w:tc>
          <w:tcPr>
            <w:tcW w:w="218" w:type="pct"/>
            <w:tcBorders>
              <w:top w:val="nil"/>
              <w:left w:val="nil"/>
              <w:bottom w:val="single" w:sz="4" w:space="0" w:color="auto"/>
              <w:right w:val="single" w:sz="4" w:space="0" w:color="auto"/>
            </w:tcBorders>
            <w:shd w:val="clear" w:color="000000" w:fill="F2F2F2"/>
            <w:noWrap/>
            <w:vAlign w:val="center"/>
          </w:tcPr>
          <w:p w14:paraId="5B2A993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r>
      <w:tr w:rsidR="00E569F9" w:rsidRPr="00B87AB8" w14:paraId="1FB8F133" w14:textId="77777777" w:rsidTr="005C6556">
        <w:trPr>
          <w:trHeight w:val="312"/>
        </w:trPr>
        <w:tc>
          <w:tcPr>
            <w:tcW w:w="1137" w:type="pct"/>
            <w:vMerge/>
            <w:tcBorders>
              <w:top w:val="nil"/>
              <w:left w:val="single" w:sz="4" w:space="0" w:color="auto"/>
              <w:bottom w:val="single" w:sz="4" w:space="0" w:color="auto"/>
              <w:right w:val="single" w:sz="4" w:space="0" w:color="auto"/>
            </w:tcBorders>
            <w:vAlign w:val="center"/>
          </w:tcPr>
          <w:p w14:paraId="590498D5"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217" w:type="pct"/>
            <w:tcBorders>
              <w:top w:val="nil"/>
              <w:left w:val="nil"/>
              <w:bottom w:val="single" w:sz="4" w:space="0" w:color="auto"/>
              <w:right w:val="single" w:sz="4" w:space="0" w:color="auto"/>
            </w:tcBorders>
            <w:shd w:val="clear" w:color="auto" w:fill="auto"/>
            <w:noWrap/>
            <w:vAlign w:val="center"/>
          </w:tcPr>
          <w:p w14:paraId="20680E3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95" w:type="pct"/>
            <w:tcBorders>
              <w:top w:val="nil"/>
              <w:left w:val="nil"/>
              <w:bottom w:val="single" w:sz="4" w:space="0" w:color="auto"/>
              <w:right w:val="single" w:sz="4" w:space="0" w:color="auto"/>
            </w:tcBorders>
            <w:shd w:val="clear" w:color="000000" w:fill="F2F2F2"/>
            <w:noWrap/>
            <w:vAlign w:val="center"/>
          </w:tcPr>
          <w:p w14:paraId="52F6A1A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7" w:type="pct"/>
            <w:tcBorders>
              <w:top w:val="nil"/>
              <w:left w:val="nil"/>
              <w:bottom w:val="single" w:sz="4" w:space="0" w:color="auto"/>
              <w:right w:val="single" w:sz="4" w:space="0" w:color="auto"/>
            </w:tcBorders>
            <w:shd w:val="clear" w:color="000000" w:fill="F2F2F2"/>
            <w:noWrap/>
            <w:vAlign w:val="center"/>
          </w:tcPr>
          <w:p w14:paraId="5AA49B06" w14:textId="77777777" w:rsidR="00E569F9" w:rsidRPr="00B87AB8" w:rsidRDefault="009F7AD6"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295" w:type="pct"/>
            <w:tcBorders>
              <w:top w:val="nil"/>
              <w:left w:val="nil"/>
              <w:bottom w:val="single" w:sz="4" w:space="0" w:color="auto"/>
              <w:right w:val="single" w:sz="4" w:space="0" w:color="auto"/>
            </w:tcBorders>
            <w:shd w:val="clear" w:color="000000" w:fill="F2F2F2"/>
            <w:noWrap/>
            <w:vAlign w:val="center"/>
          </w:tcPr>
          <w:p w14:paraId="77DC0BB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1T</w:t>
            </w:r>
          </w:p>
        </w:tc>
        <w:tc>
          <w:tcPr>
            <w:tcW w:w="217" w:type="pct"/>
            <w:tcBorders>
              <w:top w:val="nil"/>
              <w:left w:val="nil"/>
              <w:bottom w:val="single" w:sz="4" w:space="0" w:color="auto"/>
              <w:right w:val="single" w:sz="4" w:space="0" w:color="auto"/>
            </w:tcBorders>
            <w:shd w:val="clear" w:color="auto" w:fill="auto"/>
            <w:noWrap/>
            <w:vAlign w:val="center"/>
          </w:tcPr>
          <w:p w14:paraId="4FBA8A2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95" w:type="pct"/>
            <w:tcBorders>
              <w:top w:val="nil"/>
              <w:left w:val="nil"/>
              <w:bottom w:val="single" w:sz="4" w:space="0" w:color="auto"/>
              <w:right w:val="single" w:sz="4" w:space="0" w:color="auto"/>
            </w:tcBorders>
            <w:shd w:val="clear" w:color="000000" w:fill="F2F2F2"/>
            <w:noWrap/>
            <w:vAlign w:val="center"/>
          </w:tcPr>
          <w:p w14:paraId="4253D5C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1T</w:t>
            </w:r>
          </w:p>
        </w:tc>
        <w:tc>
          <w:tcPr>
            <w:tcW w:w="217" w:type="pct"/>
            <w:tcBorders>
              <w:top w:val="nil"/>
              <w:left w:val="nil"/>
              <w:bottom w:val="single" w:sz="4" w:space="0" w:color="auto"/>
              <w:right w:val="single" w:sz="4" w:space="0" w:color="auto"/>
            </w:tcBorders>
            <w:shd w:val="clear" w:color="000000" w:fill="F2F2F2"/>
            <w:noWrap/>
            <w:vAlign w:val="center"/>
          </w:tcPr>
          <w:p w14:paraId="253C658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95" w:type="pct"/>
            <w:tcBorders>
              <w:top w:val="nil"/>
              <w:left w:val="nil"/>
              <w:bottom w:val="single" w:sz="4" w:space="0" w:color="auto"/>
              <w:right w:val="single" w:sz="4" w:space="0" w:color="auto"/>
            </w:tcBorders>
            <w:shd w:val="clear" w:color="000000" w:fill="F2F2F2"/>
            <w:noWrap/>
            <w:vAlign w:val="center"/>
          </w:tcPr>
          <w:p w14:paraId="190F645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7" w:type="pct"/>
            <w:tcBorders>
              <w:top w:val="nil"/>
              <w:left w:val="nil"/>
              <w:bottom w:val="single" w:sz="4" w:space="0" w:color="auto"/>
              <w:right w:val="single" w:sz="4" w:space="0" w:color="auto"/>
            </w:tcBorders>
            <w:shd w:val="clear" w:color="auto" w:fill="auto"/>
            <w:noWrap/>
            <w:vAlign w:val="center"/>
          </w:tcPr>
          <w:p w14:paraId="7E88A92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17" w:type="pct"/>
            <w:tcBorders>
              <w:top w:val="nil"/>
              <w:left w:val="nil"/>
              <w:bottom w:val="single" w:sz="4" w:space="0" w:color="auto"/>
              <w:right w:val="single" w:sz="4" w:space="0" w:color="auto"/>
            </w:tcBorders>
            <w:shd w:val="clear" w:color="000000" w:fill="F2F2F2"/>
            <w:noWrap/>
            <w:vAlign w:val="center"/>
          </w:tcPr>
          <w:p w14:paraId="5BCE37A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17" w:type="pct"/>
            <w:tcBorders>
              <w:top w:val="nil"/>
              <w:left w:val="nil"/>
              <w:bottom w:val="single" w:sz="4" w:space="0" w:color="auto"/>
              <w:right w:val="single" w:sz="4" w:space="0" w:color="auto"/>
            </w:tcBorders>
            <w:shd w:val="clear" w:color="000000" w:fill="F2F2F2"/>
            <w:noWrap/>
            <w:vAlign w:val="center"/>
          </w:tcPr>
          <w:p w14:paraId="113AC11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18" w:type="pct"/>
            <w:tcBorders>
              <w:top w:val="nil"/>
              <w:left w:val="nil"/>
              <w:bottom w:val="single" w:sz="4" w:space="0" w:color="auto"/>
              <w:right w:val="single" w:sz="4" w:space="0" w:color="auto"/>
            </w:tcBorders>
            <w:shd w:val="clear" w:color="000000" w:fill="F2F2F2"/>
            <w:noWrap/>
            <w:vAlign w:val="center"/>
          </w:tcPr>
          <w:p w14:paraId="160E4FA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17" w:type="pct"/>
            <w:tcBorders>
              <w:top w:val="nil"/>
              <w:left w:val="nil"/>
              <w:bottom w:val="single" w:sz="4" w:space="0" w:color="auto"/>
              <w:right w:val="single" w:sz="4" w:space="0" w:color="auto"/>
            </w:tcBorders>
            <w:shd w:val="clear" w:color="auto" w:fill="auto"/>
            <w:noWrap/>
            <w:vAlign w:val="center"/>
          </w:tcPr>
          <w:p w14:paraId="3E1240F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17" w:type="pct"/>
            <w:tcBorders>
              <w:top w:val="nil"/>
              <w:left w:val="nil"/>
              <w:bottom w:val="single" w:sz="4" w:space="0" w:color="auto"/>
              <w:right w:val="single" w:sz="4" w:space="0" w:color="auto"/>
            </w:tcBorders>
            <w:shd w:val="clear" w:color="000000" w:fill="F2F2F2"/>
            <w:noWrap/>
            <w:vAlign w:val="center"/>
          </w:tcPr>
          <w:p w14:paraId="5D52026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T</w:t>
            </w:r>
          </w:p>
        </w:tc>
        <w:tc>
          <w:tcPr>
            <w:tcW w:w="295" w:type="pct"/>
            <w:tcBorders>
              <w:top w:val="nil"/>
              <w:left w:val="nil"/>
              <w:bottom w:val="single" w:sz="4" w:space="0" w:color="auto"/>
              <w:right w:val="single" w:sz="4" w:space="0" w:color="auto"/>
            </w:tcBorders>
            <w:shd w:val="clear" w:color="auto" w:fill="7F7F7F"/>
            <w:noWrap/>
            <w:vAlign w:val="center"/>
          </w:tcPr>
          <w:p w14:paraId="2E33846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T/0</w:t>
            </w:r>
          </w:p>
        </w:tc>
        <w:tc>
          <w:tcPr>
            <w:tcW w:w="218" w:type="pct"/>
            <w:tcBorders>
              <w:top w:val="nil"/>
              <w:left w:val="nil"/>
              <w:bottom w:val="single" w:sz="4" w:space="0" w:color="auto"/>
              <w:right w:val="single" w:sz="4" w:space="0" w:color="auto"/>
            </w:tcBorders>
            <w:shd w:val="clear" w:color="000000" w:fill="F2F2F2"/>
            <w:noWrap/>
            <w:vAlign w:val="center"/>
          </w:tcPr>
          <w:p w14:paraId="096C6DB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r>
    </w:tbl>
    <w:p w14:paraId="1509F976" w14:textId="77777777" w:rsidR="00E569F9" w:rsidRPr="00B87AB8" w:rsidRDefault="00E569F9" w:rsidP="00E569F9">
      <w:pPr>
        <w:ind w:firstLine="600"/>
        <w:jc w:val="both"/>
        <w:rPr>
          <w:rFonts w:eastAsia="宋体"/>
          <w:szCs w:val="28"/>
        </w:rPr>
      </w:pPr>
      <w:r w:rsidRPr="00B87AB8">
        <w:rPr>
          <w:rFonts w:eastAsia="宋体" w:hint="eastAsia"/>
          <w:szCs w:val="28"/>
        </w:rPr>
        <w:t>如上所述，为了解决</w:t>
      </w:r>
      <w:r w:rsidRPr="00B87AB8">
        <w:rPr>
          <w:rFonts w:eastAsia="宋体"/>
          <w:szCs w:val="28"/>
        </w:rPr>
        <w:t>对称三进制在二进制环境上的</w:t>
      </w:r>
      <w:r w:rsidRPr="00B87AB8">
        <w:rPr>
          <w:rFonts w:eastAsia="宋体" w:hint="eastAsia"/>
          <w:szCs w:val="28"/>
        </w:rPr>
        <w:t>运算</w:t>
      </w:r>
      <w:r w:rsidRPr="00B87AB8">
        <w:rPr>
          <w:rFonts w:eastAsia="宋体"/>
          <w:szCs w:val="28"/>
        </w:rPr>
        <w:t>的</w:t>
      </w:r>
      <w:r w:rsidRPr="00B87AB8">
        <w:rPr>
          <w:rFonts w:eastAsia="宋体" w:hint="eastAsia"/>
          <w:szCs w:val="28"/>
        </w:rPr>
        <w:t>方法</w:t>
      </w:r>
      <w:r w:rsidRPr="00B87AB8">
        <w:rPr>
          <w:rFonts w:eastAsia="宋体"/>
          <w:szCs w:val="28"/>
        </w:rPr>
        <w:t>，本发明人引入了一个</w:t>
      </w:r>
      <w:r w:rsidRPr="00B87AB8">
        <w:rPr>
          <w:rFonts w:eastAsia="宋体" w:hint="eastAsia"/>
          <w:szCs w:val="28"/>
        </w:rPr>
        <w:t>“比合”</w:t>
      </w:r>
      <w:r w:rsidRPr="00B87AB8">
        <w:rPr>
          <w:rFonts w:eastAsia="宋体"/>
          <w:szCs w:val="28"/>
        </w:rPr>
        <w:t>概念</w:t>
      </w:r>
      <w:r w:rsidRPr="00B87AB8">
        <w:rPr>
          <w:rFonts w:eastAsia="宋体" w:hint="eastAsia"/>
          <w:szCs w:val="28"/>
        </w:rPr>
        <w:t>，并</w:t>
      </w:r>
      <w:r w:rsidRPr="00B87AB8">
        <w:rPr>
          <w:rFonts w:eastAsia="宋体"/>
          <w:szCs w:val="28"/>
        </w:rPr>
        <w:t>通过</w:t>
      </w:r>
      <w:r w:rsidRPr="00B87AB8">
        <w:rPr>
          <w:rFonts w:eastAsia="宋体" w:hint="eastAsia"/>
          <w:szCs w:val="28"/>
        </w:rPr>
        <w:t>“</w:t>
      </w:r>
      <w:r w:rsidRPr="00B87AB8">
        <w:rPr>
          <w:rFonts w:eastAsia="宋体"/>
          <w:szCs w:val="28"/>
        </w:rPr>
        <w:t>比合</w:t>
      </w:r>
      <w:r w:rsidRPr="00B87AB8">
        <w:rPr>
          <w:rFonts w:eastAsia="宋体"/>
          <w:szCs w:val="28"/>
        </w:rPr>
        <w:t>”</w:t>
      </w:r>
      <w:r w:rsidRPr="00B87AB8">
        <w:rPr>
          <w:rFonts w:eastAsia="宋体"/>
          <w:szCs w:val="28"/>
        </w:rPr>
        <w:t>概念</w:t>
      </w:r>
      <w:r w:rsidRPr="00B87AB8">
        <w:rPr>
          <w:rFonts w:eastAsia="宋体" w:hint="eastAsia"/>
          <w:szCs w:val="28"/>
        </w:rPr>
        <w:t>的</w:t>
      </w:r>
      <w:r w:rsidRPr="00B87AB8">
        <w:rPr>
          <w:rFonts w:eastAsia="宋体"/>
          <w:szCs w:val="28"/>
        </w:rPr>
        <w:t>基础上引申和</w:t>
      </w:r>
      <w:r w:rsidRPr="00B87AB8">
        <w:rPr>
          <w:rFonts w:eastAsia="宋体" w:hint="eastAsia"/>
          <w:szCs w:val="28"/>
        </w:rPr>
        <w:t>演算“</w:t>
      </w:r>
      <w:r w:rsidRPr="00B87AB8">
        <w:rPr>
          <w:rFonts w:eastAsia="宋体"/>
          <w:szCs w:val="28"/>
        </w:rPr>
        <w:t>阴阳比叁</w:t>
      </w:r>
      <w:r w:rsidRPr="00B87AB8">
        <w:rPr>
          <w:rFonts w:eastAsia="宋体" w:hint="eastAsia"/>
          <w:szCs w:val="28"/>
        </w:rPr>
        <w:t>”</w:t>
      </w:r>
      <w:r w:rsidRPr="00B87AB8">
        <w:rPr>
          <w:rFonts w:eastAsia="宋体"/>
          <w:szCs w:val="28"/>
        </w:rPr>
        <w:t>的原理</w:t>
      </w:r>
      <w:r w:rsidRPr="00B87AB8">
        <w:rPr>
          <w:rFonts w:eastAsia="宋体" w:hint="eastAsia"/>
          <w:szCs w:val="28"/>
        </w:rPr>
        <w:t>和</w:t>
      </w:r>
      <w:r w:rsidRPr="00B87AB8">
        <w:rPr>
          <w:rFonts w:eastAsia="宋体"/>
          <w:szCs w:val="28"/>
        </w:rPr>
        <w:t>对称三进制</w:t>
      </w:r>
      <w:r w:rsidRPr="00B87AB8">
        <w:rPr>
          <w:rFonts w:eastAsia="宋体" w:hint="eastAsia"/>
          <w:szCs w:val="28"/>
        </w:rPr>
        <w:t>在</w:t>
      </w:r>
      <w:r w:rsidRPr="00B87AB8">
        <w:rPr>
          <w:rFonts w:eastAsia="宋体"/>
          <w:szCs w:val="28"/>
        </w:rPr>
        <w:t>二进制</w:t>
      </w:r>
      <w:r w:rsidRPr="00B87AB8">
        <w:rPr>
          <w:rFonts w:eastAsia="宋体" w:hint="eastAsia"/>
          <w:szCs w:val="28"/>
        </w:rPr>
        <w:t>环境下</w:t>
      </w:r>
      <w:r w:rsidRPr="00B87AB8">
        <w:rPr>
          <w:rFonts w:eastAsia="宋体"/>
          <w:szCs w:val="28"/>
        </w:rPr>
        <w:t>的运算方法</w:t>
      </w:r>
      <w:r w:rsidRPr="00B87AB8">
        <w:rPr>
          <w:rFonts w:eastAsia="宋体" w:hint="eastAsia"/>
          <w:szCs w:val="28"/>
        </w:rPr>
        <w:t>。“比合”是相同</w:t>
      </w:r>
      <w:r w:rsidRPr="00B87AB8">
        <w:rPr>
          <w:rFonts w:eastAsia="宋体"/>
          <w:szCs w:val="28"/>
        </w:rPr>
        <w:t>类型的</w:t>
      </w:r>
      <w:r w:rsidRPr="00B87AB8">
        <w:rPr>
          <w:rFonts w:eastAsia="宋体" w:hint="eastAsia"/>
          <w:szCs w:val="28"/>
        </w:rPr>
        <w:t>不同</w:t>
      </w:r>
      <w:r w:rsidRPr="00B87AB8">
        <w:rPr>
          <w:rFonts w:eastAsia="宋体"/>
          <w:szCs w:val="28"/>
        </w:rPr>
        <w:t>形式的</w:t>
      </w:r>
      <w:r w:rsidRPr="00B87AB8">
        <w:rPr>
          <w:rFonts w:eastAsia="宋体" w:hint="eastAsia"/>
          <w:szCs w:val="28"/>
        </w:rPr>
        <w:t>离散事物</w:t>
      </w:r>
      <w:r w:rsidRPr="00B87AB8">
        <w:rPr>
          <w:rFonts w:eastAsia="宋体"/>
          <w:szCs w:val="28"/>
        </w:rPr>
        <w:t>的相比相互</w:t>
      </w:r>
      <w:r w:rsidRPr="00B87AB8">
        <w:rPr>
          <w:rFonts w:eastAsia="宋体" w:hint="eastAsia"/>
          <w:szCs w:val="28"/>
        </w:rPr>
        <w:t>配合</w:t>
      </w:r>
      <w:r w:rsidRPr="00B87AB8">
        <w:rPr>
          <w:rFonts w:eastAsia="宋体"/>
          <w:szCs w:val="28"/>
        </w:rPr>
        <w:t>的结合</w:t>
      </w:r>
      <w:r w:rsidRPr="00B87AB8">
        <w:rPr>
          <w:rFonts w:eastAsia="宋体" w:hint="eastAsia"/>
          <w:szCs w:val="28"/>
        </w:rPr>
        <w:t>，精确</w:t>
      </w:r>
      <w:r w:rsidRPr="00B87AB8">
        <w:rPr>
          <w:rFonts w:eastAsia="宋体"/>
          <w:szCs w:val="28"/>
        </w:rPr>
        <w:t>表现</w:t>
      </w:r>
      <w:r w:rsidRPr="00B87AB8">
        <w:rPr>
          <w:rFonts w:eastAsia="宋体" w:hint="eastAsia"/>
          <w:szCs w:val="28"/>
        </w:rPr>
        <w:t>出</w:t>
      </w:r>
      <w:r w:rsidRPr="00B87AB8">
        <w:rPr>
          <w:rFonts w:eastAsia="宋体"/>
          <w:szCs w:val="28"/>
        </w:rPr>
        <w:t>另一个</w:t>
      </w:r>
      <w:r w:rsidRPr="00B87AB8">
        <w:rPr>
          <w:rFonts w:eastAsia="宋体" w:hint="eastAsia"/>
          <w:szCs w:val="28"/>
        </w:rPr>
        <w:t>单位事物的表现处理</w:t>
      </w:r>
      <w:r w:rsidRPr="00B87AB8">
        <w:rPr>
          <w:rFonts w:eastAsia="宋体"/>
          <w:szCs w:val="28"/>
        </w:rPr>
        <w:t>方式</w:t>
      </w:r>
      <w:r w:rsidRPr="00B87AB8">
        <w:rPr>
          <w:rFonts w:eastAsia="宋体" w:hint="eastAsia"/>
          <w:szCs w:val="28"/>
        </w:rPr>
        <w:t>。</w:t>
      </w:r>
      <w:r w:rsidRPr="00B87AB8">
        <w:rPr>
          <w:rFonts w:eastAsia="宋体"/>
          <w:szCs w:val="28"/>
        </w:rPr>
        <w:t>举个例子</w:t>
      </w:r>
      <w:r w:rsidRPr="00B87AB8">
        <w:rPr>
          <w:rFonts w:eastAsia="宋体" w:hint="eastAsia"/>
          <w:szCs w:val="28"/>
        </w:rPr>
        <w:t>，</w:t>
      </w:r>
      <w:r w:rsidRPr="00B87AB8">
        <w:rPr>
          <w:rFonts w:eastAsia="宋体"/>
          <w:szCs w:val="28"/>
        </w:rPr>
        <w:t>如我们的手臂</w:t>
      </w:r>
      <w:r w:rsidRPr="00B87AB8">
        <w:rPr>
          <w:rFonts w:eastAsia="宋体" w:hint="eastAsia"/>
          <w:szCs w:val="28"/>
        </w:rPr>
        <w:t>两个</w:t>
      </w:r>
      <w:r w:rsidRPr="00B87AB8">
        <w:rPr>
          <w:rFonts w:eastAsia="宋体"/>
          <w:szCs w:val="28"/>
        </w:rPr>
        <w:t>相反功能的</w:t>
      </w:r>
      <w:r w:rsidRPr="00B87AB8">
        <w:rPr>
          <w:rFonts w:eastAsia="宋体" w:hint="eastAsia"/>
          <w:szCs w:val="28"/>
        </w:rPr>
        <w:t>上肱二头肌和肱三头肌的收缩舒张相互</w:t>
      </w:r>
      <w:r w:rsidRPr="00B87AB8">
        <w:rPr>
          <w:rFonts w:eastAsia="宋体"/>
          <w:szCs w:val="28"/>
        </w:rPr>
        <w:t>配合</w:t>
      </w:r>
      <w:r w:rsidRPr="00B87AB8">
        <w:rPr>
          <w:rFonts w:eastAsia="宋体" w:hint="eastAsia"/>
          <w:szCs w:val="28"/>
        </w:rPr>
        <w:t>来</w:t>
      </w:r>
      <w:r w:rsidRPr="00B87AB8">
        <w:rPr>
          <w:rFonts w:eastAsia="宋体"/>
          <w:szCs w:val="28"/>
        </w:rPr>
        <w:t>控制手臂的精确动作</w:t>
      </w:r>
      <w:r w:rsidRPr="00B87AB8">
        <w:rPr>
          <w:rFonts w:eastAsia="宋体" w:hint="eastAsia"/>
          <w:szCs w:val="28"/>
        </w:rPr>
        <w:t>；</w:t>
      </w:r>
      <w:r w:rsidRPr="00B87AB8">
        <w:rPr>
          <w:rFonts w:eastAsia="宋体"/>
          <w:szCs w:val="28"/>
        </w:rPr>
        <w:t>两只眼睛的</w:t>
      </w:r>
      <w:r w:rsidRPr="00B87AB8">
        <w:rPr>
          <w:rFonts w:eastAsia="宋体" w:hint="eastAsia"/>
          <w:szCs w:val="28"/>
        </w:rPr>
        <w:t>相互</w:t>
      </w:r>
      <w:r w:rsidRPr="00B87AB8">
        <w:rPr>
          <w:rFonts w:eastAsia="宋体"/>
          <w:szCs w:val="28"/>
        </w:rPr>
        <w:t>配合视觉感受三维立体图像</w:t>
      </w:r>
      <w:r w:rsidRPr="00B87AB8">
        <w:rPr>
          <w:rFonts w:eastAsia="宋体" w:hint="eastAsia"/>
          <w:szCs w:val="28"/>
        </w:rPr>
        <w:t>；解释</w:t>
      </w:r>
      <w:r w:rsidRPr="00B87AB8">
        <w:rPr>
          <w:rFonts w:eastAsia="宋体"/>
          <w:szCs w:val="28"/>
        </w:rPr>
        <w:t>几何中的复数的实数部和虚数</w:t>
      </w:r>
      <w:r w:rsidRPr="00B87AB8">
        <w:rPr>
          <w:rFonts w:eastAsia="宋体" w:hint="eastAsia"/>
          <w:szCs w:val="28"/>
        </w:rPr>
        <w:t>部</w:t>
      </w:r>
      <w:r w:rsidRPr="00B87AB8">
        <w:rPr>
          <w:rFonts w:eastAsia="宋体"/>
          <w:szCs w:val="28"/>
        </w:rPr>
        <w:t>（实际上相同实数的不同坐标轴</w:t>
      </w:r>
      <w:r w:rsidRPr="00B87AB8">
        <w:rPr>
          <w:rFonts w:eastAsia="宋体" w:hint="eastAsia"/>
          <w:szCs w:val="28"/>
        </w:rPr>
        <w:t>上</w:t>
      </w:r>
      <w:r w:rsidRPr="00B87AB8">
        <w:rPr>
          <w:rFonts w:eastAsia="宋体"/>
          <w:szCs w:val="28"/>
        </w:rPr>
        <w:t>）的</w:t>
      </w:r>
      <w:r w:rsidRPr="00B87AB8">
        <w:rPr>
          <w:rFonts w:eastAsia="宋体" w:hint="eastAsia"/>
          <w:szCs w:val="28"/>
        </w:rPr>
        <w:t>相比相合</w:t>
      </w:r>
      <w:r w:rsidRPr="00B87AB8">
        <w:rPr>
          <w:rFonts w:eastAsia="宋体"/>
          <w:szCs w:val="28"/>
        </w:rPr>
        <w:t>来精确</w:t>
      </w:r>
      <w:r w:rsidRPr="00B87AB8">
        <w:rPr>
          <w:rFonts w:eastAsia="宋体" w:hint="eastAsia"/>
          <w:szCs w:val="28"/>
        </w:rPr>
        <w:t>描述</w:t>
      </w:r>
      <w:r w:rsidRPr="00B87AB8">
        <w:rPr>
          <w:rFonts w:eastAsia="宋体"/>
          <w:szCs w:val="28"/>
        </w:rPr>
        <w:t>二维空间上的一个点，生活中</w:t>
      </w:r>
      <w:r w:rsidRPr="00B87AB8">
        <w:rPr>
          <w:rFonts w:eastAsia="宋体" w:hint="eastAsia"/>
          <w:szCs w:val="28"/>
        </w:rPr>
        <w:t>到处</w:t>
      </w:r>
      <w:r w:rsidRPr="00B87AB8">
        <w:rPr>
          <w:rFonts w:eastAsia="宋体"/>
          <w:szCs w:val="28"/>
        </w:rPr>
        <w:t>有</w:t>
      </w:r>
      <w:r w:rsidRPr="00B87AB8">
        <w:rPr>
          <w:rFonts w:eastAsia="宋体" w:hint="eastAsia"/>
          <w:szCs w:val="28"/>
        </w:rPr>
        <w:t>“比合”处理</w:t>
      </w:r>
      <w:r w:rsidRPr="00B87AB8">
        <w:rPr>
          <w:rFonts w:eastAsia="宋体"/>
          <w:szCs w:val="28"/>
        </w:rPr>
        <w:t>的</w:t>
      </w:r>
      <w:r w:rsidRPr="00B87AB8">
        <w:rPr>
          <w:rFonts w:eastAsia="宋体" w:hint="eastAsia"/>
          <w:szCs w:val="28"/>
        </w:rPr>
        <w:t>踪影。</w:t>
      </w:r>
      <w:r w:rsidRPr="00B87AB8">
        <w:rPr>
          <w:rFonts w:eastAsia="宋体"/>
          <w:szCs w:val="28"/>
        </w:rPr>
        <w:t>通过此原理</w:t>
      </w:r>
      <w:r w:rsidRPr="00B87AB8">
        <w:rPr>
          <w:rFonts w:eastAsia="宋体" w:hint="eastAsia"/>
          <w:szCs w:val="28"/>
        </w:rPr>
        <w:t>，</w:t>
      </w:r>
      <w:r w:rsidRPr="00B87AB8">
        <w:rPr>
          <w:rFonts w:eastAsia="宋体"/>
          <w:szCs w:val="28"/>
        </w:rPr>
        <w:t>本发明处理</w:t>
      </w:r>
      <w:r w:rsidRPr="00B87AB8">
        <w:rPr>
          <w:rFonts w:eastAsia="宋体" w:hint="eastAsia"/>
          <w:szCs w:val="28"/>
        </w:rPr>
        <w:t>运算</w:t>
      </w:r>
      <w:r w:rsidRPr="00B87AB8">
        <w:rPr>
          <w:rFonts w:eastAsia="宋体"/>
          <w:szCs w:val="28"/>
        </w:rPr>
        <w:t>对称三进制的</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三进制计算处理</w:t>
      </w:r>
      <w:r w:rsidRPr="00B87AB8">
        <w:rPr>
          <w:rFonts w:eastAsia="宋体" w:hint="eastAsia"/>
          <w:szCs w:val="28"/>
        </w:rPr>
        <w:t>，“比合”文字</w:t>
      </w:r>
      <w:r w:rsidRPr="00B87AB8">
        <w:rPr>
          <w:rFonts w:eastAsia="宋体"/>
          <w:szCs w:val="28"/>
        </w:rPr>
        <w:t>符号，</w:t>
      </w:r>
      <w:r w:rsidRPr="00B87AB8">
        <w:rPr>
          <w:rFonts w:eastAsia="宋体" w:hint="eastAsia"/>
          <w:szCs w:val="28"/>
        </w:rPr>
        <w:t>“比合”向量</w:t>
      </w:r>
      <w:r w:rsidRPr="00B87AB8">
        <w:rPr>
          <w:rFonts w:eastAsia="宋体"/>
          <w:szCs w:val="28"/>
        </w:rPr>
        <w:t>输入方法，</w:t>
      </w:r>
      <w:r w:rsidRPr="00B87AB8">
        <w:rPr>
          <w:rFonts w:eastAsia="宋体" w:hint="eastAsia"/>
          <w:szCs w:val="28"/>
        </w:rPr>
        <w:t>“比合”角度</w:t>
      </w:r>
      <w:r w:rsidRPr="00B87AB8">
        <w:rPr>
          <w:rFonts w:eastAsia="宋体"/>
          <w:szCs w:val="28"/>
        </w:rPr>
        <w:t>输入方法</w:t>
      </w:r>
      <w:r w:rsidRPr="00B87AB8">
        <w:rPr>
          <w:rFonts w:eastAsia="宋体" w:hint="eastAsia"/>
          <w:szCs w:val="28"/>
        </w:rPr>
        <w:t>，“比合”有限</w:t>
      </w:r>
      <w:r w:rsidRPr="00B87AB8">
        <w:rPr>
          <w:rFonts w:eastAsia="宋体"/>
          <w:szCs w:val="28"/>
        </w:rPr>
        <w:t>和无限等。</w:t>
      </w:r>
    </w:p>
    <w:p w14:paraId="3AB3E5BB" w14:textId="77777777" w:rsidR="00E569F9" w:rsidRPr="00B87AB8" w:rsidRDefault="00E569F9" w:rsidP="00E569F9">
      <w:pPr>
        <w:ind w:firstLine="600"/>
        <w:jc w:val="both"/>
        <w:rPr>
          <w:rFonts w:eastAsia="宋体"/>
          <w:szCs w:val="28"/>
        </w:rPr>
      </w:pPr>
      <w:r w:rsidRPr="00B87AB8">
        <w:rPr>
          <w:rFonts w:eastAsia="宋体" w:hint="eastAsia"/>
          <w:szCs w:val="28"/>
        </w:rPr>
        <w:t>如上所述，</w:t>
      </w:r>
      <w:r w:rsidRPr="00B87AB8">
        <w:rPr>
          <w:rFonts w:eastAsia="宋体" w:hint="eastAsia"/>
          <w:szCs w:val="28"/>
        </w:rPr>
        <w:t>TRIA</w:t>
      </w:r>
      <w:r w:rsidRPr="00B87AB8">
        <w:rPr>
          <w:rFonts w:eastAsia="宋体" w:hint="eastAsia"/>
          <w:szCs w:val="28"/>
        </w:rPr>
        <w:t>“比合”</w:t>
      </w:r>
      <w:r w:rsidRPr="00B87AB8">
        <w:rPr>
          <w:rFonts w:eastAsia="宋体"/>
          <w:szCs w:val="28"/>
        </w:rPr>
        <w:t>三进制</w:t>
      </w:r>
      <w:r w:rsidRPr="00B87AB8">
        <w:rPr>
          <w:rFonts w:eastAsia="宋体" w:hint="eastAsia"/>
          <w:szCs w:val="28"/>
        </w:rPr>
        <w:t>数</w:t>
      </w:r>
      <w:r w:rsidRPr="00B87AB8">
        <w:rPr>
          <w:rFonts w:eastAsia="宋体"/>
          <w:szCs w:val="28"/>
        </w:rPr>
        <w:t>是一对数</w:t>
      </w:r>
      <w:r w:rsidRPr="00B87AB8">
        <w:rPr>
          <w:rFonts w:eastAsia="宋体" w:hint="eastAsia"/>
          <w:szCs w:val="28"/>
        </w:rPr>
        <w:t>的组合（正</w:t>
      </w:r>
      <w:r w:rsidRPr="00B87AB8">
        <w:rPr>
          <w:rFonts w:eastAsia="宋体"/>
          <w:szCs w:val="28"/>
        </w:rPr>
        <w:t>反相结合）的</w:t>
      </w:r>
      <w:r w:rsidRPr="00B87AB8">
        <w:rPr>
          <w:rFonts w:eastAsia="宋体" w:hint="eastAsia"/>
          <w:szCs w:val="28"/>
        </w:rPr>
        <w:t>相比应结合而成描述</w:t>
      </w:r>
      <w:r w:rsidRPr="00B87AB8">
        <w:rPr>
          <w:rFonts w:eastAsia="宋体"/>
          <w:szCs w:val="28"/>
        </w:rPr>
        <w:t>一个对称三进制的</w:t>
      </w:r>
      <w:r w:rsidRPr="00B87AB8">
        <w:rPr>
          <w:rFonts w:eastAsia="宋体" w:hint="eastAsia"/>
          <w:szCs w:val="28"/>
        </w:rPr>
        <w:t>三进制数，</w:t>
      </w:r>
      <w:r w:rsidRPr="00B87AB8">
        <w:rPr>
          <w:rFonts w:eastAsia="宋体"/>
          <w:szCs w:val="28"/>
        </w:rPr>
        <w:t>TRIA</w:t>
      </w:r>
      <w:r w:rsidRPr="00B87AB8">
        <w:rPr>
          <w:rFonts w:eastAsia="宋体" w:hint="eastAsia"/>
          <w:szCs w:val="28"/>
        </w:rPr>
        <w:t>的</w:t>
      </w:r>
      <w:r w:rsidRPr="00B87AB8">
        <w:rPr>
          <w:rFonts w:eastAsia="宋体"/>
          <w:szCs w:val="28"/>
        </w:rPr>
        <w:t>一个对称数</w:t>
      </w:r>
      <w:r w:rsidRPr="00B87AB8">
        <w:rPr>
          <w:rFonts w:eastAsia="宋体"/>
          <w:szCs w:val="28"/>
        </w:rPr>
        <w:t>Z=T(x,y)</w:t>
      </w:r>
      <w:r w:rsidRPr="00B87AB8">
        <w:rPr>
          <w:rFonts w:eastAsia="宋体" w:hint="eastAsia"/>
          <w:szCs w:val="28"/>
        </w:rPr>
        <w:t>的</w:t>
      </w:r>
      <w:r w:rsidRPr="00B87AB8">
        <w:rPr>
          <w:rFonts w:eastAsia="宋体"/>
          <w:szCs w:val="28"/>
        </w:rPr>
        <w:t>代数形式</w:t>
      </w:r>
      <w:r w:rsidRPr="00B87AB8">
        <w:rPr>
          <w:rFonts w:eastAsia="宋体" w:hint="eastAsia"/>
          <w:szCs w:val="28"/>
        </w:rPr>
        <w:t>Z</w:t>
      </w:r>
      <w:r w:rsidRPr="00B87AB8">
        <w:rPr>
          <w:rFonts w:eastAsia="宋体"/>
          <w:szCs w:val="28"/>
        </w:rPr>
        <w:t>=x+yj</w:t>
      </w:r>
      <w:r w:rsidRPr="00B87AB8">
        <w:rPr>
          <w:rFonts w:eastAsia="宋体" w:hint="eastAsia"/>
          <w:szCs w:val="28"/>
        </w:rPr>
        <w:t>，其中</w:t>
      </w:r>
      <w:r w:rsidRPr="00B87AB8">
        <w:rPr>
          <w:rFonts w:eastAsia="宋体"/>
          <w:szCs w:val="28"/>
        </w:rPr>
        <w:t>x</w:t>
      </w:r>
      <w:r w:rsidRPr="00B87AB8">
        <w:rPr>
          <w:rFonts w:eastAsia="宋体" w:hint="eastAsia"/>
          <w:szCs w:val="28"/>
        </w:rPr>
        <w:t>是正数部</w:t>
      </w:r>
      <w:r w:rsidRPr="00B87AB8">
        <w:rPr>
          <w:rFonts w:eastAsia="宋体"/>
          <w:szCs w:val="28"/>
        </w:rPr>
        <w:t>（</w:t>
      </w:r>
      <w:r w:rsidRPr="00B87AB8">
        <w:rPr>
          <w:rFonts w:eastAsia="宋体" w:hint="eastAsia"/>
          <w:szCs w:val="28"/>
        </w:rPr>
        <w:t>阳数部</w:t>
      </w:r>
      <w:r w:rsidRPr="00B87AB8">
        <w:rPr>
          <w:rFonts w:eastAsia="宋体"/>
          <w:szCs w:val="28"/>
        </w:rPr>
        <w:t>），</w:t>
      </w:r>
      <w:r w:rsidRPr="00B87AB8">
        <w:rPr>
          <w:rFonts w:eastAsia="宋体"/>
          <w:szCs w:val="28"/>
        </w:rPr>
        <w:t>y</w:t>
      </w:r>
      <w:r w:rsidRPr="00B87AB8">
        <w:rPr>
          <w:rFonts w:eastAsia="宋体" w:hint="eastAsia"/>
          <w:szCs w:val="28"/>
        </w:rPr>
        <w:t>是反</w:t>
      </w:r>
      <w:r w:rsidRPr="00B87AB8">
        <w:rPr>
          <w:rFonts w:eastAsia="宋体"/>
          <w:szCs w:val="28"/>
        </w:rPr>
        <w:t>数</w:t>
      </w:r>
      <w:r w:rsidRPr="00B87AB8">
        <w:rPr>
          <w:rFonts w:eastAsia="宋体" w:hint="eastAsia"/>
          <w:szCs w:val="28"/>
        </w:rPr>
        <w:t>部</w:t>
      </w:r>
      <w:r w:rsidRPr="00B87AB8">
        <w:rPr>
          <w:rFonts w:eastAsia="宋体"/>
          <w:szCs w:val="28"/>
        </w:rPr>
        <w:t>（阴数</w:t>
      </w:r>
      <w:r w:rsidRPr="00B87AB8">
        <w:rPr>
          <w:rFonts w:eastAsia="宋体" w:hint="eastAsia"/>
          <w:szCs w:val="28"/>
        </w:rPr>
        <w:t>部或负</w:t>
      </w:r>
      <w:r w:rsidRPr="00B87AB8">
        <w:rPr>
          <w:rFonts w:eastAsia="宋体"/>
          <w:szCs w:val="28"/>
        </w:rPr>
        <w:t>数部）</w:t>
      </w:r>
      <w:r w:rsidRPr="00B87AB8">
        <w:rPr>
          <w:rFonts w:eastAsia="宋体" w:hint="eastAsia"/>
          <w:szCs w:val="28"/>
        </w:rPr>
        <w:t>而</w:t>
      </w:r>
      <w:r w:rsidRPr="00B87AB8">
        <w:rPr>
          <w:rFonts w:eastAsia="宋体"/>
          <w:szCs w:val="28"/>
        </w:rPr>
        <w:t>y</w:t>
      </w:r>
      <w:r w:rsidRPr="00B87AB8">
        <w:rPr>
          <w:rFonts w:eastAsia="宋体" w:hint="eastAsia"/>
          <w:szCs w:val="28"/>
        </w:rPr>
        <w:t>的</w:t>
      </w:r>
      <w:r w:rsidRPr="00B87AB8">
        <w:rPr>
          <w:rFonts w:eastAsia="宋体"/>
          <w:szCs w:val="28"/>
        </w:rPr>
        <w:t>单位</w:t>
      </w:r>
      <w:r w:rsidRPr="00B87AB8">
        <w:rPr>
          <w:rFonts w:eastAsia="宋体" w:hint="eastAsia"/>
          <w:szCs w:val="28"/>
        </w:rPr>
        <w:t>j</w:t>
      </w:r>
      <w:r w:rsidRPr="00B87AB8">
        <w:rPr>
          <w:rFonts w:eastAsia="宋体" w:hint="eastAsia"/>
          <w:szCs w:val="28"/>
        </w:rPr>
        <w:t>是</w:t>
      </w:r>
      <w:r w:rsidRPr="00B87AB8">
        <w:rPr>
          <w:rFonts w:eastAsia="宋体" w:hint="eastAsia"/>
          <w:szCs w:val="28"/>
        </w:rPr>
        <w:t>-1</w:t>
      </w:r>
      <w:r w:rsidRPr="00B87AB8">
        <w:rPr>
          <w:rFonts w:eastAsia="宋体" w:hint="eastAsia"/>
          <w:szCs w:val="28"/>
        </w:rPr>
        <w:t>。通过</w:t>
      </w:r>
      <w:r w:rsidRPr="00B87AB8">
        <w:rPr>
          <w:rFonts w:eastAsia="宋体"/>
          <w:szCs w:val="28"/>
        </w:rPr>
        <w:t>两</w:t>
      </w:r>
      <w:r w:rsidRPr="00B87AB8">
        <w:rPr>
          <w:rFonts w:eastAsia="宋体" w:hint="eastAsia"/>
          <w:szCs w:val="28"/>
        </w:rPr>
        <w:t>个</w:t>
      </w:r>
      <w:r w:rsidRPr="00B87AB8">
        <w:rPr>
          <w:rFonts w:eastAsia="宋体"/>
          <w:szCs w:val="28"/>
        </w:rPr>
        <w:t>二进</w:t>
      </w:r>
      <w:r w:rsidRPr="00B87AB8">
        <w:rPr>
          <w:rFonts w:eastAsia="宋体" w:hint="eastAsia"/>
          <w:szCs w:val="28"/>
        </w:rPr>
        <w:t>位为</w:t>
      </w:r>
      <w:r w:rsidRPr="00B87AB8">
        <w:rPr>
          <w:rFonts w:eastAsia="宋体"/>
          <w:szCs w:val="28"/>
        </w:rPr>
        <w:t>变量值</w:t>
      </w:r>
      <w:r w:rsidRPr="00B87AB8">
        <w:rPr>
          <w:rFonts w:eastAsia="宋体" w:hint="eastAsia"/>
          <w:szCs w:val="28"/>
        </w:rPr>
        <w:t>，采用类似</w:t>
      </w:r>
      <w:r w:rsidRPr="00B87AB8">
        <w:rPr>
          <w:rFonts w:eastAsia="宋体"/>
          <w:szCs w:val="28"/>
        </w:rPr>
        <w:t>复数</w:t>
      </w:r>
      <w:r w:rsidRPr="00B87AB8">
        <w:rPr>
          <w:rFonts w:eastAsia="宋体" w:hint="eastAsia"/>
          <w:szCs w:val="28"/>
        </w:rPr>
        <w:t>(</w:t>
      </w:r>
      <w:r w:rsidRPr="00B87AB8">
        <w:rPr>
          <w:rFonts w:eastAsia="宋体"/>
          <w:szCs w:val="28"/>
        </w:rPr>
        <w:t>complex number)</w:t>
      </w:r>
      <w:r w:rsidRPr="00B87AB8">
        <w:rPr>
          <w:rFonts w:eastAsia="宋体"/>
          <w:szCs w:val="28"/>
        </w:rPr>
        <w:t>模式</w:t>
      </w:r>
      <w:r w:rsidRPr="00B87AB8">
        <w:rPr>
          <w:rFonts w:eastAsia="宋体" w:hint="eastAsia"/>
          <w:szCs w:val="28"/>
        </w:rPr>
        <w:t>形式</w:t>
      </w:r>
      <w:r w:rsidRPr="00B87AB8">
        <w:rPr>
          <w:rFonts w:eastAsia="宋体"/>
          <w:szCs w:val="28"/>
        </w:rPr>
        <w:t>的</w:t>
      </w:r>
      <w:r w:rsidRPr="00B87AB8">
        <w:rPr>
          <w:rFonts w:eastAsia="宋体" w:hint="eastAsia"/>
          <w:szCs w:val="28"/>
        </w:rPr>
        <w:t>实数</w:t>
      </w:r>
      <w:r w:rsidRPr="00B87AB8">
        <w:rPr>
          <w:rFonts w:eastAsia="宋体"/>
          <w:szCs w:val="28"/>
        </w:rPr>
        <w:t>部和虚数</w:t>
      </w:r>
      <w:r w:rsidRPr="00B87AB8">
        <w:rPr>
          <w:rFonts w:eastAsia="宋体" w:hint="eastAsia"/>
          <w:szCs w:val="28"/>
        </w:rPr>
        <w:t>部</w:t>
      </w:r>
      <w:r w:rsidRPr="00B87AB8">
        <w:rPr>
          <w:rFonts w:eastAsia="宋体"/>
          <w:szCs w:val="28"/>
        </w:rPr>
        <w:t>相似</w:t>
      </w:r>
      <w:r w:rsidRPr="00B87AB8">
        <w:rPr>
          <w:rFonts w:eastAsia="宋体" w:hint="eastAsia"/>
          <w:szCs w:val="28"/>
        </w:rPr>
        <w:t>的</w:t>
      </w:r>
      <w:r w:rsidRPr="00B87AB8">
        <w:rPr>
          <w:rFonts w:eastAsia="宋体"/>
          <w:szCs w:val="28"/>
        </w:rPr>
        <w:t>表示方式</w:t>
      </w:r>
      <w:r w:rsidRPr="00B87AB8">
        <w:rPr>
          <w:rFonts w:eastAsia="宋体" w:hint="eastAsia"/>
          <w:szCs w:val="28"/>
        </w:rPr>
        <w:t>。在</w:t>
      </w:r>
      <w:r w:rsidRPr="00B87AB8">
        <w:rPr>
          <w:rFonts w:eastAsia="宋体"/>
          <w:szCs w:val="28"/>
        </w:rPr>
        <w:t>夹角为</w:t>
      </w:r>
      <w:r w:rsidRPr="00B87AB8">
        <w:rPr>
          <w:rFonts w:eastAsia="宋体" w:hint="eastAsia"/>
          <w:szCs w:val="28"/>
        </w:rPr>
        <w:t>180</w:t>
      </w:r>
      <w:r w:rsidRPr="00B87AB8">
        <w:rPr>
          <w:rFonts w:eastAsia="宋体" w:hint="eastAsia"/>
          <w:szCs w:val="28"/>
        </w:rPr>
        <w:t>度</w:t>
      </w:r>
      <w:r w:rsidRPr="00B87AB8">
        <w:rPr>
          <w:rFonts w:eastAsia="宋体"/>
          <w:szCs w:val="28"/>
        </w:rPr>
        <w:t>的坐标系上一个</w:t>
      </w:r>
      <w:r w:rsidRPr="00B87AB8">
        <w:rPr>
          <w:rFonts w:eastAsia="宋体" w:hint="eastAsia"/>
          <w:szCs w:val="28"/>
        </w:rPr>
        <w:t>Z</w:t>
      </w:r>
      <w:r w:rsidRPr="00B87AB8">
        <w:rPr>
          <w:rFonts w:eastAsia="宋体"/>
          <w:szCs w:val="28"/>
        </w:rPr>
        <w:t>点</w:t>
      </w:r>
      <w:r w:rsidRPr="00B87AB8">
        <w:rPr>
          <w:rFonts w:eastAsia="宋体" w:hint="eastAsia"/>
          <w:szCs w:val="28"/>
        </w:rPr>
        <w:t>的</w:t>
      </w:r>
      <w:r w:rsidRPr="00B87AB8">
        <w:rPr>
          <w:rFonts w:eastAsia="宋体"/>
          <w:szCs w:val="28"/>
        </w:rPr>
        <w:t>X</w:t>
      </w:r>
      <w:r w:rsidRPr="00B87AB8">
        <w:rPr>
          <w:rFonts w:eastAsia="宋体"/>
          <w:szCs w:val="28"/>
        </w:rPr>
        <w:t>轴和</w:t>
      </w:r>
      <w:r w:rsidRPr="00B87AB8">
        <w:rPr>
          <w:rFonts w:eastAsia="宋体"/>
          <w:szCs w:val="28"/>
        </w:rPr>
        <w:t>Y</w:t>
      </w:r>
      <w:r w:rsidRPr="00B87AB8">
        <w:rPr>
          <w:rFonts w:eastAsia="宋体"/>
          <w:szCs w:val="28"/>
        </w:rPr>
        <w:t>轴的</w:t>
      </w:r>
      <w:r w:rsidRPr="00B87AB8">
        <w:rPr>
          <w:rFonts w:eastAsia="宋体" w:hint="eastAsia"/>
          <w:szCs w:val="28"/>
        </w:rPr>
        <w:t>解释几何形式</w:t>
      </w:r>
      <w:r w:rsidRPr="00B87AB8">
        <w:rPr>
          <w:rFonts w:eastAsia="宋体"/>
          <w:szCs w:val="28"/>
        </w:rPr>
        <w:t>表现跟夹角为</w:t>
      </w:r>
      <w:r w:rsidRPr="00B87AB8">
        <w:rPr>
          <w:rFonts w:eastAsia="宋体" w:hint="eastAsia"/>
          <w:szCs w:val="28"/>
        </w:rPr>
        <w:t>90</w:t>
      </w:r>
      <w:r w:rsidRPr="00B87AB8">
        <w:rPr>
          <w:rFonts w:eastAsia="宋体" w:hint="eastAsia"/>
          <w:szCs w:val="28"/>
        </w:rPr>
        <w:t>度</w:t>
      </w:r>
      <w:r w:rsidRPr="00B87AB8">
        <w:rPr>
          <w:rFonts w:eastAsia="宋体"/>
          <w:szCs w:val="28"/>
        </w:rPr>
        <w:t>的</w:t>
      </w:r>
      <w:r w:rsidRPr="00B87AB8">
        <w:rPr>
          <w:rFonts w:eastAsia="宋体" w:hint="eastAsia"/>
          <w:szCs w:val="28"/>
        </w:rPr>
        <w:t>笛卡尔</w:t>
      </w:r>
      <w:r w:rsidRPr="00B87AB8">
        <w:rPr>
          <w:rFonts w:eastAsia="宋体"/>
          <w:szCs w:val="28"/>
        </w:rPr>
        <w:t>坐标系上的一个</w:t>
      </w:r>
      <w:r w:rsidRPr="00B87AB8">
        <w:rPr>
          <w:rFonts w:eastAsia="宋体" w:hint="eastAsia"/>
          <w:szCs w:val="28"/>
        </w:rPr>
        <w:t>复数</w:t>
      </w:r>
      <w:r w:rsidRPr="00B87AB8">
        <w:rPr>
          <w:rFonts w:eastAsia="宋体"/>
          <w:szCs w:val="28"/>
        </w:rPr>
        <w:t>Z</w:t>
      </w:r>
      <w:r w:rsidRPr="00B87AB8">
        <w:rPr>
          <w:rFonts w:eastAsia="宋体"/>
          <w:szCs w:val="28"/>
        </w:rPr>
        <w:t>点的</w:t>
      </w:r>
      <w:r w:rsidRPr="00B87AB8">
        <w:rPr>
          <w:rFonts w:eastAsia="宋体"/>
          <w:szCs w:val="28"/>
        </w:rPr>
        <w:t>X</w:t>
      </w:r>
      <w:r w:rsidRPr="00B87AB8">
        <w:rPr>
          <w:rFonts w:eastAsia="宋体"/>
          <w:szCs w:val="28"/>
        </w:rPr>
        <w:t>轴和</w:t>
      </w:r>
      <w:r w:rsidRPr="00B87AB8">
        <w:rPr>
          <w:rFonts w:eastAsia="宋体"/>
          <w:szCs w:val="28"/>
        </w:rPr>
        <w:t>Y</w:t>
      </w:r>
      <w:r w:rsidRPr="00B87AB8">
        <w:rPr>
          <w:rFonts w:eastAsia="宋体"/>
          <w:szCs w:val="28"/>
        </w:rPr>
        <w:t>轴的</w:t>
      </w:r>
      <w:r w:rsidRPr="00B87AB8">
        <w:rPr>
          <w:rFonts w:eastAsia="宋体" w:hint="eastAsia"/>
          <w:szCs w:val="28"/>
        </w:rPr>
        <w:t>几何</w:t>
      </w:r>
      <w:r w:rsidRPr="00B87AB8">
        <w:rPr>
          <w:rFonts w:eastAsia="宋体"/>
          <w:szCs w:val="28"/>
        </w:rPr>
        <w:t>表现形式相同，区别在于坐标系的夹角不同</w:t>
      </w:r>
      <w:r w:rsidRPr="00B87AB8">
        <w:rPr>
          <w:rFonts w:eastAsia="宋体" w:hint="eastAsia"/>
          <w:szCs w:val="28"/>
        </w:rPr>
        <w:t>，</w:t>
      </w:r>
      <w:r w:rsidRPr="00B87AB8">
        <w:rPr>
          <w:rFonts w:eastAsia="宋体"/>
          <w:szCs w:val="28"/>
        </w:rPr>
        <w:t>这种正</w:t>
      </w:r>
      <w:r w:rsidRPr="00B87AB8">
        <w:rPr>
          <w:rFonts w:eastAsia="宋体" w:hint="eastAsia"/>
          <w:szCs w:val="28"/>
        </w:rPr>
        <w:t>反</w:t>
      </w:r>
      <w:r w:rsidRPr="00B87AB8">
        <w:rPr>
          <w:rFonts w:eastAsia="宋体"/>
          <w:szCs w:val="28"/>
        </w:rPr>
        <w:t>相互结比合数</w:t>
      </w:r>
      <w:r w:rsidRPr="00B87AB8">
        <w:rPr>
          <w:rFonts w:eastAsia="宋体" w:hint="eastAsia"/>
          <w:szCs w:val="28"/>
        </w:rPr>
        <w:t>是</w:t>
      </w:r>
      <w:r w:rsidRPr="00B87AB8">
        <w:rPr>
          <w:rFonts w:eastAsia="宋体"/>
          <w:szCs w:val="28"/>
        </w:rPr>
        <w:t>一种</w:t>
      </w:r>
      <w:r w:rsidRPr="00B87AB8">
        <w:rPr>
          <w:rFonts w:eastAsia="宋体" w:hint="eastAsia"/>
          <w:szCs w:val="28"/>
        </w:rPr>
        <w:t>“</w:t>
      </w:r>
      <w:r w:rsidRPr="00B87AB8">
        <w:rPr>
          <w:rFonts w:eastAsia="宋体"/>
          <w:szCs w:val="28"/>
        </w:rPr>
        <w:t>比合数</w:t>
      </w:r>
      <w:r w:rsidRPr="00B87AB8">
        <w:rPr>
          <w:rFonts w:eastAsia="宋体" w:hint="eastAsia"/>
          <w:szCs w:val="28"/>
        </w:rPr>
        <w:t>”</w:t>
      </w:r>
      <w:r w:rsidRPr="00B87AB8">
        <w:rPr>
          <w:rFonts w:eastAsia="宋体" w:hint="eastAsia"/>
          <w:szCs w:val="28"/>
        </w:rPr>
        <w:t>(</w:t>
      </w:r>
      <w:r w:rsidRPr="00B87AB8">
        <w:rPr>
          <w:rFonts w:eastAsia="宋体"/>
          <w:szCs w:val="28"/>
        </w:rPr>
        <w:t>combine number</w:t>
      </w:r>
      <w:r w:rsidRPr="00B87AB8">
        <w:rPr>
          <w:rFonts w:eastAsia="宋体" w:hint="eastAsia"/>
          <w:szCs w:val="28"/>
        </w:rPr>
        <w:t>)</w:t>
      </w:r>
      <w:r w:rsidRPr="00B87AB8">
        <w:rPr>
          <w:rFonts w:eastAsia="宋体" w:hint="eastAsia"/>
          <w:szCs w:val="28"/>
        </w:rPr>
        <w:t>，比合数</w:t>
      </w:r>
      <w:r w:rsidRPr="00B87AB8">
        <w:rPr>
          <w:rFonts w:eastAsia="宋体"/>
          <w:szCs w:val="28"/>
        </w:rPr>
        <w:t>是</w:t>
      </w:r>
      <w:r w:rsidRPr="00B87AB8">
        <w:rPr>
          <w:rFonts w:eastAsia="宋体" w:hint="eastAsia"/>
          <w:szCs w:val="28"/>
        </w:rPr>
        <w:t>类复数</w:t>
      </w:r>
      <w:r w:rsidRPr="00B87AB8">
        <w:rPr>
          <w:rFonts w:eastAsia="宋体"/>
          <w:szCs w:val="28"/>
        </w:rPr>
        <w:t>f(x, y)</w:t>
      </w:r>
      <w:r w:rsidRPr="00B87AB8">
        <w:rPr>
          <w:rFonts w:eastAsia="宋体" w:hint="eastAsia"/>
          <w:szCs w:val="28"/>
        </w:rPr>
        <w:t>的特殊形式</w:t>
      </w:r>
      <w:r w:rsidRPr="00B87AB8">
        <w:rPr>
          <w:rFonts w:eastAsia="宋体"/>
          <w:szCs w:val="28"/>
        </w:rPr>
        <w:t>f(A, x, y)</w:t>
      </w:r>
      <w:r w:rsidRPr="00B87AB8">
        <w:rPr>
          <w:rFonts w:eastAsia="宋体" w:hint="eastAsia"/>
          <w:szCs w:val="28"/>
        </w:rPr>
        <w:t>，</w:t>
      </w:r>
      <w:r w:rsidRPr="00B87AB8">
        <w:rPr>
          <w:rFonts w:eastAsia="宋体"/>
          <w:szCs w:val="28"/>
        </w:rPr>
        <w:t>其中</w:t>
      </w:r>
      <w:r w:rsidRPr="00B87AB8">
        <w:rPr>
          <w:rFonts w:eastAsia="宋体" w:hint="eastAsia"/>
          <w:szCs w:val="28"/>
        </w:rPr>
        <w:t>坐标</w:t>
      </w:r>
      <w:r w:rsidRPr="00B87AB8">
        <w:rPr>
          <w:rFonts w:eastAsia="宋体"/>
          <w:szCs w:val="28"/>
        </w:rPr>
        <w:t>轴</w:t>
      </w:r>
      <w:r w:rsidRPr="00B87AB8">
        <w:rPr>
          <w:rFonts w:eastAsia="宋体" w:hint="eastAsia"/>
          <w:szCs w:val="28"/>
        </w:rPr>
        <w:t>A</w:t>
      </w:r>
      <w:r w:rsidRPr="00B87AB8">
        <w:rPr>
          <w:rFonts w:eastAsia="宋体" w:hint="eastAsia"/>
          <w:szCs w:val="28"/>
        </w:rPr>
        <w:t>的</w:t>
      </w:r>
      <w:r w:rsidRPr="00B87AB8">
        <w:rPr>
          <w:rFonts w:eastAsia="宋体"/>
          <w:szCs w:val="28"/>
        </w:rPr>
        <w:t>夹角</w:t>
      </w:r>
      <w:r w:rsidRPr="00B87AB8">
        <w:rPr>
          <w:rFonts w:eastAsia="宋体" w:hint="eastAsia"/>
          <w:szCs w:val="28"/>
        </w:rPr>
        <w:t>为</w:t>
      </w:r>
      <w:r w:rsidRPr="00B87AB8">
        <w:rPr>
          <w:rFonts w:eastAsia="宋体" w:hint="eastAsia"/>
          <w:szCs w:val="28"/>
        </w:rPr>
        <w:t>180</w:t>
      </w:r>
      <w:r w:rsidRPr="00B87AB8">
        <w:rPr>
          <w:rFonts w:eastAsia="宋体" w:hint="eastAsia"/>
          <w:szCs w:val="28"/>
        </w:rPr>
        <w:t>度（</w:t>
      </w:r>
      <w:r w:rsidRPr="00B87AB8">
        <w:rPr>
          <w:rFonts w:eastAsia="宋体"/>
          <w:szCs w:val="28"/>
        </w:rPr>
        <w:t>π</w:t>
      </w:r>
      <w:r w:rsidRPr="00B87AB8">
        <w:rPr>
          <w:rFonts w:eastAsia="宋体"/>
          <w:szCs w:val="28"/>
        </w:rPr>
        <w:t>）</w:t>
      </w:r>
      <w:r w:rsidRPr="00B87AB8">
        <w:rPr>
          <w:rFonts w:eastAsia="宋体" w:hint="eastAsia"/>
          <w:szCs w:val="28"/>
        </w:rPr>
        <w:t>。</w:t>
      </w:r>
    </w:p>
    <w:p w14:paraId="228103D0" w14:textId="77777777" w:rsidR="00E569F9" w:rsidRPr="00B87AB8" w:rsidRDefault="00E569F9" w:rsidP="00E569F9">
      <w:pPr>
        <w:ind w:firstLine="600"/>
        <w:jc w:val="both"/>
        <w:rPr>
          <w:rFonts w:eastAsia="宋体"/>
          <w:szCs w:val="28"/>
        </w:rPr>
      </w:pPr>
      <w:r w:rsidRPr="00B87AB8">
        <w:rPr>
          <w:rFonts w:eastAsia="宋体" w:hint="eastAsia"/>
          <w:szCs w:val="28"/>
        </w:rPr>
        <w:t>TRIA</w:t>
      </w:r>
      <w:r w:rsidRPr="00B87AB8">
        <w:rPr>
          <w:rFonts w:eastAsia="宋体"/>
          <w:szCs w:val="28"/>
        </w:rPr>
        <w:t>比合数包括</w:t>
      </w:r>
      <w:r w:rsidRPr="00B87AB8">
        <w:rPr>
          <w:rFonts w:eastAsia="宋体" w:hint="eastAsia"/>
          <w:szCs w:val="28"/>
        </w:rPr>
        <w:t>二进制</w:t>
      </w:r>
      <w:r w:rsidRPr="00B87AB8">
        <w:rPr>
          <w:rFonts w:eastAsia="宋体"/>
          <w:szCs w:val="28"/>
        </w:rPr>
        <w:t>比合数和三进制比合数。</w:t>
      </w:r>
      <w:r w:rsidRPr="00B87AB8">
        <w:rPr>
          <w:rFonts w:eastAsia="宋体" w:hint="eastAsia"/>
          <w:szCs w:val="28"/>
        </w:rPr>
        <w:t>其中</w:t>
      </w:r>
      <w:r w:rsidRPr="00B87AB8">
        <w:rPr>
          <w:rFonts w:eastAsia="宋体"/>
          <w:szCs w:val="28"/>
        </w:rPr>
        <w:t>一个</w:t>
      </w:r>
      <w:r w:rsidRPr="00B87AB8">
        <w:rPr>
          <w:rFonts w:eastAsia="宋体"/>
          <w:szCs w:val="28"/>
        </w:rPr>
        <w:t>TRIA</w:t>
      </w:r>
      <w:r w:rsidRPr="00B87AB8">
        <w:rPr>
          <w:rFonts w:eastAsia="宋体" w:hint="eastAsia"/>
          <w:szCs w:val="28"/>
        </w:rPr>
        <w:t>三进制</w:t>
      </w:r>
      <w:r w:rsidRPr="00B87AB8">
        <w:rPr>
          <w:rFonts w:eastAsia="宋体"/>
          <w:szCs w:val="28"/>
        </w:rPr>
        <w:t>比合数是一个</w:t>
      </w:r>
      <w:r w:rsidRPr="00B87AB8">
        <w:rPr>
          <w:rFonts w:eastAsia="宋体" w:hint="eastAsia"/>
          <w:szCs w:val="28"/>
        </w:rPr>
        <w:t>正反（</w:t>
      </w:r>
      <w:r w:rsidRPr="00B87AB8">
        <w:rPr>
          <w:rFonts w:eastAsia="宋体"/>
          <w:szCs w:val="28"/>
        </w:rPr>
        <w:t>阴阳</w:t>
      </w:r>
      <w:r w:rsidRPr="00B87AB8">
        <w:rPr>
          <w:rFonts w:eastAsia="宋体" w:hint="eastAsia"/>
          <w:szCs w:val="28"/>
        </w:rPr>
        <w:t>结合）两部</w:t>
      </w:r>
      <w:r w:rsidRPr="00B87AB8">
        <w:rPr>
          <w:rFonts w:eastAsia="宋体"/>
          <w:szCs w:val="28"/>
        </w:rPr>
        <w:t>份</w:t>
      </w:r>
      <w:r w:rsidRPr="00B87AB8">
        <w:rPr>
          <w:rFonts w:eastAsia="宋体" w:hint="eastAsia"/>
          <w:szCs w:val="28"/>
        </w:rPr>
        <w:t>的</w:t>
      </w:r>
      <w:r w:rsidRPr="00B87AB8">
        <w:rPr>
          <w:rFonts w:eastAsia="宋体"/>
          <w:szCs w:val="28"/>
        </w:rPr>
        <w:t>相互结合</w:t>
      </w:r>
      <w:r w:rsidRPr="00B87AB8">
        <w:rPr>
          <w:rFonts w:eastAsia="宋体" w:hint="eastAsia"/>
          <w:szCs w:val="28"/>
        </w:rPr>
        <w:t>而成，表示</w:t>
      </w:r>
      <w:r w:rsidRPr="00B87AB8">
        <w:rPr>
          <w:rFonts w:eastAsia="宋体"/>
          <w:szCs w:val="28"/>
        </w:rPr>
        <w:t>一个对称三进</w:t>
      </w:r>
      <w:r w:rsidRPr="00B87AB8">
        <w:rPr>
          <w:rFonts w:eastAsia="宋体"/>
          <w:szCs w:val="28"/>
        </w:rPr>
        <w:lastRenderedPageBreak/>
        <w:t>制的</w:t>
      </w:r>
      <w:r w:rsidRPr="00B87AB8">
        <w:rPr>
          <w:rFonts w:eastAsia="宋体" w:hint="eastAsia"/>
          <w:szCs w:val="28"/>
        </w:rPr>
        <w:t>一种比合数。</w:t>
      </w:r>
      <w:r w:rsidRPr="00B87AB8">
        <w:rPr>
          <w:rFonts w:eastAsia="宋体"/>
          <w:szCs w:val="28"/>
        </w:rPr>
        <w:t>其中</w:t>
      </w:r>
      <w:r w:rsidRPr="00B87AB8">
        <w:rPr>
          <w:rFonts w:eastAsia="宋体"/>
          <w:szCs w:val="28"/>
        </w:rPr>
        <w:t>Z</w:t>
      </w:r>
      <w:r w:rsidRPr="00B87AB8">
        <w:rPr>
          <w:rFonts w:eastAsia="宋体"/>
          <w:szCs w:val="28"/>
        </w:rPr>
        <w:t>是对称三进制</w:t>
      </w:r>
      <w:r w:rsidRPr="00B87AB8">
        <w:rPr>
          <w:rFonts w:eastAsia="宋体" w:hint="eastAsia"/>
          <w:szCs w:val="28"/>
        </w:rPr>
        <w:t>数表示</w:t>
      </w:r>
      <w:r w:rsidRPr="00B87AB8">
        <w:rPr>
          <w:rFonts w:eastAsia="宋体"/>
          <w:szCs w:val="28"/>
        </w:rPr>
        <w:t>，</w:t>
      </w:r>
      <w:r w:rsidRPr="00B87AB8">
        <w:rPr>
          <w:rFonts w:eastAsia="宋体"/>
          <w:szCs w:val="28"/>
        </w:rPr>
        <w:t>T</w:t>
      </w:r>
      <w:r w:rsidRPr="00B87AB8">
        <w:rPr>
          <w:rFonts w:eastAsia="宋体" w:hint="eastAsia"/>
          <w:szCs w:val="28"/>
        </w:rPr>
        <w:t>(</w:t>
      </w:r>
      <w:r w:rsidRPr="00B87AB8">
        <w:rPr>
          <w:rFonts w:eastAsia="宋体"/>
          <w:szCs w:val="28"/>
        </w:rPr>
        <w:t>x,y</w:t>
      </w:r>
      <w:r w:rsidRPr="00B87AB8">
        <w:rPr>
          <w:rFonts w:eastAsia="宋体" w:hint="eastAsia"/>
          <w:szCs w:val="28"/>
        </w:rPr>
        <w:t>)</w:t>
      </w:r>
      <w:r w:rsidRPr="00B87AB8">
        <w:rPr>
          <w:rFonts w:eastAsia="宋体" w:hint="eastAsia"/>
          <w:szCs w:val="28"/>
        </w:rPr>
        <w:t>是</w:t>
      </w:r>
      <w:r w:rsidRPr="00B87AB8">
        <w:rPr>
          <w:rFonts w:eastAsia="宋体"/>
          <w:szCs w:val="28"/>
        </w:rPr>
        <w:t>TRIA</w:t>
      </w:r>
      <w:r w:rsidRPr="00B87AB8">
        <w:rPr>
          <w:rFonts w:eastAsia="宋体"/>
          <w:szCs w:val="28"/>
        </w:rPr>
        <w:t>比合数表示</w:t>
      </w:r>
      <w:r w:rsidRPr="00B87AB8">
        <w:rPr>
          <w:rFonts w:eastAsia="宋体" w:hint="eastAsia"/>
          <w:szCs w:val="28"/>
        </w:rPr>
        <w:t>，</w:t>
      </w:r>
      <w:r w:rsidRPr="00B87AB8">
        <w:rPr>
          <w:rFonts w:eastAsia="宋体"/>
          <w:szCs w:val="28"/>
        </w:rPr>
        <w:t>对称三进制数和</w:t>
      </w:r>
      <w:r w:rsidRPr="00B87AB8">
        <w:rPr>
          <w:rFonts w:eastAsia="宋体"/>
          <w:szCs w:val="28"/>
        </w:rPr>
        <w:t>TRIA</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三进制数是</w:t>
      </w:r>
      <w:r w:rsidRPr="00B87AB8">
        <w:rPr>
          <w:rFonts w:eastAsia="宋体" w:hint="eastAsia"/>
          <w:szCs w:val="28"/>
        </w:rPr>
        <w:t>相互</w:t>
      </w:r>
      <w:r w:rsidRPr="00B87AB8">
        <w:rPr>
          <w:rFonts w:eastAsia="宋体"/>
          <w:szCs w:val="28"/>
        </w:rPr>
        <w:t>对应。以下为了区别</w:t>
      </w:r>
      <w:r w:rsidRPr="00B87AB8">
        <w:rPr>
          <w:rFonts w:eastAsia="宋体" w:hint="eastAsia"/>
          <w:szCs w:val="28"/>
        </w:rPr>
        <w:t>于</w:t>
      </w:r>
      <w:r w:rsidRPr="00B87AB8">
        <w:rPr>
          <w:rFonts w:eastAsia="宋体"/>
          <w:szCs w:val="28"/>
        </w:rPr>
        <w:t>对称三进制，</w:t>
      </w:r>
      <w:r w:rsidRPr="00B87AB8">
        <w:rPr>
          <w:rFonts w:eastAsia="宋体" w:hint="eastAsia"/>
          <w:szCs w:val="28"/>
        </w:rPr>
        <w:t>命名</w:t>
      </w:r>
      <w:r w:rsidRPr="00B87AB8">
        <w:rPr>
          <w:rFonts w:eastAsia="宋体"/>
          <w:szCs w:val="28"/>
        </w:rPr>
        <w:t>为</w:t>
      </w:r>
      <w:r w:rsidRPr="00B87AB8">
        <w:rPr>
          <w:rFonts w:eastAsia="宋体"/>
          <w:szCs w:val="28"/>
        </w:rPr>
        <w:t>TRIA“</w:t>
      </w:r>
      <w:r w:rsidRPr="00B87AB8">
        <w:rPr>
          <w:rFonts w:eastAsia="宋体" w:hint="eastAsia"/>
          <w:szCs w:val="28"/>
        </w:rPr>
        <w:t>比合</w:t>
      </w:r>
      <w:r w:rsidRPr="00B87AB8">
        <w:rPr>
          <w:rFonts w:eastAsia="宋体"/>
          <w:szCs w:val="28"/>
        </w:rPr>
        <w:t>”</w:t>
      </w:r>
      <w:r w:rsidRPr="00B87AB8">
        <w:rPr>
          <w:rFonts w:eastAsia="宋体"/>
          <w:szCs w:val="28"/>
        </w:rPr>
        <w:t>三进制</w:t>
      </w:r>
      <w:r w:rsidRPr="00B87AB8">
        <w:rPr>
          <w:rFonts w:eastAsia="宋体" w:hint="eastAsia"/>
          <w:szCs w:val="28"/>
        </w:rPr>
        <w:t>。</w:t>
      </w:r>
      <w:r w:rsidRPr="00B87AB8">
        <w:rPr>
          <w:rFonts w:eastAsia="宋体" w:hint="eastAsia"/>
          <w:szCs w:val="28"/>
        </w:rPr>
        <w:t>TRIA</w:t>
      </w:r>
      <w:r w:rsidRPr="00B87AB8">
        <w:rPr>
          <w:rFonts w:eastAsia="宋体"/>
          <w:szCs w:val="28"/>
        </w:rPr>
        <w:t>比合三进制是一种复数形式的</w:t>
      </w:r>
      <w:r w:rsidRPr="00B87AB8">
        <w:rPr>
          <w:rFonts w:eastAsia="宋体" w:hint="eastAsia"/>
          <w:szCs w:val="28"/>
        </w:rPr>
        <w:t>数，应</w:t>
      </w:r>
      <w:r w:rsidRPr="00B87AB8">
        <w:rPr>
          <w:rFonts w:eastAsia="宋体"/>
          <w:szCs w:val="28"/>
        </w:rPr>
        <w:t>理解</w:t>
      </w:r>
      <w:r w:rsidRPr="00B87AB8">
        <w:rPr>
          <w:rFonts w:eastAsia="宋体" w:hint="eastAsia"/>
          <w:szCs w:val="28"/>
        </w:rPr>
        <w:t>一个</w:t>
      </w:r>
      <w:r w:rsidRPr="00B87AB8">
        <w:rPr>
          <w:rFonts w:eastAsia="宋体"/>
          <w:szCs w:val="28"/>
        </w:rPr>
        <w:t>TRIA</w:t>
      </w:r>
      <w:r w:rsidRPr="00B87AB8">
        <w:rPr>
          <w:rFonts w:eastAsia="宋体"/>
          <w:szCs w:val="28"/>
        </w:rPr>
        <w:t>比合数包含阴阳两部分</w:t>
      </w:r>
      <w:r w:rsidRPr="00B87AB8">
        <w:rPr>
          <w:rFonts w:eastAsia="宋体" w:hint="eastAsia"/>
          <w:szCs w:val="28"/>
        </w:rPr>
        <w:t>，</w:t>
      </w:r>
      <w:r w:rsidRPr="00B87AB8">
        <w:rPr>
          <w:rFonts w:eastAsia="宋体"/>
          <w:szCs w:val="28"/>
        </w:rPr>
        <w:t>一</w:t>
      </w:r>
      <w:r w:rsidRPr="00B87AB8">
        <w:rPr>
          <w:rFonts w:eastAsia="宋体" w:hint="eastAsia"/>
          <w:szCs w:val="28"/>
        </w:rPr>
        <w:t>个</w:t>
      </w:r>
      <w:r w:rsidRPr="00B87AB8">
        <w:rPr>
          <w:rFonts w:eastAsia="宋体" w:hint="eastAsia"/>
          <w:szCs w:val="28"/>
        </w:rPr>
        <w:t>TRIA</w:t>
      </w:r>
      <w:r w:rsidRPr="00B87AB8">
        <w:rPr>
          <w:rFonts w:eastAsia="宋体"/>
          <w:szCs w:val="28"/>
        </w:rPr>
        <w:t>比合数表示一个对称三进制</w:t>
      </w:r>
      <w:r w:rsidRPr="00B87AB8">
        <w:rPr>
          <w:rFonts w:eastAsia="宋体" w:hint="eastAsia"/>
          <w:szCs w:val="28"/>
        </w:rPr>
        <w:t>。通俗</w:t>
      </w:r>
      <w:r w:rsidRPr="00B87AB8">
        <w:rPr>
          <w:rFonts w:eastAsia="宋体"/>
          <w:szCs w:val="28"/>
        </w:rPr>
        <w:t>理解，一个铜币的正</w:t>
      </w:r>
      <w:r w:rsidRPr="00B87AB8">
        <w:rPr>
          <w:rFonts w:eastAsia="宋体" w:hint="eastAsia"/>
          <w:szCs w:val="28"/>
        </w:rPr>
        <w:t>面</w:t>
      </w:r>
      <w:r w:rsidRPr="00B87AB8">
        <w:rPr>
          <w:rFonts w:eastAsia="宋体"/>
          <w:szCs w:val="28"/>
        </w:rPr>
        <w:t>反</w:t>
      </w:r>
      <w:r w:rsidRPr="00B87AB8">
        <w:rPr>
          <w:rFonts w:eastAsia="宋体" w:hint="eastAsia"/>
          <w:szCs w:val="28"/>
        </w:rPr>
        <w:t>面</w:t>
      </w:r>
      <w:r w:rsidRPr="00B87AB8">
        <w:rPr>
          <w:rFonts w:eastAsia="宋体"/>
          <w:szCs w:val="28"/>
        </w:rPr>
        <w:t>结合成</w:t>
      </w:r>
      <w:r w:rsidRPr="00B87AB8">
        <w:rPr>
          <w:rFonts w:eastAsia="宋体" w:hint="eastAsia"/>
          <w:szCs w:val="28"/>
        </w:rPr>
        <w:t>一枚</w:t>
      </w:r>
      <w:r w:rsidRPr="00B87AB8">
        <w:rPr>
          <w:rFonts w:eastAsia="宋体"/>
          <w:szCs w:val="28"/>
        </w:rPr>
        <w:t>硬币</w:t>
      </w:r>
      <w:r w:rsidRPr="00B87AB8">
        <w:rPr>
          <w:rFonts w:eastAsia="宋体" w:hint="eastAsia"/>
          <w:szCs w:val="28"/>
        </w:rPr>
        <w:t>（或</w:t>
      </w:r>
      <w:r w:rsidRPr="00B87AB8">
        <w:rPr>
          <w:rFonts w:eastAsia="宋体"/>
          <w:szCs w:val="28"/>
        </w:rPr>
        <w:t>者，一张纸）</w:t>
      </w:r>
      <w:r w:rsidRPr="00B87AB8">
        <w:rPr>
          <w:rFonts w:eastAsia="宋体" w:hint="eastAsia"/>
          <w:szCs w:val="28"/>
        </w:rPr>
        <w:t>，</w:t>
      </w:r>
      <w:r w:rsidRPr="00B87AB8">
        <w:rPr>
          <w:rFonts w:eastAsia="宋体"/>
          <w:szCs w:val="28"/>
        </w:rPr>
        <w:t>相似</w:t>
      </w:r>
      <w:r w:rsidRPr="00B87AB8">
        <w:rPr>
          <w:rFonts w:eastAsia="宋体" w:hint="eastAsia"/>
          <w:szCs w:val="28"/>
        </w:rPr>
        <w:t>的“</w:t>
      </w:r>
      <w:r w:rsidRPr="00B87AB8">
        <w:rPr>
          <w:rFonts w:eastAsia="宋体"/>
          <w:szCs w:val="28"/>
        </w:rPr>
        <w:t>比合</w:t>
      </w:r>
      <w:r w:rsidRPr="00B87AB8">
        <w:rPr>
          <w:rFonts w:eastAsia="宋体" w:hint="eastAsia"/>
          <w:szCs w:val="28"/>
        </w:rPr>
        <w:t>”</w:t>
      </w:r>
      <w:r w:rsidRPr="00B87AB8">
        <w:rPr>
          <w:rFonts w:eastAsia="宋体"/>
          <w:szCs w:val="28"/>
        </w:rPr>
        <w:t>数</w:t>
      </w:r>
      <w:r w:rsidRPr="00B87AB8">
        <w:rPr>
          <w:rFonts w:eastAsia="宋体" w:hint="eastAsia"/>
          <w:szCs w:val="28"/>
        </w:rPr>
        <w:t>以</w:t>
      </w:r>
      <w:r w:rsidRPr="00B87AB8">
        <w:rPr>
          <w:rFonts w:eastAsia="宋体"/>
          <w:szCs w:val="28"/>
        </w:rPr>
        <w:t>正数</w:t>
      </w:r>
      <w:r w:rsidRPr="00B87AB8">
        <w:rPr>
          <w:rFonts w:eastAsia="宋体" w:hint="eastAsia"/>
          <w:szCs w:val="28"/>
        </w:rPr>
        <w:t>（</w:t>
      </w:r>
      <w:r w:rsidRPr="00B87AB8">
        <w:rPr>
          <w:rFonts w:eastAsia="宋体"/>
          <w:szCs w:val="28"/>
        </w:rPr>
        <w:t>正数）和</w:t>
      </w:r>
      <w:r w:rsidRPr="00B87AB8">
        <w:rPr>
          <w:rFonts w:eastAsia="宋体" w:hint="eastAsia"/>
          <w:szCs w:val="28"/>
        </w:rPr>
        <w:t>反</w:t>
      </w:r>
      <w:r w:rsidRPr="00B87AB8">
        <w:rPr>
          <w:rFonts w:eastAsia="宋体"/>
          <w:szCs w:val="28"/>
        </w:rPr>
        <w:t>数</w:t>
      </w:r>
      <w:r w:rsidRPr="00B87AB8">
        <w:rPr>
          <w:rFonts w:eastAsia="宋体" w:hint="eastAsia"/>
          <w:szCs w:val="28"/>
        </w:rPr>
        <w:t>（负数</w:t>
      </w:r>
      <w:r w:rsidRPr="00B87AB8">
        <w:rPr>
          <w:rFonts w:eastAsia="宋体"/>
          <w:szCs w:val="28"/>
        </w:rPr>
        <w:t>）的</w:t>
      </w:r>
      <w:r w:rsidRPr="00B87AB8">
        <w:rPr>
          <w:rFonts w:eastAsia="宋体" w:hint="eastAsia"/>
          <w:szCs w:val="28"/>
        </w:rPr>
        <w:t>相互</w:t>
      </w:r>
      <w:r w:rsidRPr="00B87AB8">
        <w:rPr>
          <w:rFonts w:eastAsia="宋体"/>
          <w:szCs w:val="28"/>
        </w:rPr>
        <w:t>结合</w:t>
      </w:r>
      <w:r w:rsidRPr="00B87AB8">
        <w:rPr>
          <w:rFonts w:eastAsia="宋体" w:hint="eastAsia"/>
          <w:szCs w:val="28"/>
        </w:rPr>
        <w:t>组成</w:t>
      </w:r>
      <w:r w:rsidRPr="00B87AB8">
        <w:rPr>
          <w:rFonts w:eastAsia="宋体"/>
          <w:szCs w:val="28"/>
        </w:rPr>
        <w:t>，一个</w:t>
      </w:r>
      <w:r w:rsidRPr="00B87AB8">
        <w:rPr>
          <w:rFonts w:eastAsia="宋体" w:hint="eastAsia"/>
          <w:szCs w:val="28"/>
        </w:rPr>
        <w:t>“</w:t>
      </w:r>
      <w:r w:rsidRPr="00B87AB8">
        <w:rPr>
          <w:rFonts w:eastAsia="宋体"/>
          <w:szCs w:val="28"/>
        </w:rPr>
        <w:t>比合</w:t>
      </w:r>
      <w:r w:rsidRPr="00B87AB8">
        <w:rPr>
          <w:rFonts w:eastAsia="宋体" w:hint="eastAsia"/>
          <w:szCs w:val="28"/>
        </w:rPr>
        <w:t>”单位</w:t>
      </w:r>
      <w:r w:rsidRPr="00B87AB8">
        <w:rPr>
          <w:rFonts w:eastAsia="宋体"/>
          <w:szCs w:val="28"/>
        </w:rPr>
        <w:t>值</w:t>
      </w:r>
      <w:r w:rsidRPr="00B87AB8">
        <w:rPr>
          <w:rFonts w:eastAsia="宋体" w:hint="eastAsia"/>
          <w:szCs w:val="28"/>
        </w:rPr>
        <w:t>“政”（</w:t>
      </w:r>
      <w:r w:rsidRPr="00B87AB8">
        <w:rPr>
          <w:rFonts w:eastAsia="宋体"/>
          <w:szCs w:val="28"/>
        </w:rPr>
        <w:t>Z</w:t>
      </w:r>
      <w:r w:rsidRPr="00B87AB8">
        <w:rPr>
          <w:rFonts w:eastAsia="宋体"/>
          <w:szCs w:val="28"/>
        </w:rPr>
        <w:t>）</w:t>
      </w:r>
      <w:r w:rsidRPr="00B87AB8">
        <w:rPr>
          <w:rFonts w:eastAsia="宋体" w:hint="eastAsia"/>
          <w:szCs w:val="28"/>
        </w:rPr>
        <w:t>，如</w:t>
      </w:r>
      <w:r w:rsidRPr="00B87AB8">
        <w:rPr>
          <w:rFonts w:eastAsia="宋体" w:hint="eastAsia"/>
          <w:szCs w:val="28"/>
        </w:rPr>
        <w:t>(1T)</w:t>
      </w:r>
      <w:r w:rsidRPr="00B87AB8">
        <w:rPr>
          <w:rFonts w:eastAsia="宋体" w:hint="eastAsia"/>
          <w:szCs w:val="28"/>
          <w:vertAlign w:val="subscript"/>
        </w:rPr>
        <w:t>Z</w:t>
      </w:r>
      <w:r w:rsidRPr="00B87AB8">
        <w:rPr>
          <w:rFonts w:eastAsia="宋体" w:hint="eastAsia"/>
          <w:szCs w:val="28"/>
        </w:rPr>
        <w:t>=</w:t>
      </w:r>
      <w:r w:rsidRPr="00B87AB8">
        <w:rPr>
          <w:rFonts w:eastAsia="宋体"/>
          <w:szCs w:val="28"/>
        </w:rPr>
        <w:t xml:space="preserve"> [10,01]</w:t>
      </w:r>
      <w:r w:rsidRPr="00B87AB8">
        <w:rPr>
          <w:rFonts w:eastAsia="宋体"/>
          <w:szCs w:val="28"/>
          <w:vertAlign w:val="subscript"/>
        </w:rPr>
        <w:t>Z</w:t>
      </w:r>
      <w:r w:rsidRPr="00B87AB8">
        <w:rPr>
          <w:rFonts w:eastAsia="宋体" w:hint="eastAsia"/>
          <w:szCs w:val="28"/>
        </w:rPr>
        <w:t>编码</w:t>
      </w:r>
      <w:r w:rsidRPr="00B87AB8">
        <w:rPr>
          <w:rFonts w:eastAsia="宋体"/>
          <w:szCs w:val="28"/>
        </w:rPr>
        <w:t>表示</w:t>
      </w:r>
      <w:r w:rsidRPr="00B87AB8">
        <w:rPr>
          <w:rFonts w:eastAsia="宋体" w:hint="eastAsia"/>
          <w:szCs w:val="28"/>
        </w:rPr>
        <w:t>。</w:t>
      </w:r>
    </w:p>
    <w:p w14:paraId="4A7C03F9" w14:textId="77777777" w:rsidR="00E569F9" w:rsidRPr="00B87AB8" w:rsidRDefault="00E569F9" w:rsidP="00E569F9">
      <w:pPr>
        <w:ind w:firstLine="600"/>
        <w:jc w:val="both"/>
        <w:rPr>
          <w:rFonts w:eastAsia="宋体"/>
          <w:szCs w:val="28"/>
        </w:rPr>
      </w:pPr>
      <w:r w:rsidRPr="00B87AB8">
        <w:rPr>
          <w:rFonts w:eastAsia="宋体" w:hint="eastAsia"/>
          <w:szCs w:val="28"/>
        </w:rPr>
        <w:t>现有的计算机系统中，二进制运算单位</w:t>
      </w:r>
      <w:r w:rsidRPr="00B87AB8">
        <w:rPr>
          <w:rFonts w:eastAsia="宋体" w:hint="eastAsia"/>
          <w:szCs w:val="28"/>
        </w:rPr>
        <w:t>(</w:t>
      </w:r>
      <w:r w:rsidRPr="00B87AB8">
        <w:rPr>
          <w:rFonts w:eastAsia="宋体" w:hint="eastAsia"/>
          <w:szCs w:val="28"/>
        </w:rPr>
        <w:t>或，数据单位</w:t>
      </w:r>
      <w:r w:rsidRPr="00B87AB8">
        <w:rPr>
          <w:rFonts w:eastAsia="宋体" w:hint="eastAsia"/>
          <w:szCs w:val="28"/>
        </w:rPr>
        <w:t>)</w:t>
      </w:r>
      <w:r w:rsidRPr="00B87AB8">
        <w:rPr>
          <w:rFonts w:eastAsia="宋体" w:hint="eastAsia"/>
          <w:szCs w:val="28"/>
        </w:rPr>
        <w:t>通常是</w:t>
      </w:r>
      <w:r w:rsidRPr="00B87AB8">
        <w:rPr>
          <w:rFonts w:eastAsia="宋体" w:hint="eastAsia"/>
          <w:szCs w:val="28"/>
        </w:rPr>
        <w:t>8</w:t>
      </w:r>
      <w:r w:rsidRPr="00B87AB8">
        <w:rPr>
          <w:rFonts w:eastAsia="宋体" w:hint="eastAsia"/>
          <w:szCs w:val="28"/>
        </w:rPr>
        <w:t>位</w:t>
      </w:r>
      <w:r w:rsidRPr="00B87AB8">
        <w:rPr>
          <w:rFonts w:eastAsia="宋体" w:hint="eastAsia"/>
          <w:szCs w:val="28"/>
        </w:rPr>
        <w:t>(</w:t>
      </w:r>
      <w:r w:rsidRPr="00B87AB8">
        <w:rPr>
          <w:rFonts w:eastAsia="宋体" w:hint="eastAsia"/>
          <w:szCs w:val="28"/>
        </w:rPr>
        <w:t>一个字节</w:t>
      </w:r>
      <w:r w:rsidRPr="00B87AB8">
        <w:rPr>
          <w:rFonts w:eastAsia="宋体" w:hint="eastAsia"/>
          <w:szCs w:val="28"/>
        </w:rPr>
        <w:t>)</w:t>
      </w:r>
      <w:r w:rsidRPr="00B87AB8">
        <w:rPr>
          <w:rFonts w:eastAsia="宋体" w:hint="eastAsia"/>
          <w:szCs w:val="28"/>
        </w:rPr>
        <w:t>、</w:t>
      </w:r>
      <w:r w:rsidRPr="00B87AB8">
        <w:rPr>
          <w:rFonts w:eastAsia="宋体" w:hint="eastAsia"/>
          <w:szCs w:val="28"/>
        </w:rPr>
        <w:t>16</w:t>
      </w:r>
      <w:r w:rsidRPr="00B87AB8">
        <w:rPr>
          <w:rFonts w:eastAsia="宋体" w:hint="eastAsia"/>
          <w:szCs w:val="28"/>
        </w:rPr>
        <w:t>位</w:t>
      </w:r>
      <w:r w:rsidRPr="00B87AB8">
        <w:rPr>
          <w:rFonts w:eastAsia="宋体" w:hint="eastAsia"/>
          <w:szCs w:val="28"/>
        </w:rPr>
        <w:t>(</w:t>
      </w:r>
      <w:r w:rsidRPr="00B87AB8">
        <w:rPr>
          <w:rFonts w:eastAsia="宋体" w:hint="eastAsia"/>
          <w:szCs w:val="28"/>
        </w:rPr>
        <w:t>一个字</w:t>
      </w:r>
      <w:r w:rsidRPr="00B87AB8">
        <w:rPr>
          <w:rFonts w:eastAsia="宋体" w:hint="eastAsia"/>
          <w:szCs w:val="28"/>
        </w:rPr>
        <w:t>)</w:t>
      </w:r>
      <w:r w:rsidRPr="00B87AB8">
        <w:rPr>
          <w:rFonts w:eastAsia="宋体" w:hint="eastAsia"/>
          <w:szCs w:val="28"/>
        </w:rPr>
        <w:t>、</w:t>
      </w:r>
      <w:r w:rsidRPr="00B87AB8">
        <w:rPr>
          <w:rFonts w:eastAsia="宋体" w:hint="eastAsia"/>
          <w:szCs w:val="28"/>
        </w:rPr>
        <w:t>32</w:t>
      </w:r>
      <w:r w:rsidRPr="00B87AB8">
        <w:rPr>
          <w:rFonts w:eastAsia="宋体" w:hint="eastAsia"/>
          <w:szCs w:val="28"/>
        </w:rPr>
        <w:t>位或</w:t>
      </w:r>
      <w:r w:rsidRPr="00B87AB8">
        <w:rPr>
          <w:rFonts w:eastAsia="宋体" w:hint="eastAsia"/>
          <w:szCs w:val="28"/>
        </w:rPr>
        <w:t>64</w:t>
      </w:r>
      <w:r w:rsidRPr="00B87AB8">
        <w:rPr>
          <w:rFonts w:eastAsia="宋体" w:hint="eastAsia"/>
          <w:szCs w:val="28"/>
        </w:rPr>
        <w:t>位。因此，根据本发明的</w:t>
      </w:r>
      <w:r w:rsidRPr="00B87AB8">
        <w:rPr>
          <w:rFonts w:eastAsia="宋体" w:hint="eastAsia"/>
          <w:szCs w:val="28"/>
        </w:rPr>
        <w:t>TRIA</w:t>
      </w:r>
      <w:r w:rsidRPr="00B87AB8">
        <w:rPr>
          <w:rFonts w:eastAsia="宋体" w:hint="eastAsia"/>
          <w:szCs w:val="28"/>
        </w:rPr>
        <w:t>计算机系统的</w:t>
      </w:r>
      <w:r w:rsidRPr="00B87AB8">
        <w:rPr>
          <w:rFonts w:eastAsia="宋体" w:hint="eastAsia"/>
          <w:szCs w:val="28"/>
        </w:rPr>
        <w:t>TRIA</w:t>
      </w:r>
      <w:r w:rsidRPr="00B87AB8">
        <w:rPr>
          <w:rFonts w:eastAsia="宋体" w:hint="eastAsia"/>
          <w:szCs w:val="28"/>
        </w:rPr>
        <w:t>“比合”三进制运算单位可以是两个</w:t>
      </w:r>
      <w:r w:rsidRPr="00B87AB8">
        <w:rPr>
          <w:rFonts w:eastAsia="宋体" w:hint="eastAsia"/>
          <w:szCs w:val="28"/>
        </w:rPr>
        <w:t>8</w:t>
      </w:r>
      <w:r w:rsidRPr="00B87AB8">
        <w:rPr>
          <w:rFonts w:eastAsia="宋体" w:hint="eastAsia"/>
          <w:szCs w:val="28"/>
        </w:rPr>
        <w:t>位、两个</w:t>
      </w:r>
      <w:r w:rsidRPr="00B87AB8">
        <w:rPr>
          <w:rFonts w:eastAsia="宋体" w:hint="eastAsia"/>
          <w:szCs w:val="28"/>
        </w:rPr>
        <w:t>16</w:t>
      </w:r>
      <w:r w:rsidRPr="00B87AB8">
        <w:rPr>
          <w:rFonts w:eastAsia="宋体" w:hint="eastAsia"/>
          <w:szCs w:val="28"/>
        </w:rPr>
        <w:t>位、两个</w:t>
      </w:r>
      <w:r w:rsidRPr="00B87AB8">
        <w:rPr>
          <w:rFonts w:eastAsia="宋体" w:hint="eastAsia"/>
          <w:szCs w:val="28"/>
        </w:rPr>
        <w:t>32</w:t>
      </w:r>
      <w:r w:rsidRPr="00B87AB8">
        <w:rPr>
          <w:rFonts w:eastAsia="宋体" w:hint="eastAsia"/>
          <w:szCs w:val="28"/>
        </w:rPr>
        <w:t>位、两个</w:t>
      </w:r>
      <w:r w:rsidRPr="00B87AB8">
        <w:rPr>
          <w:rFonts w:eastAsia="宋体" w:hint="eastAsia"/>
          <w:szCs w:val="28"/>
        </w:rPr>
        <w:t>64</w:t>
      </w:r>
      <w:r w:rsidRPr="00B87AB8">
        <w:rPr>
          <w:rFonts w:eastAsia="宋体" w:hint="eastAsia"/>
          <w:szCs w:val="28"/>
        </w:rPr>
        <w:t>位，或</w:t>
      </w:r>
      <w:r w:rsidRPr="00B87AB8">
        <w:rPr>
          <w:rFonts w:eastAsia="宋体" w:hint="eastAsia"/>
          <w:szCs w:val="28"/>
        </w:rPr>
        <w:t>6</w:t>
      </w:r>
      <w:r w:rsidRPr="00B87AB8">
        <w:rPr>
          <w:rFonts w:eastAsia="宋体" w:hint="eastAsia"/>
          <w:szCs w:val="28"/>
        </w:rPr>
        <w:t>位</w:t>
      </w:r>
      <w:r w:rsidRPr="00B87AB8">
        <w:rPr>
          <w:rFonts w:eastAsia="宋体"/>
          <w:szCs w:val="28"/>
        </w:rPr>
        <w:t>、</w:t>
      </w:r>
      <w:r w:rsidRPr="00B87AB8">
        <w:rPr>
          <w:rFonts w:eastAsia="宋体" w:hint="eastAsia"/>
          <w:szCs w:val="28"/>
        </w:rPr>
        <w:t>24</w:t>
      </w:r>
      <w:r w:rsidRPr="00B87AB8">
        <w:rPr>
          <w:rFonts w:eastAsia="宋体" w:hint="eastAsia"/>
          <w:szCs w:val="28"/>
        </w:rPr>
        <w:t>位</w:t>
      </w:r>
      <w:r w:rsidRPr="00B87AB8">
        <w:rPr>
          <w:rFonts w:eastAsia="宋体"/>
          <w:szCs w:val="28"/>
        </w:rPr>
        <w:t>、</w:t>
      </w:r>
      <w:r w:rsidRPr="00B87AB8">
        <w:rPr>
          <w:rFonts w:eastAsia="宋体" w:hint="eastAsia"/>
          <w:szCs w:val="28"/>
        </w:rPr>
        <w:t>48</w:t>
      </w:r>
      <w:r w:rsidRPr="00B87AB8">
        <w:rPr>
          <w:rFonts w:eastAsia="宋体" w:hint="eastAsia"/>
          <w:szCs w:val="28"/>
        </w:rPr>
        <w:t>位</w:t>
      </w:r>
      <w:r w:rsidRPr="00B87AB8">
        <w:rPr>
          <w:rFonts w:eastAsia="宋体"/>
          <w:szCs w:val="28"/>
        </w:rPr>
        <w:t>、</w:t>
      </w:r>
      <w:r w:rsidRPr="00B87AB8">
        <w:rPr>
          <w:rFonts w:eastAsia="宋体" w:hint="eastAsia"/>
          <w:szCs w:val="28"/>
        </w:rPr>
        <w:t>96</w:t>
      </w:r>
      <w:r w:rsidRPr="00B87AB8">
        <w:rPr>
          <w:rFonts w:eastAsia="宋体" w:hint="eastAsia"/>
          <w:szCs w:val="28"/>
        </w:rPr>
        <w:t>位、</w:t>
      </w:r>
      <w:r w:rsidRPr="00B87AB8">
        <w:rPr>
          <w:rFonts w:eastAsia="宋体" w:hint="eastAsia"/>
          <w:szCs w:val="28"/>
        </w:rPr>
        <w:t>192</w:t>
      </w:r>
      <w:r w:rsidRPr="00B87AB8">
        <w:rPr>
          <w:rFonts w:eastAsia="宋体" w:hint="eastAsia"/>
          <w:szCs w:val="28"/>
        </w:rPr>
        <w:t>位</w:t>
      </w:r>
      <w:r w:rsidRPr="00B87AB8">
        <w:rPr>
          <w:rFonts w:eastAsia="宋体"/>
          <w:szCs w:val="28"/>
        </w:rPr>
        <w:t>、</w:t>
      </w:r>
      <w:r w:rsidRPr="00B87AB8">
        <w:rPr>
          <w:rFonts w:eastAsia="宋体" w:hint="eastAsia"/>
          <w:szCs w:val="28"/>
        </w:rPr>
        <w:t>384</w:t>
      </w:r>
      <w:r w:rsidRPr="00B87AB8">
        <w:rPr>
          <w:rFonts w:eastAsia="宋体" w:hint="eastAsia"/>
          <w:szCs w:val="28"/>
        </w:rPr>
        <w:t>位等不同位。</w:t>
      </w:r>
    </w:p>
    <w:p w14:paraId="12B15741" w14:textId="77777777" w:rsidR="00E569F9" w:rsidRPr="00B87AB8" w:rsidRDefault="00E569F9" w:rsidP="00E569F9">
      <w:pPr>
        <w:ind w:firstLine="600"/>
        <w:jc w:val="both"/>
        <w:rPr>
          <w:rFonts w:eastAsia="宋体"/>
          <w:szCs w:val="28"/>
        </w:rPr>
      </w:pPr>
      <w:r w:rsidRPr="00B87AB8">
        <w:rPr>
          <w:rFonts w:eastAsia="宋体" w:hint="eastAsia"/>
          <w:szCs w:val="28"/>
        </w:rPr>
        <w:t>根据本发明的</w:t>
      </w:r>
      <w:r w:rsidRPr="00B87AB8">
        <w:rPr>
          <w:rFonts w:eastAsia="宋体" w:hint="eastAsia"/>
          <w:szCs w:val="28"/>
        </w:rPr>
        <w:t>TRIA</w:t>
      </w:r>
      <w:r w:rsidRPr="00B87AB8">
        <w:rPr>
          <w:rFonts w:eastAsia="宋体" w:hint="eastAsia"/>
          <w:szCs w:val="28"/>
        </w:rPr>
        <w:t>计算机系统是能够执行二进制运算和对称三进制运算的计算机系统，因此若</w:t>
      </w:r>
      <w:r w:rsidRPr="00B87AB8">
        <w:rPr>
          <w:rFonts w:eastAsia="宋体" w:hint="eastAsia"/>
          <w:szCs w:val="28"/>
        </w:rPr>
        <w:t>TRIA</w:t>
      </w:r>
      <w:r w:rsidRPr="00B87AB8">
        <w:rPr>
          <w:rFonts w:eastAsia="宋体" w:hint="eastAsia"/>
          <w:szCs w:val="28"/>
        </w:rPr>
        <w:t>计算机系统中，二进制运算单位为</w:t>
      </w:r>
      <w:r w:rsidRPr="00B87AB8">
        <w:rPr>
          <w:rFonts w:eastAsia="宋体" w:hint="eastAsia"/>
          <w:szCs w:val="28"/>
        </w:rPr>
        <w:t>8</w:t>
      </w:r>
      <w:r w:rsidRPr="00B87AB8">
        <w:rPr>
          <w:rFonts w:eastAsia="宋体" w:hint="eastAsia"/>
          <w:szCs w:val="28"/>
        </w:rPr>
        <w:t>位，则执行对称三进制运算的对称三进制运算单位为两个</w:t>
      </w:r>
      <w:r w:rsidRPr="00B87AB8">
        <w:rPr>
          <w:rFonts w:eastAsia="宋体" w:hint="eastAsia"/>
          <w:szCs w:val="28"/>
        </w:rPr>
        <w:t>8</w:t>
      </w:r>
      <w:r w:rsidRPr="00B87AB8">
        <w:rPr>
          <w:rFonts w:eastAsia="宋体" w:hint="eastAsia"/>
          <w:szCs w:val="28"/>
        </w:rPr>
        <w:t>位。</w:t>
      </w:r>
    </w:p>
    <w:p w14:paraId="386D0C64" w14:textId="77777777" w:rsidR="00E569F9" w:rsidRPr="00B87AB8" w:rsidRDefault="00E569F9" w:rsidP="00E569F9">
      <w:pPr>
        <w:ind w:firstLine="600"/>
        <w:jc w:val="both"/>
        <w:rPr>
          <w:rFonts w:eastAsia="宋体"/>
          <w:szCs w:val="28"/>
        </w:rPr>
      </w:pPr>
      <w:r w:rsidRPr="00B87AB8">
        <w:rPr>
          <w:rFonts w:eastAsia="宋体" w:hint="eastAsia"/>
          <w:szCs w:val="28"/>
        </w:rPr>
        <w:t>在下面的描述中，假设对称三进制的运算单位为两个</w:t>
      </w:r>
      <w:r w:rsidRPr="00B87AB8">
        <w:rPr>
          <w:rFonts w:eastAsia="宋体" w:hint="eastAsia"/>
          <w:szCs w:val="28"/>
        </w:rPr>
        <w:t>8</w:t>
      </w:r>
      <w:r w:rsidRPr="00B87AB8">
        <w:rPr>
          <w:rFonts w:eastAsia="宋体" w:hint="eastAsia"/>
          <w:szCs w:val="28"/>
        </w:rPr>
        <w:t>位，即，</w:t>
      </w:r>
      <w:r w:rsidRPr="00B87AB8">
        <w:rPr>
          <w:rFonts w:eastAsia="宋体" w:hint="eastAsia"/>
          <w:szCs w:val="28"/>
        </w:rPr>
        <w:t>16</w:t>
      </w:r>
      <w:r w:rsidRPr="00B87AB8">
        <w:rPr>
          <w:rFonts w:eastAsia="宋体" w:hint="eastAsia"/>
          <w:szCs w:val="28"/>
        </w:rPr>
        <w:t>位、两个字节或一个字。</w:t>
      </w:r>
    </w:p>
    <w:p w14:paraId="4A811F82" w14:textId="77777777" w:rsidR="00E569F9" w:rsidRPr="00B87AB8" w:rsidRDefault="00E569F9" w:rsidP="00E569F9">
      <w:pPr>
        <w:ind w:firstLine="600"/>
        <w:jc w:val="both"/>
        <w:rPr>
          <w:rFonts w:eastAsia="宋体"/>
          <w:szCs w:val="28"/>
        </w:rPr>
      </w:pPr>
      <w:r w:rsidRPr="00B87AB8">
        <w:rPr>
          <w:rFonts w:eastAsia="宋体" w:hint="eastAsia"/>
          <w:szCs w:val="28"/>
        </w:rPr>
        <w:t>根据本发明的</w:t>
      </w:r>
      <w:r w:rsidRPr="00B87AB8">
        <w:rPr>
          <w:rFonts w:eastAsia="宋体" w:hint="eastAsia"/>
          <w:szCs w:val="28"/>
        </w:rPr>
        <w:t>TRIA</w:t>
      </w:r>
      <w:r w:rsidRPr="00B87AB8">
        <w:rPr>
          <w:rFonts w:eastAsia="宋体" w:hint="eastAsia"/>
          <w:szCs w:val="28"/>
        </w:rPr>
        <w:t>计算机系统中，通过二进制的两个运算单位来表示对称三进制的一个运算单位，具体地讲，两个二进制运算单位中的一半用于表示具有对称三进制中的“</w:t>
      </w:r>
      <w:r w:rsidRPr="00B87AB8">
        <w:rPr>
          <w:rFonts w:eastAsia="宋体" w:hint="eastAsia"/>
          <w:szCs w:val="28"/>
        </w:rPr>
        <w:t>1</w:t>
      </w:r>
      <w:r w:rsidRPr="00B87AB8">
        <w:rPr>
          <w:rFonts w:eastAsia="宋体" w:hint="eastAsia"/>
          <w:szCs w:val="28"/>
        </w:rPr>
        <w:t>”的位，而另一半用于表示具有对称三进制中的“</w:t>
      </w:r>
      <w:r w:rsidRPr="00B87AB8">
        <w:rPr>
          <w:rFonts w:eastAsia="宋体" w:hint="eastAsia"/>
          <w:szCs w:val="28"/>
        </w:rPr>
        <w:t>T</w:t>
      </w:r>
      <w:r w:rsidRPr="00B87AB8">
        <w:rPr>
          <w:rFonts w:eastAsia="宋体" w:hint="eastAsia"/>
          <w:szCs w:val="28"/>
        </w:rPr>
        <w:t>”的位，且对称三进制“</w:t>
      </w:r>
      <w:r w:rsidRPr="00B87AB8">
        <w:rPr>
          <w:rFonts w:eastAsia="宋体" w:hint="eastAsia"/>
          <w:szCs w:val="28"/>
        </w:rPr>
        <w:t>T</w:t>
      </w:r>
      <w:r w:rsidRPr="00B87AB8">
        <w:rPr>
          <w:rFonts w:eastAsia="宋体" w:hint="eastAsia"/>
          <w:szCs w:val="28"/>
        </w:rPr>
        <w:t>”、“</w:t>
      </w:r>
      <w:r w:rsidRPr="00B87AB8">
        <w:rPr>
          <w:rFonts w:eastAsia="宋体" w:hint="eastAsia"/>
          <w:szCs w:val="28"/>
        </w:rPr>
        <w:t>0</w:t>
      </w:r>
      <w:r w:rsidRPr="00B87AB8">
        <w:rPr>
          <w:rFonts w:eastAsia="宋体" w:hint="eastAsia"/>
          <w:szCs w:val="28"/>
        </w:rPr>
        <w:t>”和“</w:t>
      </w:r>
      <w:r w:rsidRPr="00B87AB8">
        <w:rPr>
          <w:rFonts w:eastAsia="宋体" w:hint="eastAsia"/>
          <w:szCs w:val="28"/>
        </w:rPr>
        <w:t>1</w:t>
      </w:r>
      <w:r w:rsidRPr="00B87AB8">
        <w:rPr>
          <w:rFonts w:eastAsia="宋体" w:hint="eastAsia"/>
          <w:szCs w:val="28"/>
        </w:rPr>
        <w:t>”分别对应于</w:t>
      </w:r>
      <w:r w:rsidRPr="00B87AB8">
        <w:rPr>
          <w:rFonts w:eastAsia="宋体" w:hint="eastAsia"/>
          <w:szCs w:val="28"/>
        </w:rPr>
        <w:t>[0,1]</w:t>
      </w:r>
      <w:r w:rsidRPr="00B87AB8">
        <w:rPr>
          <w:rFonts w:eastAsia="宋体" w:hint="eastAsia"/>
          <w:szCs w:val="28"/>
        </w:rPr>
        <w:t>、</w:t>
      </w:r>
      <w:r w:rsidRPr="00B87AB8">
        <w:rPr>
          <w:rFonts w:eastAsia="宋体" w:hint="eastAsia"/>
          <w:szCs w:val="28"/>
        </w:rPr>
        <w:t>[0,0]</w:t>
      </w:r>
      <w:r w:rsidRPr="00B87AB8">
        <w:rPr>
          <w:rFonts w:eastAsia="宋体" w:hint="eastAsia"/>
          <w:szCs w:val="28"/>
        </w:rPr>
        <w:t>和</w:t>
      </w:r>
      <w:r w:rsidRPr="00B87AB8">
        <w:rPr>
          <w:rFonts w:eastAsia="宋体" w:hint="eastAsia"/>
          <w:szCs w:val="28"/>
        </w:rPr>
        <w:t>[1,0]</w:t>
      </w:r>
      <w:r w:rsidRPr="00B87AB8">
        <w:rPr>
          <w:rFonts w:eastAsia="宋体" w:hint="eastAsia"/>
          <w:szCs w:val="28"/>
        </w:rPr>
        <w:t>。在下面的描述，将表示对称三进制中的“</w:t>
      </w:r>
      <w:r w:rsidRPr="00B87AB8">
        <w:rPr>
          <w:rFonts w:eastAsia="宋体" w:hint="eastAsia"/>
          <w:szCs w:val="28"/>
        </w:rPr>
        <w:t>1</w:t>
      </w:r>
      <w:r w:rsidRPr="00B87AB8">
        <w:rPr>
          <w:rFonts w:eastAsia="宋体" w:hint="eastAsia"/>
          <w:szCs w:val="28"/>
        </w:rPr>
        <w:t>”的位的二进制单位的数据成为“</w:t>
      </w:r>
      <w:r w:rsidRPr="00B87AB8">
        <w:rPr>
          <w:rFonts w:eastAsia="宋体" w:hint="eastAsia"/>
          <w:szCs w:val="28"/>
        </w:rPr>
        <w:t>X</w:t>
      </w:r>
      <w:r w:rsidRPr="00B87AB8">
        <w:rPr>
          <w:rFonts w:eastAsia="宋体" w:hint="eastAsia"/>
          <w:szCs w:val="28"/>
        </w:rPr>
        <w:t>链数据”、“</w:t>
      </w:r>
      <w:r w:rsidRPr="00B87AB8">
        <w:rPr>
          <w:rFonts w:eastAsia="宋体" w:hint="eastAsia"/>
          <w:szCs w:val="28"/>
        </w:rPr>
        <w:t>X</w:t>
      </w:r>
      <w:r w:rsidRPr="00B87AB8">
        <w:rPr>
          <w:rFonts w:eastAsia="宋体" w:hint="eastAsia"/>
          <w:szCs w:val="28"/>
        </w:rPr>
        <w:t>链”或“正数链数据”，而将表示对称三进制中的“</w:t>
      </w:r>
      <w:r w:rsidRPr="00B87AB8">
        <w:rPr>
          <w:rFonts w:eastAsia="宋体" w:hint="eastAsia"/>
          <w:szCs w:val="28"/>
        </w:rPr>
        <w:t>T</w:t>
      </w:r>
      <w:r w:rsidRPr="00B87AB8">
        <w:rPr>
          <w:rFonts w:eastAsia="宋体" w:hint="eastAsia"/>
          <w:szCs w:val="28"/>
        </w:rPr>
        <w:t>”的位的二进制单位的数据成为“</w:t>
      </w:r>
      <w:r w:rsidRPr="00B87AB8">
        <w:rPr>
          <w:rFonts w:eastAsia="宋体" w:hint="eastAsia"/>
          <w:szCs w:val="28"/>
        </w:rPr>
        <w:t>Y</w:t>
      </w:r>
      <w:r w:rsidRPr="00B87AB8">
        <w:rPr>
          <w:rFonts w:eastAsia="宋体" w:hint="eastAsia"/>
          <w:szCs w:val="28"/>
        </w:rPr>
        <w:t>链数据”、“</w:t>
      </w:r>
      <w:r w:rsidRPr="00B87AB8">
        <w:rPr>
          <w:rFonts w:eastAsia="宋体" w:hint="eastAsia"/>
          <w:szCs w:val="28"/>
        </w:rPr>
        <w:t>Y</w:t>
      </w:r>
      <w:r w:rsidRPr="00B87AB8">
        <w:rPr>
          <w:rFonts w:eastAsia="宋体" w:hint="eastAsia"/>
          <w:szCs w:val="28"/>
        </w:rPr>
        <w:t>链”或“负数链数据”。</w:t>
      </w:r>
    </w:p>
    <w:p w14:paraId="56A2AD7E" w14:textId="77777777" w:rsidR="00E569F9" w:rsidRPr="00B87AB8" w:rsidRDefault="00E569F9" w:rsidP="00E569F9">
      <w:pPr>
        <w:ind w:firstLine="600"/>
        <w:jc w:val="both"/>
        <w:rPr>
          <w:rFonts w:eastAsia="宋体"/>
          <w:szCs w:val="28"/>
        </w:rPr>
      </w:pPr>
      <w:r w:rsidRPr="00B87AB8">
        <w:rPr>
          <w:rFonts w:eastAsia="宋体" w:hint="eastAsia"/>
          <w:szCs w:val="28"/>
        </w:rPr>
        <w:t>正反叠合平行坐标系中的一个</w:t>
      </w:r>
      <w:r w:rsidRPr="00B87AB8">
        <w:rPr>
          <w:rFonts w:eastAsia="宋体"/>
          <w:szCs w:val="28"/>
        </w:rPr>
        <w:t>Z</w:t>
      </w:r>
      <w:r w:rsidRPr="00B87AB8">
        <w:rPr>
          <w:rFonts w:eastAsia="宋体" w:hint="eastAsia"/>
          <w:szCs w:val="28"/>
        </w:rPr>
        <w:t>数是一对</w:t>
      </w:r>
      <w:r w:rsidRPr="00B87AB8">
        <w:rPr>
          <w:rFonts w:eastAsia="宋体"/>
          <w:szCs w:val="28"/>
        </w:rPr>
        <w:t>X</w:t>
      </w:r>
      <w:r w:rsidRPr="00B87AB8">
        <w:rPr>
          <w:rFonts w:eastAsia="宋体" w:hint="eastAsia"/>
          <w:szCs w:val="28"/>
        </w:rPr>
        <w:t>轴和</w:t>
      </w:r>
      <w:r w:rsidRPr="00B87AB8">
        <w:rPr>
          <w:rFonts w:eastAsia="宋体"/>
          <w:szCs w:val="28"/>
        </w:rPr>
        <w:t>Y</w:t>
      </w:r>
      <w:r w:rsidRPr="00B87AB8">
        <w:rPr>
          <w:rFonts w:eastAsia="宋体" w:hint="eastAsia"/>
          <w:szCs w:val="28"/>
        </w:rPr>
        <w:t>轴上的数的叠合表示，叠合点的表示跟单位距离的宽度无关，也就是说与具体使用的进制无关，可以是二进制，三进制，十进制等。现代计算机主流使用二进制系统计算和存储，通过类复数形式在</w:t>
      </w:r>
      <w:r w:rsidRPr="00B87AB8">
        <w:rPr>
          <w:rFonts w:eastAsia="宋体"/>
          <w:szCs w:val="28"/>
        </w:rPr>
        <w:t>X</w:t>
      </w:r>
      <w:r w:rsidRPr="00B87AB8">
        <w:rPr>
          <w:rFonts w:eastAsia="宋体" w:hint="eastAsia"/>
          <w:szCs w:val="28"/>
        </w:rPr>
        <w:t>轴和</w:t>
      </w:r>
      <w:r w:rsidRPr="00B87AB8">
        <w:rPr>
          <w:rFonts w:eastAsia="宋体"/>
          <w:szCs w:val="28"/>
        </w:rPr>
        <w:t>Y</w:t>
      </w:r>
      <w:r w:rsidRPr="00B87AB8">
        <w:rPr>
          <w:rFonts w:eastAsia="宋体" w:hint="eastAsia"/>
          <w:szCs w:val="28"/>
        </w:rPr>
        <w:t>轴上的数据以一对二进制表示相对应的对称三进制“叠合”表示方法和</w:t>
      </w:r>
      <w:r w:rsidRPr="00B87AB8">
        <w:rPr>
          <w:rFonts w:eastAsia="宋体"/>
          <w:szCs w:val="28"/>
        </w:rPr>
        <w:t>“</w:t>
      </w:r>
      <w:r w:rsidRPr="00B87AB8">
        <w:rPr>
          <w:rFonts w:eastAsia="宋体" w:hint="eastAsia"/>
          <w:szCs w:val="28"/>
        </w:rPr>
        <w:t>比合</w:t>
      </w:r>
      <w:r w:rsidRPr="00B87AB8">
        <w:rPr>
          <w:rFonts w:eastAsia="宋体"/>
          <w:szCs w:val="28"/>
        </w:rPr>
        <w:t>”</w:t>
      </w:r>
      <w:r w:rsidRPr="00B87AB8">
        <w:rPr>
          <w:rFonts w:eastAsia="宋体" w:hint="eastAsia"/>
          <w:szCs w:val="28"/>
        </w:rPr>
        <w:t>表示方法；</w:t>
      </w:r>
    </w:p>
    <w:p w14:paraId="39E6B0DC" w14:textId="77777777" w:rsidR="00E569F9" w:rsidRPr="00B87AB8" w:rsidRDefault="00E569F9" w:rsidP="00E569F9">
      <w:pPr>
        <w:ind w:firstLine="576"/>
        <w:rPr>
          <w:rFonts w:eastAsia="宋体"/>
        </w:rPr>
      </w:pPr>
      <w:r w:rsidRPr="00B87AB8">
        <w:rPr>
          <w:rFonts w:eastAsia="宋体" w:hint="eastAsia"/>
        </w:rPr>
        <w:t>TRIA</w:t>
      </w:r>
      <w:r w:rsidRPr="00B87AB8">
        <w:rPr>
          <w:rFonts w:eastAsia="宋体" w:hint="eastAsia"/>
        </w:rPr>
        <w:t>比合三进制是通过一对二进制的数据的“比合”表示一个对称三进制数据，</w:t>
      </w:r>
      <w:r w:rsidRPr="00B87AB8">
        <w:rPr>
          <w:rFonts w:eastAsia="宋体"/>
        </w:rPr>
        <w:t>其中</w:t>
      </w:r>
      <w:r w:rsidRPr="00B87AB8">
        <w:rPr>
          <w:rFonts w:eastAsia="宋体" w:hint="eastAsia"/>
        </w:rPr>
        <w:t>应</w:t>
      </w:r>
      <w:r w:rsidRPr="00B87AB8">
        <w:rPr>
          <w:rFonts w:eastAsia="宋体"/>
        </w:rPr>
        <w:t>注意的是</w:t>
      </w:r>
      <w:r w:rsidRPr="00B87AB8">
        <w:rPr>
          <w:rFonts w:eastAsia="宋体" w:hint="eastAsia"/>
        </w:rPr>
        <w:t>X</w:t>
      </w:r>
      <w:r w:rsidRPr="00B87AB8">
        <w:rPr>
          <w:rFonts w:eastAsia="宋体"/>
        </w:rPr>
        <w:t>和</w:t>
      </w:r>
      <w:r w:rsidRPr="00B87AB8">
        <w:rPr>
          <w:rFonts w:eastAsia="宋体"/>
        </w:rPr>
        <w:t>Y</w:t>
      </w:r>
      <w:r w:rsidRPr="00B87AB8">
        <w:rPr>
          <w:rFonts w:eastAsia="宋体" w:hint="eastAsia"/>
        </w:rPr>
        <w:t>轴</w:t>
      </w:r>
      <w:r w:rsidRPr="00B87AB8">
        <w:rPr>
          <w:rFonts w:eastAsia="宋体"/>
        </w:rPr>
        <w:t>上的数据单位是三进制，而不是二进</w:t>
      </w:r>
      <w:r w:rsidRPr="00B87AB8">
        <w:rPr>
          <w:rFonts w:eastAsia="宋体"/>
        </w:rPr>
        <w:lastRenderedPageBreak/>
        <w:t>制</w:t>
      </w:r>
      <w:r w:rsidRPr="00B87AB8">
        <w:rPr>
          <w:rFonts w:eastAsia="宋体" w:hint="eastAsia"/>
        </w:rPr>
        <w:t>，</w:t>
      </w:r>
      <w:r w:rsidRPr="00B87AB8">
        <w:rPr>
          <w:rFonts w:eastAsia="宋体"/>
        </w:rPr>
        <w:t>参数是以</w:t>
      </w:r>
      <w:r w:rsidRPr="00B87AB8">
        <w:rPr>
          <w:rFonts w:eastAsia="宋体" w:hint="eastAsia"/>
        </w:rPr>
        <w:t>一对</w:t>
      </w:r>
      <w:r w:rsidRPr="00B87AB8">
        <w:rPr>
          <w:rFonts w:eastAsia="宋体"/>
        </w:rPr>
        <w:t>二进制</w:t>
      </w:r>
      <w:r w:rsidRPr="00B87AB8">
        <w:rPr>
          <w:rFonts w:eastAsia="宋体" w:hint="eastAsia"/>
        </w:rPr>
        <w:t>数</w:t>
      </w:r>
      <w:r w:rsidRPr="00B87AB8">
        <w:rPr>
          <w:rFonts w:eastAsia="宋体" w:hint="eastAsia"/>
        </w:rPr>
        <w:t>0</w:t>
      </w:r>
      <w:r w:rsidRPr="00B87AB8">
        <w:rPr>
          <w:rFonts w:eastAsia="宋体" w:hint="eastAsia"/>
        </w:rPr>
        <w:t>和</w:t>
      </w:r>
      <w:r w:rsidRPr="00B87AB8">
        <w:rPr>
          <w:rFonts w:eastAsia="宋体" w:hint="eastAsia"/>
        </w:rPr>
        <w:t>1</w:t>
      </w:r>
      <w:r w:rsidRPr="00B87AB8">
        <w:rPr>
          <w:rFonts w:eastAsia="宋体" w:hint="eastAsia"/>
        </w:rPr>
        <w:t>表示</w:t>
      </w:r>
      <w:r w:rsidRPr="00B87AB8">
        <w:rPr>
          <w:rFonts w:eastAsia="宋体"/>
        </w:rPr>
        <w:t>的一</w:t>
      </w:r>
      <w:r w:rsidRPr="00B87AB8">
        <w:rPr>
          <w:rFonts w:eastAsia="宋体" w:hint="eastAsia"/>
        </w:rPr>
        <w:t>个</w:t>
      </w:r>
      <w:r w:rsidRPr="00B87AB8">
        <w:rPr>
          <w:rFonts w:eastAsia="宋体"/>
        </w:rPr>
        <w:t>比合三进制</w:t>
      </w:r>
      <w:r w:rsidRPr="00B87AB8">
        <w:rPr>
          <w:rFonts w:eastAsia="宋体" w:hint="eastAsia"/>
        </w:rPr>
        <w:t>数字。</w:t>
      </w:r>
    </w:p>
    <w:p w14:paraId="621BCBF3" w14:textId="77777777" w:rsidR="00E569F9" w:rsidRPr="00B87AB8" w:rsidRDefault="00E569F9" w:rsidP="00E569F9">
      <w:pPr>
        <w:ind w:firstLine="600"/>
        <w:jc w:val="both"/>
        <w:rPr>
          <w:rFonts w:eastAsia="宋体"/>
          <w:szCs w:val="28"/>
        </w:rPr>
      </w:pPr>
      <w:r w:rsidRPr="00B87AB8">
        <w:rPr>
          <w:rFonts w:eastAsia="宋体" w:hint="eastAsia"/>
          <w:szCs w:val="28"/>
        </w:rPr>
        <w:t>虽然在上面的实施例中，通过</w:t>
      </w:r>
      <w:r w:rsidRPr="00B87AB8">
        <w:rPr>
          <w:rFonts w:eastAsia="宋体" w:hint="eastAsia"/>
          <w:szCs w:val="28"/>
        </w:rPr>
        <w:t>[0,0]</w:t>
      </w:r>
      <w:r w:rsidRPr="00B87AB8">
        <w:rPr>
          <w:rFonts w:eastAsia="宋体" w:hint="eastAsia"/>
          <w:szCs w:val="28"/>
        </w:rPr>
        <w:t>来表示对称三进制的“</w:t>
      </w:r>
      <w:r w:rsidRPr="00B87AB8">
        <w:rPr>
          <w:rFonts w:eastAsia="宋体" w:hint="eastAsia"/>
          <w:szCs w:val="28"/>
        </w:rPr>
        <w:t>0</w:t>
      </w:r>
      <w:r w:rsidRPr="00B87AB8">
        <w:rPr>
          <w:rFonts w:eastAsia="宋体" w:hint="eastAsia"/>
          <w:szCs w:val="28"/>
        </w:rPr>
        <w:t>”，但是也可以通过</w:t>
      </w:r>
      <w:r w:rsidRPr="00B87AB8">
        <w:rPr>
          <w:rFonts w:eastAsia="宋体" w:hint="eastAsia"/>
          <w:szCs w:val="28"/>
        </w:rPr>
        <w:t>[1,1]</w:t>
      </w:r>
      <w:r w:rsidRPr="00B87AB8">
        <w:rPr>
          <w:rFonts w:eastAsia="宋体" w:hint="eastAsia"/>
          <w:szCs w:val="28"/>
        </w:rPr>
        <w:t>来表示对称三进制的“</w:t>
      </w:r>
      <w:r w:rsidRPr="00B87AB8">
        <w:rPr>
          <w:rFonts w:eastAsia="宋体" w:hint="eastAsia"/>
          <w:szCs w:val="28"/>
        </w:rPr>
        <w:t>0</w:t>
      </w:r>
      <w:r w:rsidRPr="00B87AB8">
        <w:rPr>
          <w:rFonts w:eastAsia="宋体" w:hint="eastAsia"/>
          <w:szCs w:val="28"/>
        </w:rPr>
        <w:t>”。在下面的描述中，若没有特殊声明，则通过</w:t>
      </w:r>
      <w:r w:rsidRPr="00B87AB8">
        <w:rPr>
          <w:rFonts w:eastAsia="宋体" w:hint="eastAsia"/>
          <w:szCs w:val="28"/>
        </w:rPr>
        <w:t>[0,0]</w:t>
      </w:r>
      <w:r w:rsidRPr="00B87AB8">
        <w:rPr>
          <w:rFonts w:eastAsia="宋体" w:hint="eastAsia"/>
          <w:szCs w:val="28"/>
        </w:rPr>
        <w:t>来表示对称三进制的“</w:t>
      </w:r>
      <w:r w:rsidRPr="00B87AB8">
        <w:rPr>
          <w:rFonts w:eastAsia="宋体" w:hint="eastAsia"/>
          <w:szCs w:val="28"/>
        </w:rPr>
        <w:t>0</w:t>
      </w:r>
      <w:r w:rsidRPr="00B87AB8">
        <w:rPr>
          <w:rFonts w:eastAsia="宋体" w:hint="eastAsia"/>
          <w:szCs w:val="28"/>
        </w:rPr>
        <w:t>”。</w:t>
      </w:r>
    </w:p>
    <w:p w14:paraId="5F6C15EC" w14:textId="77777777" w:rsidR="00E569F9" w:rsidRPr="00B87AB8" w:rsidRDefault="00E569F9" w:rsidP="00E569F9">
      <w:pPr>
        <w:ind w:firstLine="600"/>
        <w:jc w:val="both"/>
        <w:rPr>
          <w:rFonts w:eastAsia="宋体"/>
          <w:szCs w:val="28"/>
        </w:rPr>
      </w:pPr>
      <w:r w:rsidRPr="00B87AB8">
        <w:rPr>
          <w:rFonts w:eastAsia="宋体" w:hint="eastAsia"/>
          <w:szCs w:val="28"/>
        </w:rPr>
        <w:t>下面结合附图，详细描述根据本发明的</w:t>
      </w:r>
      <w:r w:rsidRPr="00B87AB8">
        <w:rPr>
          <w:rFonts w:eastAsia="宋体" w:hint="eastAsia"/>
          <w:szCs w:val="28"/>
        </w:rPr>
        <w:t>TRIA</w:t>
      </w:r>
      <w:r w:rsidRPr="00B87AB8">
        <w:rPr>
          <w:rFonts w:eastAsia="宋体" w:hint="eastAsia"/>
          <w:szCs w:val="28"/>
        </w:rPr>
        <w:t>计算机系统。</w:t>
      </w:r>
    </w:p>
    <w:p w14:paraId="5091E71C" w14:textId="77777777" w:rsidR="00E569F9" w:rsidRPr="00B87AB8" w:rsidRDefault="00E569F9" w:rsidP="00E569F9">
      <w:pPr>
        <w:ind w:firstLine="600"/>
        <w:jc w:val="both"/>
        <w:rPr>
          <w:rFonts w:eastAsia="宋体"/>
          <w:szCs w:val="28"/>
        </w:rPr>
      </w:pPr>
      <w:r w:rsidRPr="00B87AB8">
        <w:rPr>
          <w:rFonts w:eastAsia="宋体" w:hint="eastAsia"/>
          <w:szCs w:val="28"/>
        </w:rPr>
        <w:t>图</w:t>
      </w:r>
      <w:r w:rsidRPr="00B87AB8">
        <w:rPr>
          <w:rFonts w:eastAsia="宋体" w:hint="eastAsia"/>
          <w:szCs w:val="28"/>
        </w:rPr>
        <w:t>1</w:t>
      </w:r>
      <w:r w:rsidRPr="00B87AB8">
        <w:rPr>
          <w:rFonts w:eastAsia="宋体" w:hint="eastAsia"/>
          <w:szCs w:val="28"/>
        </w:rPr>
        <w:t>是示出根据本发明的计算机系统的框图。下面将参照图</w:t>
      </w:r>
      <w:r w:rsidRPr="00B87AB8">
        <w:rPr>
          <w:rFonts w:eastAsia="宋体" w:hint="eastAsia"/>
          <w:szCs w:val="28"/>
        </w:rPr>
        <w:t>1</w:t>
      </w:r>
      <w:r w:rsidRPr="00B87AB8">
        <w:rPr>
          <w:rFonts w:eastAsia="宋体" w:hint="eastAsia"/>
          <w:szCs w:val="28"/>
        </w:rPr>
        <w:t>描述其中的各个部分。</w:t>
      </w:r>
    </w:p>
    <w:p w14:paraId="085BF7FD" w14:textId="77777777" w:rsidR="00E569F9" w:rsidRPr="00B87AB8" w:rsidRDefault="00E569F9" w:rsidP="00E569F9">
      <w:pPr>
        <w:ind w:firstLine="600"/>
        <w:jc w:val="both"/>
        <w:rPr>
          <w:rFonts w:eastAsia="宋体"/>
        </w:rPr>
      </w:pPr>
      <w:r w:rsidRPr="00B87AB8">
        <w:rPr>
          <w:rFonts w:eastAsia="宋体" w:hint="eastAsia"/>
          <w:szCs w:val="28"/>
        </w:rPr>
        <w:t>如图</w:t>
      </w:r>
      <w:r w:rsidRPr="00B87AB8">
        <w:rPr>
          <w:rFonts w:eastAsia="宋体" w:hint="eastAsia"/>
          <w:szCs w:val="28"/>
        </w:rPr>
        <w:t>1</w:t>
      </w:r>
      <w:r w:rsidRPr="00B87AB8">
        <w:rPr>
          <w:rFonts w:eastAsia="宋体" w:hint="eastAsia"/>
          <w:szCs w:val="28"/>
        </w:rPr>
        <w:t>所示，</w:t>
      </w:r>
      <w:r w:rsidRPr="00B87AB8">
        <w:rPr>
          <w:rFonts w:eastAsia="宋体" w:hint="eastAsia"/>
        </w:rPr>
        <w:t>根据本发明实施例的</w:t>
      </w:r>
      <w:r w:rsidRPr="00B87AB8">
        <w:rPr>
          <w:rFonts w:eastAsia="宋体"/>
        </w:rPr>
        <w:t>支持二进制和三进制的</w:t>
      </w:r>
      <w:r w:rsidRPr="00B87AB8">
        <w:rPr>
          <w:rFonts w:eastAsia="宋体" w:hint="eastAsia"/>
        </w:rPr>
        <w:t>计算机</w:t>
      </w:r>
      <w:r w:rsidRPr="00B87AB8">
        <w:rPr>
          <w:rFonts w:eastAsia="宋体"/>
        </w:rPr>
        <w:t>处理环境</w:t>
      </w:r>
      <w:r w:rsidRPr="00B87AB8">
        <w:rPr>
          <w:rFonts w:eastAsia="宋体" w:hint="eastAsia"/>
        </w:rPr>
        <w:t>（计算机系统）</w:t>
      </w:r>
      <w:r w:rsidRPr="00B87AB8">
        <w:rPr>
          <w:rFonts w:eastAsia="宋体" w:hint="eastAsia"/>
        </w:rPr>
        <w:t>101</w:t>
      </w:r>
      <w:r w:rsidRPr="00B87AB8">
        <w:rPr>
          <w:rFonts w:eastAsia="宋体" w:hint="eastAsia"/>
        </w:rPr>
        <w:t>中包括诸如</w:t>
      </w:r>
      <w:r w:rsidRPr="00B87AB8">
        <w:rPr>
          <w:rFonts w:eastAsia="宋体" w:hint="eastAsia"/>
        </w:rPr>
        <w:t>CPU</w:t>
      </w:r>
      <w:r w:rsidRPr="00B87AB8">
        <w:rPr>
          <w:rFonts w:eastAsia="宋体" w:hint="eastAsia"/>
        </w:rPr>
        <w:t>、内存、硬盘存储器、网络接口等硬件设备，在计算机处理环境</w:t>
      </w:r>
      <w:r w:rsidRPr="00B87AB8">
        <w:rPr>
          <w:rFonts w:eastAsia="宋体" w:hint="eastAsia"/>
        </w:rPr>
        <w:t>101</w:t>
      </w:r>
      <w:r w:rsidRPr="00B87AB8">
        <w:rPr>
          <w:rFonts w:eastAsia="宋体" w:hint="eastAsia"/>
        </w:rPr>
        <w:t>中</w:t>
      </w:r>
      <w:r w:rsidRPr="00B87AB8">
        <w:rPr>
          <w:rFonts w:eastAsia="宋体"/>
        </w:rPr>
        <w:t>内嵌</w:t>
      </w:r>
      <w:r w:rsidRPr="00B87AB8">
        <w:rPr>
          <w:rFonts w:eastAsia="宋体" w:hint="eastAsia"/>
        </w:rPr>
        <w:t>的硬件设备</w:t>
      </w:r>
      <w:r w:rsidRPr="00B87AB8">
        <w:rPr>
          <w:rFonts w:eastAsia="宋体"/>
        </w:rPr>
        <w:t>管理</w:t>
      </w:r>
      <w:r w:rsidRPr="00B87AB8">
        <w:rPr>
          <w:rFonts w:eastAsia="宋体" w:hint="eastAsia"/>
        </w:rPr>
        <w:t>层</w:t>
      </w:r>
      <w:r w:rsidRPr="00B87AB8">
        <w:rPr>
          <w:rFonts w:eastAsia="宋体" w:hint="eastAsia"/>
        </w:rPr>
        <w:t>(BIOS/EFI</w:t>
      </w:r>
      <w:r w:rsidRPr="00B87AB8">
        <w:rPr>
          <w:rFonts w:eastAsia="宋体" w:hint="eastAsia"/>
        </w:rPr>
        <w:t>固件</w:t>
      </w:r>
      <w:r w:rsidRPr="00B87AB8">
        <w:rPr>
          <w:rFonts w:eastAsia="宋体" w:hint="eastAsia"/>
        </w:rPr>
        <w:t>)102</w:t>
      </w:r>
      <w:r w:rsidRPr="00B87AB8">
        <w:rPr>
          <w:rFonts w:eastAsia="宋体"/>
        </w:rPr>
        <w:t>中</w:t>
      </w:r>
      <w:r w:rsidRPr="00B87AB8">
        <w:rPr>
          <w:rFonts w:eastAsia="宋体" w:hint="eastAsia"/>
        </w:rPr>
        <w:t>提供二进制</w:t>
      </w:r>
      <w:r w:rsidRPr="00B87AB8">
        <w:rPr>
          <w:rFonts w:eastAsia="宋体"/>
        </w:rPr>
        <w:t>与三进制</w:t>
      </w:r>
      <w:r w:rsidRPr="00B87AB8">
        <w:rPr>
          <w:rFonts w:eastAsia="宋体" w:hint="eastAsia"/>
        </w:rPr>
        <w:t>开关</w:t>
      </w:r>
      <w:r w:rsidRPr="00B87AB8">
        <w:rPr>
          <w:rFonts w:eastAsia="宋体"/>
        </w:rPr>
        <w:t>模式</w:t>
      </w:r>
      <w:r w:rsidRPr="00B87AB8">
        <w:rPr>
          <w:rFonts w:eastAsia="宋体" w:hint="eastAsia"/>
        </w:rPr>
        <w:t>103</w:t>
      </w:r>
      <w:r w:rsidRPr="00B87AB8">
        <w:rPr>
          <w:rFonts w:eastAsia="宋体" w:hint="eastAsia"/>
        </w:rPr>
        <w:t>。也就是说，在</w:t>
      </w:r>
      <w:r w:rsidRPr="00B87AB8">
        <w:rPr>
          <w:rFonts w:eastAsia="宋体"/>
        </w:rPr>
        <w:t>BIOS</w:t>
      </w:r>
      <w:r w:rsidRPr="00B87AB8">
        <w:rPr>
          <w:rFonts w:eastAsia="宋体" w:hint="eastAsia"/>
        </w:rPr>
        <w:t>/EFI</w:t>
      </w:r>
      <w:r w:rsidRPr="00B87AB8">
        <w:rPr>
          <w:rFonts w:eastAsia="宋体" w:hint="eastAsia"/>
        </w:rPr>
        <w:t>固件中包括内嵌的虚拟机</w:t>
      </w:r>
      <w:r w:rsidRPr="00B87AB8">
        <w:rPr>
          <w:rFonts w:eastAsia="宋体"/>
        </w:rPr>
        <w:t>管理</w:t>
      </w:r>
      <w:r w:rsidRPr="00B87AB8">
        <w:rPr>
          <w:rFonts w:eastAsia="宋体" w:hint="eastAsia"/>
        </w:rPr>
        <w:t>内核</w:t>
      </w:r>
      <w:r w:rsidRPr="00B87AB8">
        <w:rPr>
          <w:rFonts w:eastAsia="宋体" w:hint="eastAsia"/>
        </w:rPr>
        <w:t>104</w:t>
      </w:r>
      <w:r w:rsidRPr="00B87AB8">
        <w:rPr>
          <w:rFonts w:eastAsia="宋体" w:hint="eastAsia"/>
        </w:rPr>
        <w:t>和虚拟机</w:t>
      </w:r>
      <w:r w:rsidRPr="00B87AB8">
        <w:rPr>
          <w:rFonts w:eastAsia="宋体"/>
        </w:rPr>
        <w:t>客户机</w:t>
      </w:r>
      <w:r w:rsidRPr="00B87AB8">
        <w:rPr>
          <w:rFonts w:eastAsia="宋体" w:hint="eastAsia"/>
        </w:rPr>
        <w:t>配置</w:t>
      </w:r>
      <w:r w:rsidRPr="00B87AB8">
        <w:rPr>
          <w:rFonts w:eastAsia="宋体"/>
        </w:rPr>
        <w:t>信息</w:t>
      </w:r>
      <w:r w:rsidRPr="00B87AB8">
        <w:rPr>
          <w:rFonts w:eastAsia="宋体" w:hint="eastAsia"/>
        </w:rPr>
        <w:t>表文件</w:t>
      </w:r>
      <w:r w:rsidRPr="00B87AB8">
        <w:rPr>
          <w:rFonts w:eastAsia="宋体" w:hint="eastAsia"/>
        </w:rPr>
        <w:t>105</w:t>
      </w:r>
      <w:r w:rsidRPr="00B87AB8">
        <w:rPr>
          <w:rFonts w:eastAsia="宋体" w:hint="eastAsia"/>
        </w:rPr>
        <w:t>，虚拟机</w:t>
      </w:r>
      <w:r w:rsidRPr="00B87AB8">
        <w:rPr>
          <w:rFonts w:eastAsia="宋体"/>
        </w:rPr>
        <w:t>管理</w:t>
      </w:r>
      <w:r w:rsidRPr="00B87AB8">
        <w:rPr>
          <w:rFonts w:eastAsia="宋体" w:hint="eastAsia"/>
        </w:rPr>
        <w:t>内核</w:t>
      </w:r>
      <w:r w:rsidRPr="00B87AB8">
        <w:rPr>
          <w:rFonts w:eastAsia="宋体" w:hint="eastAsia"/>
        </w:rPr>
        <w:t>104</w:t>
      </w:r>
      <w:r w:rsidRPr="00B87AB8">
        <w:rPr>
          <w:rFonts w:eastAsia="宋体" w:hint="eastAsia"/>
        </w:rPr>
        <w:t>和虚拟机</w:t>
      </w:r>
      <w:r w:rsidRPr="00B87AB8">
        <w:rPr>
          <w:rFonts w:eastAsia="宋体"/>
        </w:rPr>
        <w:t>客户机</w:t>
      </w:r>
      <w:r w:rsidRPr="00B87AB8">
        <w:rPr>
          <w:rFonts w:eastAsia="宋体" w:hint="eastAsia"/>
        </w:rPr>
        <w:t>配置</w:t>
      </w:r>
      <w:r w:rsidRPr="00B87AB8">
        <w:rPr>
          <w:rFonts w:eastAsia="宋体"/>
        </w:rPr>
        <w:t>信息</w:t>
      </w:r>
      <w:r w:rsidRPr="00B87AB8">
        <w:rPr>
          <w:rFonts w:eastAsia="宋体" w:hint="eastAsia"/>
        </w:rPr>
        <w:t>表文件</w:t>
      </w:r>
      <w:r w:rsidRPr="00B87AB8">
        <w:rPr>
          <w:rFonts w:eastAsia="宋体" w:hint="eastAsia"/>
        </w:rPr>
        <w:t>105</w:t>
      </w:r>
      <w:r w:rsidRPr="00B87AB8">
        <w:rPr>
          <w:rFonts w:eastAsia="宋体" w:hint="eastAsia"/>
        </w:rPr>
        <w:t>可被称为虚拟机管理模块</w:t>
      </w:r>
      <w:r w:rsidRPr="00B87AB8">
        <w:rPr>
          <w:rFonts w:eastAsia="宋体" w:hint="eastAsia"/>
        </w:rPr>
        <w:t>VMM</w:t>
      </w:r>
      <w:r w:rsidRPr="00B87AB8">
        <w:rPr>
          <w:rFonts w:eastAsia="宋体" w:hint="eastAsia"/>
        </w:rPr>
        <w:t>。当虚拟机</w:t>
      </w:r>
      <w:r w:rsidRPr="00B87AB8">
        <w:rPr>
          <w:rFonts w:eastAsia="宋体" w:hint="eastAsia"/>
        </w:rPr>
        <w:t>106</w:t>
      </w:r>
      <w:r w:rsidRPr="00B87AB8">
        <w:rPr>
          <w:rFonts w:eastAsia="宋体"/>
        </w:rPr>
        <w:t>启动的</w:t>
      </w:r>
      <w:r w:rsidRPr="00B87AB8">
        <w:rPr>
          <w:rFonts w:eastAsia="宋体" w:hint="eastAsia"/>
        </w:rPr>
        <w:t>时候，</w:t>
      </w:r>
      <w:r w:rsidRPr="00B87AB8">
        <w:rPr>
          <w:rFonts w:eastAsia="宋体"/>
        </w:rPr>
        <w:t>通过</w:t>
      </w:r>
      <w:r w:rsidRPr="00B87AB8">
        <w:rPr>
          <w:rFonts w:eastAsia="宋体" w:hint="eastAsia"/>
        </w:rPr>
        <w:t>配置</w:t>
      </w:r>
      <w:r w:rsidRPr="00B87AB8">
        <w:rPr>
          <w:rFonts w:eastAsia="宋体"/>
        </w:rPr>
        <w:t>信息与对应的</w:t>
      </w:r>
      <w:r w:rsidRPr="00B87AB8">
        <w:rPr>
          <w:rFonts w:eastAsia="宋体" w:hint="eastAsia"/>
        </w:rPr>
        <w:t>不同类型的</w:t>
      </w:r>
      <w:r w:rsidRPr="00B87AB8">
        <w:rPr>
          <w:rFonts w:eastAsia="宋体"/>
        </w:rPr>
        <w:t>虚拟存储</w:t>
      </w:r>
      <w:r w:rsidRPr="00B87AB8">
        <w:rPr>
          <w:rFonts w:eastAsia="宋体" w:hint="eastAsia"/>
        </w:rPr>
        <w:t>介质文件</w:t>
      </w:r>
      <w:r w:rsidRPr="00B87AB8">
        <w:rPr>
          <w:rFonts w:eastAsia="宋体" w:hint="eastAsia"/>
        </w:rPr>
        <w:t>107</w:t>
      </w:r>
      <w:r w:rsidRPr="00B87AB8">
        <w:rPr>
          <w:rFonts w:eastAsia="宋体" w:hint="eastAsia"/>
        </w:rPr>
        <w:t>来组合</w:t>
      </w:r>
      <w:r w:rsidRPr="00B87AB8">
        <w:rPr>
          <w:rFonts w:eastAsia="宋体"/>
        </w:rPr>
        <w:t>成一个</w:t>
      </w:r>
      <w:r w:rsidRPr="00B87AB8">
        <w:rPr>
          <w:rFonts w:eastAsia="宋体" w:hint="eastAsia"/>
        </w:rPr>
        <w:t>虚拟机</w:t>
      </w:r>
      <w:r w:rsidRPr="00B87AB8">
        <w:rPr>
          <w:rFonts w:eastAsia="宋体"/>
        </w:rPr>
        <w:t>，</w:t>
      </w:r>
      <w:r w:rsidRPr="00B87AB8">
        <w:rPr>
          <w:rFonts w:eastAsia="宋体" w:hint="eastAsia"/>
        </w:rPr>
        <w:t>虚拟机</w:t>
      </w:r>
      <w:r w:rsidRPr="00B87AB8">
        <w:rPr>
          <w:rFonts w:eastAsia="宋体"/>
        </w:rPr>
        <w:t>启动后</w:t>
      </w:r>
      <w:r w:rsidRPr="00B87AB8">
        <w:rPr>
          <w:rFonts w:eastAsia="宋体" w:hint="eastAsia"/>
        </w:rPr>
        <w:t>引导</w:t>
      </w:r>
      <w:r w:rsidRPr="00B87AB8">
        <w:rPr>
          <w:rFonts w:eastAsia="宋体"/>
        </w:rPr>
        <w:t>操作系统</w:t>
      </w:r>
      <w:r w:rsidRPr="00B87AB8">
        <w:rPr>
          <w:rFonts w:eastAsia="宋体" w:hint="eastAsia"/>
        </w:rPr>
        <w:t>108</w:t>
      </w:r>
      <w:r w:rsidRPr="00B87AB8">
        <w:rPr>
          <w:rFonts w:eastAsia="宋体" w:hint="eastAsia"/>
        </w:rPr>
        <w:t>。虚拟机配置</w:t>
      </w:r>
      <w:r w:rsidRPr="00B87AB8">
        <w:rPr>
          <w:rFonts w:eastAsia="宋体"/>
        </w:rPr>
        <w:t>信息</w:t>
      </w:r>
      <w:r w:rsidRPr="00B87AB8">
        <w:rPr>
          <w:rFonts w:eastAsia="宋体" w:hint="eastAsia"/>
        </w:rPr>
        <w:t>109</w:t>
      </w:r>
      <w:r w:rsidRPr="00B87AB8">
        <w:rPr>
          <w:rFonts w:eastAsia="宋体"/>
        </w:rPr>
        <w:t>以</w:t>
      </w:r>
      <w:r w:rsidRPr="00B87AB8">
        <w:rPr>
          <w:rFonts w:eastAsia="宋体" w:hint="eastAsia"/>
        </w:rPr>
        <w:t>一种特殊</w:t>
      </w:r>
      <w:r w:rsidRPr="00B87AB8">
        <w:rPr>
          <w:rFonts w:eastAsia="宋体"/>
        </w:rPr>
        <w:t>设备形式在客户机上配置相关应用服务</w:t>
      </w:r>
      <w:r w:rsidRPr="00B87AB8">
        <w:rPr>
          <w:rFonts w:eastAsia="宋体" w:hint="eastAsia"/>
        </w:rPr>
        <w:t>。</w:t>
      </w:r>
      <w:r w:rsidRPr="00B87AB8">
        <w:rPr>
          <w:rFonts w:eastAsia="宋体"/>
        </w:rPr>
        <w:t>当用户通过</w:t>
      </w:r>
      <w:r w:rsidRPr="00B87AB8">
        <w:rPr>
          <w:rFonts w:eastAsia="宋体" w:hint="eastAsia"/>
        </w:rPr>
        <w:t>手写板等输入终端</w:t>
      </w:r>
      <w:r w:rsidRPr="00B87AB8">
        <w:rPr>
          <w:rFonts w:eastAsia="宋体"/>
        </w:rPr>
        <w:t>设备</w:t>
      </w:r>
      <w:r w:rsidRPr="00B87AB8">
        <w:rPr>
          <w:rFonts w:eastAsia="宋体" w:hint="eastAsia"/>
        </w:rPr>
        <w:t>写入不同的</w:t>
      </w:r>
      <w:r w:rsidRPr="00B87AB8">
        <w:rPr>
          <w:rFonts w:eastAsia="宋体"/>
        </w:rPr>
        <w:t>轨迹符号</w:t>
      </w:r>
      <w:r w:rsidRPr="00B87AB8">
        <w:rPr>
          <w:rFonts w:eastAsia="宋体" w:hint="eastAsia"/>
        </w:rPr>
        <w:t>110</w:t>
      </w:r>
      <w:r w:rsidRPr="00B87AB8">
        <w:rPr>
          <w:rFonts w:eastAsia="宋体" w:hint="eastAsia"/>
        </w:rPr>
        <w:t>时</w:t>
      </w:r>
      <w:r w:rsidRPr="00B87AB8">
        <w:rPr>
          <w:rFonts w:eastAsia="宋体"/>
        </w:rPr>
        <w:t>，</w:t>
      </w:r>
      <w:r w:rsidRPr="00B87AB8">
        <w:rPr>
          <w:rFonts w:eastAsia="宋体" w:hint="eastAsia"/>
        </w:rPr>
        <w:t>根据本发明的三进制的输入</w:t>
      </w:r>
      <w:r w:rsidRPr="00B87AB8">
        <w:rPr>
          <w:rFonts w:eastAsia="宋体"/>
        </w:rPr>
        <w:t>系统</w:t>
      </w:r>
      <w:r w:rsidRPr="00B87AB8">
        <w:rPr>
          <w:rFonts w:eastAsia="宋体" w:hint="eastAsia"/>
        </w:rPr>
        <w:t>可</w:t>
      </w:r>
      <w:r w:rsidRPr="00B87AB8">
        <w:rPr>
          <w:rFonts w:eastAsia="宋体"/>
        </w:rPr>
        <w:t>通过轨迹转换</w:t>
      </w:r>
      <w:r w:rsidRPr="00B87AB8">
        <w:rPr>
          <w:rFonts w:eastAsia="宋体" w:hint="eastAsia"/>
        </w:rPr>
        <w:t>将轨迹符号</w:t>
      </w:r>
      <w:r w:rsidRPr="00B87AB8">
        <w:rPr>
          <w:rFonts w:eastAsia="宋体" w:hint="eastAsia"/>
        </w:rPr>
        <w:t>110</w:t>
      </w:r>
      <w:r w:rsidRPr="00B87AB8">
        <w:rPr>
          <w:rFonts w:eastAsia="宋体"/>
        </w:rPr>
        <w:t>处理成</w:t>
      </w:r>
      <w:r w:rsidRPr="00B87AB8">
        <w:rPr>
          <w:rFonts w:eastAsia="宋体" w:hint="eastAsia"/>
        </w:rPr>
        <w:t>“比合”</w:t>
      </w:r>
      <w:r w:rsidRPr="00B87AB8">
        <w:rPr>
          <w:rFonts w:eastAsia="宋体"/>
        </w:rPr>
        <w:t>轨迹编码</w:t>
      </w:r>
      <w:r w:rsidRPr="00B87AB8">
        <w:rPr>
          <w:rFonts w:eastAsia="宋体" w:hint="eastAsia"/>
        </w:rPr>
        <w:t>111</w:t>
      </w:r>
      <w:r w:rsidRPr="00B87AB8">
        <w:rPr>
          <w:rFonts w:eastAsia="宋体" w:hint="eastAsia"/>
        </w:rPr>
        <w:t>。随后通过</w:t>
      </w:r>
      <w:r w:rsidRPr="00B87AB8">
        <w:rPr>
          <w:rFonts w:eastAsia="宋体"/>
        </w:rPr>
        <w:t>TRIA</w:t>
      </w:r>
      <w:r w:rsidRPr="00B87AB8">
        <w:rPr>
          <w:rFonts w:eastAsia="宋体"/>
        </w:rPr>
        <w:t>计算机</w:t>
      </w:r>
      <w:r w:rsidRPr="00B87AB8">
        <w:rPr>
          <w:rFonts w:eastAsia="宋体" w:hint="eastAsia"/>
        </w:rPr>
        <w:t>系统</w:t>
      </w:r>
      <w:r w:rsidRPr="00B87AB8">
        <w:rPr>
          <w:rFonts w:eastAsia="宋体"/>
        </w:rPr>
        <w:t>内部的转译成具体的</w:t>
      </w:r>
      <w:r w:rsidRPr="00B87AB8">
        <w:rPr>
          <w:rFonts w:eastAsia="宋体"/>
        </w:rPr>
        <w:t>ASCII</w:t>
      </w:r>
      <w:r w:rsidRPr="00B87AB8">
        <w:rPr>
          <w:rFonts w:eastAsia="宋体"/>
        </w:rPr>
        <w:t>码</w:t>
      </w:r>
      <w:r w:rsidRPr="00B87AB8">
        <w:rPr>
          <w:rFonts w:eastAsia="宋体" w:hint="eastAsia"/>
        </w:rPr>
        <w:t>字符或</w:t>
      </w:r>
      <w:r w:rsidRPr="00B87AB8">
        <w:rPr>
          <w:rFonts w:eastAsia="宋体" w:hint="eastAsia"/>
        </w:rPr>
        <w:t>Unicode</w:t>
      </w:r>
      <w:r w:rsidRPr="00B87AB8">
        <w:rPr>
          <w:rFonts w:eastAsia="宋体" w:hint="eastAsia"/>
        </w:rPr>
        <w:t>编码字符</w:t>
      </w:r>
      <w:r w:rsidRPr="00B87AB8">
        <w:rPr>
          <w:rFonts w:eastAsia="宋体" w:hint="eastAsia"/>
        </w:rPr>
        <w:t>112</w:t>
      </w:r>
      <w:r w:rsidRPr="00B87AB8">
        <w:rPr>
          <w:rFonts w:eastAsia="宋体" w:hint="eastAsia"/>
        </w:rPr>
        <w:t>以提供</w:t>
      </w:r>
      <w:r w:rsidRPr="00B87AB8">
        <w:rPr>
          <w:rFonts w:eastAsia="宋体"/>
        </w:rPr>
        <w:t>给用户界面</w:t>
      </w:r>
      <w:r w:rsidRPr="00B87AB8">
        <w:rPr>
          <w:rFonts w:eastAsia="宋体" w:hint="eastAsia"/>
        </w:rPr>
        <w:t>显示为文字</w:t>
      </w:r>
      <w:r w:rsidRPr="00B87AB8">
        <w:rPr>
          <w:rFonts w:eastAsia="宋体"/>
        </w:rPr>
        <w:t>符号</w:t>
      </w:r>
      <w:r w:rsidRPr="00B87AB8">
        <w:rPr>
          <w:rFonts w:eastAsia="宋体" w:hint="eastAsia"/>
        </w:rPr>
        <w:t>。在</w:t>
      </w:r>
      <w:r w:rsidRPr="00B87AB8">
        <w:rPr>
          <w:rFonts w:eastAsia="宋体"/>
        </w:rPr>
        <w:t>TRIA</w:t>
      </w:r>
      <w:r w:rsidRPr="00B87AB8">
        <w:rPr>
          <w:rFonts w:eastAsia="宋体"/>
        </w:rPr>
        <w:t>三进制操作系统上通过</w:t>
      </w:r>
      <w:r w:rsidRPr="00B87AB8">
        <w:rPr>
          <w:rFonts w:eastAsia="宋体" w:hint="eastAsia"/>
        </w:rPr>
        <w:t>“比合”三进制编码</w:t>
      </w:r>
      <w:r w:rsidRPr="00B87AB8">
        <w:rPr>
          <w:rFonts w:eastAsia="宋体" w:hint="eastAsia"/>
        </w:rPr>
        <w:t>113</w:t>
      </w:r>
      <w:r w:rsidRPr="00B87AB8">
        <w:rPr>
          <w:rFonts w:eastAsia="宋体"/>
        </w:rPr>
        <w:t>和对称三进制</w:t>
      </w:r>
      <w:r w:rsidRPr="00B87AB8">
        <w:rPr>
          <w:rFonts w:eastAsia="宋体" w:hint="eastAsia"/>
        </w:rPr>
        <w:t>之间的转译</w:t>
      </w:r>
      <w:r w:rsidRPr="00B87AB8">
        <w:rPr>
          <w:rFonts w:eastAsia="宋体"/>
        </w:rPr>
        <w:t>方式</w:t>
      </w:r>
      <w:r w:rsidRPr="00B87AB8">
        <w:rPr>
          <w:rFonts w:eastAsia="宋体" w:hint="eastAsia"/>
        </w:rPr>
        <w:t>在</w:t>
      </w:r>
      <w:r w:rsidRPr="00B87AB8">
        <w:rPr>
          <w:rFonts w:eastAsia="宋体"/>
        </w:rPr>
        <w:t>TRIA</w:t>
      </w:r>
      <w:r w:rsidRPr="00B87AB8">
        <w:rPr>
          <w:rFonts w:eastAsia="宋体"/>
        </w:rPr>
        <w:t>计算机系统中</w:t>
      </w:r>
      <w:r w:rsidRPr="00B87AB8">
        <w:rPr>
          <w:rFonts w:eastAsia="宋体" w:hint="eastAsia"/>
        </w:rPr>
        <w:t>进行</w:t>
      </w:r>
      <w:r w:rsidRPr="00B87AB8">
        <w:rPr>
          <w:rFonts w:eastAsia="宋体"/>
        </w:rPr>
        <w:t>处理计算，</w:t>
      </w:r>
      <w:r w:rsidRPr="00B87AB8">
        <w:rPr>
          <w:rFonts w:eastAsia="宋体" w:hint="eastAsia"/>
        </w:rPr>
        <w:t>并且</w:t>
      </w:r>
      <w:r w:rsidRPr="00B87AB8">
        <w:rPr>
          <w:rFonts w:eastAsia="宋体"/>
        </w:rPr>
        <w:t>处理结果在</w:t>
      </w:r>
      <w:r w:rsidRPr="00B87AB8">
        <w:rPr>
          <w:rFonts w:eastAsia="宋体" w:hint="eastAsia"/>
        </w:rPr>
        <w:t>三进制</w:t>
      </w:r>
      <w:r w:rsidRPr="00B87AB8">
        <w:rPr>
          <w:rFonts w:eastAsia="宋体"/>
        </w:rPr>
        <w:t>存储介质</w:t>
      </w:r>
      <w:r w:rsidRPr="00B87AB8">
        <w:rPr>
          <w:rFonts w:eastAsia="宋体" w:hint="eastAsia"/>
        </w:rPr>
        <w:t>114</w:t>
      </w:r>
      <w:r w:rsidRPr="00B87AB8">
        <w:rPr>
          <w:rFonts w:eastAsia="宋体"/>
        </w:rPr>
        <w:t>上保存</w:t>
      </w:r>
      <w:r w:rsidRPr="00B87AB8">
        <w:rPr>
          <w:rFonts w:eastAsia="宋体" w:hint="eastAsia"/>
        </w:rPr>
        <w:t>。</w:t>
      </w:r>
      <w:r w:rsidRPr="00B87AB8">
        <w:rPr>
          <w:rFonts w:eastAsia="宋体" w:hint="eastAsia"/>
        </w:rPr>
        <w:t>TRIA</w:t>
      </w:r>
      <w:r w:rsidRPr="00B87AB8">
        <w:rPr>
          <w:rFonts w:eastAsia="宋体"/>
        </w:rPr>
        <w:t>虚拟机运行当中</w:t>
      </w:r>
      <w:r w:rsidRPr="00B87AB8">
        <w:rPr>
          <w:rFonts w:eastAsia="宋体" w:hint="eastAsia"/>
        </w:rPr>
        <w:t>操作</w:t>
      </w:r>
      <w:r w:rsidRPr="00B87AB8">
        <w:rPr>
          <w:rFonts w:eastAsia="宋体"/>
        </w:rPr>
        <w:t>系统以设备形式</w:t>
      </w:r>
      <w:r w:rsidRPr="00B87AB8">
        <w:rPr>
          <w:rFonts w:eastAsia="宋体" w:hint="eastAsia"/>
        </w:rPr>
        <w:t>实施</w:t>
      </w:r>
      <w:r w:rsidRPr="00B87AB8">
        <w:rPr>
          <w:rFonts w:eastAsia="宋体"/>
        </w:rPr>
        <w:t>变更</w:t>
      </w:r>
      <w:r w:rsidRPr="00B87AB8">
        <w:rPr>
          <w:rFonts w:eastAsia="宋体" w:hint="eastAsia"/>
        </w:rPr>
        <w:t>配置</w:t>
      </w:r>
      <w:r w:rsidRPr="00B87AB8">
        <w:rPr>
          <w:rFonts w:eastAsia="宋体"/>
        </w:rPr>
        <w:t>信息</w:t>
      </w:r>
      <w:r w:rsidRPr="00B87AB8">
        <w:rPr>
          <w:rFonts w:eastAsia="宋体" w:hint="eastAsia"/>
        </w:rPr>
        <w:t>给</w:t>
      </w:r>
      <w:r w:rsidRPr="00B87AB8">
        <w:rPr>
          <w:rFonts w:eastAsia="宋体"/>
        </w:rPr>
        <w:t>虚拟机管理层</w:t>
      </w:r>
      <w:r w:rsidRPr="00B87AB8">
        <w:rPr>
          <w:rFonts w:eastAsia="宋体" w:hint="eastAsia"/>
        </w:rPr>
        <w:t>115</w:t>
      </w:r>
      <w:r w:rsidRPr="00B87AB8">
        <w:rPr>
          <w:rFonts w:eastAsia="宋体" w:hint="eastAsia"/>
        </w:rPr>
        <w:t>，通过</w:t>
      </w:r>
      <w:r w:rsidRPr="00B87AB8">
        <w:rPr>
          <w:rFonts w:eastAsia="宋体"/>
        </w:rPr>
        <w:t>不同类型</w:t>
      </w:r>
      <w:r w:rsidRPr="00B87AB8">
        <w:rPr>
          <w:rFonts w:eastAsia="宋体" w:hint="eastAsia"/>
        </w:rPr>
        <w:t>虚拟</w:t>
      </w:r>
      <w:r w:rsidRPr="00B87AB8">
        <w:rPr>
          <w:rFonts w:eastAsia="宋体"/>
        </w:rPr>
        <w:t>文件</w:t>
      </w:r>
      <w:r w:rsidRPr="00B87AB8">
        <w:rPr>
          <w:rFonts w:eastAsia="宋体" w:hint="eastAsia"/>
        </w:rPr>
        <w:t>系统与</w:t>
      </w:r>
      <w:r w:rsidRPr="00B87AB8">
        <w:rPr>
          <w:rFonts w:eastAsia="宋体"/>
        </w:rPr>
        <w:t>配置信息快速组合</w:t>
      </w:r>
      <w:r w:rsidRPr="00B87AB8">
        <w:rPr>
          <w:rFonts w:eastAsia="宋体" w:hint="eastAsia"/>
        </w:rPr>
        <w:t>116</w:t>
      </w:r>
      <w:r w:rsidRPr="00B87AB8">
        <w:rPr>
          <w:rFonts w:eastAsia="宋体" w:hint="eastAsia"/>
        </w:rPr>
        <w:t>以部署</w:t>
      </w:r>
      <w:r w:rsidRPr="00B87AB8">
        <w:rPr>
          <w:rFonts w:eastAsia="宋体"/>
        </w:rPr>
        <w:t>新的虚拟机</w:t>
      </w:r>
      <w:r w:rsidRPr="00B87AB8">
        <w:rPr>
          <w:rFonts w:eastAsia="宋体" w:hint="eastAsia"/>
        </w:rPr>
        <w:t>。</w:t>
      </w:r>
      <w:r w:rsidRPr="00B87AB8">
        <w:rPr>
          <w:rFonts w:eastAsia="宋体"/>
        </w:rPr>
        <w:t>TRIA</w:t>
      </w:r>
      <w:r w:rsidRPr="00B87AB8">
        <w:rPr>
          <w:rFonts w:eastAsia="宋体"/>
        </w:rPr>
        <w:t>主机之间</w:t>
      </w:r>
      <w:r w:rsidRPr="00B87AB8">
        <w:rPr>
          <w:rFonts w:eastAsia="宋体" w:hint="eastAsia"/>
        </w:rPr>
        <w:t>可通过心跳方式</w:t>
      </w:r>
      <w:r w:rsidRPr="00B87AB8">
        <w:rPr>
          <w:rFonts w:eastAsia="宋体" w:hint="eastAsia"/>
        </w:rPr>
        <w:t>117</w:t>
      </w:r>
      <w:r w:rsidRPr="00B87AB8">
        <w:rPr>
          <w:rFonts w:eastAsia="宋体" w:hint="eastAsia"/>
        </w:rPr>
        <w:t>提供</w:t>
      </w:r>
      <w:r w:rsidRPr="00B87AB8">
        <w:rPr>
          <w:rFonts w:eastAsia="宋体"/>
        </w:rPr>
        <w:t>高可用</w:t>
      </w:r>
      <w:r w:rsidRPr="00B87AB8">
        <w:rPr>
          <w:rFonts w:eastAsia="宋体" w:hint="eastAsia"/>
        </w:rPr>
        <w:t>性</w:t>
      </w:r>
      <w:r w:rsidRPr="00B87AB8">
        <w:rPr>
          <w:rFonts w:eastAsia="宋体"/>
        </w:rPr>
        <w:t>集群</w:t>
      </w:r>
      <w:r w:rsidRPr="00B87AB8">
        <w:rPr>
          <w:rFonts w:eastAsia="宋体" w:hint="eastAsia"/>
        </w:rPr>
        <w:t>，</w:t>
      </w:r>
      <w:r w:rsidRPr="00B87AB8">
        <w:rPr>
          <w:rFonts w:eastAsia="宋体"/>
        </w:rPr>
        <w:t>通过</w:t>
      </w:r>
      <w:r w:rsidRPr="00B87AB8">
        <w:rPr>
          <w:rFonts w:eastAsia="宋体" w:hint="eastAsia"/>
        </w:rPr>
        <w:t>配置</w:t>
      </w:r>
      <w:r w:rsidRPr="00B87AB8">
        <w:rPr>
          <w:rFonts w:eastAsia="宋体"/>
        </w:rPr>
        <w:t>信息的同步更新快速切换</w:t>
      </w:r>
      <w:r w:rsidRPr="00B87AB8">
        <w:rPr>
          <w:rFonts w:eastAsia="宋体" w:hint="eastAsia"/>
        </w:rPr>
        <w:t>成</w:t>
      </w:r>
      <w:r w:rsidRPr="00B87AB8">
        <w:rPr>
          <w:rFonts w:eastAsia="宋体"/>
        </w:rPr>
        <w:t>灾备环境</w:t>
      </w:r>
      <w:r w:rsidRPr="00B87AB8">
        <w:rPr>
          <w:rFonts w:eastAsia="宋体" w:hint="eastAsia"/>
        </w:rPr>
        <w:t>，</w:t>
      </w:r>
      <w:r w:rsidRPr="00B87AB8">
        <w:rPr>
          <w:rFonts w:eastAsia="宋体"/>
        </w:rPr>
        <w:t>提供稳定</w:t>
      </w:r>
      <w:r w:rsidR="00AD2692" w:rsidRPr="00B87AB8">
        <w:rPr>
          <w:rFonts w:eastAsia="宋体" w:hint="eastAsia"/>
        </w:rPr>
        <w:t>的</w:t>
      </w:r>
      <w:r w:rsidRPr="00B87AB8">
        <w:rPr>
          <w:rFonts w:eastAsia="宋体"/>
        </w:rPr>
        <w:t>云服务</w:t>
      </w:r>
      <w:r w:rsidRPr="00B87AB8">
        <w:rPr>
          <w:rFonts w:eastAsia="宋体" w:hint="eastAsia"/>
        </w:rPr>
        <w:t>。</w:t>
      </w:r>
      <w:r w:rsidRPr="00B87AB8">
        <w:rPr>
          <w:rFonts w:eastAsia="宋体"/>
        </w:rPr>
        <w:t>具体的</w:t>
      </w:r>
      <w:r w:rsidRPr="00B87AB8">
        <w:rPr>
          <w:rFonts w:eastAsia="宋体" w:hint="eastAsia"/>
        </w:rPr>
        <w:t>TRIA</w:t>
      </w:r>
      <w:r w:rsidRPr="00B87AB8">
        <w:rPr>
          <w:rFonts w:eastAsia="宋体"/>
        </w:rPr>
        <w:t>虚拟机启动操作步骤</w:t>
      </w:r>
      <w:r w:rsidRPr="00B87AB8">
        <w:rPr>
          <w:rFonts w:eastAsia="宋体" w:hint="eastAsia"/>
        </w:rPr>
        <w:t>，</w:t>
      </w:r>
      <w:r w:rsidRPr="00B87AB8">
        <w:rPr>
          <w:rFonts w:eastAsia="宋体"/>
        </w:rPr>
        <w:t>参照如下表</w:t>
      </w:r>
      <w:r w:rsidR="00AD2692" w:rsidRPr="00B87AB8">
        <w:rPr>
          <w:rFonts w:eastAsia="宋体" w:hint="eastAsia"/>
        </w:rPr>
        <w:t>8</w:t>
      </w:r>
      <w:r w:rsidRPr="00B87AB8">
        <w:rPr>
          <w:rFonts w:eastAsia="宋体"/>
        </w:rPr>
        <w:t>。</w:t>
      </w:r>
    </w:p>
    <w:p w14:paraId="4B455E15" w14:textId="77777777" w:rsidR="00E569F9" w:rsidRPr="00B87AB8" w:rsidRDefault="00AD2692" w:rsidP="00E569F9">
      <w:pPr>
        <w:ind w:firstLine="600"/>
        <w:jc w:val="both"/>
        <w:rPr>
          <w:rFonts w:eastAsia="宋体"/>
        </w:rPr>
      </w:pPr>
      <w:r w:rsidRPr="00B87AB8">
        <w:rPr>
          <w:rFonts w:eastAsia="宋体" w:hint="eastAsia"/>
        </w:rPr>
        <w:t>表</w:t>
      </w:r>
      <w:r w:rsidRPr="00B87AB8">
        <w:rPr>
          <w:rFonts w:eastAsia="宋体" w:hint="eastAsia"/>
        </w:rPr>
        <w:t>8</w:t>
      </w:r>
      <w:r w:rsidRPr="00B87AB8">
        <w:rPr>
          <w:rFonts w:eastAsia="宋体" w:hint="eastAsia"/>
        </w:rPr>
        <w:t>：</w:t>
      </w:r>
      <w:r w:rsidR="00E569F9" w:rsidRPr="00B87AB8">
        <w:rPr>
          <w:rFonts w:eastAsia="宋体"/>
        </w:rPr>
        <w:t>TRIA</w:t>
      </w:r>
      <w:r w:rsidR="00E569F9" w:rsidRPr="00B87AB8">
        <w:rPr>
          <w:rFonts w:eastAsia="宋体"/>
        </w:rPr>
        <w:t>计算机虚拟化操作步骤</w:t>
      </w:r>
    </w:p>
    <w:tbl>
      <w:tblPr>
        <w:tblW w:w="5000" w:type="pct"/>
        <w:tblLook w:val="04A0" w:firstRow="1" w:lastRow="0" w:firstColumn="1" w:lastColumn="0" w:noHBand="0" w:noVBand="1"/>
      </w:tblPr>
      <w:tblGrid>
        <w:gridCol w:w="2103"/>
        <w:gridCol w:w="1118"/>
        <w:gridCol w:w="2823"/>
        <w:gridCol w:w="1129"/>
        <w:gridCol w:w="2116"/>
      </w:tblGrid>
      <w:tr w:rsidR="00E569F9" w:rsidRPr="00B87AB8" w14:paraId="3F4C794C" w14:textId="77777777" w:rsidTr="005C6556">
        <w:trPr>
          <w:trHeight w:val="288"/>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3F3715C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BIOS/EFI</w:t>
            </w:r>
          </w:p>
        </w:tc>
      </w:tr>
      <w:tr w:rsidR="00E569F9" w:rsidRPr="00B87AB8" w14:paraId="30579A72" w14:textId="77777777" w:rsidTr="005C6556">
        <w:trPr>
          <w:trHeight w:val="288"/>
        </w:trPr>
        <w:tc>
          <w:tcPr>
            <w:tcW w:w="1384"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3D61CF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开启</w:t>
            </w:r>
          </w:p>
        </w:tc>
        <w:tc>
          <w:tcPr>
            <w:tcW w:w="2223" w:type="pct"/>
            <w:tcBorders>
              <w:top w:val="nil"/>
              <w:left w:val="nil"/>
              <w:bottom w:val="single" w:sz="4" w:space="0" w:color="auto"/>
              <w:right w:val="single" w:sz="4" w:space="0" w:color="auto"/>
            </w:tcBorders>
            <w:shd w:val="clear" w:color="auto" w:fill="auto"/>
            <w:noWrap/>
            <w:vAlign w:val="bottom"/>
          </w:tcPr>
          <w:p w14:paraId="78213C9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TCPU</w:t>
            </w:r>
          </w:p>
        </w:tc>
        <w:tc>
          <w:tcPr>
            <w:tcW w:w="497" w:type="pct"/>
            <w:tcBorders>
              <w:top w:val="nil"/>
              <w:left w:val="nil"/>
              <w:bottom w:val="single" w:sz="4" w:space="0" w:color="auto"/>
              <w:right w:val="single" w:sz="4" w:space="0" w:color="auto"/>
            </w:tcBorders>
            <w:shd w:val="clear" w:color="auto" w:fill="auto"/>
            <w:noWrap/>
            <w:vAlign w:val="bottom"/>
          </w:tcPr>
          <w:p w14:paraId="2E1D599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关闭</w:t>
            </w:r>
            <w:r w:rsidRPr="00B87AB8">
              <w:rPr>
                <w:rFonts w:ascii="宋体" w:eastAsia="宋体" w:hAnsi="宋体" w:cs="宋体" w:hint="eastAsia"/>
                <w:kern w:val="0"/>
                <w:sz w:val="22"/>
                <w:szCs w:val="22"/>
              </w:rPr>
              <w:t>=&gt;</w:t>
            </w:r>
          </w:p>
        </w:tc>
        <w:tc>
          <w:tcPr>
            <w:tcW w:w="897" w:type="pct"/>
            <w:tcBorders>
              <w:top w:val="nil"/>
              <w:left w:val="nil"/>
              <w:bottom w:val="single" w:sz="4" w:space="0" w:color="auto"/>
              <w:right w:val="single" w:sz="4" w:space="0" w:color="auto"/>
            </w:tcBorders>
            <w:shd w:val="clear" w:color="auto" w:fill="auto"/>
            <w:noWrap/>
            <w:vAlign w:val="bottom"/>
          </w:tcPr>
          <w:p w14:paraId="3704059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BCPU</w:t>
            </w:r>
          </w:p>
        </w:tc>
      </w:tr>
      <w:tr w:rsidR="00E569F9" w:rsidRPr="00B87AB8" w14:paraId="39CB5901" w14:textId="77777777" w:rsidTr="005C6556">
        <w:trPr>
          <w:trHeight w:val="288"/>
        </w:trPr>
        <w:tc>
          <w:tcPr>
            <w:tcW w:w="892" w:type="pct"/>
            <w:tcBorders>
              <w:top w:val="nil"/>
              <w:left w:val="single" w:sz="4" w:space="0" w:color="auto"/>
              <w:bottom w:val="single" w:sz="4" w:space="0" w:color="auto"/>
              <w:right w:val="single" w:sz="4" w:space="0" w:color="auto"/>
            </w:tcBorders>
            <w:shd w:val="clear" w:color="auto" w:fill="auto"/>
            <w:noWrap/>
            <w:vAlign w:val="bottom"/>
          </w:tcPr>
          <w:p w14:paraId="2BCCD56A"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Times New Roman" w:hAnsi="Calibri"/>
                <w:kern w:val="0"/>
                <w:sz w:val="22"/>
                <w:szCs w:val="22"/>
              </w:rPr>
              <w:t>TOS</w:t>
            </w:r>
            <w:r w:rsidRPr="00B87AB8">
              <w:rPr>
                <w:rFonts w:ascii="Calibri" w:eastAsia="宋体" w:hAnsi="Calibri" w:hint="eastAsia"/>
                <w:kern w:val="0"/>
                <w:sz w:val="22"/>
                <w:szCs w:val="22"/>
              </w:rPr>
              <w:t>三进制操作</w:t>
            </w:r>
            <w:r w:rsidRPr="00B87AB8">
              <w:rPr>
                <w:rFonts w:ascii="Calibri" w:eastAsia="宋体" w:hAnsi="Calibri"/>
                <w:kern w:val="0"/>
                <w:sz w:val="22"/>
                <w:szCs w:val="22"/>
              </w:rPr>
              <w:t>系统</w:t>
            </w:r>
          </w:p>
        </w:tc>
        <w:tc>
          <w:tcPr>
            <w:tcW w:w="492" w:type="pct"/>
            <w:tcBorders>
              <w:top w:val="nil"/>
              <w:left w:val="nil"/>
              <w:bottom w:val="single" w:sz="4" w:space="0" w:color="auto"/>
              <w:right w:val="single" w:sz="4" w:space="0" w:color="auto"/>
            </w:tcBorders>
            <w:shd w:val="clear" w:color="auto" w:fill="auto"/>
            <w:noWrap/>
            <w:vAlign w:val="bottom"/>
          </w:tcPr>
          <w:p w14:paraId="6C2420B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启&lt;=</w:t>
            </w:r>
            <w:r w:rsidRPr="00B87AB8">
              <w:rPr>
                <w:rFonts w:ascii="宋体" w:eastAsia="宋体" w:hAnsi="宋体" w:cs="宋体"/>
                <w:kern w:val="0"/>
                <w:sz w:val="22"/>
                <w:szCs w:val="22"/>
              </w:rPr>
              <w:t>关闭</w:t>
            </w:r>
          </w:p>
        </w:tc>
        <w:tc>
          <w:tcPr>
            <w:tcW w:w="2223" w:type="pct"/>
            <w:tcBorders>
              <w:top w:val="nil"/>
              <w:left w:val="nil"/>
              <w:bottom w:val="single" w:sz="4" w:space="0" w:color="auto"/>
              <w:right w:val="single" w:sz="4" w:space="0" w:color="auto"/>
            </w:tcBorders>
            <w:shd w:val="clear" w:color="auto" w:fill="auto"/>
            <w:noWrap/>
            <w:vAlign w:val="bottom"/>
          </w:tcPr>
          <w:p w14:paraId="41080B2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VMM</w:t>
            </w:r>
          </w:p>
        </w:tc>
        <w:tc>
          <w:tcPr>
            <w:tcW w:w="497" w:type="pct"/>
            <w:tcBorders>
              <w:top w:val="nil"/>
              <w:left w:val="nil"/>
              <w:bottom w:val="single" w:sz="4" w:space="0" w:color="auto"/>
              <w:right w:val="single" w:sz="4" w:space="0" w:color="auto"/>
            </w:tcBorders>
            <w:shd w:val="clear" w:color="auto" w:fill="auto"/>
            <w:noWrap/>
            <w:vAlign w:val="bottom"/>
          </w:tcPr>
          <w:p w14:paraId="6CA1E9E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关闭</w:t>
            </w:r>
            <w:r w:rsidRPr="00B87AB8">
              <w:rPr>
                <w:rFonts w:ascii="宋体" w:eastAsia="宋体" w:hAnsi="宋体" w:cs="宋体" w:hint="eastAsia"/>
                <w:kern w:val="0"/>
                <w:sz w:val="22"/>
                <w:szCs w:val="22"/>
              </w:rPr>
              <w:t>=&gt;启</w:t>
            </w:r>
          </w:p>
        </w:tc>
        <w:tc>
          <w:tcPr>
            <w:tcW w:w="897" w:type="pct"/>
            <w:tcBorders>
              <w:top w:val="nil"/>
              <w:left w:val="nil"/>
              <w:bottom w:val="single" w:sz="4" w:space="0" w:color="auto"/>
              <w:right w:val="single" w:sz="4" w:space="0" w:color="auto"/>
            </w:tcBorders>
            <w:shd w:val="clear" w:color="auto" w:fill="auto"/>
            <w:noWrap/>
            <w:vAlign w:val="bottom"/>
          </w:tcPr>
          <w:p w14:paraId="1A974F5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BOS</w:t>
            </w:r>
            <w:r w:rsidRPr="00B87AB8">
              <w:rPr>
                <w:rFonts w:ascii="Calibri" w:eastAsia="宋体" w:hAnsi="Calibri" w:hint="eastAsia"/>
                <w:kern w:val="0"/>
                <w:sz w:val="22"/>
                <w:szCs w:val="22"/>
              </w:rPr>
              <w:t>二进制操作</w:t>
            </w:r>
            <w:r w:rsidRPr="00B87AB8">
              <w:rPr>
                <w:rFonts w:ascii="Calibri" w:eastAsia="宋体" w:hAnsi="Calibri"/>
                <w:kern w:val="0"/>
                <w:sz w:val="22"/>
                <w:szCs w:val="22"/>
              </w:rPr>
              <w:t>系统</w:t>
            </w:r>
          </w:p>
        </w:tc>
      </w:tr>
      <w:tr w:rsidR="00E569F9" w:rsidRPr="00B87AB8" w14:paraId="4442A80A" w14:textId="77777777" w:rsidTr="005C6556">
        <w:trPr>
          <w:trHeight w:val="288"/>
        </w:trPr>
        <w:tc>
          <w:tcPr>
            <w:tcW w:w="5000" w:type="pct"/>
            <w:gridSpan w:val="5"/>
            <w:tcBorders>
              <w:top w:val="nil"/>
              <w:left w:val="single" w:sz="4" w:space="0" w:color="auto"/>
              <w:bottom w:val="single" w:sz="4" w:space="0" w:color="auto"/>
              <w:right w:val="single" w:sz="4" w:space="0" w:color="auto"/>
            </w:tcBorders>
            <w:shd w:val="clear" w:color="auto" w:fill="auto"/>
            <w:noWrap/>
            <w:vAlign w:val="bottom"/>
          </w:tcPr>
          <w:p w14:paraId="49224F2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lastRenderedPageBreak/>
              <w:t>开启</w:t>
            </w:r>
            <w:r w:rsidRPr="00B87AB8">
              <w:rPr>
                <w:rFonts w:ascii="宋体" w:eastAsia="宋体" w:hAnsi="宋体" w:cs="宋体" w:hint="eastAsia"/>
                <w:kern w:val="0"/>
                <w:sz w:val="22"/>
                <w:szCs w:val="22"/>
              </w:rPr>
              <w:t>TVMM(</w:t>
            </w:r>
            <w:r w:rsidRPr="00B87AB8">
              <w:rPr>
                <w:rFonts w:ascii="宋体" w:eastAsia="宋体" w:hAnsi="宋体" w:cs="宋体"/>
                <w:kern w:val="0"/>
                <w:sz w:val="22"/>
                <w:szCs w:val="22"/>
              </w:rPr>
              <w:t>TRIA VMM</w:t>
            </w:r>
            <w:r w:rsidRPr="00B87AB8">
              <w:rPr>
                <w:rFonts w:ascii="宋体" w:eastAsia="宋体" w:hAnsi="宋体" w:cs="宋体" w:hint="eastAsia"/>
                <w:kern w:val="0"/>
                <w:sz w:val="22"/>
                <w:szCs w:val="22"/>
              </w:rPr>
              <w:t>)环境,</w:t>
            </w:r>
            <w:r w:rsidRPr="00B87AB8">
              <w:rPr>
                <w:rFonts w:ascii="宋体" w:eastAsia="宋体" w:hAnsi="宋体" w:cs="宋体"/>
                <w:kern w:val="0"/>
                <w:sz w:val="22"/>
                <w:szCs w:val="22"/>
              </w:rPr>
              <w:t>(</w:t>
            </w:r>
            <w:r w:rsidRPr="00B87AB8">
              <w:rPr>
                <w:rFonts w:ascii="宋体" w:eastAsia="宋体" w:hAnsi="宋体" w:cs="宋体" w:hint="eastAsia"/>
                <w:kern w:val="0"/>
                <w:sz w:val="22"/>
                <w:szCs w:val="22"/>
              </w:rPr>
              <w:t>TCPU=1,VMM=1时)</w:t>
            </w:r>
          </w:p>
        </w:tc>
      </w:tr>
      <w:tr w:rsidR="00E569F9" w:rsidRPr="00B87AB8" w14:paraId="20167FE7" w14:textId="77777777" w:rsidTr="005C6556">
        <w:trPr>
          <w:trHeight w:val="288"/>
        </w:trPr>
        <w:tc>
          <w:tcPr>
            <w:tcW w:w="892" w:type="pct"/>
            <w:tcBorders>
              <w:top w:val="nil"/>
              <w:left w:val="single" w:sz="4" w:space="0" w:color="auto"/>
              <w:bottom w:val="single" w:sz="4" w:space="0" w:color="auto"/>
              <w:right w:val="single" w:sz="4" w:space="0" w:color="auto"/>
            </w:tcBorders>
            <w:shd w:val="clear" w:color="auto" w:fill="auto"/>
            <w:noWrap/>
            <w:vAlign w:val="bottom"/>
          </w:tcPr>
          <w:p w14:paraId="4C35558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Z(X,Y)</w:t>
            </w:r>
          </w:p>
        </w:tc>
        <w:tc>
          <w:tcPr>
            <w:tcW w:w="492" w:type="pct"/>
            <w:tcBorders>
              <w:top w:val="nil"/>
              <w:left w:val="nil"/>
              <w:bottom w:val="single" w:sz="4" w:space="0" w:color="auto"/>
              <w:right w:val="single" w:sz="4" w:space="0" w:color="auto"/>
            </w:tcBorders>
            <w:shd w:val="clear" w:color="auto" w:fill="auto"/>
            <w:noWrap/>
            <w:vAlign w:val="bottom"/>
          </w:tcPr>
          <w:p w14:paraId="3520253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串联</w:t>
            </w:r>
            <w:r w:rsidRPr="00B87AB8">
              <w:rPr>
                <w:rFonts w:ascii="宋体" w:eastAsia="宋体" w:hAnsi="宋体" w:cs="宋体"/>
                <w:kern w:val="0"/>
                <w:sz w:val="22"/>
                <w:szCs w:val="22"/>
              </w:rPr>
              <w:t>奇偶</w:t>
            </w:r>
          </w:p>
        </w:tc>
        <w:tc>
          <w:tcPr>
            <w:tcW w:w="2223" w:type="pct"/>
            <w:tcBorders>
              <w:top w:val="nil"/>
              <w:left w:val="nil"/>
              <w:bottom w:val="single" w:sz="4" w:space="0" w:color="auto"/>
              <w:right w:val="single" w:sz="4" w:space="0" w:color="auto"/>
            </w:tcBorders>
            <w:shd w:val="clear" w:color="auto" w:fill="auto"/>
            <w:noWrap/>
            <w:vAlign w:val="bottom"/>
          </w:tcPr>
          <w:p w14:paraId="2D3FA54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VMCFG</w:t>
            </w:r>
          </w:p>
        </w:tc>
        <w:tc>
          <w:tcPr>
            <w:tcW w:w="497" w:type="pct"/>
            <w:tcBorders>
              <w:top w:val="nil"/>
              <w:left w:val="nil"/>
              <w:bottom w:val="single" w:sz="4" w:space="0" w:color="auto"/>
              <w:right w:val="single" w:sz="4" w:space="0" w:color="auto"/>
            </w:tcBorders>
            <w:shd w:val="clear" w:color="auto" w:fill="auto"/>
            <w:noWrap/>
            <w:vAlign w:val="bottom"/>
          </w:tcPr>
          <w:p w14:paraId="7DB3DAB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并联</w:t>
            </w:r>
            <w:r w:rsidRPr="00B87AB8">
              <w:rPr>
                <w:rFonts w:ascii="宋体" w:eastAsia="宋体" w:hAnsi="宋体" w:cs="宋体"/>
                <w:kern w:val="0"/>
                <w:sz w:val="22"/>
                <w:szCs w:val="22"/>
              </w:rPr>
              <w:t>正反</w:t>
            </w:r>
          </w:p>
        </w:tc>
        <w:tc>
          <w:tcPr>
            <w:tcW w:w="897" w:type="pct"/>
            <w:tcBorders>
              <w:top w:val="nil"/>
              <w:left w:val="nil"/>
              <w:bottom w:val="single" w:sz="4" w:space="0" w:color="auto"/>
              <w:right w:val="single" w:sz="4" w:space="0" w:color="auto"/>
            </w:tcBorders>
            <w:shd w:val="clear" w:color="auto" w:fill="auto"/>
            <w:noWrap/>
            <w:vAlign w:val="bottom"/>
          </w:tcPr>
          <w:p w14:paraId="77DACDC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[X,Y]z</w:t>
            </w:r>
          </w:p>
        </w:tc>
      </w:tr>
      <w:tr w:rsidR="00E569F9" w:rsidRPr="00B87AB8" w14:paraId="0FCA1560" w14:textId="77777777" w:rsidTr="005C6556">
        <w:trPr>
          <w:trHeight w:val="288"/>
        </w:trPr>
        <w:tc>
          <w:tcPr>
            <w:tcW w:w="1384"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A358495"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Times New Roman" w:hAnsi="Calibri"/>
                <w:kern w:val="0"/>
                <w:sz w:val="22"/>
                <w:szCs w:val="22"/>
              </w:rPr>
              <w:t>T=1</w:t>
            </w:r>
            <w:r w:rsidRPr="00B87AB8">
              <w:rPr>
                <w:rFonts w:ascii="Calibri" w:eastAsia="宋体" w:hAnsi="Calibri" w:hint="eastAsia"/>
                <w:kern w:val="0"/>
                <w:sz w:val="22"/>
                <w:szCs w:val="22"/>
              </w:rPr>
              <w:t>时</w:t>
            </w:r>
            <w:r w:rsidRPr="00B87AB8">
              <w:rPr>
                <w:rFonts w:ascii="Calibri" w:eastAsia="宋体" w:hAnsi="Calibri"/>
                <w:kern w:val="0"/>
                <w:sz w:val="22"/>
                <w:szCs w:val="22"/>
              </w:rPr>
              <w:t>，</w:t>
            </w:r>
            <w:r w:rsidRPr="00B87AB8">
              <w:rPr>
                <w:rFonts w:ascii="Calibri" w:eastAsia="宋体" w:hAnsi="Calibri"/>
                <w:kern w:val="0"/>
                <w:sz w:val="22"/>
                <w:szCs w:val="22"/>
              </w:rPr>
              <w:t>TCPU</w:t>
            </w:r>
            <w:r w:rsidRPr="00B87AB8">
              <w:rPr>
                <w:rFonts w:ascii="Calibri" w:eastAsia="宋体" w:hAnsi="Calibri" w:hint="eastAsia"/>
                <w:kern w:val="0"/>
                <w:sz w:val="22"/>
                <w:szCs w:val="22"/>
              </w:rPr>
              <w:t>三进制模式</w:t>
            </w:r>
          </w:p>
        </w:tc>
        <w:tc>
          <w:tcPr>
            <w:tcW w:w="2223" w:type="pct"/>
            <w:tcBorders>
              <w:top w:val="nil"/>
              <w:left w:val="nil"/>
              <w:bottom w:val="single" w:sz="4" w:space="0" w:color="auto"/>
              <w:right w:val="single" w:sz="4" w:space="0" w:color="auto"/>
            </w:tcBorders>
            <w:shd w:val="clear" w:color="auto" w:fill="auto"/>
            <w:noWrap/>
            <w:vAlign w:val="bottom"/>
          </w:tcPr>
          <w:p w14:paraId="122BFC6F"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Times New Roman" w:hAnsi="Calibri"/>
                <w:kern w:val="0"/>
                <w:sz w:val="22"/>
                <w:szCs w:val="22"/>
              </w:rPr>
              <w:t>CPUCFG</w:t>
            </w:r>
            <w:r w:rsidRPr="00B87AB8">
              <w:rPr>
                <w:rFonts w:ascii="Calibri" w:eastAsia="宋体" w:hAnsi="Calibri" w:hint="eastAsia"/>
                <w:kern w:val="0"/>
                <w:sz w:val="22"/>
                <w:szCs w:val="22"/>
              </w:rPr>
              <w:t>处理器</w:t>
            </w:r>
            <w:r w:rsidRPr="00B87AB8">
              <w:rPr>
                <w:rFonts w:ascii="Calibri" w:eastAsia="宋体" w:hAnsi="Calibri"/>
                <w:kern w:val="0"/>
                <w:sz w:val="22"/>
                <w:szCs w:val="22"/>
              </w:rPr>
              <w:t>配置</w:t>
            </w:r>
          </w:p>
        </w:tc>
        <w:tc>
          <w:tcPr>
            <w:tcW w:w="1393" w:type="pct"/>
            <w:gridSpan w:val="2"/>
            <w:tcBorders>
              <w:top w:val="single" w:sz="4" w:space="0" w:color="auto"/>
              <w:left w:val="nil"/>
              <w:bottom w:val="single" w:sz="4" w:space="0" w:color="auto"/>
              <w:right w:val="single" w:sz="4" w:space="0" w:color="auto"/>
            </w:tcBorders>
            <w:shd w:val="clear" w:color="auto" w:fill="auto"/>
            <w:noWrap/>
            <w:vAlign w:val="bottom"/>
          </w:tcPr>
          <w:p w14:paraId="3C7FD98F"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Times New Roman" w:hAnsi="Calibri"/>
                <w:kern w:val="0"/>
                <w:sz w:val="22"/>
                <w:szCs w:val="22"/>
              </w:rPr>
              <w:t>T=0</w:t>
            </w:r>
            <w:r w:rsidRPr="00B87AB8">
              <w:rPr>
                <w:rFonts w:ascii="Calibri" w:eastAsia="宋体" w:hAnsi="Calibri" w:hint="eastAsia"/>
                <w:kern w:val="0"/>
                <w:sz w:val="22"/>
                <w:szCs w:val="22"/>
              </w:rPr>
              <w:t>时</w:t>
            </w:r>
            <w:r w:rsidRPr="00B87AB8">
              <w:rPr>
                <w:rFonts w:ascii="Calibri" w:eastAsia="宋体" w:hAnsi="Calibri"/>
                <w:kern w:val="0"/>
                <w:sz w:val="22"/>
                <w:szCs w:val="22"/>
              </w:rPr>
              <w:t>，</w:t>
            </w:r>
            <w:r w:rsidRPr="00B87AB8">
              <w:rPr>
                <w:rFonts w:ascii="Calibri" w:eastAsia="宋体" w:hAnsi="Calibri"/>
                <w:kern w:val="0"/>
                <w:sz w:val="22"/>
                <w:szCs w:val="22"/>
              </w:rPr>
              <w:t>BCPU</w:t>
            </w:r>
            <w:r w:rsidRPr="00B87AB8">
              <w:rPr>
                <w:rFonts w:ascii="Calibri" w:eastAsia="宋体" w:hAnsi="Calibri" w:hint="eastAsia"/>
                <w:kern w:val="0"/>
                <w:sz w:val="22"/>
                <w:szCs w:val="22"/>
              </w:rPr>
              <w:t>二进制</w:t>
            </w:r>
            <w:r w:rsidRPr="00B87AB8">
              <w:rPr>
                <w:rFonts w:ascii="Calibri" w:eastAsia="宋体" w:hAnsi="Calibri"/>
                <w:kern w:val="0"/>
                <w:sz w:val="22"/>
                <w:szCs w:val="22"/>
              </w:rPr>
              <w:t>模式</w:t>
            </w:r>
          </w:p>
        </w:tc>
      </w:tr>
      <w:tr w:rsidR="00E569F9" w:rsidRPr="00B87AB8" w14:paraId="33F7CC15" w14:textId="77777777" w:rsidTr="005C6556">
        <w:trPr>
          <w:trHeight w:val="288"/>
        </w:trPr>
        <w:tc>
          <w:tcPr>
            <w:tcW w:w="1384"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6A2AFD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奇偶串链模式</w:t>
            </w:r>
            <w:r w:rsidRPr="00B87AB8">
              <w:rPr>
                <w:rFonts w:ascii="宋体" w:eastAsia="宋体" w:hAnsi="宋体" w:cs="宋体" w:hint="eastAsia"/>
                <w:kern w:val="0"/>
                <w:sz w:val="22"/>
                <w:szCs w:val="22"/>
              </w:rPr>
              <w:t>(Z模式)</w:t>
            </w:r>
          </w:p>
        </w:tc>
        <w:tc>
          <w:tcPr>
            <w:tcW w:w="2223" w:type="pct"/>
            <w:tcBorders>
              <w:top w:val="nil"/>
              <w:left w:val="nil"/>
              <w:bottom w:val="single" w:sz="4" w:space="0" w:color="auto"/>
              <w:right w:val="single" w:sz="4" w:space="0" w:color="auto"/>
            </w:tcBorders>
            <w:shd w:val="clear" w:color="auto" w:fill="auto"/>
            <w:noWrap/>
            <w:vAlign w:val="bottom"/>
          </w:tcPr>
          <w:p w14:paraId="3A41564D"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Times New Roman" w:hAnsi="Calibri"/>
                <w:kern w:val="0"/>
                <w:sz w:val="22"/>
                <w:szCs w:val="22"/>
              </w:rPr>
              <w:t>MEMCFG</w:t>
            </w:r>
            <w:r w:rsidRPr="00B87AB8">
              <w:rPr>
                <w:rFonts w:ascii="Calibri" w:eastAsia="宋体" w:hAnsi="Calibri" w:hint="eastAsia"/>
                <w:kern w:val="0"/>
                <w:sz w:val="22"/>
                <w:szCs w:val="22"/>
              </w:rPr>
              <w:t>内存</w:t>
            </w:r>
            <w:r w:rsidRPr="00B87AB8">
              <w:rPr>
                <w:rFonts w:ascii="Calibri" w:eastAsia="宋体" w:hAnsi="Calibri"/>
                <w:kern w:val="0"/>
                <w:sz w:val="22"/>
                <w:szCs w:val="22"/>
              </w:rPr>
              <w:t>配置</w:t>
            </w:r>
          </w:p>
        </w:tc>
        <w:tc>
          <w:tcPr>
            <w:tcW w:w="1393" w:type="pct"/>
            <w:gridSpan w:val="2"/>
            <w:tcBorders>
              <w:top w:val="single" w:sz="4" w:space="0" w:color="auto"/>
              <w:left w:val="nil"/>
              <w:bottom w:val="single" w:sz="4" w:space="0" w:color="auto"/>
              <w:right w:val="single" w:sz="4" w:space="0" w:color="auto"/>
            </w:tcBorders>
            <w:shd w:val="clear" w:color="auto" w:fill="auto"/>
            <w:noWrap/>
            <w:vAlign w:val="bottom"/>
          </w:tcPr>
          <w:p w14:paraId="7798977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正反并链模式</w:t>
            </w:r>
            <w:r w:rsidRPr="00B87AB8">
              <w:rPr>
                <w:rFonts w:ascii="宋体" w:eastAsia="宋体" w:hAnsi="宋体" w:cs="宋体" w:hint="eastAsia"/>
                <w:kern w:val="0"/>
                <w:sz w:val="22"/>
                <w:szCs w:val="22"/>
              </w:rPr>
              <w:t>（</w:t>
            </w:r>
            <w:r w:rsidRPr="00B87AB8">
              <w:rPr>
                <w:rFonts w:ascii="宋体" w:eastAsia="宋体" w:hAnsi="宋体" w:cs="宋体"/>
                <w:kern w:val="0"/>
                <w:sz w:val="22"/>
                <w:szCs w:val="22"/>
              </w:rPr>
              <w:t>XY模式）</w:t>
            </w:r>
          </w:p>
        </w:tc>
      </w:tr>
      <w:tr w:rsidR="00E569F9" w:rsidRPr="00B87AB8" w14:paraId="04F16C29" w14:textId="77777777" w:rsidTr="005C6556">
        <w:trPr>
          <w:trHeight w:val="288"/>
        </w:trPr>
        <w:tc>
          <w:tcPr>
            <w:tcW w:w="892" w:type="pct"/>
            <w:tcBorders>
              <w:top w:val="nil"/>
              <w:left w:val="single" w:sz="4" w:space="0" w:color="auto"/>
              <w:bottom w:val="single" w:sz="4" w:space="0" w:color="auto"/>
              <w:right w:val="single" w:sz="4" w:space="0" w:color="auto"/>
            </w:tcBorders>
            <w:shd w:val="clear" w:color="auto" w:fill="auto"/>
            <w:noWrap/>
            <w:vAlign w:val="center"/>
          </w:tcPr>
          <w:p w14:paraId="445D1446"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宋体" w:hAnsi="Calibri" w:hint="eastAsia"/>
                <w:kern w:val="0"/>
                <w:sz w:val="22"/>
                <w:szCs w:val="22"/>
              </w:rPr>
              <w:t>操作系统</w:t>
            </w:r>
            <w:r w:rsidRPr="00B87AB8">
              <w:rPr>
                <w:rFonts w:ascii="Calibri" w:eastAsia="宋体" w:hAnsi="Calibri"/>
                <w:kern w:val="0"/>
                <w:sz w:val="22"/>
                <w:szCs w:val="22"/>
              </w:rPr>
              <w:t>虚拟</w:t>
            </w:r>
            <w:r w:rsidRPr="00B87AB8">
              <w:rPr>
                <w:rFonts w:ascii="Calibri" w:eastAsia="宋体" w:hAnsi="Calibri" w:hint="eastAsia"/>
                <w:kern w:val="0"/>
                <w:sz w:val="22"/>
                <w:szCs w:val="22"/>
              </w:rPr>
              <w:t>类型</w:t>
            </w:r>
          </w:p>
        </w:tc>
        <w:tc>
          <w:tcPr>
            <w:tcW w:w="492" w:type="pct"/>
            <w:tcBorders>
              <w:top w:val="nil"/>
              <w:left w:val="nil"/>
              <w:bottom w:val="single" w:sz="4" w:space="0" w:color="auto"/>
              <w:right w:val="single" w:sz="4" w:space="0" w:color="auto"/>
            </w:tcBorders>
            <w:shd w:val="clear" w:color="auto" w:fill="auto"/>
            <w:noWrap/>
            <w:vAlign w:val="bottom"/>
          </w:tcPr>
          <w:p w14:paraId="41DFA8A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ZOSVDFS</w:t>
            </w:r>
          </w:p>
        </w:tc>
        <w:tc>
          <w:tcPr>
            <w:tcW w:w="2223" w:type="pct"/>
            <w:tcBorders>
              <w:top w:val="nil"/>
              <w:left w:val="nil"/>
              <w:bottom w:val="single" w:sz="4" w:space="0" w:color="auto"/>
              <w:right w:val="single" w:sz="4" w:space="0" w:color="auto"/>
            </w:tcBorders>
            <w:shd w:val="clear" w:color="auto" w:fill="auto"/>
            <w:noWrap/>
            <w:vAlign w:val="bottom"/>
          </w:tcPr>
          <w:p w14:paraId="3C570097"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Times New Roman" w:hAnsi="Calibri"/>
                <w:kern w:val="0"/>
                <w:sz w:val="22"/>
                <w:szCs w:val="22"/>
              </w:rPr>
              <w:t>DISKCFG</w:t>
            </w:r>
            <w:r w:rsidRPr="00B87AB8">
              <w:rPr>
                <w:rFonts w:ascii="Calibri" w:eastAsia="宋体" w:hAnsi="Calibri" w:hint="eastAsia"/>
                <w:kern w:val="0"/>
                <w:sz w:val="22"/>
                <w:szCs w:val="22"/>
              </w:rPr>
              <w:t>存储</w:t>
            </w:r>
            <w:r w:rsidRPr="00B87AB8">
              <w:rPr>
                <w:rFonts w:ascii="Calibri" w:eastAsia="宋体" w:hAnsi="Calibri"/>
                <w:kern w:val="0"/>
                <w:sz w:val="22"/>
                <w:szCs w:val="22"/>
              </w:rPr>
              <w:t>配置</w:t>
            </w:r>
          </w:p>
        </w:tc>
        <w:tc>
          <w:tcPr>
            <w:tcW w:w="497" w:type="pct"/>
            <w:tcBorders>
              <w:top w:val="nil"/>
              <w:left w:val="nil"/>
              <w:bottom w:val="single" w:sz="4" w:space="0" w:color="auto"/>
              <w:right w:val="single" w:sz="4" w:space="0" w:color="auto"/>
            </w:tcBorders>
            <w:shd w:val="clear" w:color="auto" w:fill="auto"/>
            <w:noWrap/>
            <w:vAlign w:val="bottom"/>
          </w:tcPr>
          <w:p w14:paraId="70BE717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XOSVDFS</w:t>
            </w:r>
          </w:p>
        </w:tc>
        <w:tc>
          <w:tcPr>
            <w:tcW w:w="897" w:type="pct"/>
            <w:tcBorders>
              <w:top w:val="nil"/>
              <w:left w:val="nil"/>
              <w:bottom w:val="single" w:sz="4" w:space="0" w:color="auto"/>
              <w:right w:val="single" w:sz="4" w:space="0" w:color="auto"/>
            </w:tcBorders>
            <w:shd w:val="clear" w:color="auto" w:fill="auto"/>
            <w:noWrap/>
            <w:vAlign w:val="bottom"/>
          </w:tcPr>
          <w:p w14:paraId="5514403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YOSVDFS</w:t>
            </w:r>
          </w:p>
        </w:tc>
      </w:tr>
      <w:tr w:rsidR="00E569F9" w:rsidRPr="00B87AB8" w14:paraId="09B35557" w14:textId="77777777" w:rsidTr="005C6556">
        <w:trPr>
          <w:trHeight w:val="288"/>
        </w:trPr>
        <w:tc>
          <w:tcPr>
            <w:tcW w:w="892" w:type="pct"/>
            <w:tcBorders>
              <w:top w:val="nil"/>
              <w:left w:val="single" w:sz="4" w:space="0" w:color="auto"/>
              <w:bottom w:val="single" w:sz="4" w:space="0" w:color="auto"/>
              <w:right w:val="single" w:sz="4" w:space="0" w:color="auto"/>
            </w:tcBorders>
            <w:shd w:val="clear" w:color="auto" w:fill="auto"/>
            <w:noWrap/>
            <w:vAlign w:val="center"/>
          </w:tcPr>
          <w:p w14:paraId="3CCF0802"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宋体" w:hAnsi="Calibri" w:hint="eastAsia"/>
                <w:kern w:val="0"/>
                <w:sz w:val="22"/>
                <w:szCs w:val="22"/>
              </w:rPr>
              <w:t>应用系统</w:t>
            </w:r>
            <w:r w:rsidRPr="00B87AB8">
              <w:rPr>
                <w:rFonts w:ascii="Calibri" w:eastAsia="宋体" w:hAnsi="Calibri"/>
                <w:kern w:val="0"/>
                <w:sz w:val="22"/>
                <w:szCs w:val="22"/>
              </w:rPr>
              <w:t>虚拟</w:t>
            </w:r>
            <w:r w:rsidRPr="00B87AB8">
              <w:rPr>
                <w:rFonts w:ascii="Calibri" w:eastAsia="宋体" w:hAnsi="Calibri" w:hint="eastAsia"/>
                <w:kern w:val="0"/>
                <w:sz w:val="22"/>
                <w:szCs w:val="22"/>
              </w:rPr>
              <w:t>类型</w:t>
            </w:r>
          </w:p>
        </w:tc>
        <w:tc>
          <w:tcPr>
            <w:tcW w:w="492" w:type="pct"/>
            <w:tcBorders>
              <w:top w:val="nil"/>
              <w:left w:val="nil"/>
              <w:bottom w:val="single" w:sz="4" w:space="0" w:color="auto"/>
              <w:right w:val="single" w:sz="4" w:space="0" w:color="auto"/>
            </w:tcBorders>
            <w:shd w:val="clear" w:color="auto" w:fill="auto"/>
            <w:noWrap/>
            <w:vAlign w:val="bottom"/>
          </w:tcPr>
          <w:p w14:paraId="6D73078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ZAPPVDFS</w:t>
            </w:r>
          </w:p>
        </w:tc>
        <w:tc>
          <w:tcPr>
            <w:tcW w:w="2223" w:type="pct"/>
            <w:vMerge w:val="restart"/>
            <w:tcBorders>
              <w:top w:val="nil"/>
              <w:left w:val="single" w:sz="4" w:space="0" w:color="auto"/>
              <w:bottom w:val="single" w:sz="4" w:space="0" w:color="auto"/>
              <w:right w:val="single" w:sz="4" w:space="0" w:color="auto"/>
            </w:tcBorders>
            <w:shd w:val="clear" w:color="auto" w:fill="auto"/>
            <w:noWrap/>
            <w:vAlign w:val="bottom"/>
          </w:tcPr>
          <w:p w14:paraId="70F46E80"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宋体" w:hAnsi="Calibri"/>
                <w:kern w:val="0"/>
                <w:sz w:val="22"/>
                <w:szCs w:val="22"/>
              </w:rPr>
              <w:t>SYS</w:t>
            </w:r>
            <w:r w:rsidRPr="00B87AB8">
              <w:rPr>
                <w:rFonts w:ascii="Calibri" w:eastAsia="宋体" w:hAnsi="Calibri" w:hint="eastAsia"/>
                <w:kern w:val="0"/>
                <w:sz w:val="22"/>
                <w:szCs w:val="22"/>
              </w:rPr>
              <w:t>CFG</w:t>
            </w:r>
            <w:r w:rsidRPr="00B87AB8">
              <w:rPr>
                <w:rFonts w:ascii="Calibri" w:eastAsia="宋体" w:hAnsi="Calibri" w:hint="eastAsia"/>
                <w:kern w:val="0"/>
                <w:sz w:val="22"/>
                <w:szCs w:val="22"/>
              </w:rPr>
              <w:t>虚拟</w:t>
            </w:r>
            <w:r w:rsidRPr="00B87AB8">
              <w:rPr>
                <w:rFonts w:ascii="Calibri" w:eastAsia="宋体" w:hAnsi="Calibri"/>
                <w:kern w:val="0"/>
                <w:sz w:val="22"/>
                <w:szCs w:val="22"/>
              </w:rPr>
              <w:t>环境和虚拟机</w:t>
            </w:r>
            <w:r w:rsidRPr="00B87AB8">
              <w:rPr>
                <w:rFonts w:ascii="Calibri" w:eastAsia="宋体" w:hAnsi="Calibri"/>
                <w:kern w:val="0"/>
                <w:sz w:val="22"/>
                <w:szCs w:val="22"/>
              </w:rPr>
              <w:br/>
            </w:r>
            <w:r w:rsidRPr="00B87AB8">
              <w:rPr>
                <w:rFonts w:ascii="Calibri" w:eastAsia="宋体" w:hAnsi="Calibri" w:hint="eastAsia"/>
                <w:kern w:val="0"/>
                <w:sz w:val="22"/>
                <w:szCs w:val="22"/>
              </w:rPr>
              <w:t>配置接</w:t>
            </w:r>
            <w:r w:rsidRPr="00B87AB8">
              <w:rPr>
                <w:rFonts w:ascii="Calibri" w:eastAsia="宋体" w:hAnsi="Calibri"/>
                <w:kern w:val="0"/>
                <w:sz w:val="22"/>
                <w:szCs w:val="22"/>
              </w:rPr>
              <w:t>通信</w:t>
            </w:r>
            <w:r w:rsidRPr="00B87AB8">
              <w:rPr>
                <w:rFonts w:ascii="Calibri" w:eastAsia="宋体" w:hAnsi="Calibri" w:hint="eastAsia"/>
                <w:kern w:val="0"/>
                <w:sz w:val="22"/>
                <w:szCs w:val="22"/>
              </w:rPr>
              <w:t>口模块</w:t>
            </w:r>
            <w:r w:rsidRPr="00B87AB8">
              <w:rPr>
                <w:rFonts w:ascii="Calibri" w:eastAsia="宋体" w:hAnsi="Calibri" w:hint="eastAsia"/>
                <w:kern w:val="0"/>
                <w:sz w:val="22"/>
                <w:szCs w:val="22"/>
              </w:rPr>
              <w:t>IP</w:t>
            </w:r>
            <w:r w:rsidRPr="00B87AB8">
              <w:rPr>
                <w:rFonts w:ascii="Calibri" w:eastAsia="宋体" w:hAnsi="Calibri"/>
                <w:kern w:val="0"/>
                <w:sz w:val="22"/>
                <w:szCs w:val="22"/>
              </w:rPr>
              <w:t>、</w:t>
            </w:r>
            <w:r w:rsidRPr="00B87AB8">
              <w:rPr>
                <w:rFonts w:ascii="Calibri" w:eastAsia="宋体" w:hAnsi="Calibri"/>
                <w:kern w:val="0"/>
                <w:sz w:val="22"/>
                <w:szCs w:val="22"/>
              </w:rPr>
              <w:t>ID</w:t>
            </w:r>
            <w:r w:rsidRPr="00B87AB8">
              <w:rPr>
                <w:rFonts w:ascii="Calibri" w:eastAsia="宋体" w:hAnsi="Calibri" w:hint="eastAsia"/>
                <w:kern w:val="0"/>
                <w:sz w:val="22"/>
                <w:szCs w:val="22"/>
              </w:rPr>
              <w:t>等</w:t>
            </w:r>
          </w:p>
        </w:tc>
        <w:tc>
          <w:tcPr>
            <w:tcW w:w="497" w:type="pct"/>
            <w:tcBorders>
              <w:top w:val="nil"/>
              <w:left w:val="nil"/>
              <w:bottom w:val="single" w:sz="4" w:space="0" w:color="auto"/>
              <w:right w:val="single" w:sz="4" w:space="0" w:color="auto"/>
            </w:tcBorders>
            <w:shd w:val="clear" w:color="auto" w:fill="auto"/>
            <w:noWrap/>
            <w:vAlign w:val="bottom"/>
          </w:tcPr>
          <w:p w14:paraId="6C4027F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XAPPVDFS</w:t>
            </w:r>
          </w:p>
        </w:tc>
        <w:tc>
          <w:tcPr>
            <w:tcW w:w="897" w:type="pct"/>
            <w:tcBorders>
              <w:top w:val="nil"/>
              <w:left w:val="nil"/>
              <w:bottom w:val="single" w:sz="4" w:space="0" w:color="auto"/>
              <w:right w:val="single" w:sz="4" w:space="0" w:color="auto"/>
            </w:tcBorders>
            <w:shd w:val="clear" w:color="auto" w:fill="auto"/>
            <w:noWrap/>
            <w:vAlign w:val="bottom"/>
          </w:tcPr>
          <w:p w14:paraId="744B597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YAPPVDFS</w:t>
            </w:r>
          </w:p>
        </w:tc>
      </w:tr>
      <w:tr w:rsidR="00E569F9" w:rsidRPr="00B87AB8" w14:paraId="6E6FE8B7" w14:textId="77777777" w:rsidTr="005C6556">
        <w:trPr>
          <w:trHeight w:val="288"/>
        </w:trPr>
        <w:tc>
          <w:tcPr>
            <w:tcW w:w="892" w:type="pct"/>
            <w:tcBorders>
              <w:top w:val="nil"/>
              <w:left w:val="single" w:sz="4" w:space="0" w:color="auto"/>
              <w:bottom w:val="single" w:sz="4" w:space="0" w:color="auto"/>
              <w:right w:val="single" w:sz="4" w:space="0" w:color="auto"/>
            </w:tcBorders>
            <w:shd w:val="clear" w:color="auto" w:fill="auto"/>
            <w:noWrap/>
            <w:vAlign w:val="center"/>
          </w:tcPr>
          <w:p w14:paraId="3FDDA5E0"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宋体" w:hAnsi="Calibri" w:hint="eastAsia"/>
                <w:kern w:val="0"/>
                <w:sz w:val="22"/>
                <w:szCs w:val="22"/>
              </w:rPr>
              <w:t>用户</w:t>
            </w:r>
            <w:r w:rsidRPr="00B87AB8">
              <w:rPr>
                <w:rFonts w:ascii="Calibri" w:eastAsia="宋体" w:hAnsi="Calibri"/>
                <w:kern w:val="0"/>
                <w:sz w:val="22"/>
                <w:szCs w:val="22"/>
              </w:rPr>
              <w:t>数据虚拟</w:t>
            </w:r>
            <w:r w:rsidRPr="00B87AB8">
              <w:rPr>
                <w:rFonts w:ascii="Calibri" w:eastAsia="宋体" w:hAnsi="Calibri" w:hint="eastAsia"/>
                <w:kern w:val="0"/>
                <w:sz w:val="22"/>
                <w:szCs w:val="22"/>
              </w:rPr>
              <w:t>类型</w:t>
            </w:r>
          </w:p>
        </w:tc>
        <w:tc>
          <w:tcPr>
            <w:tcW w:w="492" w:type="pct"/>
            <w:tcBorders>
              <w:top w:val="nil"/>
              <w:left w:val="nil"/>
              <w:bottom w:val="single" w:sz="4" w:space="0" w:color="auto"/>
              <w:right w:val="single" w:sz="4" w:space="0" w:color="auto"/>
            </w:tcBorders>
            <w:shd w:val="clear" w:color="auto" w:fill="auto"/>
            <w:noWrap/>
            <w:vAlign w:val="bottom"/>
          </w:tcPr>
          <w:p w14:paraId="35314FD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ZUSRVDFS</w:t>
            </w:r>
          </w:p>
        </w:tc>
        <w:tc>
          <w:tcPr>
            <w:tcW w:w="2223" w:type="pct"/>
            <w:vMerge/>
            <w:tcBorders>
              <w:top w:val="nil"/>
              <w:left w:val="single" w:sz="4" w:space="0" w:color="auto"/>
              <w:bottom w:val="single" w:sz="4" w:space="0" w:color="auto"/>
              <w:right w:val="single" w:sz="4" w:space="0" w:color="auto"/>
            </w:tcBorders>
            <w:vAlign w:val="center"/>
          </w:tcPr>
          <w:p w14:paraId="3FD130F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p>
        </w:tc>
        <w:tc>
          <w:tcPr>
            <w:tcW w:w="497" w:type="pct"/>
            <w:tcBorders>
              <w:top w:val="nil"/>
              <w:left w:val="nil"/>
              <w:bottom w:val="single" w:sz="4" w:space="0" w:color="auto"/>
              <w:right w:val="single" w:sz="4" w:space="0" w:color="auto"/>
            </w:tcBorders>
            <w:shd w:val="clear" w:color="auto" w:fill="auto"/>
            <w:noWrap/>
            <w:vAlign w:val="bottom"/>
          </w:tcPr>
          <w:p w14:paraId="57514F1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XUSRVDFS</w:t>
            </w:r>
          </w:p>
        </w:tc>
        <w:tc>
          <w:tcPr>
            <w:tcW w:w="897" w:type="pct"/>
            <w:tcBorders>
              <w:top w:val="nil"/>
              <w:left w:val="nil"/>
              <w:bottom w:val="single" w:sz="4" w:space="0" w:color="auto"/>
              <w:right w:val="single" w:sz="4" w:space="0" w:color="auto"/>
            </w:tcBorders>
            <w:shd w:val="clear" w:color="auto" w:fill="auto"/>
            <w:noWrap/>
            <w:vAlign w:val="bottom"/>
          </w:tcPr>
          <w:p w14:paraId="65544F3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YUSRVDFS</w:t>
            </w:r>
          </w:p>
        </w:tc>
      </w:tr>
      <w:tr w:rsidR="00E569F9" w:rsidRPr="00B87AB8" w14:paraId="5C9DABB2" w14:textId="77777777" w:rsidTr="005C6556">
        <w:trPr>
          <w:trHeight w:val="288"/>
        </w:trPr>
        <w:tc>
          <w:tcPr>
            <w:tcW w:w="1384"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bottom"/>
          </w:tcPr>
          <w:p w14:paraId="563F985C"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宋体" w:hAnsi="Calibri" w:hint="eastAsia"/>
                <w:kern w:val="0"/>
                <w:sz w:val="22"/>
                <w:szCs w:val="22"/>
              </w:rPr>
              <w:t>串联</w:t>
            </w:r>
            <w:r w:rsidRPr="00B87AB8">
              <w:rPr>
                <w:rFonts w:ascii="Calibri" w:eastAsia="宋体" w:hAnsi="Calibri"/>
                <w:kern w:val="0"/>
                <w:sz w:val="22"/>
                <w:szCs w:val="22"/>
              </w:rPr>
              <w:t>式</w:t>
            </w:r>
            <w:r w:rsidRPr="00B87AB8">
              <w:rPr>
                <w:rFonts w:ascii="Calibri" w:eastAsia="Times New Roman" w:hAnsi="Calibri"/>
                <w:kern w:val="0"/>
                <w:sz w:val="22"/>
                <w:szCs w:val="22"/>
              </w:rPr>
              <w:t>TVM</w:t>
            </w:r>
            <w:r w:rsidRPr="00B87AB8">
              <w:rPr>
                <w:rFonts w:ascii="Calibri" w:eastAsia="宋体" w:hAnsi="Calibri" w:hint="eastAsia"/>
                <w:kern w:val="0"/>
                <w:sz w:val="22"/>
                <w:szCs w:val="22"/>
              </w:rPr>
              <w:t>(</w:t>
            </w:r>
            <w:r w:rsidRPr="00B87AB8">
              <w:rPr>
                <w:rFonts w:ascii="Calibri" w:eastAsia="宋体" w:hAnsi="Calibri"/>
                <w:kern w:val="0"/>
                <w:sz w:val="22"/>
                <w:szCs w:val="22"/>
              </w:rPr>
              <w:t>TRIA VM)</w:t>
            </w:r>
          </w:p>
          <w:p w14:paraId="60C4E034"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宋体" w:hAnsi="Calibri" w:hint="eastAsia"/>
                <w:kern w:val="0"/>
                <w:sz w:val="22"/>
                <w:szCs w:val="22"/>
              </w:rPr>
              <w:t>虚拟机</w:t>
            </w:r>
          </w:p>
        </w:tc>
        <w:tc>
          <w:tcPr>
            <w:tcW w:w="2223" w:type="pct"/>
            <w:tcBorders>
              <w:top w:val="nil"/>
              <w:left w:val="nil"/>
              <w:bottom w:val="single" w:sz="4" w:space="0" w:color="auto"/>
              <w:right w:val="single" w:sz="4" w:space="0" w:color="auto"/>
            </w:tcBorders>
            <w:shd w:val="clear" w:color="auto" w:fill="auto"/>
            <w:noWrap/>
            <w:vAlign w:val="bottom"/>
          </w:tcPr>
          <w:p w14:paraId="7BDA2279"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Times New Roman" w:hAnsi="Calibri"/>
                <w:kern w:val="0"/>
                <w:sz w:val="22"/>
                <w:szCs w:val="22"/>
              </w:rPr>
              <w:t>NETWORK</w:t>
            </w:r>
            <w:r w:rsidRPr="00B87AB8">
              <w:rPr>
                <w:rFonts w:ascii="Calibri" w:eastAsia="宋体" w:hAnsi="Calibri" w:hint="eastAsia"/>
                <w:kern w:val="0"/>
                <w:sz w:val="22"/>
                <w:szCs w:val="22"/>
              </w:rPr>
              <w:t>网络</w:t>
            </w:r>
            <w:r w:rsidRPr="00B87AB8">
              <w:rPr>
                <w:rFonts w:ascii="Calibri" w:eastAsia="宋体" w:hAnsi="Calibri"/>
                <w:kern w:val="0"/>
                <w:sz w:val="22"/>
                <w:szCs w:val="22"/>
              </w:rPr>
              <w:t>配置</w:t>
            </w:r>
          </w:p>
        </w:tc>
        <w:tc>
          <w:tcPr>
            <w:tcW w:w="1393"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bottom"/>
          </w:tcPr>
          <w:p w14:paraId="7A697843"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宋体" w:hAnsi="Calibri" w:hint="eastAsia"/>
                <w:kern w:val="0"/>
                <w:sz w:val="22"/>
                <w:szCs w:val="22"/>
              </w:rPr>
              <w:t>并联</w:t>
            </w:r>
            <w:r w:rsidRPr="00B87AB8">
              <w:rPr>
                <w:rFonts w:ascii="Calibri" w:eastAsia="宋体" w:hAnsi="Calibri"/>
                <w:kern w:val="0"/>
                <w:sz w:val="22"/>
                <w:szCs w:val="22"/>
              </w:rPr>
              <w:t>式</w:t>
            </w:r>
            <w:r w:rsidRPr="00B87AB8">
              <w:rPr>
                <w:rFonts w:ascii="Calibri" w:eastAsia="Times New Roman" w:hAnsi="Calibri"/>
                <w:kern w:val="0"/>
                <w:sz w:val="22"/>
                <w:szCs w:val="22"/>
              </w:rPr>
              <w:t>TVM</w:t>
            </w:r>
            <w:r w:rsidRPr="00B87AB8">
              <w:rPr>
                <w:rFonts w:ascii="Calibri" w:eastAsia="宋体" w:hAnsi="Calibri" w:hint="eastAsia"/>
                <w:kern w:val="0"/>
                <w:sz w:val="22"/>
                <w:szCs w:val="22"/>
              </w:rPr>
              <w:t>(TRIA VM)</w:t>
            </w:r>
          </w:p>
          <w:p w14:paraId="3B37895E"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宋体" w:hAnsi="Calibri" w:hint="eastAsia"/>
                <w:kern w:val="0"/>
                <w:sz w:val="22"/>
                <w:szCs w:val="22"/>
              </w:rPr>
              <w:t>虚拟机</w:t>
            </w:r>
          </w:p>
        </w:tc>
      </w:tr>
      <w:tr w:rsidR="00E569F9" w:rsidRPr="00B87AB8" w14:paraId="511E8A7E" w14:textId="77777777" w:rsidTr="005C6556">
        <w:trPr>
          <w:trHeight w:val="288"/>
        </w:trPr>
        <w:tc>
          <w:tcPr>
            <w:tcW w:w="1384" w:type="pct"/>
            <w:gridSpan w:val="2"/>
            <w:vMerge/>
            <w:tcBorders>
              <w:top w:val="single" w:sz="4" w:space="0" w:color="auto"/>
              <w:left w:val="single" w:sz="4" w:space="0" w:color="auto"/>
              <w:bottom w:val="single" w:sz="4" w:space="0" w:color="auto"/>
              <w:right w:val="single" w:sz="4" w:space="0" w:color="auto"/>
            </w:tcBorders>
            <w:vAlign w:val="center"/>
          </w:tcPr>
          <w:p w14:paraId="27D0AF9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p>
        </w:tc>
        <w:tc>
          <w:tcPr>
            <w:tcW w:w="2223" w:type="pct"/>
            <w:tcBorders>
              <w:top w:val="nil"/>
              <w:left w:val="nil"/>
              <w:bottom w:val="single" w:sz="4" w:space="0" w:color="auto"/>
              <w:right w:val="single" w:sz="4" w:space="0" w:color="auto"/>
            </w:tcBorders>
            <w:shd w:val="clear" w:color="auto" w:fill="auto"/>
            <w:noWrap/>
            <w:vAlign w:val="bottom"/>
          </w:tcPr>
          <w:p w14:paraId="0BEE2614"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Times New Roman" w:hAnsi="Calibri"/>
                <w:kern w:val="0"/>
                <w:sz w:val="22"/>
                <w:szCs w:val="22"/>
              </w:rPr>
              <w:t>Other Devices</w:t>
            </w:r>
            <w:r w:rsidRPr="00B87AB8">
              <w:rPr>
                <w:rFonts w:ascii="Calibri" w:eastAsia="宋体" w:hAnsi="Calibri" w:hint="eastAsia"/>
                <w:kern w:val="0"/>
                <w:sz w:val="22"/>
                <w:szCs w:val="22"/>
              </w:rPr>
              <w:t>外设</w:t>
            </w:r>
            <w:r w:rsidRPr="00B87AB8">
              <w:rPr>
                <w:rFonts w:ascii="Calibri" w:eastAsia="宋体" w:hAnsi="Calibri"/>
                <w:kern w:val="0"/>
                <w:sz w:val="22"/>
                <w:szCs w:val="22"/>
              </w:rPr>
              <w:t>配置</w:t>
            </w:r>
          </w:p>
        </w:tc>
        <w:tc>
          <w:tcPr>
            <w:tcW w:w="1393" w:type="pct"/>
            <w:gridSpan w:val="2"/>
            <w:vMerge/>
            <w:tcBorders>
              <w:top w:val="nil"/>
              <w:left w:val="nil"/>
              <w:bottom w:val="single" w:sz="4" w:space="0" w:color="auto"/>
              <w:right w:val="single" w:sz="4" w:space="0" w:color="auto"/>
            </w:tcBorders>
            <w:vAlign w:val="center"/>
          </w:tcPr>
          <w:p w14:paraId="4A37936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p>
        </w:tc>
      </w:tr>
      <w:tr w:rsidR="00E569F9" w:rsidRPr="00B87AB8" w14:paraId="7FE4C09A" w14:textId="77777777" w:rsidTr="005C6556">
        <w:trPr>
          <w:trHeight w:val="288"/>
        </w:trPr>
        <w:tc>
          <w:tcPr>
            <w:tcW w:w="1384"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BB3E6D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T=1</w:t>
            </w:r>
            <w:r w:rsidRPr="00B87AB8">
              <w:rPr>
                <w:rFonts w:ascii="宋体" w:eastAsia="宋体" w:hAnsi="宋体" w:cs="宋体"/>
                <w:kern w:val="0"/>
                <w:sz w:val="22"/>
                <w:szCs w:val="22"/>
              </w:rPr>
              <w:t>时，</w:t>
            </w:r>
            <w:r w:rsidRPr="00B87AB8">
              <w:rPr>
                <w:rFonts w:ascii="Calibri" w:eastAsia="Times New Roman" w:hAnsi="Calibri"/>
                <w:kern w:val="0"/>
                <w:sz w:val="22"/>
                <w:szCs w:val="22"/>
              </w:rPr>
              <w:t>TOS</w:t>
            </w:r>
            <w:r w:rsidRPr="00B87AB8">
              <w:rPr>
                <w:rFonts w:ascii="Calibri" w:eastAsia="宋体" w:hAnsi="Calibri" w:hint="eastAsia"/>
                <w:kern w:val="0"/>
                <w:sz w:val="22"/>
                <w:szCs w:val="22"/>
              </w:rPr>
              <w:t>三进制操作</w:t>
            </w:r>
            <w:r w:rsidRPr="00B87AB8">
              <w:rPr>
                <w:rFonts w:ascii="Calibri" w:eastAsia="宋体" w:hAnsi="Calibri"/>
                <w:kern w:val="0"/>
                <w:sz w:val="22"/>
                <w:szCs w:val="22"/>
              </w:rPr>
              <w:t>系统</w:t>
            </w:r>
          </w:p>
        </w:tc>
        <w:tc>
          <w:tcPr>
            <w:tcW w:w="2223" w:type="pct"/>
            <w:tcBorders>
              <w:top w:val="nil"/>
              <w:left w:val="nil"/>
              <w:bottom w:val="single" w:sz="4" w:space="0" w:color="auto"/>
              <w:right w:val="single" w:sz="4" w:space="0" w:color="auto"/>
            </w:tcBorders>
            <w:shd w:val="clear" w:color="auto" w:fill="auto"/>
            <w:noWrap/>
            <w:vAlign w:val="bottom"/>
          </w:tcPr>
          <w:p w14:paraId="5FAB31CC" w14:textId="77777777" w:rsidR="00E569F9" w:rsidRPr="00B87AB8" w:rsidRDefault="00E569F9" w:rsidP="005C6556">
            <w:pPr>
              <w:widowControl/>
              <w:adjustRightInd/>
              <w:spacing w:line="240" w:lineRule="auto"/>
              <w:ind w:firstLine="0"/>
              <w:textAlignment w:val="auto"/>
              <w:rPr>
                <w:rFonts w:ascii="Calibri" w:eastAsia="宋体" w:hAnsi="Calibri"/>
                <w:kern w:val="0"/>
                <w:sz w:val="22"/>
                <w:szCs w:val="22"/>
              </w:rPr>
            </w:pPr>
            <w:r w:rsidRPr="00B87AB8">
              <w:rPr>
                <w:rFonts w:ascii="Calibri" w:eastAsia="Times New Roman" w:hAnsi="Calibri"/>
                <w:kern w:val="0"/>
                <w:sz w:val="22"/>
                <w:szCs w:val="22"/>
              </w:rPr>
              <w:t> </w:t>
            </w:r>
            <w:r w:rsidRPr="00B87AB8">
              <w:rPr>
                <w:rFonts w:ascii="Calibri" w:eastAsia="宋体" w:hAnsi="Calibri" w:hint="eastAsia"/>
                <w:kern w:val="0"/>
                <w:sz w:val="22"/>
                <w:szCs w:val="22"/>
              </w:rPr>
              <w:t>系统</w:t>
            </w:r>
            <w:r w:rsidRPr="00B87AB8">
              <w:rPr>
                <w:rFonts w:ascii="Calibri" w:eastAsia="宋体" w:hAnsi="Calibri"/>
                <w:kern w:val="0"/>
                <w:sz w:val="22"/>
                <w:szCs w:val="22"/>
              </w:rPr>
              <w:t>启动时</w:t>
            </w:r>
            <w:r w:rsidRPr="00B87AB8">
              <w:rPr>
                <w:rFonts w:ascii="Calibri" w:eastAsia="宋体" w:hAnsi="Calibri" w:hint="eastAsia"/>
                <w:kern w:val="0"/>
                <w:sz w:val="22"/>
                <w:szCs w:val="22"/>
              </w:rPr>
              <w:t>读取</w:t>
            </w:r>
            <w:r w:rsidRPr="00B87AB8">
              <w:rPr>
                <w:rFonts w:ascii="Calibri" w:eastAsia="宋体" w:hAnsi="Calibri" w:hint="eastAsia"/>
                <w:kern w:val="0"/>
                <w:sz w:val="22"/>
                <w:szCs w:val="22"/>
              </w:rPr>
              <w:t>VM</w:t>
            </w:r>
            <w:r w:rsidRPr="00B87AB8">
              <w:rPr>
                <w:rFonts w:ascii="Calibri" w:eastAsia="宋体" w:hAnsi="Calibri"/>
                <w:kern w:val="0"/>
                <w:sz w:val="22"/>
                <w:szCs w:val="22"/>
              </w:rPr>
              <w:t>CFGDEV</w:t>
            </w:r>
          </w:p>
        </w:tc>
        <w:tc>
          <w:tcPr>
            <w:tcW w:w="1393" w:type="pct"/>
            <w:gridSpan w:val="2"/>
            <w:tcBorders>
              <w:top w:val="single" w:sz="4" w:space="0" w:color="auto"/>
              <w:left w:val="nil"/>
              <w:bottom w:val="single" w:sz="4" w:space="0" w:color="auto"/>
              <w:right w:val="single" w:sz="4" w:space="0" w:color="auto"/>
            </w:tcBorders>
            <w:shd w:val="clear" w:color="auto" w:fill="auto"/>
            <w:noWrap/>
            <w:vAlign w:val="bottom"/>
          </w:tcPr>
          <w:p w14:paraId="45A256B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T=0</w:t>
            </w:r>
            <w:r w:rsidRPr="00B87AB8">
              <w:rPr>
                <w:rFonts w:ascii="宋体" w:eastAsia="宋体" w:hAnsi="宋体" w:cs="宋体"/>
                <w:kern w:val="0"/>
                <w:sz w:val="22"/>
                <w:szCs w:val="22"/>
              </w:rPr>
              <w:t>时，</w:t>
            </w:r>
            <w:r w:rsidRPr="00B87AB8">
              <w:rPr>
                <w:rFonts w:ascii="Calibri" w:eastAsia="Times New Roman" w:hAnsi="Calibri"/>
                <w:kern w:val="0"/>
                <w:sz w:val="22"/>
                <w:szCs w:val="22"/>
              </w:rPr>
              <w:t>BOS</w:t>
            </w:r>
            <w:r w:rsidRPr="00B87AB8">
              <w:rPr>
                <w:rFonts w:ascii="Calibri" w:eastAsia="宋体" w:hAnsi="Calibri" w:hint="eastAsia"/>
                <w:kern w:val="0"/>
                <w:sz w:val="22"/>
                <w:szCs w:val="22"/>
              </w:rPr>
              <w:t>二进制操作</w:t>
            </w:r>
            <w:r w:rsidRPr="00B87AB8">
              <w:rPr>
                <w:rFonts w:ascii="Calibri" w:eastAsia="宋体" w:hAnsi="Calibri"/>
                <w:kern w:val="0"/>
                <w:sz w:val="22"/>
                <w:szCs w:val="22"/>
              </w:rPr>
              <w:t>系统</w:t>
            </w:r>
          </w:p>
        </w:tc>
      </w:tr>
      <w:tr w:rsidR="00E569F9" w:rsidRPr="00B87AB8" w14:paraId="607790FE" w14:textId="77777777" w:rsidTr="005C6556">
        <w:trPr>
          <w:trHeight w:val="288"/>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05BDE144"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宋体" w:hAnsi="Calibri" w:hint="eastAsia"/>
                <w:kern w:val="0"/>
                <w:sz w:val="22"/>
                <w:szCs w:val="22"/>
              </w:rPr>
              <w:t>提供</w:t>
            </w:r>
            <w:r w:rsidRPr="00B87AB8">
              <w:rPr>
                <w:rFonts w:ascii="Calibri" w:eastAsia="宋体" w:hAnsi="Calibri"/>
                <w:kern w:val="0"/>
                <w:sz w:val="22"/>
                <w:szCs w:val="22"/>
              </w:rPr>
              <w:t>三进制、二进制或混合模式的计算服务</w:t>
            </w:r>
          </w:p>
        </w:tc>
      </w:tr>
    </w:tbl>
    <w:p w14:paraId="66024F51" w14:textId="77777777" w:rsidR="00E569F9" w:rsidRPr="00B87AB8" w:rsidRDefault="00E569F9" w:rsidP="00E569F9">
      <w:pPr>
        <w:ind w:firstLine="600"/>
        <w:jc w:val="both"/>
        <w:rPr>
          <w:rFonts w:eastAsia="宋体"/>
        </w:rPr>
      </w:pPr>
      <w:r w:rsidRPr="00B87AB8">
        <w:rPr>
          <w:rFonts w:eastAsia="宋体" w:hint="eastAsia"/>
        </w:rPr>
        <w:t>根据本发明的实施例，</w:t>
      </w:r>
      <w:r w:rsidRPr="00B87AB8">
        <w:rPr>
          <w:rFonts w:eastAsia="宋体" w:hint="eastAsia"/>
        </w:rPr>
        <w:t>TRIA</w:t>
      </w:r>
      <w:r w:rsidRPr="00B87AB8">
        <w:rPr>
          <w:rFonts w:eastAsia="宋体" w:hint="eastAsia"/>
        </w:rPr>
        <w:t>计算机系统的硬件层</w:t>
      </w:r>
      <w:r w:rsidRPr="00B87AB8">
        <w:rPr>
          <w:rFonts w:eastAsia="宋体"/>
        </w:rPr>
        <w:t>提供对称三进制的</w:t>
      </w:r>
      <w:r w:rsidRPr="00B87AB8">
        <w:rPr>
          <w:rFonts w:eastAsia="宋体" w:hint="eastAsia"/>
        </w:rPr>
        <w:t>运算环境</w:t>
      </w:r>
      <w:r w:rsidRPr="00B87AB8">
        <w:rPr>
          <w:rFonts w:eastAsia="宋体"/>
        </w:rPr>
        <w:t>，并且</w:t>
      </w:r>
      <w:r w:rsidRPr="00B87AB8">
        <w:rPr>
          <w:rFonts w:eastAsia="宋体" w:hint="eastAsia"/>
        </w:rPr>
        <w:t>以</w:t>
      </w:r>
      <w:r w:rsidRPr="00B87AB8">
        <w:rPr>
          <w:rFonts w:eastAsia="宋体"/>
        </w:rPr>
        <w:t>硬件虚拟化的方式，</w:t>
      </w:r>
      <w:r w:rsidRPr="00B87AB8">
        <w:rPr>
          <w:rFonts w:eastAsia="宋体" w:hint="eastAsia"/>
        </w:rPr>
        <w:t xml:space="preserve">TRIA </w:t>
      </w:r>
      <w:r w:rsidRPr="00B87AB8">
        <w:rPr>
          <w:rFonts w:eastAsia="宋体" w:hint="eastAsia"/>
        </w:rPr>
        <w:t>运算系统</w:t>
      </w:r>
      <w:r w:rsidRPr="00B87AB8">
        <w:rPr>
          <w:rFonts w:eastAsia="宋体" w:hint="eastAsia"/>
        </w:rPr>
        <w:t>(</w:t>
      </w:r>
      <w:r w:rsidRPr="00B87AB8">
        <w:rPr>
          <w:rFonts w:eastAsia="宋体" w:hint="eastAsia"/>
        </w:rPr>
        <w:t>即，</w:t>
      </w:r>
      <w:r w:rsidRPr="00B87AB8">
        <w:rPr>
          <w:rFonts w:eastAsia="宋体"/>
        </w:rPr>
        <w:t>CP</w:t>
      </w:r>
      <w:r w:rsidRPr="00B87AB8">
        <w:rPr>
          <w:rFonts w:eastAsia="宋体" w:hint="eastAsia"/>
        </w:rPr>
        <w:t>U)</w:t>
      </w:r>
      <w:r w:rsidRPr="00B87AB8">
        <w:rPr>
          <w:rFonts w:eastAsia="宋体"/>
        </w:rPr>
        <w:t>通过指令</w:t>
      </w:r>
      <w:r w:rsidRPr="00B87AB8">
        <w:rPr>
          <w:rFonts w:eastAsia="宋体" w:hint="eastAsia"/>
        </w:rPr>
        <w:t>相互</w:t>
      </w:r>
      <w:r w:rsidRPr="00B87AB8">
        <w:rPr>
          <w:rFonts w:eastAsia="宋体"/>
        </w:rPr>
        <w:t>切换成</w:t>
      </w:r>
      <w:r w:rsidRPr="00B87AB8">
        <w:rPr>
          <w:rFonts w:eastAsia="宋体" w:hint="eastAsia"/>
        </w:rPr>
        <w:t>二进制</w:t>
      </w:r>
      <w:r w:rsidRPr="00B87AB8">
        <w:rPr>
          <w:rFonts w:eastAsia="宋体"/>
        </w:rPr>
        <w:t>计算处理方式和对称三进制计算处理</w:t>
      </w:r>
      <w:r w:rsidRPr="00B87AB8">
        <w:rPr>
          <w:rFonts w:eastAsia="宋体" w:hint="eastAsia"/>
        </w:rPr>
        <w:t>方式。</w:t>
      </w:r>
    </w:p>
    <w:p w14:paraId="01A9B79D" w14:textId="77777777" w:rsidR="00E569F9" w:rsidRPr="00B87AB8" w:rsidRDefault="00E569F9" w:rsidP="00E569F9">
      <w:pPr>
        <w:ind w:firstLine="600"/>
        <w:jc w:val="both"/>
        <w:rPr>
          <w:rFonts w:eastAsia="宋体"/>
        </w:rPr>
      </w:pPr>
      <w:r w:rsidRPr="00B87AB8">
        <w:rPr>
          <w:rFonts w:eastAsia="宋体" w:hint="eastAsia"/>
        </w:rPr>
        <w:t>当这种</w:t>
      </w:r>
      <w:r w:rsidRPr="00B87AB8">
        <w:rPr>
          <w:rFonts w:eastAsia="宋体" w:hint="eastAsia"/>
        </w:rPr>
        <w:t>TRIA</w:t>
      </w:r>
      <w:r w:rsidRPr="00B87AB8">
        <w:rPr>
          <w:rFonts w:eastAsia="宋体" w:hint="eastAsia"/>
        </w:rPr>
        <w:t>计算机系统被第一次启动时，例如，当</w:t>
      </w:r>
      <w:r w:rsidRPr="00B87AB8">
        <w:rPr>
          <w:rFonts w:eastAsia="宋体" w:hint="eastAsia"/>
        </w:rPr>
        <w:t>TRIA</w:t>
      </w:r>
      <w:r w:rsidRPr="00B87AB8">
        <w:rPr>
          <w:rFonts w:eastAsia="宋体" w:hint="eastAsia"/>
        </w:rPr>
        <w:t>计算机系统初次启动时，</w:t>
      </w:r>
      <w:r w:rsidRPr="00B87AB8">
        <w:rPr>
          <w:rFonts w:eastAsia="宋体" w:hint="eastAsia"/>
        </w:rPr>
        <w:t>VMM</w:t>
      </w:r>
      <w:r w:rsidRPr="00B87AB8">
        <w:rPr>
          <w:rFonts w:eastAsia="宋体" w:hint="eastAsia"/>
        </w:rPr>
        <w:t>中的程序将会启动。</w:t>
      </w:r>
      <w:r w:rsidRPr="00B87AB8">
        <w:rPr>
          <w:rFonts w:eastAsia="宋体"/>
        </w:rPr>
        <w:t>通过</w:t>
      </w:r>
      <w:r w:rsidRPr="00B87AB8">
        <w:rPr>
          <w:rFonts w:eastAsia="宋体" w:hint="eastAsia"/>
        </w:rPr>
        <w:t>VMM</w:t>
      </w:r>
      <w:r w:rsidRPr="00B87AB8">
        <w:rPr>
          <w:rFonts w:eastAsia="宋体"/>
        </w:rPr>
        <w:t>的管理接口配置和</w:t>
      </w:r>
      <w:r w:rsidRPr="00B87AB8">
        <w:rPr>
          <w:rFonts w:eastAsia="宋体" w:hint="eastAsia"/>
        </w:rPr>
        <w:t>生成</w:t>
      </w:r>
      <w:r w:rsidRPr="00B87AB8">
        <w:rPr>
          <w:rFonts w:eastAsia="宋体"/>
        </w:rPr>
        <w:t>各种二进制和</w:t>
      </w:r>
      <w:r w:rsidRPr="00B87AB8">
        <w:rPr>
          <w:rFonts w:eastAsia="宋体" w:hint="eastAsia"/>
        </w:rPr>
        <w:t>对称</w:t>
      </w:r>
      <w:r w:rsidRPr="00B87AB8">
        <w:rPr>
          <w:rFonts w:eastAsia="宋体"/>
        </w:rPr>
        <w:t>三进制的虚拟机。当</w:t>
      </w:r>
      <w:r w:rsidRPr="00B87AB8">
        <w:rPr>
          <w:rFonts w:eastAsia="宋体" w:hint="eastAsia"/>
        </w:rPr>
        <w:t>二进制或对称三进制虚拟机</w:t>
      </w:r>
      <w:r w:rsidRPr="00B87AB8">
        <w:rPr>
          <w:rFonts w:eastAsia="宋体"/>
        </w:rPr>
        <w:t>启动的时候，调用</w:t>
      </w:r>
      <w:r w:rsidRPr="00B87AB8">
        <w:rPr>
          <w:rFonts w:eastAsia="宋体" w:hint="eastAsia"/>
        </w:rPr>
        <w:t>预定</w:t>
      </w:r>
      <w:r w:rsidRPr="00B87AB8">
        <w:rPr>
          <w:rFonts w:eastAsia="宋体"/>
        </w:rPr>
        <w:t>指令初始化一个</w:t>
      </w:r>
      <w:r w:rsidRPr="00B87AB8">
        <w:rPr>
          <w:rFonts w:eastAsia="宋体"/>
        </w:rPr>
        <w:t>CPU</w:t>
      </w:r>
      <w:r w:rsidRPr="00B87AB8">
        <w:rPr>
          <w:rFonts w:eastAsia="宋体"/>
        </w:rPr>
        <w:t>的标志位</w:t>
      </w:r>
      <w:r w:rsidRPr="00B87AB8">
        <w:rPr>
          <w:rFonts w:eastAsia="宋体" w:hint="eastAsia"/>
        </w:rPr>
        <w:t>（“比合”</w:t>
      </w:r>
      <w:r w:rsidRPr="00B87AB8">
        <w:rPr>
          <w:rFonts w:eastAsia="宋体"/>
        </w:rPr>
        <w:t>三进制</w:t>
      </w:r>
      <w:r w:rsidRPr="00B87AB8">
        <w:rPr>
          <w:rFonts w:eastAsia="宋体" w:hint="eastAsia"/>
        </w:rPr>
        <w:t>的</w:t>
      </w:r>
      <w:r w:rsidRPr="00B87AB8">
        <w:rPr>
          <w:rFonts w:eastAsia="宋体"/>
        </w:rPr>
        <w:t>标志位</w:t>
      </w:r>
      <w:r w:rsidRPr="00B87AB8">
        <w:rPr>
          <w:rFonts w:eastAsia="宋体" w:hint="eastAsia"/>
        </w:rPr>
        <w:t>1</w:t>
      </w:r>
      <w:r w:rsidRPr="00B87AB8">
        <w:rPr>
          <w:rFonts w:eastAsia="宋体" w:hint="eastAsia"/>
        </w:rPr>
        <w:t>，</w:t>
      </w:r>
      <w:r w:rsidRPr="00B87AB8">
        <w:rPr>
          <w:rFonts w:eastAsia="宋体"/>
        </w:rPr>
        <w:t>二进制标志位</w:t>
      </w:r>
      <w:r w:rsidRPr="00B87AB8">
        <w:rPr>
          <w:rFonts w:eastAsia="宋体" w:hint="eastAsia"/>
        </w:rPr>
        <w:t>0</w:t>
      </w:r>
      <w:r w:rsidRPr="00B87AB8">
        <w:rPr>
          <w:rFonts w:eastAsia="宋体"/>
        </w:rPr>
        <w:t>），为此虚拟机上赋予一个切换成</w:t>
      </w:r>
      <w:r w:rsidRPr="00B87AB8">
        <w:rPr>
          <w:rFonts w:eastAsia="宋体" w:hint="eastAsia"/>
        </w:rPr>
        <w:t>“比合”三进制，</w:t>
      </w:r>
      <w:r w:rsidRPr="00B87AB8">
        <w:rPr>
          <w:rFonts w:eastAsia="宋体"/>
        </w:rPr>
        <w:t>将对称三进制</w:t>
      </w:r>
      <w:r w:rsidRPr="00B87AB8">
        <w:rPr>
          <w:rFonts w:eastAsia="宋体" w:hint="eastAsia"/>
        </w:rPr>
        <w:t>计算</w:t>
      </w:r>
      <w:r w:rsidRPr="00B87AB8">
        <w:rPr>
          <w:rFonts w:eastAsia="宋体"/>
        </w:rPr>
        <w:t>的处理器提供硬件级的</w:t>
      </w:r>
      <w:r w:rsidRPr="00B87AB8">
        <w:rPr>
          <w:rFonts w:eastAsia="宋体" w:hint="eastAsia"/>
        </w:rPr>
        <w:t>计算</w:t>
      </w:r>
      <w:r w:rsidRPr="00B87AB8">
        <w:rPr>
          <w:rFonts w:eastAsia="宋体"/>
        </w:rPr>
        <w:t>服务</w:t>
      </w:r>
      <w:r w:rsidRPr="00B87AB8">
        <w:rPr>
          <w:rFonts w:eastAsia="宋体" w:hint="eastAsia"/>
        </w:rPr>
        <w:t>。</w:t>
      </w:r>
      <w:r w:rsidRPr="00B87AB8">
        <w:rPr>
          <w:rFonts w:eastAsia="宋体"/>
        </w:rPr>
        <w:t>通过</w:t>
      </w:r>
      <w:r w:rsidRPr="00B87AB8">
        <w:rPr>
          <w:rFonts w:eastAsia="宋体" w:hint="eastAsia"/>
        </w:rPr>
        <w:t>在该</w:t>
      </w:r>
      <w:r w:rsidRPr="00B87AB8">
        <w:rPr>
          <w:rFonts w:eastAsia="宋体"/>
        </w:rPr>
        <w:t>对称三进制虚拟机</w:t>
      </w:r>
      <w:r w:rsidRPr="00B87AB8">
        <w:rPr>
          <w:rFonts w:eastAsia="宋体" w:hint="eastAsia"/>
        </w:rPr>
        <w:t>上</w:t>
      </w:r>
      <w:r w:rsidRPr="00B87AB8">
        <w:rPr>
          <w:rFonts w:eastAsia="宋体"/>
        </w:rPr>
        <w:t>运行</w:t>
      </w:r>
      <w:r w:rsidRPr="00B87AB8">
        <w:rPr>
          <w:rFonts w:eastAsia="宋体" w:hint="eastAsia"/>
        </w:rPr>
        <w:t>基于对称三进制的操作系统</w:t>
      </w:r>
      <w:r w:rsidRPr="00B87AB8">
        <w:rPr>
          <w:rFonts w:eastAsia="宋体"/>
        </w:rPr>
        <w:t>，</w:t>
      </w:r>
      <w:r w:rsidRPr="00B87AB8">
        <w:rPr>
          <w:rFonts w:eastAsia="宋体" w:hint="eastAsia"/>
        </w:rPr>
        <w:t>可以在</w:t>
      </w:r>
      <w:r w:rsidRPr="00B87AB8">
        <w:rPr>
          <w:rFonts w:eastAsia="宋体"/>
        </w:rPr>
        <w:t>基于对称三进制的操作系统</w:t>
      </w:r>
      <w:r w:rsidRPr="00B87AB8">
        <w:rPr>
          <w:rFonts w:eastAsia="宋体" w:hint="eastAsia"/>
        </w:rPr>
        <w:t>上</w:t>
      </w:r>
      <w:r w:rsidRPr="00B87AB8">
        <w:rPr>
          <w:rFonts w:eastAsia="宋体"/>
        </w:rPr>
        <w:t>运行应用程序</w:t>
      </w:r>
      <w:r w:rsidRPr="00B87AB8">
        <w:rPr>
          <w:rFonts w:eastAsia="宋体" w:hint="eastAsia"/>
        </w:rPr>
        <w:t>。因此，当根据本发明的</w:t>
      </w:r>
      <w:r w:rsidRPr="00B87AB8">
        <w:rPr>
          <w:rFonts w:eastAsia="宋体" w:hint="eastAsia"/>
        </w:rPr>
        <w:t>TRIA</w:t>
      </w:r>
      <w:r w:rsidRPr="00B87AB8">
        <w:rPr>
          <w:rFonts w:eastAsia="宋体" w:hint="eastAsia"/>
        </w:rPr>
        <w:t>计算机系统用作基于云计算服务队服务器时，可以给</w:t>
      </w:r>
      <w:r w:rsidRPr="00B87AB8">
        <w:rPr>
          <w:rFonts w:eastAsia="宋体"/>
        </w:rPr>
        <w:t>云终端提供对称三进制的计算环境</w:t>
      </w:r>
      <w:r w:rsidRPr="00B87AB8">
        <w:rPr>
          <w:rFonts w:eastAsia="宋体" w:hint="eastAsia"/>
        </w:rPr>
        <w:t>。</w:t>
      </w:r>
    </w:p>
    <w:p w14:paraId="66F5A5B3" w14:textId="77777777" w:rsidR="00E569F9" w:rsidRPr="00B87AB8" w:rsidRDefault="00E569F9" w:rsidP="00E569F9">
      <w:pPr>
        <w:ind w:firstLine="600"/>
        <w:jc w:val="both"/>
        <w:rPr>
          <w:rFonts w:eastAsia="宋体"/>
          <w:szCs w:val="28"/>
        </w:rPr>
      </w:pPr>
      <w:r w:rsidRPr="00B87AB8">
        <w:rPr>
          <w:rFonts w:eastAsia="宋体" w:hint="eastAsia"/>
        </w:rPr>
        <w:t>如上所述，当根据本发明的</w:t>
      </w:r>
      <w:r w:rsidRPr="00B87AB8">
        <w:rPr>
          <w:rFonts w:eastAsia="宋体" w:hint="eastAsia"/>
        </w:rPr>
        <w:t>TRIA</w:t>
      </w:r>
      <w:r w:rsidRPr="00B87AB8">
        <w:rPr>
          <w:rFonts w:eastAsia="宋体" w:hint="eastAsia"/>
        </w:rPr>
        <w:t>计算机系统包括在</w:t>
      </w:r>
      <w:r w:rsidRPr="00B87AB8">
        <w:rPr>
          <w:rFonts w:eastAsia="宋体"/>
        </w:rPr>
        <w:t>多核多线程的处理器</w:t>
      </w:r>
      <w:r w:rsidRPr="00B87AB8">
        <w:rPr>
          <w:rFonts w:eastAsia="宋体" w:hint="eastAsia"/>
        </w:rPr>
        <w:t>(CPU)</w:t>
      </w:r>
      <w:r w:rsidRPr="00B87AB8">
        <w:rPr>
          <w:rFonts w:eastAsia="宋体" w:hint="eastAsia"/>
        </w:rPr>
        <w:t>时，可在</w:t>
      </w:r>
      <w:r w:rsidRPr="00B87AB8">
        <w:rPr>
          <w:rFonts w:eastAsia="宋体"/>
        </w:rPr>
        <w:t>VMM</w:t>
      </w:r>
      <w:r w:rsidRPr="00B87AB8">
        <w:rPr>
          <w:rFonts w:eastAsia="宋体" w:hint="eastAsia"/>
        </w:rPr>
        <w:t>上</w:t>
      </w:r>
      <w:r w:rsidRPr="00B87AB8">
        <w:rPr>
          <w:rFonts w:eastAsia="宋体"/>
        </w:rPr>
        <w:t>同时运行不同模式的</w:t>
      </w:r>
      <w:r w:rsidRPr="00B87AB8">
        <w:rPr>
          <w:rFonts w:eastAsia="宋体" w:hint="eastAsia"/>
        </w:rPr>
        <w:t>二进制</w:t>
      </w:r>
      <w:r w:rsidRPr="00B87AB8">
        <w:rPr>
          <w:rFonts w:eastAsia="宋体"/>
        </w:rPr>
        <w:t>计算环境和对称三进制计算环境。</w:t>
      </w:r>
    </w:p>
    <w:p w14:paraId="78E2AF8C" w14:textId="77777777" w:rsidR="00E569F9" w:rsidRPr="00B87AB8" w:rsidRDefault="00E569F9" w:rsidP="00E569F9">
      <w:pPr>
        <w:ind w:firstLineChars="200" w:firstLine="560"/>
        <w:jc w:val="both"/>
        <w:rPr>
          <w:rFonts w:eastAsia="宋体"/>
        </w:rPr>
      </w:pPr>
      <w:r w:rsidRPr="00B87AB8">
        <w:rPr>
          <w:rFonts w:eastAsia="宋体" w:hint="eastAsia"/>
        </w:rPr>
        <w:t>在现有技术中，云计算</w:t>
      </w:r>
      <w:r w:rsidRPr="00B87AB8">
        <w:rPr>
          <w:rFonts w:eastAsia="宋体"/>
        </w:rPr>
        <w:t>中基础设施即服务的</w:t>
      </w:r>
      <w:r w:rsidRPr="00B87AB8">
        <w:rPr>
          <w:rFonts w:eastAsia="宋体" w:hint="eastAsia"/>
        </w:rPr>
        <w:t>实现</w:t>
      </w:r>
      <w:r w:rsidRPr="00B87AB8">
        <w:rPr>
          <w:rFonts w:eastAsia="宋体"/>
        </w:rPr>
        <w:t>方式是通过软件</w:t>
      </w:r>
      <w:r w:rsidRPr="00B87AB8">
        <w:rPr>
          <w:rFonts w:eastAsia="宋体" w:hint="eastAsia"/>
        </w:rPr>
        <w:t>层进行资源整合</w:t>
      </w:r>
      <w:r w:rsidRPr="00B87AB8">
        <w:rPr>
          <w:rFonts w:eastAsia="宋体"/>
        </w:rPr>
        <w:t>(</w:t>
      </w:r>
      <w:r w:rsidRPr="00B87AB8">
        <w:rPr>
          <w:rFonts w:eastAsia="宋体"/>
        </w:rPr>
        <w:t>包括</w:t>
      </w:r>
      <w:r w:rsidRPr="00B87AB8">
        <w:rPr>
          <w:rFonts w:eastAsia="宋体" w:hint="eastAsia"/>
        </w:rPr>
        <w:t>但不限于</w:t>
      </w:r>
      <w:r w:rsidRPr="00B87AB8">
        <w:rPr>
          <w:rFonts w:eastAsia="宋体"/>
        </w:rPr>
        <w:t>计算资源</w:t>
      </w:r>
      <w:r w:rsidRPr="00B87AB8">
        <w:rPr>
          <w:rFonts w:eastAsia="宋体" w:hint="eastAsia"/>
        </w:rPr>
        <w:t>(</w:t>
      </w:r>
      <w:r w:rsidRPr="00B87AB8">
        <w:rPr>
          <w:rFonts w:eastAsia="宋体" w:hint="eastAsia"/>
        </w:rPr>
        <w:t>例如，</w:t>
      </w:r>
      <w:r w:rsidRPr="00B87AB8">
        <w:rPr>
          <w:rFonts w:eastAsia="宋体"/>
        </w:rPr>
        <w:t>CPU</w:t>
      </w:r>
      <w:r w:rsidRPr="00B87AB8">
        <w:rPr>
          <w:rFonts w:eastAsia="宋体" w:hint="eastAsia"/>
        </w:rPr>
        <w:t>和</w:t>
      </w:r>
      <w:r w:rsidRPr="00B87AB8">
        <w:rPr>
          <w:rFonts w:eastAsia="宋体"/>
        </w:rPr>
        <w:t>内存</w:t>
      </w:r>
      <w:r w:rsidRPr="00B87AB8">
        <w:rPr>
          <w:rFonts w:eastAsia="宋体" w:hint="eastAsia"/>
        </w:rPr>
        <w:t>)</w:t>
      </w:r>
      <w:r w:rsidRPr="00B87AB8">
        <w:rPr>
          <w:rFonts w:eastAsia="宋体"/>
        </w:rPr>
        <w:t>，网络资源，</w:t>
      </w:r>
      <w:r w:rsidRPr="00B87AB8">
        <w:rPr>
          <w:rFonts w:eastAsia="宋体"/>
        </w:rPr>
        <w:t>I/O</w:t>
      </w:r>
      <w:r w:rsidRPr="00B87AB8">
        <w:rPr>
          <w:rFonts w:eastAsia="宋体"/>
        </w:rPr>
        <w:t>资源，存储资源</w:t>
      </w:r>
      <w:r w:rsidRPr="00B87AB8">
        <w:rPr>
          <w:rFonts w:eastAsia="宋体"/>
        </w:rPr>
        <w:t>)</w:t>
      </w:r>
      <w:r w:rsidRPr="00B87AB8">
        <w:rPr>
          <w:rFonts w:eastAsia="宋体" w:hint="eastAsia"/>
        </w:rPr>
        <w:t>和</w:t>
      </w:r>
      <w:r w:rsidRPr="00B87AB8">
        <w:rPr>
          <w:rFonts w:eastAsia="宋体"/>
        </w:rPr>
        <w:t>再次分配</w:t>
      </w:r>
      <w:r w:rsidRPr="00B87AB8">
        <w:rPr>
          <w:rFonts w:eastAsia="宋体" w:hint="eastAsia"/>
        </w:rPr>
        <w:t>而</w:t>
      </w:r>
      <w:r w:rsidRPr="00B87AB8">
        <w:rPr>
          <w:rFonts w:eastAsia="宋体"/>
        </w:rPr>
        <w:t>完成</w:t>
      </w:r>
      <w:r w:rsidRPr="00B87AB8">
        <w:rPr>
          <w:rFonts w:eastAsia="宋体" w:hint="eastAsia"/>
        </w:rPr>
        <w:t>。</w:t>
      </w:r>
    </w:p>
    <w:p w14:paraId="2B758C44" w14:textId="77777777" w:rsidR="00E569F9" w:rsidRPr="00B87AB8" w:rsidRDefault="00E569F9" w:rsidP="00E569F9">
      <w:pPr>
        <w:ind w:firstLineChars="200" w:firstLine="560"/>
        <w:jc w:val="both"/>
        <w:rPr>
          <w:rFonts w:eastAsia="宋体"/>
        </w:rPr>
      </w:pPr>
      <w:r w:rsidRPr="00B87AB8">
        <w:rPr>
          <w:rFonts w:eastAsia="宋体" w:hint="eastAsia"/>
        </w:rPr>
        <w:t>根据本发明的实施</w:t>
      </w:r>
      <w:r w:rsidRPr="00B87AB8">
        <w:rPr>
          <w:rFonts w:eastAsia="宋体"/>
        </w:rPr>
        <w:t>例</w:t>
      </w:r>
      <w:r w:rsidRPr="00B87AB8">
        <w:rPr>
          <w:rFonts w:eastAsia="宋体" w:hint="eastAsia"/>
        </w:rPr>
        <w:t>TRIA</w:t>
      </w:r>
      <w:r w:rsidRPr="00B87AB8">
        <w:rPr>
          <w:rFonts w:eastAsia="宋体" w:hint="eastAsia"/>
        </w:rPr>
        <w:t>计算机系统中</w:t>
      </w:r>
      <w:r w:rsidRPr="00B87AB8">
        <w:rPr>
          <w:rFonts w:eastAsia="宋体"/>
        </w:rPr>
        <w:t>，</w:t>
      </w:r>
      <w:r w:rsidRPr="00B87AB8">
        <w:rPr>
          <w:rFonts w:eastAsia="宋体" w:hint="eastAsia"/>
        </w:rPr>
        <w:t>VMM</w:t>
      </w:r>
      <w:r w:rsidRPr="00B87AB8">
        <w:rPr>
          <w:rFonts w:eastAsia="宋体"/>
        </w:rPr>
        <w:t>环境中配置</w:t>
      </w:r>
      <w:r w:rsidRPr="00B87AB8">
        <w:rPr>
          <w:rFonts w:eastAsia="宋体" w:hint="eastAsia"/>
        </w:rPr>
        <w:t>各种</w:t>
      </w:r>
      <w:r w:rsidRPr="00B87AB8">
        <w:rPr>
          <w:rFonts w:eastAsia="宋体"/>
        </w:rPr>
        <w:t>类型应用系统虚拟</w:t>
      </w:r>
      <w:r w:rsidRPr="00B87AB8">
        <w:rPr>
          <w:rFonts w:eastAsia="宋体" w:hint="eastAsia"/>
        </w:rPr>
        <w:t>硬盘</w:t>
      </w:r>
      <w:r w:rsidRPr="00B87AB8">
        <w:rPr>
          <w:rFonts w:eastAsia="宋体"/>
        </w:rPr>
        <w:t>文件</w:t>
      </w:r>
      <w:r w:rsidRPr="00B87AB8">
        <w:rPr>
          <w:rFonts w:eastAsia="宋体" w:hint="eastAsia"/>
        </w:rPr>
        <w:t>(</w:t>
      </w:r>
      <w:r w:rsidRPr="00B87AB8">
        <w:rPr>
          <w:rFonts w:eastAsia="宋体"/>
        </w:rPr>
        <w:t>VDF)</w:t>
      </w:r>
      <w:r w:rsidRPr="00B87AB8">
        <w:rPr>
          <w:rFonts w:eastAsia="宋体" w:hint="eastAsia"/>
        </w:rPr>
        <w:t>和对应的</w:t>
      </w:r>
      <w:r w:rsidRPr="00B87AB8">
        <w:rPr>
          <w:rFonts w:eastAsia="宋体"/>
        </w:rPr>
        <w:t>配置信息文件</w:t>
      </w:r>
      <w:r w:rsidRPr="00B87AB8">
        <w:rPr>
          <w:rFonts w:eastAsia="宋体" w:hint="eastAsia"/>
        </w:rPr>
        <w:t>，通过</w:t>
      </w:r>
      <w:r w:rsidRPr="00B87AB8">
        <w:rPr>
          <w:rFonts w:eastAsia="宋体"/>
        </w:rPr>
        <w:t>配置信息的调整</w:t>
      </w:r>
      <w:r w:rsidRPr="00B87AB8">
        <w:rPr>
          <w:rFonts w:eastAsia="宋体" w:hint="eastAsia"/>
        </w:rPr>
        <w:t>方式</w:t>
      </w:r>
      <w:r w:rsidRPr="00B87AB8">
        <w:rPr>
          <w:rFonts w:eastAsia="宋体"/>
        </w:rPr>
        <w:t>调优虚拟机</w:t>
      </w:r>
      <w:r w:rsidRPr="00B87AB8">
        <w:rPr>
          <w:rFonts w:eastAsia="宋体" w:hint="eastAsia"/>
        </w:rPr>
        <w:t>运行</w:t>
      </w:r>
      <w:r w:rsidRPr="00B87AB8">
        <w:rPr>
          <w:rFonts w:eastAsia="宋体"/>
        </w:rPr>
        <w:t>时的应用</w:t>
      </w:r>
      <w:r w:rsidRPr="00B87AB8">
        <w:rPr>
          <w:rFonts w:eastAsia="宋体" w:hint="eastAsia"/>
        </w:rPr>
        <w:t>服务</w:t>
      </w:r>
      <w:r w:rsidRPr="00B87AB8">
        <w:rPr>
          <w:rFonts w:eastAsia="宋体"/>
        </w:rPr>
        <w:t>的</w:t>
      </w:r>
      <w:r w:rsidRPr="00B87AB8">
        <w:rPr>
          <w:rFonts w:eastAsia="宋体" w:hint="eastAsia"/>
        </w:rPr>
        <w:t>最优化。</w:t>
      </w:r>
      <w:r w:rsidRPr="00B87AB8">
        <w:rPr>
          <w:rFonts w:eastAsia="宋体"/>
        </w:rPr>
        <w:t>通过</w:t>
      </w:r>
      <w:r w:rsidRPr="00B87AB8">
        <w:rPr>
          <w:rFonts w:eastAsia="宋体" w:hint="eastAsia"/>
        </w:rPr>
        <w:t>一种</w:t>
      </w:r>
      <w:r w:rsidRPr="00B87AB8">
        <w:rPr>
          <w:rFonts w:eastAsia="宋体"/>
        </w:rPr>
        <w:t>特殊的虚拟配置设备形式运行于虚拟机</w:t>
      </w:r>
      <w:r w:rsidRPr="00B87AB8">
        <w:rPr>
          <w:rFonts w:eastAsia="宋体" w:hint="eastAsia"/>
        </w:rPr>
        <w:t>上</w:t>
      </w:r>
      <w:r w:rsidRPr="00B87AB8">
        <w:rPr>
          <w:rFonts w:eastAsia="宋体"/>
        </w:rPr>
        <w:t>的客户环境</w:t>
      </w:r>
      <w:r w:rsidRPr="00B87AB8">
        <w:rPr>
          <w:rFonts w:eastAsia="宋体" w:hint="eastAsia"/>
        </w:rPr>
        <w:t>上</w:t>
      </w:r>
      <w:r w:rsidRPr="00B87AB8">
        <w:rPr>
          <w:rFonts w:eastAsia="宋体"/>
        </w:rPr>
        <w:t>，</w:t>
      </w:r>
      <w:r w:rsidRPr="00B87AB8">
        <w:rPr>
          <w:rFonts w:eastAsia="宋体" w:hint="eastAsia"/>
        </w:rPr>
        <w:t>通过</w:t>
      </w:r>
      <w:r w:rsidRPr="00B87AB8">
        <w:rPr>
          <w:rFonts w:eastAsia="宋体"/>
        </w:rPr>
        <w:t>读写此设备变更</w:t>
      </w:r>
      <w:r w:rsidRPr="00B87AB8">
        <w:rPr>
          <w:rFonts w:eastAsia="宋体"/>
        </w:rPr>
        <w:t>VMM</w:t>
      </w:r>
      <w:r w:rsidRPr="00B87AB8">
        <w:rPr>
          <w:rFonts w:eastAsia="宋体"/>
        </w:rPr>
        <w:t>上的配置信息。</w:t>
      </w:r>
      <w:r w:rsidRPr="00B87AB8">
        <w:rPr>
          <w:rFonts w:eastAsia="宋体" w:hint="eastAsia"/>
        </w:rPr>
        <w:lastRenderedPageBreak/>
        <w:t>跟</w:t>
      </w:r>
      <w:r w:rsidRPr="00B87AB8">
        <w:rPr>
          <w:rFonts w:eastAsia="宋体"/>
        </w:rPr>
        <w:t>传统虚拟机做模板需要把操作系统和应用一起制作一个虚拟硬盘文件，</w:t>
      </w:r>
      <w:r w:rsidRPr="00B87AB8">
        <w:rPr>
          <w:rFonts w:eastAsia="宋体"/>
        </w:rPr>
        <w:t>TRIA</w:t>
      </w:r>
      <w:r w:rsidRPr="00B87AB8">
        <w:rPr>
          <w:rFonts w:eastAsia="宋体"/>
        </w:rPr>
        <w:t>虚拟机是把操作系统、各应用系统各自独立</w:t>
      </w:r>
      <w:r w:rsidRPr="00B87AB8">
        <w:rPr>
          <w:rFonts w:eastAsia="宋体" w:hint="eastAsia"/>
        </w:rPr>
        <w:t>出各不同</w:t>
      </w:r>
      <w:r w:rsidRPr="00B87AB8">
        <w:rPr>
          <w:rFonts w:eastAsia="宋体"/>
        </w:rPr>
        <w:t>的虚拟</w:t>
      </w:r>
      <w:r w:rsidRPr="00B87AB8">
        <w:rPr>
          <w:rFonts w:eastAsia="宋体" w:hint="eastAsia"/>
        </w:rPr>
        <w:t>系统</w:t>
      </w:r>
      <w:r w:rsidRPr="00B87AB8">
        <w:rPr>
          <w:rFonts w:eastAsia="宋体"/>
        </w:rPr>
        <w:t>文件上，通过配置信息</w:t>
      </w:r>
      <w:r w:rsidRPr="00B87AB8">
        <w:rPr>
          <w:rFonts w:eastAsia="宋体" w:hint="eastAsia"/>
        </w:rPr>
        <w:t>文件</w:t>
      </w:r>
      <w:r w:rsidRPr="00B87AB8">
        <w:rPr>
          <w:rFonts w:eastAsia="宋体"/>
        </w:rPr>
        <w:t>与个虚拟</w:t>
      </w:r>
      <w:r w:rsidRPr="00B87AB8">
        <w:rPr>
          <w:rFonts w:eastAsia="宋体" w:hint="eastAsia"/>
        </w:rPr>
        <w:t>系统</w:t>
      </w:r>
      <w:r w:rsidRPr="00B87AB8">
        <w:rPr>
          <w:rFonts w:eastAsia="宋体"/>
        </w:rPr>
        <w:t>文件的匹配方式，</w:t>
      </w:r>
      <w:r w:rsidRPr="00B87AB8">
        <w:rPr>
          <w:rFonts w:eastAsia="宋体" w:hint="eastAsia"/>
        </w:rPr>
        <w:t>以</w:t>
      </w:r>
      <w:r w:rsidRPr="00B87AB8">
        <w:rPr>
          <w:rFonts w:eastAsia="宋体"/>
        </w:rPr>
        <w:t>搭积木形式</w:t>
      </w:r>
      <w:r w:rsidRPr="00B87AB8">
        <w:rPr>
          <w:rFonts w:eastAsia="宋体" w:hint="eastAsia"/>
        </w:rPr>
        <w:t>快速</w:t>
      </w:r>
      <w:r w:rsidRPr="00B87AB8">
        <w:rPr>
          <w:rFonts w:eastAsia="宋体"/>
        </w:rPr>
        <w:t>组建虚拟环境</w:t>
      </w:r>
      <w:r w:rsidRPr="00B87AB8">
        <w:rPr>
          <w:rFonts w:eastAsia="宋体" w:hint="eastAsia"/>
        </w:rPr>
        <w:t>。</w:t>
      </w:r>
      <w:r w:rsidRPr="00B87AB8">
        <w:rPr>
          <w:rFonts w:eastAsia="宋体"/>
        </w:rPr>
        <w:t>云</w:t>
      </w:r>
      <w:r w:rsidRPr="00B87AB8">
        <w:rPr>
          <w:rFonts w:eastAsia="宋体" w:hint="eastAsia"/>
        </w:rPr>
        <w:t>计算环境</w:t>
      </w:r>
      <w:r w:rsidRPr="00B87AB8">
        <w:rPr>
          <w:rFonts w:eastAsia="宋体"/>
        </w:rPr>
        <w:t>部署</w:t>
      </w:r>
      <w:r w:rsidRPr="00B87AB8">
        <w:rPr>
          <w:rFonts w:eastAsia="宋体" w:hint="eastAsia"/>
        </w:rPr>
        <w:t>可</w:t>
      </w:r>
      <w:r w:rsidRPr="00B87AB8">
        <w:rPr>
          <w:rFonts w:eastAsia="宋体"/>
        </w:rPr>
        <w:t>提供更加便捷的解决方案</w:t>
      </w:r>
      <w:r w:rsidRPr="00B87AB8">
        <w:rPr>
          <w:rFonts w:eastAsia="宋体" w:hint="eastAsia"/>
        </w:rPr>
        <w:t>，</w:t>
      </w:r>
      <w:r w:rsidRPr="00B87AB8">
        <w:rPr>
          <w:rFonts w:eastAsia="宋体"/>
        </w:rPr>
        <w:t>并且双存储节点和计算节点的分离</w:t>
      </w:r>
      <w:r w:rsidRPr="00B87AB8">
        <w:rPr>
          <w:rFonts w:eastAsia="宋体" w:hint="eastAsia"/>
        </w:rPr>
        <w:t>提高</w:t>
      </w:r>
      <w:r w:rsidRPr="00B87AB8">
        <w:rPr>
          <w:rFonts w:eastAsia="宋体"/>
        </w:rPr>
        <w:t>安全性。</w:t>
      </w:r>
    </w:p>
    <w:p w14:paraId="5792D0A9" w14:textId="77777777" w:rsidR="00E569F9" w:rsidRPr="00B87AB8" w:rsidRDefault="00E569F9" w:rsidP="00E569F9">
      <w:pPr>
        <w:ind w:firstLine="600"/>
        <w:jc w:val="both"/>
        <w:rPr>
          <w:rFonts w:eastAsia="宋体"/>
          <w:szCs w:val="28"/>
        </w:rPr>
      </w:pPr>
      <w:r w:rsidRPr="00B87AB8">
        <w:rPr>
          <w:rFonts w:eastAsia="宋体" w:hint="eastAsia"/>
          <w:szCs w:val="28"/>
        </w:rPr>
        <w:t>虽然，图</w:t>
      </w:r>
      <w:r w:rsidRPr="00B87AB8">
        <w:rPr>
          <w:rFonts w:eastAsia="宋体" w:hint="eastAsia"/>
          <w:szCs w:val="28"/>
        </w:rPr>
        <w:t>1</w:t>
      </w:r>
      <w:r w:rsidRPr="00B87AB8">
        <w:rPr>
          <w:rFonts w:eastAsia="宋体" w:hint="eastAsia"/>
          <w:szCs w:val="28"/>
        </w:rPr>
        <w:t>的</w:t>
      </w:r>
      <w:r w:rsidRPr="00B87AB8">
        <w:rPr>
          <w:rFonts w:eastAsia="宋体" w:hint="eastAsia"/>
          <w:szCs w:val="28"/>
        </w:rPr>
        <w:t>TRIA</w:t>
      </w:r>
      <w:r w:rsidRPr="00B87AB8">
        <w:rPr>
          <w:rFonts w:eastAsia="宋体" w:hint="eastAsia"/>
          <w:szCs w:val="28"/>
        </w:rPr>
        <w:t>计算机系统被示出为其包括了</w:t>
      </w:r>
      <w:r w:rsidRPr="00B87AB8">
        <w:rPr>
          <w:rFonts w:eastAsia="宋体" w:hint="eastAsia"/>
          <w:szCs w:val="28"/>
        </w:rPr>
        <w:t>TRIA</w:t>
      </w:r>
      <w:r w:rsidRPr="00B87AB8">
        <w:rPr>
          <w:rFonts w:eastAsia="宋体" w:hint="eastAsia"/>
          <w:szCs w:val="28"/>
        </w:rPr>
        <w:t>存储器、</w:t>
      </w:r>
      <w:r w:rsidRPr="00B87AB8">
        <w:rPr>
          <w:rFonts w:eastAsia="宋体" w:hint="eastAsia"/>
          <w:szCs w:val="28"/>
        </w:rPr>
        <w:t>TRIA</w:t>
      </w:r>
      <w:r w:rsidRPr="00B87AB8">
        <w:rPr>
          <w:rFonts w:eastAsia="宋体" w:hint="eastAsia"/>
          <w:szCs w:val="28"/>
        </w:rPr>
        <w:t>输入设备、</w:t>
      </w:r>
      <w:r w:rsidRPr="00B87AB8">
        <w:rPr>
          <w:rFonts w:eastAsia="宋体" w:hint="eastAsia"/>
          <w:szCs w:val="28"/>
        </w:rPr>
        <w:t>TRIA</w:t>
      </w:r>
      <w:r w:rsidRPr="00B87AB8">
        <w:rPr>
          <w:rFonts w:eastAsia="宋体" w:hint="eastAsia"/>
          <w:szCs w:val="28"/>
        </w:rPr>
        <w:t>输出设备、</w:t>
      </w:r>
      <w:r w:rsidRPr="00B87AB8">
        <w:rPr>
          <w:rFonts w:eastAsia="宋体" w:hint="eastAsia"/>
          <w:szCs w:val="28"/>
        </w:rPr>
        <w:t>TRIA</w:t>
      </w:r>
      <w:r w:rsidRPr="00B87AB8">
        <w:rPr>
          <w:rFonts w:eastAsia="宋体" w:hint="eastAsia"/>
          <w:szCs w:val="28"/>
        </w:rPr>
        <w:t>运算处理器和</w:t>
      </w:r>
      <w:r w:rsidRPr="00B87AB8">
        <w:rPr>
          <w:rFonts w:eastAsia="宋体" w:hint="eastAsia"/>
          <w:szCs w:val="28"/>
        </w:rPr>
        <w:t>TRIA</w:t>
      </w:r>
      <w:r w:rsidRPr="00B87AB8">
        <w:rPr>
          <w:rFonts w:eastAsia="宋体" w:hint="eastAsia"/>
          <w:szCs w:val="28"/>
        </w:rPr>
        <w:t>进制控制单元，但是其可被扩展为包括</w:t>
      </w:r>
      <w:r w:rsidRPr="00B87AB8">
        <w:rPr>
          <w:rFonts w:eastAsia="宋体" w:hint="eastAsia"/>
          <w:szCs w:val="28"/>
        </w:rPr>
        <w:t>TRIA</w:t>
      </w:r>
      <w:r w:rsidRPr="00B87AB8">
        <w:rPr>
          <w:rFonts w:eastAsia="宋体" w:hint="eastAsia"/>
          <w:szCs w:val="28"/>
        </w:rPr>
        <w:t>存储系统、</w:t>
      </w:r>
      <w:r w:rsidRPr="00B87AB8">
        <w:rPr>
          <w:rFonts w:eastAsia="宋体" w:hint="eastAsia"/>
          <w:szCs w:val="28"/>
        </w:rPr>
        <w:t>TRIA</w:t>
      </w:r>
      <w:r w:rsidRPr="00B87AB8">
        <w:rPr>
          <w:rFonts w:eastAsia="宋体" w:hint="eastAsia"/>
          <w:szCs w:val="28"/>
        </w:rPr>
        <w:t>输入系统、</w:t>
      </w:r>
      <w:r w:rsidRPr="00B87AB8">
        <w:rPr>
          <w:rFonts w:eastAsia="宋体" w:hint="eastAsia"/>
          <w:szCs w:val="28"/>
        </w:rPr>
        <w:t>TRIA</w:t>
      </w:r>
      <w:r w:rsidRPr="00B87AB8">
        <w:rPr>
          <w:rFonts w:eastAsia="宋体" w:hint="eastAsia"/>
          <w:szCs w:val="28"/>
        </w:rPr>
        <w:t>输出系统、</w:t>
      </w:r>
      <w:r w:rsidRPr="00B87AB8">
        <w:rPr>
          <w:rFonts w:eastAsia="宋体" w:hint="eastAsia"/>
          <w:szCs w:val="28"/>
        </w:rPr>
        <w:t>TRIA</w:t>
      </w:r>
      <w:r w:rsidRPr="00B87AB8">
        <w:rPr>
          <w:rFonts w:eastAsia="宋体" w:hint="eastAsia"/>
          <w:szCs w:val="28"/>
        </w:rPr>
        <w:t>运算系统等。</w:t>
      </w:r>
    </w:p>
    <w:p w14:paraId="365BD9EF" w14:textId="77777777" w:rsidR="00E569F9" w:rsidRPr="00B87AB8" w:rsidRDefault="00E569F9" w:rsidP="00E569F9">
      <w:pPr>
        <w:ind w:firstLine="600"/>
        <w:jc w:val="both"/>
        <w:rPr>
          <w:rFonts w:eastAsia="宋体"/>
          <w:szCs w:val="28"/>
        </w:rPr>
      </w:pPr>
      <w:r w:rsidRPr="00B87AB8">
        <w:rPr>
          <w:rFonts w:eastAsia="宋体" w:hint="eastAsia"/>
          <w:szCs w:val="28"/>
        </w:rPr>
        <w:t>下面将分别参照附图来介绍根据本发明实施例的</w:t>
      </w:r>
      <w:r w:rsidRPr="00B87AB8">
        <w:rPr>
          <w:rFonts w:eastAsia="宋体" w:hint="eastAsia"/>
          <w:szCs w:val="28"/>
        </w:rPr>
        <w:t>TRIA</w:t>
      </w:r>
      <w:r w:rsidRPr="00B87AB8">
        <w:rPr>
          <w:rFonts w:eastAsia="宋体" w:hint="eastAsia"/>
          <w:szCs w:val="28"/>
        </w:rPr>
        <w:t>计算机系统的各个系统组成，包括</w:t>
      </w:r>
      <w:r w:rsidRPr="00B87AB8">
        <w:rPr>
          <w:rFonts w:eastAsia="宋体" w:hint="eastAsia"/>
          <w:szCs w:val="28"/>
        </w:rPr>
        <w:t>TRIA</w:t>
      </w:r>
      <w:r w:rsidRPr="00B87AB8">
        <w:rPr>
          <w:rFonts w:eastAsia="宋体" w:hint="eastAsia"/>
          <w:szCs w:val="28"/>
        </w:rPr>
        <w:t>运算系统、</w:t>
      </w:r>
      <w:r w:rsidRPr="00B87AB8">
        <w:rPr>
          <w:rFonts w:eastAsia="宋体" w:hint="eastAsia"/>
          <w:szCs w:val="28"/>
        </w:rPr>
        <w:t>TRIA</w:t>
      </w:r>
      <w:r w:rsidRPr="00B87AB8">
        <w:rPr>
          <w:rFonts w:eastAsia="宋体" w:hint="eastAsia"/>
          <w:szCs w:val="28"/>
        </w:rPr>
        <w:t>内存系统、</w:t>
      </w:r>
      <w:r w:rsidRPr="00B87AB8">
        <w:rPr>
          <w:rFonts w:eastAsia="宋体" w:hint="eastAsia"/>
          <w:szCs w:val="28"/>
        </w:rPr>
        <w:t>TRIA</w:t>
      </w:r>
      <w:r w:rsidRPr="00B87AB8">
        <w:rPr>
          <w:rFonts w:eastAsia="宋体" w:hint="eastAsia"/>
          <w:szCs w:val="28"/>
        </w:rPr>
        <w:t>存储系统、</w:t>
      </w:r>
      <w:r w:rsidRPr="00B87AB8">
        <w:rPr>
          <w:rFonts w:eastAsia="宋体" w:hint="eastAsia"/>
          <w:szCs w:val="28"/>
        </w:rPr>
        <w:t>TRIA</w:t>
      </w:r>
      <w:r w:rsidRPr="00B87AB8">
        <w:rPr>
          <w:rFonts w:eastAsia="宋体" w:hint="eastAsia"/>
          <w:szCs w:val="28"/>
        </w:rPr>
        <w:t>输入系统。</w:t>
      </w:r>
    </w:p>
    <w:p w14:paraId="7CC466EF" w14:textId="77777777" w:rsidR="00E569F9" w:rsidRPr="00B87AB8" w:rsidRDefault="00E569F9" w:rsidP="00E569F9">
      <w:pPr>
        <w:pStyle w:val="Heading2"/>
        <w:spacing w:after="0"/>
        <w:rPr>
          <w:rFonts w:ascii="宋体" w:eastAsia="宋体" w:hAnsi="宋体"/>
          <w:sz w:val="28"/>
          <w:u w:val="single"/>
        </w:rPr>
      </w:pPr>
      <w:r w:rsidRPr="00B87AB8">
        <w:rPr>
          <w:rFonts w:ascii="宋体" w:eastAsia="宋体" w:hAnsi="宋体" w:hint="eastAsia"/>
          <w:sz w:val="28"/>
          <w:u w:val="single"/>
        </w:rPr>
        <w:t>&lt;</w:t>
      </w:r>
      <w:r w:rsidRPr="00B87AB8">
        <w:rPr>
          <w:rFonts w:ascii="宋体" w:eastAsia="宋体" w:hAnsi="宋体" w:hint="eastAsia"/>
          <w:sz w:val="28"/>
          <w:szCs w:val="28"/>
          <w:u w:val="single"/>
        </w:rPr>
        <w:t>TRIA</w:t>
      </w:r>
      <w:r w:rsidRPr="00B87AB8">
        <w:rPr>
          <w:rFonts w:ascii="宋体" w:eastAsia="宋体" w:hAnsi="宋体" w:hint="eastAsia"/>
          <w:sz w:val="28"/>
          <w:u w:val="single"/>
        </w:rPr>
        <w:t>运算系统&gt;</w:t>
      </w:r>
    </w:p>
    <w:p w14:paraId="15ADD91C" w14:textId="77777777" w:rsidR="00E569F9" w:rsidRPr="00B87AB8" w:rsidRDefault="00E569F9" w:rsidP="00E569F9">
      <w:pPr>
        <w:pStyle w:val="Heading3"/>
        <w:rPr>
          <w:rFonts w:ascii="宋体" w:eastAsia="宋体" w:hAnsi="宋体"/>
          <w:sz w:val="28"/>
          <w:szCs w:val="28"/>
          <w:u w:val="single"/>
        </w:rPr>
      </w:pPr>
      <w:r w:rsidRPr="00B87AB8">
        <w:rPr>
          <w:rFonts w:ascii="宋体" w:eastAsia="宋体" w:hAnsi="宋体" w:hint="eastAsia"/>
          <w:sz w:val="28"/>
          <w:szCs w:val="28"/>
          <w:u w:val="single"/>
        </w:rPr>
        <w:t>TRIA计算</w:t>
      </w:r>
      <w:r w:rsidRPr="00B87AB8">
        <w:rPr>
          <w:rFonts w:ascii="宋体" w:eastAsia="宋体" w:hAnsi="宋体"/>
          <w:sz w:val="28"/>
          <w:szCs w:val="28"/>
          <w:u w:val="single"/>
        </w:rPr>
        <w:t>处理</w:t>
      </w:r>
    </w:p>
    <w:p w14:paraId="496ECB6E" w14:textId="77777777" w:rsidR="00E569F9" w:rsidRPr="00B87AB8" w:rsidRDefault="00E569F9" w:rsidP="00E569F9">
      <w:pPr>
        <w:ind w:firstLine="600"/>
        <w:jc w:val="both"/>
        <w:rPr>
          <w:rFonts w:eastAsia="宋体"/>
          <w:szCs w:val="28"/>
        </w:rPr>
      </w:pPr>
      <w:r w:rsidRPr="00B87AB8">
        <w:rPr>
          <w:rFonts w:eastAsia="宋体" w:hint="eastAsia"/>
          <w:szCs w:val="28"/>
        </w:rPr>
        <w:t>如本领域技术人员熟知的，不管计算机系统是二进制计算机系统还是三进制计算机系统，或者是其它进制的计算机系统，其核心运算是加、减、乘、除等基本数学运算以及与、或、非等基本逻辑运算，通过这些基本数学运算和基本逻辑运算的组合，可实现各种运算。因此，下面将介绍根据本发明的</w:t>
      </w:r>
      <w:r w:rsidRPr="00B87AB8">
        <w:rPr>
          <w:rFonts w:eastAsia="宋体" w:hint="eastAsia"/>
          <w:szCs w:val="28"/>
        </w:rPr>
        <w:t>TRIA</w:t>
      </w:r>
      <w:r w:rsidRPr="00B87AB8">
        <w:rPr>
          <w:rFonts w:eastAsia="宋体" w:hint="eastAsia"/>
          <w:szCs w:val="28"/>
        </w:rPr>
        <w:t>计算机系统的基本数学运算以及基本逻辑运算。</w:t>
      </w:r>
    </w:p>
    <w:p w14:paraId="3A7F2702" w14:textId="77777777" w:rsidR="00E569F9" w:rsidRPr="00B87AB8" w:rsidRDefault="00E569F9" w:rsidP="00E569F9">
      <w:pPr>
        <w:ind w:firstLine="600"/>
        <w:jc w:val="both"/>
        <w:rPr>
          <w:rFonts w:eastAsia="宋体"/>
          <w:szCs w:val="28"/>
        </w:rPr>
      </w:pPr>
      <w:r w:rsidRPr="00B87AB8">
        <w:rPr>
          <w:rFonts w:eastAsia="宋体" w:hint="eastAsia"/>
          <w:szCs w:val="28"/>
        </w:rPr>
        <w:t>如上所述，根据本发明的</w:t>
      </w:r>
      <w:r w:rsidRPr="00B87AB8">
        <w:rPr>
          <w:rFonts w:eastAsia="宋体" w:hint="eastAsia"/>
          <w:szCs w:val="28"/>
        </w:rPr>
        <w:t>TRIA</w:t>
      </w:r>
      <w:r w:rsidRPr="00B87AB8">
        <w:rPr>
          <w:rFonts w:eastAsia="宋体" w:hint="eastAsia"/>
          <w:szCs w:val="28"/>
        </w:rPr>
        <w:t>运算</w:t>
      </w:r>
      <w:r w:rsidRPr="00B87AB8">
        <w:rPr>
          <w:rFonts w:eastAsia="宋体"/>
          <w:szCs w:val="28"/>
        </w:rPr>
        <w:t>处理</w:t>
      </w:r>
      <w:r w:rsidRPr="00B87AB8">
        <w:rPr>
          <w:rFonts w:eastAsia="宋体" w:hint="eastAsia"/>
          <w:szCs w:val="28"/>
        </w:rPr>
        <w:t>，</w:t>
      </w:r>
      <w:r w:rsidRPr="00B87AB8">
        <w:rPr>
          <w:rFonts w:eastAsia="宋体"/>
          <w:szCs w:val="28"/>
        </w:rPr>
        <w:t>包括</w:t>
      </w:r>
      <w:r w:rsidRPr="00B87AB8">
        <w:rPr>
          <w:rFonts w:eastAsia="宋体"/>
          <w:szCs w:val="28"/>
        </w:rPr>
        <w:t>TRIA</w:t>
      </w:r>
      <w:r w:rsidRPr="00B87AB8">
        <w:rPr>
          <w:rFonts w:eastAsia="宋体"/>
          <w:szCs w:val="28"/>
        </w:rPr>
        <w:t>全加法器、减法运算等四则运算和逻辑处理</w:t>
      </w:r>
      <w:r w:rsidRPr="00B87AB8">
        <w:rPr>
          <w:rFonts w:eastAsia="宋体" w:hint="eastAsia"/>
          <w:szCs w:val="28"/>
        </w:rPr>
        <w:t>。</w:t>
      </w:r>
      <w:r w:rsidRPr="00B87AB8">
        <w:rPr>
          <w:rFonts w:eastAsia="宋体"/>
          <w:szCs w:val="28"/>
        </w:rPr>
        <w:t>其中</w:t>
      </w:r>
      <w:r w:rsidRPr="00B87AB8">
        <w:rPr>
          <w:rFonts w:eastAsia="宋体" w:hint="eastAsia"/>
          <w:szCs w:val="28"/>
        </w:rPr>
        <w:t>，根据本发明实施例的</w:t>
      </w:r>
      <w:r w:rsidRPr="00B87AB8">
        <w:rPr>
          <w:rFonts w:eastAsia="宋体"/>
          <w:szCs w:val="28"/>
        </w:rPr>
        <w:t>TRIA</w:t>
      </w:r>
      <w:r w:rsidRPr="00B87AB8">
        <w:rPr>
          <w:rFonts w:eastAsia="宋体"/>
          <w:szCs w:val="28"/>
        </w:rPr>
        <w:t>全加法器</w:t>
      </w:r>
      <w:r w:rsidRPr="00B87AB8">
        <w:rPr>
          <w:rFonts w:eastAsia="宋体" w:hint="eastAsia"/>
          <w:szCs w:val="28"/>
        </w:rPr>
        <w:t>可包括二进制</w:t>
      </w:r>
      <w:r w:rsidRPr="00B87AB8">
        <w:rPr>
          <w:rFonts w:eastAsia="宋体"/>
          <w:szCs w:val="28"/>
        </w:rPr>
        <w:t>和三进制切换控制电路、</w:t>
      </w:r>
      <w:r w:rsidRPr="00B87AB8">
        <w:rPr>
          <w:rFonts w:eastAsia="宋体" w:hint="eastAsia"/>
          <w:szCs w:val="28"/>
        </w:rPr>
        <w:t>双</w:t>
      </w:r>
      <w:r w:rsidRPr="00B87AB8">
        <w:rPr>
          <w:rFonts w:eastAsia="宋体"/>
          <w:szCs w:val="28"/>
        </w:rPr>
        <w:t>加法</w:t>
      </w:r>
      <w:r w:rsidRPr="00B87AB8">
        <w:rPr>
          <w:rFonts w:eastAsia="宋体" w:hint="eastAsia"/>
          <w:szCs w:val="28"/>
        </w:rPr>
        <w:t>器</w:t>
      </w:r>
      <w:r w:rsidRPr="00B87AB8">
        <w:rPr>
          <w:rFonts w:eastAsia="宋体"/>
          <w:szCs w:val="28"/>
        </w:rPr>
        <w:t>处理、双加法结果值</w:t>
      </w:r>
      <w:r w:rsidRPr="00B87AB8">
        <w:rPr>
          <w:rFonts w:eastAsia="宋体" w:hint="eastAsia"/>
          <w:szCs w:val="28"/>
        </w:rPr>
        <w:t>的二维</w:t>
      </w:r>
      <w:r w:rsidRPr="00B87AB8">
        <w:rPr>
          <w:rFonts w:eastAsia="宋体"/>
          <w:szCs w:val="28"/>
        </w:rPr>
        <w:t>阵列的</w:t>
      </w:r>
      <w:r w:rsidRPr="00B87AB8">
        <w:rPr>
          <w:rFonts w:eastAsia="宋体" w:hint="eastAsia"/>
          <w:szCs w:val="28"/>
        </w:rPr>
        <w:t>矩阵比较</w:t>
      </w:r>
      <w:r w:rsidRPr="00B87AB8">
        <w:rPr>
          <w:rFonts w:eastAsia="宋体"/>
          <w:szCs w:val="28"/>
        </w:rPr>
        <w:t>结合处理、</w:t>
      </w:r>
      <w:r w:rsidRPr="00B87AB8">
        <w:rPr>
          <w:rFonts w:eastAsia="宋体" w:hint="eastAsia"/>
          <w:szCs w:val="28"/>
        </w:rPr>
        <w:t>比较</w:t>
      </w:r>
      <w:r w:rsidRPr="00B87AB8">
        <w:rPr>
          <w:rFonts w:eastAsia="宋体"/>
          <w:szCs w:val="28"/>
        </w:rPr>
        <w:t>结合</w:t>
      </w:r>
      <w:r w:rsidRPr="00B87AB8">
        <w:rPr>
          <w:rFonts w:eastAsia="宋体" w:hint="eastAsia"/>
          <w:szCs w:val="28"/>
        </w:rPr>
        <w:t>二进制</w:t>
      </w:r>
      <w:r w:rsidRPr="00B87AB8">
        <w:rPr>
          <w:rFonts w:eastAsia="宋体"/>
          <w:szCs w:val="28"/>
        </w:rPr>
        <w:t>值</w:t>
      </w:r>
      <w:r w:rsidRPr="00B87AB8">
        <w:rPr>
          <w:rFonts w:eastAsia="宋体" w:hint="eastAsia"/>
          <w:szCs w:val="28"/>
        </w:rPr>
        <w:t>的</w:t>
      </w:r>
      <w:r w:rsidRPr="00B87AB8">
        <w:rPr>
          <w:rFonts w:eastAsia="宋体"/>
          <w:szCs w:val="28"/>
        </w:rPr>
        <w:t>三进制转译处理和对称三进制转换处理等部分。</w:t>
      </w:r>
      <w:r w:rsidRPr="00B87AB8">
        <w:rPr>
          <w:rFonts w:eastAsia="宋体" w:hint="eastAsia"/>
          <w:szCs w:val="28"/>
        </w:rPr>
        <w:t>将在稍后参照图</w:t>
      </w:r>
      <w:r w:rsidRPr="00B87AB8">
        <w:rPr>
          <w:rFonts w:eastAsia="宋体" w:hint="eastAsia"/>
          <w:szCs w:val="28"/>
        </w:rPr>
        <w:t>2</w:t>
      </w:r>
      <w:r w:rsidRPr="00B87AB8">
        <w:rPr>
          <w:rFonts w:eastAsia="宋体" w:hint="eastAsia"/>
          <w:szCs w:val="28"/>
        </w:rPr>
        <w:t>到图</w:t>
      </w:r>
      <w:r w:rsidRPr="00B87AB8">
        <w:rPr>
          <w:rFonts w:eastAsia="宋体" w:hint="eastAsia"/>
          <w:szCs w:val="28"/>
        </w:rPr>
        <w:t>5</w:t>
      </w:r>
      <w:r w:rsidRPr="00B87AB8">
        <w:rPr>
          <w:rFonts w:eastAsia="宋体" w:hint="eastAsia"/>
          <w:szCs w:val="28"/>
        </w:rPr>
        <w:t>进行详细描述。</w:t>
      </w:r>
    </w:p>
    <w:p w14:paraId="3B084EB8" w14:textId="77777777" w:rsidR="00E569F9" w:rsidRPr="00B87AB8" w:rsidRDefault="00E569F9" w:rsidP="00E569F9">
      <w:pPr>
        <w:ind w:firstLine="600"/>
        <w:jc w:val="both"/>
        <w:rPr>
          <w:rFonts w:eastAsia="宋体"/>
          <w:szCs w:val="28"/>
        </w:rPr>
      </w:pPr>
      <w:r w:rsidRPr="00B87AB8">
        <w:rPr>
          <w:rFonts w:eastAsia="宋体" w:hint="eastAsia"/>
          <w:szCs w:val="28"/>
        </w:rPr>
        <w:t>如上所述，根据本发明的</w:t>
      </w:r>
      <w:r w:rsidRPr="00B87AB8">
        <w:rPr>
          <w:rFonts w:eastAsia="宋体" w:hint="eastAsia"/>
          <w:szCs w:val="28"/>
        </w:rPr>
        <w:t>TRIA</w:t>
      </w:r>
      <w:r w:rsidRPr="00B87AB8">
        <w:rPr>
          <w:rFonts w:eastAsia="宋体" w:hint="eastAsia"/>
          <w:szCs w:val="28"/>
        </w:rPr>
        <w:t>数据存储结构中，通过</w:t>
      </w:r>
      <w:r w:rsidRPr="00B87AB8">
        <w:rPr>
          <w:rFonts w:eastAsia="宋体" w:hint="eastAsia"/>
          <w:szCs w:val="28"/>
        </w:rPr>
        <w:t>X</w:t>
      </w:r>
      <w:r w:rsidRPr="00B87AB8">
        <w:rPr>
          <w:rFonts w:eastAsia="宋体" w:hint="eastAsia"/>
          <w:szCs w:val="28"/>
        </w:rPr>
        <w:t>链和</w:t>
      </w:r>
      <w:r w:rsidRPr="00B87AB8">
        <w:rPr>
          <w:rFonts w:eastAsia="宋体" w:hint="eastAsia"/>
          <w:szCs w:val="28"/>
        </w:rPr>
        <w:t>Y</w:t>
      </w:r>
      <w:r w:rsidRPr="00B87AB8">
        <w:rPr>
          <w:rFonts w:eastAsia="宋体" w:hint="eastAsia"/>
          <w:szCs w:val="28"/>
        </w:rPr>
        <w:t>链数据的</w:t>
      </w:r>
      <w:r w:rsidRPr="00B87AB8">
        <w:rPr>
          <w:rFonts w:eastAsia="宋体"/>
          <w:szCs w:val="28"/>
        </w:rPr>
        <w:t>一对阵列值</w:t>
      </w:r>
      <w:r w:rsidRPr="00B87AB8">
        <w:rPr>
          <w:rFonts w:eastAsia="宋体" w:hint="eastAsia"/>
          <w:szCs w:val="28"/>
        </w:rPr>
        <w:t>来表示三进制的</w:t>
      </w:r>
      <w:r w:rsidRPr="00B87AB8">
        <w:rPr>
          <w:rFonts w:eastAsia="宋体" w:hint="eastAsia"/>
          <w:szCs w:val="28"/>
        </w:rPr>
        <w:t>1</w:t>
      </w:r>
      <w:r w:rsidRPr="00B87AB8">
        <w:rPr>
          <w:rFonts w:eastAsia="宋体" w:hint="eastAsia"/>
          <w:szCs w:val="28"/>
        </w:rPr>
        <w:t>、</w:t>
      </w:r>
      <w:r w:rsidRPr="00B87AB8">
        <w:rPr>
          <w:rFonts w:eastAsia="宋体" w:hint="eastAsia"/>
          <w:szCs w:val="28"/>
        </w:rPr>
        <w:t>0</w:t>
      </w:r>
      <w:r w:rsidRPr="00B87AB8">
        <w:rPr>
          <w:rFonts w:eastAsia="宋体" w:hint="eastAsia"/>
          <w:szCs w:val="28"/>
        </w:rPr>
        <w:t>和</w:t>
      </w:r>
      <w:r w:rsidRPr="00B87AB8">
        <w:rPr>
          <w:rFonts w:eastAsia="宋体" w:hint="eastAsia"/>
          <w:szCs w:val="28"/>
        </w:rPr>
        <w:t>T</w:t>
      </w:r>
      <w:r w:rsidRPr="00B87AB8">
        <w:rPr>
          <w:rFonts w:eastAsia="宋体" w:hint="eastAsia"/>
          <w:szCs w:val="28"/>
        </w:rPr>
        <w:t>。因此，根据本发明实施例的</w:t>
      </w:r>
      <w:r w:rsidRPr="00B87AB8">
        <w:rPr>
          <w:rFonts w:eastAsia="宋体" w:hint="eastAsia"/>
        </w:rPr>
        <w:t>采用</w:t>
      </w:r>
      <w:r w:rsidRPr="00B87AB8">
        <w:rPr>
          <w:rFonts w:eastAsia="宋体" w:hint="eastAsia"/>
        </w:rPr>
        <w:t>TRIA</w:t>
      </w:r>
      <w:r w:rsidRPr="00B87AB8">
        <w:rPr>
          <w:rFonts w:eastAsia="宋体" w:hint="eastAsia"/>
        </w:rPr>
        <w:t>比合三进制的全加法器</w:t>
      </w:r>
      <w:r w:rsidRPr="00B87AB8">
        <w:rPr>
          <w:rFonts w:eastAsia="宋体" w:hint="eastAsia"/>
          <w:szCs w:val="28"/>
        </w:rPr>
        <w:t>可以在二进制运算和对称三进制运算之间切换。例如，针对加法运算，</w:t>
      </w:r>
      <w:r w:rsidRPr="00B87AB8">
        <w:rPr>
          <w:rFonts w:eastAsia="宋体" w:hint="eastAsia"/>
          <w:szCs w:val="28"/>
        </w:rPr>
        <w:t>TRIA</w:t>
      </w:r>
      <w:r w:rsidRPr="00B87AB8">
        <w:rPr>
          <w:rFonts w:eastAsia="宋体" w:hint="eastAsia"/>
          <w:szCs w:val="28"/>
        </w:rPr>
        <w:t>加法模块可被实现为</w:t>
      </w:r>
      <w:r w:rsidRPr="00B87AB8">
        <w:rPr>
          <w:rFonts w:eastAsia="宋体" w:hint="eastAsia"/>
          <w:szCs w:val="28"/>
        </w:rPr>
        <w:t>TRIA</w:t>
      </w:r>
      <w:r w:rsidRPr="00B87AB8">
        <w:rPr>
          <w:rFonts w:eastAsia="宋体" w:hint="eastAsia"/>
          <w:szCs w:val="28"/>
        </w:rPr>
        <w:t>双进制加法器，从而</w:t>
      </w:r>
      <w:r w:rsidRPr="00B87AB8">
        <w:rPr>
          <w:rFonts w:eastAsia="宋体" w:hint="eastAsia"/>
          <w:szCs w:val="28"/>
        </w:rPr>
        <w:t>TRIA</w:t>
      </w:r>
      <w:r w:rsidRPr="00B87AB8">
        <w:rPr>
          <w:rFonts w:eastAsia="宋体" w:hint="eastAsia"/>
          <w:szCs w:val="28"/>
        </w:rPr>
        <w:t>加法模块可根据进制</w:t>
      </w:r>
      <w:r w:rsidRPr="00B87AB8">
        <w:rPr>
          <w:rFonts w:eastAsia="宋体" w:hint="eastAsia"/>
          <w:szCs w:val="28"/>
        </w:rPr>
        <w:t>T</w:t>
      </w:r>
      <w:r w:rsidRPr="00B87AB8">
        <w:rPr>
          <w:rFonts w:eastAsia="宋体" w:hint="eastAsia"/>
          <w:szCs w:val="28"/>
        </w:rPr>
        <w:t>控制信号，使</w:t>
      </w:r>
      <w:r w:rsidRPr="00B87AB8">
        <w:rPr>
          <w:rFonts w:eastAsia="宋体" w:hint="eastAsia"/>
          <w:szCs w:val="28"/>
        </w:rPr>
        <w:t>TRIA</w:t>
      </w:r>
      <w:r w:rsidRPr="00B87AB8">
        <w:rPr>
          <w:rFonts w:eastAsia="宋体" w:hint="eastAsia"/>
          <w:szCs w:val="28"/>
        </w:rPr>
        <w:t>双进制加法器在二进制加法</w:t>
      </w:r>
      <w:r w:rsidRPr="00B87AB8">
        <w:rPr>
          <w:rFonts w:eastAsia="宋体" w:hint="eastAsia"/>
          <w:szCs w:val="28"/>
        </w:rPr>
        <w:lastRenderedPageBreak/>
        <w:t>与对称三进制加法之间切换而进行加法运算。</w:t>
      </w:r>
    </w:p>
    <w:p w14:paraId="48C0BE43" w14:textId="77777777" w:rsidR="00E569F9" w:rsidRPr="00B87AB8" w:rsidRDefault="00E569F9" w:rsidP="00E569F9">
      <w:pPr>
        <w:ind w:firstLine="600"/>
        <w:jc w:val="both"/>
        <w:rPr>
          <w:rFonts w:eastAsia="宋体"/>
          <w:szCs w:val="28"/>
        </w:rPr>
      </w:pPr>
      <w:r w:rsidRPr="00B87AB8">
        <w:rPr>
          <w:rFonts w:eastAsia="宋体" w:hint="eastAsia"/>
          <w:szCs w:val="28"/>
        </w:rPr>
        <w:t>此外，针对</w:t>
      </w:r>
      <w:r w:rsidRPr="00B87AB8">
        <w:rPr>
          <w:rFonts w:eastAsia="宋体" w:hint="eastAsia"/>
          <w:szCs w:val="28"/>
        </w:rPr>
        <w:t>TRIA CPU</w:t>
      </w:r>
      <w:r w:rsidRPr="00B87AB8">
        <w:rPr>
          <w:rFonts w:eastAsia="宋体" w:hint="eastAsia"/>
          <w:szCs w:val="28"/>
        </w:rPr>
        <w:t>所包括的</w:t>
      </w:r>
      <w:r w:rsidRPr="00B87AB8">
        <w:rPr>
          <w:rFonts w:eastAsia="宋体" w:hint="eastAsia"/>
          <w:szCs w:val="28"/>
        </w:rPr>
        <w:t>TRIA</w:t>
      </w:r>
      <w:r w:rsidRPr="00B87AB8">
        <w:rPr>
          <w:rFonts w:eastAsia="宋体" w:hint="eastAsia"/>
          <w:szCs w:val="28"/>
        </w:rPr>
        <w:t>加法模块、</w:t>
      </w:r>
      <w:r w:rsidRPr="00B87AB8">
        <w:rPr>
          <w:rFonts w:eastAsia="宋体" w:hint="eastAsia"/>
          <w:szCs w:val="28"/>
        </w:rPr>
        <w:t>TRIA</w:t>
      </w:r>
      <w:r w:rsidRPr="00B87AB8">
        <w:rPr>
          <w:rFonts w:eastAsia="宋体" w:hint="eastAsia"/>
          <w:szCs w:val="28"/>
        </w:rPr>
        <w:t>减法模块、</w:t>
      </w:r>
      <w:r w:rsidRPr="00B87AB8">
        <w:rPr>
          <w:rFonts w:eastAsia="宋体" w:hint="eastAsia"/>
          <w:szCs w:val="28"/>
        </w:rPr>
        <w:t>TRIA</w:t>
      </w:r>
      <w:r w:rsidRPr="00B87AB8">
        <w:rPr>
          <w:rFonts w:eastAsia="宋体" w:hint="eastAsia"/>
          <w:szCs w:val="28"/>
        </w:rPr>
        <w:t>乘法模块、</w:t>
      </w:r>
      <w:r w:rsidRPr="00B87AB8">
        <w:rPr>
          <w:rFonts w:eastAsia="宋体" w:hint="eastAsia"/>
          <w:szCs w:val="28"/>
        </w:rPr>
        <w:t>TRIA</w:t>
      </w:r>
      <w:r w:rsidRPr="00B87AB8">
        <w:rPr>
          <w:rFonts w:eastAsia="宋体" w:hint="eastAsia"/>
          <w:szCs w:val="28"/>
        </w:rPr>
        <w:t>除法模块、</w:t>
      </w:r>
      <w:r w:rsidRPr="00B87AB8">
        <w:rPr>
          <w:rFonts w:eastAsia="宋体" w:hint="eastAsia"/>
          <w:szCs w:val="28"/>
        </w:rPr>
        <w:t>TRIA</w:t>
      </w:r>
      <w:r w:rsidRPr="00B87AB8">
        <w:rPr>
          <w:rFonts w:eastAsia="宋体" w:hint="eastAsia"/>
          <w:szCs w:val="28"/>
        </w:rPr>
        <w:t>逻辑与模块、</w:t>
      </w:r>
      <w:r w:rsidRPr="00B87AB8">
        <w:rPr>
          <w:rFonts w:eastAsia="宋体" w:hint="eastAsia"/>
          <w:szCs w:val="28"/>
        </w:rPr>
        <w:t>TRIA</w:t>
      </w:r>
      <w:r w:rsidRPr="00B87AB8">
        <w:rPr>
          <w:rFonts w:eastAsia="宋体" w:hint="eastAsia"/>
          <w:szCs w:val="28"/>
        </w:rPr>
        <w:t>逻辑或模块以及</w:t>
      </w:r>
      <w:r w:rsidRPr="00B87AB8">
        <w:rPr>
          <w:rFonts w:eastAsia="宋体" w:hint="eastAsia"/>
          <w:szCs w:val="28"/>
        </w:rPr>
        <w:t>TRIA</w:t>
      </w:r>
      <w:r w:rsidRPr="00B87AB8">
        <w:rPr>
          <w:rFonts w:eastAsia="宋体" w:hint="eastAsia"/>
          <w:szCs w:val="28"/>
        </w:rPr>
        <w:t>逻辑非模块，其中的一些模块可被实现为二进制运算器和对称三进制运算器，而另一些模块可被实现为双进制运算器。例如，</w:t>
      </w:r>
      <w:r w:rsidRPr="00B87AB8">
        <w:rPr>
          <w:rFonts w:eastAsia="宋体" w:hint="eastAsia"/>
          <w:szCs w:val="28"/>
        </w:rPr>
        <w:t>TRIA</w:t>
      </w:r>
      <w:r w:rsidRPr="00B87AB8">
        <w:rPr>
          <w:rFonts w:eastAsia="宋体" w:hint="eastAsia"/>
          <w:szCs w:val="28"/>
        </w:rPr>
        <w:t>加法模块可被实现为如上所述的</w:t>
      </w:r>
      <w:r w:rsidRPr="00B87AB8">
        <w:rPr>
          <w:rFonts w:eastAsia="宋体" w:hint="eastAsia"/>
          <w:szCs w:val="28"/>
        </w:rPr>
        <w:t>TRIA</w:t>
      </w:r>
      <w:r w:rsidRPr="00B87AB8">
        <w:rPr>
          <w:rFonts w:eastAsia="宋体" w:hint="eastAsia"/>
          <w:szCs w:val="28"/>
        </w:rPr>
        <w:t>双进制加法器。换言之，根据本发明的</w:t>
      </w:r>
      <w:r w:rsidRPr="00B87AB8">
        <w:rPr>
          <w:rFonts w:eastAsia="宋体" w:hint="eastAsia"/>
          <w:szCs w:val="28"/>
        </w:rPr>
        <w:t>TRIA CPU</w:t>
      </w:r>
      <w:r w:rsidRPr="00B87AB8">
        <w:rPr>
          <w:rFonts w:eastAsia="宋体" w:hint="eastAsia"/>
          <w:szCs w:val="28"/>
        </w:rPr>
        <w:t>可以上</w:t>
      </w:r>
      <w:r w:rsidRPr="00B87AB8">
        <w:rPr>
          <w:rFonts w:eastAsia="宋体"/>
          <w:szCs w:val="28"/>
        </w:rPr>
        <w:t>不同模块</w:t>
      </w:r>
      <w:r w:rsidRPr="00B87AB8">
        <w:rPr>
          <w:rFonts w:eastAsia="宋体" w:hint="eastAsia"/>
          <w:szCs w:val="28"/>
        </w:rPr>
        <w:t>的组合来实现。</w:t>
      </w:r>
    </w:p>
    <w:p w14:paraId="254FECE1" w14:textId="77777777" w:rsidR="00E569F9" w:rsidRPr="00B87AB8" w:rsidRDefault="00E569F9" w:rsidP="00E569F9">
      <w:pPr>
        <w:ind w:firstLine="600"/>
        <w:jc w:val="both"/>
        <w:rPr>
          <w:rFonts w:eastAsia="宋体"/>
          <w:szCs w:val="28"/>
        </w:rPr>
      </w:pPr>
      <w:r w:rsidRPr="00B87AB8">
        <w:rPr>
          <w:rFonts w:eastAsia="宋体" w:hint="eastAsia"/>
          <w:szCs w:val="28"/>
        </w:rPr>
        <w:t>此外，针对加、减、乘、除、逻辑与、逻辑或以及逻辑非运算，可通过一个硬件模块实现上述多个运算中的两个更多个运算。例如，可通过加法器实现加法和减法运算。</w:t>
      </w:r>
    </w:p>
    <w:p w14:paraId="063F33BB" w14:textId="77777777" w:rsidR="00E569F9" w:rsidRPr="00B87AB8" w:rsidRDefault="00E569F9" w:rsidP="00E569F9">
      <w:pPr>
        <w:ind w:firstLine="600"/>
        <w:jc w:val="both"/>
        <w:rPr>
          <w:rFonts w:eastAsia="宋体"/>
          <w:szCs w:val="28"/>
        </w:rPr>
      </w:pPr>
      <w:r w:rsidRPr="00B87AB8">
        <w:rPr>
          <w:rFonts w:eastAsia="宋体" w:hint="eastAsia"/>
          <w:szCs w:val="28"/>
        </w:rPr>
        <w:t>下面，介绍根据本发明的</w:t>
      </w:r>
      <w:r w:rsidRPr="00B87AB8">
        <w:rPr>
          <w:rFonts w:eastAsia="宋体" w:hint="eastAsia"/>
          <w:szCs w:val="28"/>
        </w:rPr>
        <w:t>TRIA</w:t>
      </w:r>
      <w:r w:rsidRPr="00B87AB8">
        <w:rPr>
          <w:rFonts w:eastAsia="宋体" w:hint="eastAsia"/>
          <w:szCs w:val="28"/>
        </w:rPr>
        <w:t>三进制的加法、减法的实现方式。</w:t>
      </w:r>
    </w:p>
    <w:p w14:paraId="41B0450E" w14:textId="77777777" w:rsidR="00E569F9" w:rsidRPr="00B87AB8" w:rsidRDefault="00E569F9" w:rsidP="00E569F9">
      <w:pPr>
        <w:pStyle w:val="Heading3"/>
      </w:pPr>
      <w:r w:rsidRPr="00B87AB8">
        <w:rPr>
          <w:rFonts w:ascii="宋体" w:eastAsia="宋体" w:hAnsi="宋体"/>
          <w:sz w:val="28"/>
          <w:u w:val="single"/>
        </w:rPr>
        <w:t>TRIA</w:t>
      </w:r>
      <w:r w:rsidRPr="00B87AB8">
        <w:rPr>
          <w:rFonts w:ascii="宋体" w:eastAsia="宋体" w:hAnsi="宋体" w:hint="eastAsia"/>
          <w:sz w:val="28"/>
          <w:u w:val="single"/>
        </w:rPr>
        <w:t>“比合”</w:t>
      </w:r>
      <w:r w:rsidRPr="00B87AB8">
        <w:rPr>
          <w:rFonts w:ascii="宋体" w:eastAsia="宋体" w:hAnsi="宋体"/>
          <w:sz w:val="28"/>
          <w:u w:val="single"/>
        </w:rPr>
        <w:t>三进制</w:t>
      </w:r>
      <w:r w:rsidRPr="00B87AB8">
        <w:rPr>
          <w:rFonts w:ascii="宋体" w:eastAsia="宋体" w:hAnsi="宋体" w:hint="eastAsia"/>
          <w:sz w:val="28"/>
          <w:u w:val="single"/>
        </w:rPr>
        <w:t>全加法器运算</w:t>
      </w:r>
    </w:p>
    <w:p w14:paraId="225605CD" w14:textId="77777777" w:rsidR="00E569F9" w:rsidRPr="00B87AB8" w:rsidRDefault="00E569F9" w:rsidP="00E569F9">
      <w:pPr>
        <w:ind w:firstLine="600"/>
        <w:jc w:val="both"/>
        <w:rPr>
          <w:rFonts w:eastAsia="宋体"/>
          <w:szCs w:val="28"/>
        </w:rPr>
      </w:pPr>
      <w:r w:rsidRPr="00B87AB8">
        <w:rPr>
          <w:rFonts w:eastAsia="宋体" w:hint="eastAsia"/>
          <w:szCs w:val="28"/>
        </w:rPr>
        <w:t>加法</w:t>
      </w:r>
      <w:r w:rsidRPr="00B87AB8">
        <w:rPr>
          <w:rFonts w:eastAsia="宋体"/>
          <w:szCs w:val="28"/>
        </w:rPr>
        <w:t>是</w:t>
      </w:r>
      <w:r w:rsidRPr="00B87AB8">
        <w:rPr>
          <w:rFonts w:eastAsia="宋体" w:hint="eastAsia"/>
          <w:szCs w:val="28"/>
        </w:rPr>
        <w:t>算术</w:t>
      </w:r>
      <w:r w:rsidRPr="00B87AB8">
        <w:rPr>
          <w:rFonts w:eastAsia="宋体"/>
          <w:szCs w:val="28"/>
        </w:rPr>
        <w:t>运算中最基本的运算，因此如果想搭建一台计算机，那么首先就要造出可以计算两个数的和的器件</w:t>
      </w:r>
      <w:r w:rsidRPr="00B87AB8">
        <w:rPr>
          <w:rFonts w:eastAsia="宋体" w:hint="eastAsia"/>
          <w:szCs w:val="28"/>
        </w:rPr>
        <w:t>。</w:t>
      </w:r>
      <w:r w:rsidRPr="00B87AB8">
        <w:rPr>
          <w:rFonts w:eastAsia="宋体"/>
          <w:szCs w:val="28"/>
        </w:rPr>
        <w:t>加法计算就是计算机要做的唯一工作。如果</w:t>
      </w:r>
      <w:r w:rsidRPr="00B87AB8">
        <w:rPr>
          <w:rFonts w:eastAsia="宋体" w:hint="eastAsia"/>
          <w:szCs w:val="28"/>
        </w:rPr>
        <w:t>可以</w:t>
      </w:r>
      <w:r w:rsidRPr="00B87AB8">
        <w:rPr>
          <w:rFonts w:eastAsia="宋体"/>
          <w:szCs w:val="28"/>
        </w:rPr>
        <w:t>造出加法器，同样</w:t>
      </w:r>
      <w:r w:rsidRPr="00B87AB8">
        <w:rPr>
          <w:rFonts w:eastAsia="宋体" w:hint="eastAsia"/>
          <w:szCs w:val="28"/>
        </w:rPr>
        <w:t>地</w:t>
      </w:r>
      <w:r w:rsidRPr="00B87AB8">
        <w:rPr>
          <w:rFonts w:eastAsia="宋体"/>
          <w:szCs w:val="28"/>
        </w:rPr>
        <w:t>，就可以利用加法来实现</w:t>
      </w:r>
      <w:r w:rsidRPr="00B87AB8">
        <w:rPr>
          <w:rFonts w:eastAsia="宋体" w:hint="eastAsia"/>
          <w:szCs w:val="28"/>
        </w:rPr>
        <w:t>减法</w:t>
      </w:r>
      <w:r w:rsidRPr="00B87AB8">
        <w:rPr>
          <w:rFonts w:eastAsia="宋体"/>
          <w:szCs w:val="28"/>
        </w:rPr>
        <w:t>、乘法和</w:t>
      </w:r>
      <w:r w:rsidRPr="00B87AB8">
        <w:rPr>
          <w:rFonts w:eastAsia="宋体" w:hint="eastAsia"/>
          <w:szCs w:val="28"/>
        </w:rPr>
        <w:t>除法</w:t>
      </w:r>
      <w:r w:rsidRPr="00B87AB8">
        <w:rPr>
          <w:rFonts w:eastAsia="宋体"/>
          <w:szCs w:val="28"/>
        </w:rPr>
        <w:t>。</w:t>
      </w:r>
    </w:p>
    <w:p w14:paraId="59294989" w14:textId="77777777" w:rsidR="00E569F9" w:rsidRPr="00B87AB8" w:rsidRDefault="00E569F9" w:rsidP="00E569F9">
      <w:pPr>
        <w:ind w:firstLine="600"/>
        <w:jc w:val="both"/>
        <w:rPr>
          <w:rFonts w:eastAsia="宋体"/>
          <w:szCs w:val="28"/>
        </w:rPr>
      </w:pPr>
      <w:r w:rsidRPr="00B87AB8">
        <w:rPr>
          <w:rFonts w:eastAsia="宋体" w:hint="eastAsia"/>
          <w:szCs w:val="28"/>
        </w:rPr>
        <w:t>根据本发明的“比合”</w:t>
      </w:r>
      <w:r w:rsidRPr="00B87AB8">
        <w:rPr>
          <w:rFonts w:eastAsia="宋体"/>
          <w:szCs w:val="28"/>
        </w:rPr>
        <w:t>三进制</w:t>
      </w:r>
      <w:r w:rsidRPr="00B87AB8">
        <w:rPr>
          <w:rFonts w:eastAsia="宋体" w:hint="eastAsia"/>
          <w:szCs w:val="28"/>
        </w:rPr>
        <w:t>全加法器（以下</w:t>
      </w:r>
      <w:r w:rsidRPr="00B87AB8">
        <w:rPr>
          <w:rFonts w:eastAsia="宋体"/>
          <w:szCs w:val="28"/>
        </w:rPr>
        <w:t>简称，</w:t>
      </w:r>
      <w:r w:rsidRPr="00B87AB8">
        <w:rPr>
          <w:rFonts w:eastAsia="宋体"/>
          <w:szCs w:val="28"/>
        </w:rPr>
        <w:t>T</w:t>
      </w:r>
      <w:r w:rsidRPr="00B87AB8">
        <w:rPr>
          <w:rFonts w:eastAsia="宋体"/>
          <w:szCs w:val="28"/>
        </w:rPr>
        <w:t>全加</w:t>
      </w:r>
      <w:r w:rsidRPr="00B87AB8">
        <w:rPr>
          <w:rFonts w:eastAsia="宋体" w:hint="eastAsia"/>
          <w:szCs w:val="28"/>
        </w:rPr>
        <w:t>法</w:t>
      </w:r>
      <w:r w:rsidRPr="00B87AB8">
        <w:rPr>
          <w:rFonts w:eastAsia="宋体"/>
          <w:szCs w:val="28"/>
        </w:rPr>
        <w:t>器）</w:t>
      </w:r>
      <w:r w:rsidRPr="00B87AB8">
        <w:rPr>
          <w:rFonts w:eastAsia="宋体" w:hint="eastAsia"/>
          <w:szCs w:val="28"/>
        </w:rPr>
        <w:t>可通过</w:t>
      </w:r>
      <w:r w:rsidRPr="00B87AB8">
        <w:rPr>
          <w:rFonts w:eastAsia="宋体"/>
          <w:szCs w:val="28"/>
        </w:rPr>
        <w:t>控制信号不同</w:t>
      </w:r>
      <w:r w:rsidRPr="00B87AB8">
        <w:rPr>
          <w:rFonts w:eastAsia="宋体" w:hint="eastAsia"/>
          <w:szCs w:val="28"/>
        </w:rPr>
        <w:t>而</w:t>
      </w:r>
      <w:r w:rsidRPr="00B87AB8">
        <w:rPr>
          <w:rFonts w:eastAsia="宋体"/>
          <w:szCs w:val="28"/>
        </w:rPr>
        <w:t>切换</w:t>
      </w:r>
      <w:r w:rsidRPr="00B87AB8">
        <w:rPr>
          <w:rFonts w:eastAsia="宋体" w:hint="eastAsia"/>
          <w:szCs w:val="28"/>
        </w:rPr>
        <w:t>成为</w:t>
      </w:r>
      <w:r w:rsidRPr="00B87AB8">
        <w:rPr>
          <w:rFonts w:eastAsia="宋体"/>
          <w:szCs w:val="28"/>
        </w:rPr>
        <w:t>二进制全加法器和三进制全加法器</w:t>
      </w:r>
      <w:r w:rsidRPr="00B87AB8">
        <w:rPr>
          <w:rFonts w:eastAsia="宋体" w:hint="eastAsia"/>
          <w:szCs w:val="28"/>
        </w:rPr>
        <w:t>。当</w:t>
      </w:r>
      <w:r w:rsidRPr="00B87AB8">
        <w:rPr>
          <w:rFonts w:eastAsia="宋体"/>
          <w:szCs w:val="28"/>
        </w:rPr>
        <w:t>控制信号</w:t>
      </w:r>
      <w:r w:rsidRPr="00B87AB8">
        <w:rPr>
          <w:rFonts w:eastAsia="宋体" w:hint="eastAsia"/>
          <w:szCs w:val="28"/>
        </w:rPr>
        <w:t>0</w:t>
      </w:r>
      <w:r w:rsidRPr="00B87AB8">
        <w:rPr>
          <w:rFonts w:eastAsia="宋体" w:hint="eastAsia"/>
          <w:szCs w:val="28"/>
        </w:rPr>
        <w:t>时</w:t>
      </w:r>
      <w:r w:rsidRPr="00B87AB8">
        <w:rPr>
          <w:rFonts w:eastAsia="宋体"/>
          <w:szCs w:val="28"/>
        </w:rPr>
        <w:t>，进行</w:t>
      </w:r>
      <w:r w:rsidRPr="00B87AB8">
        <w:rPr>
          <w:rFonts w:eastAsia="宋体" w:hint="eastAsia"/>
          <w:szCs w:val="28"/>
        </w:rPr>
        <w:t>一对二</w:t>
      </w:r>
      <w:r w:rsidRPr="00B87AB8">
        <w:rPr>
          <w:rFonts w:eastAsia="宋体"/>
          <w:szCs w:val="28"/>
        </w:rPr>
        <w:t>进制全加法器处理</w:t>
      </w:r>
      <w:r w:rsidRPr="00B87AB8">
        <w:rPr>
          <w:rFonts w:eastAsia="宋体" w:hint="eastAsia"/>
          <w:szCs w:val="28"/>
        </w:rPr>
        <w:t>；</w:t>
      </w:r>
      <w:r w:rsidRPr="00B87AB8">
        <w:rPr>
          <w:rFonts w:eastAsia="宋体"/>
          <w:szCs w:val="28"/>
        </w:rPr>
        <w:t>当</w:t>
      </w:r>
      <w:r w:rsidRPr="00B87AB8">
        <w:rPr>
          <w:rFonts w:eastAsia="宋体" w:hint="eastAsia"/>
          <w:szCs w:val="28"/>
        </w:rPr>
        <w:t>控制</w:t>
      </w:r>
      <w:r w:rsidRPr="00B87AB8">
        <w:rPr>
          <w:rFonts w:eastAsia="宋体"/>
          <w:szCs w:val="28"/>
        </w:rPr>
        <w:t>信号</w:t>
      </w:r>
      <w:r w:rsidRPr="00B87AB8">
        <w:rPr>
          <w:rFonts w:eastAsia="宋体" w:hint="eastAsia"/>
          <w:szCs w:val="28"/>
        </w:rPr>
        <w:t>1</w:t>
      </w:r>
      <w:r w:rsidRPr="00B87AB8">
        <w:rPr>
          <w:rFonts w:eastAsia="宋体" w:hint="eastAsia"/>
          <w:szCs w:val="28"/>
        </w:rPr>
        <w:t>时</w:t>
      </w:r>
      <w:r w:rsidRPr="00B87AB8">
        <w:rPr>
          <w:rFonts w:eastAsia="宋体"/>
          <w:szCs w:val="28"/>
        </w:rPr>
        <w:t>，进行</w:t>
      </w:r>
      <w:r w:rsidRPr="00B87AB8">
        <w:rPr>
          <w:rFonts w:eastAsia="宋体" w:hint="eastAsia"/>
          <w:szCs w:val="28"/>
        </w:rPr>
        <w:t>“比合”三进制</w:t>
      </w:r>
      <w:r w:rsidRPr="00B87AB8">
        <w:rPr>
          <w:rFonts w:eastAsia="宋体"/>
          <w:szCs w:val="28"/>
        </w:rPr>
        <w:t>全加法器处理</w:t>
      </w:r>
      <w:r w:rsidRPr="00B87AB8">
        <w:rPr>
          <w:rFonts w:eastAsia="宋体" w:hint="eastAsia"/>
          <w:szCs w:val="28"/>
        </w:rPr>
        <w:t>。如图</w:t>
      </w:r>
      <w:r w:rsidRPr="00B87AB8">
        <w:rPr>
          <w:rFonts w:eastAsia="宋体" w:hint="eastAsia"/>
          <w:szCs w:val="28"/>
        </w:rPr>
        <w:t>2</w:t>
      </w:r>
      <w:r w:rsidRPr="00B87AB8">
        <w:rPr>
          <w:rFonts w:eastAsia="宋体" w:hint="eastAsia"/>
          <w:szCs w:val="28"/>
        </w:rPr>
        <w:t>所示，根据本发明实施例的的</w:t>
      </w:r>
      <w:r w:rsidRPr="00B87AB8">
        <w:rPr>
          <w:rFonts w:eastAsia="宋体" w:hint="eastAsia"/>
          <w:szCs w:val="28"/>
        </w:rPr>
        <w:t>T</w:t>
      </w:r>
      <w:r w:rsidRPr="00B87AB8">
        <w:rPr>
          <w:rFonts w:eastAsia="宋体"/>
          <w:szCs w:val="28"/>
        </w:rPr>
        <w:t>全加法器</w:t>
      </w:r>
      <w:r w:rsidRPr="00B87AB8">
        <w:rPr>
          <w:rFonts w:eastAsia="宋体" w:hint="eastAsia"/>
          <w:szCs w:val="28"/>
        </w:rPr>
        <w:t>201</w:t>
      </w:r>
      <w:r w:rsidRPr="00B87AB8">
        <w:rPr>
          <w:rFonts w:eastAsia="宋体" w:hint="eastAsia"/>
          <w:szCs w:val="28"/>
        </w:rPr>
        <w:t>的输入信号可</w:t>
      </w:r>
      <w:r w:rsidRPr="00B87AB8">
        <w:rPr>
          <w:rFonts w:eastAsia="宋体"/>
          <w:szCs w:val="28"/>
        </w:rPr>
        <w:t>包括</w:t>
      </w:r>
      <w:r w:rsidRPr="00B87AB8">
        <w:rPr>
          <w:rFonts w:eastAsia="宋体" w:hint="eastAsia"/>
          <w:szCs w:val="28"/>
        </w:rPr>
        <w:t>：进制</w:t>
      </w:r>
      <w:r w:rsidRPr="00B87AB8">
        <w:rPr>
          <w:rFonts w:eastAsia="宋体"/>
          <w:szCs w:val="28"/>
        </w:rPr>
        <w:t>切换控制信号</w:t>
      </w:r>
      <w:r w:rsidRPr="00B87AB8">
        <w:rPr>
          <w:rFonts w:eastAsia="宋体" w:hint="eastAsia"/>
          <w:szCs w:val="28"/>
        </w:rPr>
        <w:t>202</w:t>
      </w:r>
      <w:r w:rsidRPr="00B87AB8">
        <w:rPr>
          <w:rFonts w:eastAsia="宋体" w:hint="eastAsia"/>
          <w:szCs w:val="28"/>
        </w:rPr>
        <w:t>、一对</w:t>
      </w:r>
      <w:r w:rsidRPr="00B87AB8">
        <w:rPr>
          <w:rFonts w:eastAsia="宋体"/>
          <w:szCs w:val="28"/>
        </w:rPr>
        <w:t>正反信号</w:t>
      </w:r>
      <w:r w:rsidRPr="00B87AB8">
        <w:rPr>
          <w:rFonts w:eastAsia="宋体" w:hint="eastAsia"/>
          <w:szCs w:val="28"/>
        </w:rPr>
        <w:t>203</w:t>
      </w:r>
      <w:r w:rsidRPr="00B87AB8">
        <w:rPr>
          <w:rFonts w:eastAsia="宋体" w:hint="eastAsia"/>
          <w:szCs w:val="28"/>
        </w:rPr>
        <w:t>和</w:t>
      </w:r>
      <w:r w:rsidRPr="00B87AB8">
        <w:rPr>
          <w:rFonts w:eastAsia="宋体" w:hint="eastAsia"/>
          <w:szCs w:val="28"/>
        </w:rPr>
        <w:t>204</w:t>
      </w:r>
      <w:r w:rsidRPr="00B87AB8">
        <w:rPr>
          <w:rFonts w:eastAsia="宋体" w:hint="eastAsia"/>
          <w:szCs w:val="28"/>
        </w:rPr>
        <w:t>，</w:t>
      </w:r>
      <w:r w:rsidRPr="00B87AB8">
        <w:rPr>
          <w:rFonts w:eastAsia="宋体"/>
          <w:szCs w:val="28"/>
        </w:rPr>
        <w:t>即</w:t>
      </w:r>
      <w:r w:rsidRPr="00B87AB8">
        <w:rPr>
          <w:rFonts w:eastAsia="宋体" w:hint="eastAsia"/>
          <w:szCs w:val="28"/>
        </w:rPr>
        <w:t>表示比合三进制数的正数</w:t>
      </w:r>
      <w:r w:rsidRPr="00B87AB8">
        <w:rPr>
          <w:rFonts w:eastAsia="宋体"/>
          <w:szCs w:val="28"/>
        </w:rPr>
        <w:t>部</w:t>
      </w:r>
      <w:r w:rsidRPr="00B87AB8">
        <w:rPr>
          <w:rFonts w:eastAsia="宋体" w:hint="eastAsia"/>
          <w:szCs w:val="28"/>
        </w:rPr>
        <w:t>的</w:t>
      </w:r>
      <w:r w:rsidRPr="00B87AB8">
        <w:rPr>
          <w:rFonts w:eastAsia="宋体" w:hint="eastAsia"/>
          <w:szCs w:val="28"/>
        </w:rPr>
        <w:t>A</w:t>
      </w:r>
      <w:r w:rsidRPr="00B87AB8">
        <w:rPr>
          <w:rFonts w:eastAsia="宋体"/>
          <w:szCs w:val="28"/>
        </w:rPr>
        <w:t>、</w:t>
      </w:r>
      <w:r w:rsidRPr="00B87AB8">
        <w:rPr>
          <w:rFonts w:eastAsia="宋体"/>
          <w:szCs w:val="28"/>
        </w:rPr>
        <w:t>B</w:t>
      </w:r>
      <w:r w:rsidRPr="00B87AB8">
        <w:rPr>
          <w:rFonts w:eastAsia="宋体"/>
          <w:szCs w:val="28"/>
        </w:rPr>
        <w:t>输入</w:t>
      </w:r>
      <w:r w:rsidRPr="00B87AB8">
        <w:rPr>
          <w:rFonts w:eastAsia="宋体" w:hint="eastAsia"/>
          <w:szCs w:val="28"/>
        </w:rPr>
        <w:t>信号</w:t>
      </w:r>
      <w:r w:rsidRPr="00B87AB8">
        <w:rPr>
          <w:rFonts w:eastAsia="宋体"/>
          <w:szCs w:val="28"/>
        </w:rPr>
        <w:t>与</w:t>
      </w:r>
      <w:r w:rsidRPr="00B87AB8">
        <w:rPr>
          <w:rFonts w:eastAsia="宋体"/>
          <w:szCs w:val="28"/>
        </w:rPr>
        <w:t>C</w:t>
      </w:r>
      <w:r w:rsidRPr="00B87AB8">
        <w:rPr>
          <w:rFonts w:eastAsia="宋体"/>
          <w:szCs w:val="28"/>
        </w:rPr>
        <w:t>进位</w:t>
      </w:r>
      <w:r w:rsidRPr="00B87AB8">
        <w:rPr>
          <w:rFonts w:eastAsia="宋体" w:hint="eastAsia"/>
          <w:szCs w:val="28"/>
        </w:rPr>
        <w:t>信号的</w:t>
      </w:r>
      <w:r w:rsidRPr="00B87AB8">
        <w:rPr>
          <w:rFonts w:eastAsia="宋体" w:hint="eastAsia"/>
          <w:szCs w:val="28"/>
        </w:rPr>
        <w:t>203</w:t>
      </w:r>
      <w:r w:rsidRPr="00B87AB8">
        <w:rPr>
          <w:rFonts w:eastAsia="宋体" w:hint="eastAsia"/>
          <w:szCs w:val="28"/>
        </w:rPr>
        <w:t>，表示比合三进制数的反</w:t>
      </w:r>
      <w:r w:rsidRPr="00B87AB8">
        <w:rPr>
          <w:rFonts w:eastAsia="宋体"/>
          <w:szCs w:val="28"/>
        </w:rPr>
        <w:t>数部（负数部）</w:t>
      </w:r>
      <w:r w:rsidRPr="00B87AB8">
        <w:rPr>
          <w:rFonts w:eastAsia="宋体" w:hint="eastAsia"/>
          <w:szCs w:val="28"/>
        </w:rPr>
        <w:t>的</w:t>
      </w:r>
      <w:r w:rsidRPr="00B87AB8">
        <w:rPr>
          <w:rFonts w:eastAsia="宋体" w:hint="eastAsia"/>
          <w:szCs w:val="28"/>
        </w:rPr>
        <w:t>a</w:t>
      </w:r>
      <w:r w:rsidRPr="00B87AB8">
        <w:rPr>
          <w:rFonts w:eastAsia="宋体" w:hint="eastAsia"/>
          <w:szCs w:val="28"/>
        </w:rPr>
        <w:t>、</w:t>
      </w:r>
      <w:r w:rsidRPr="00B87AB8">
        <w:rPr>
          <w:rFonts w:eastAsia="宋体"/>
          <w:szCs w:val="28"/>
        </w:rPr>
        <w:t>b</w:t>
      </w:r>
      <w:r w:rsidRPr="00B87AB8">
        <w:rPr>
          <w:rFonts w:eastAsia="宋体"/>
          <w:szCs w:val="28"/>
        </w:rPr>
        <w:t>输入信号与</w:t>
      </w:r>
      <w:r w:rsidRPr="00B87AB8">
        <w:rPr>
          <w:rFonts w:eastAsia="宋体" w:hint="eastAsia"/>
          <w:szCs w:val="28"/>
        </w:rPr>
        <w:t>c</w:t>
      </w:r>
      <w:r w:rsidRPr="00B87AB8">
        <w:rPr>
          <w:rFonts w:eastAsia="宋体" w:hint="eastAsia"/>
          <w:szCs w:val="28"/>
        </w:rPr>
        <w:t>进位</w:t>
      </w:r>
      <w:r w:rsidRPr="00B87AB8">
        <w:rPr>
          <w:rFonts w:eastAsia="宋体"/>
          <w:szCs w:val="28"/>
        </w:rPr>
        <w:t>信号</w:t>
      </w:r>
      <w:r w:rsidRPr="00B87AB8">
        <w:rPr>
          <w:rFonts w:eastAsia="宋体" w:hint="eastAsia"/>
          <w:szCs w:val="28"/>
        </w:rPr>
        <w:t>204</w:t>
      </w:r>
      <w:r w:rsidRPr="00B87AB8">
        <w:rPr>
          <w:rFonts w:eastAsia="宋体" w:hint="eastAsia"/>
          <w:szCs w:val="28"/>
        </w:rPr>
        <w:t>。</w:t>
      </w:r>
      <w:r w:rsidRPr="00B87AB8">
        <w:rPr>
          <w:rFonts w:eastAsia="宋体" w:hint="eastAsia"/>
          <w:szCs w:val="28"/>
        </w:rPr>
        <w:t>T</w:t>
      </w:r>
      <w:r w:rsidRPr="00B87AB8">
        <w:rPr>
          <w:rFonts w:eastAsia="宋体" w:hint="eastAsia"/>
          <w:szCs w:val="28"/>
        </w:rPr>
        <w:t>全加法器</w:t>
      </w:r>
      <w:r w:rsidRPr="00B87AB8">
        <w:rPr>
          <w:rFonts w:eastAsia="宋体" w:hint="eastAsia"/>
          <w:szCs w:val="28"/>
        </w:rPr>
        <w:t>201</w:t>
      </w:r>
      <w:r w:rsidRPr="00B87AB8">
        <w:rPr>
          <w:rFonts w:eastAsia="宋体" w:hint="eastAsia"/>
          <w:szCs w:val="28"/>
        </w:rPr>
        <w:t>可包括：二进制</w:t>
      </w:r>
      <w:r w:rsidRPr="00B87AB8">
        <w:rPr>
          <w:rFonts w:eastAsia="宋体"/>
          <w:szCs w:val="28"/>
        </w:rPr>
        <w:t>与三进制切换逻辑门</w:t>
      </w:r>
      <w:r w:rsidRPr="00B87AB8">
        <w:rPr>
          <w:rFonts w:eastAsia="宋体" w:hint="eastAsia"/>
          <w:szCs w:val="28"/>
        </w:rPr>
        <w:t>电路</w:t>
      </w:r>
      <w:r w:rsidRPr="00B87AB8">
        <w:rPr>
          <w:rFonts w:eastAsia="宋体" w:hint="eastAsia"/>
          <w:szCs w:val="28"/>
        </w:rPr>
        <w:t>205</w:t>
      </w:r>
      <w:r w:rsidRPr="00B87AB8">
        <w:rPr>
          <w:rFonts w:eastAsia="宋体" w:hint="eastAsia"/>
          <w:szCs w:val="28"/>
        </w:rPr>
        <w:t>；一对</w:t>
      </w:r>
      <w:r w:rsidRPr="00B87AB8">
        <w:rPr>
          <w:rFonts w:eastAsia="宋体"/>
          <w:szCs w:val="28"/>
        </w:rPr>
        <w:t>二进制加法器，</w:t>
      </w:r>
      <w:r w:rsidRPr="00B87AB8">
        <w:rPr>
          <w:rFonts w:eastAsia="宋体" w:hint="eastAsia"/>
          <w:szCs w:val="28"/>
        </w:rPr>
        <w:t>包括正</w:t>
      </w:r>
      <w:r w:rsidRPr="00B87AB8">
        <w:rPr>
          <w:rFonts w:eastAsia="宋体"/>
          <w:szCs w:val="28"/>
        </w:rPr>
        <w:t>加法器</w:t>
      </w:r>
      <w:r w:rsidRPr="00B87AB8">
        <w:rPr>
          <w:rFonts w:eastAsia="宋体" w:hint="eastAsia"/>
          <w:szCs w:val="28"/>
        </w:rPr>
        <w:t>206</w:t>
      </w:r>
      <w:r w:rsidRPr="00B87AB8">
        <w:rPr>
          <w:rFonts w:eastAsia="宋体" w:hint="eastAsia"/>
          <w:szCs w:val="28"/>
        </w:rPr>
        <w:t>和</w:t>
      </w:r>
      <w:r w:rsidRPr="00B87AB8">
        <w:rPr>
          <w:rFonts w:eastAsia="宋体"/>
          <w:szCs w:val="28"/>
        </w:rPr>
        <w:t>反加法器</w:t>
      </w:r>
      <w:r w:rsidRPr="00B87AB8">
        <w:rPr>
          <w:rFonts w:eastAsia="宋体" w:hint="eastAsia"/>
          <w:szCs w:val="28"/>
        </w:rPr>
        <w:t>207</w:t>
      </w:r>
      <w:r w:rsidRPr="00B87AB8">
        <w:rPr>
          <w:rFonts w:eastAsia="宋体" w:hint="eastAsia"/>
          <w:szCs w:val="28"/>
        </w:rPr>
        <w:t>；“比合”处理</w:t>
      </w:r>
      <w:r w:rsidRPr="00B87AB8">
        <w:rPr>
          <w:rFonts w:eastAsia="宋体"/>
          <w:szCs w:val="28"/>
        </w:rPr>
        <w:t>逻辑门电路</w:t>
      </w:r>
      <w:r w:rsidRPr="00B87AB8">
        <w:rPr>
          <w:rFonts w:eastAsia="宋体" w:hint="eastAsia"/>
          <w:szCs w:val="28"/>
        </w:rPr>
        <w:t>208</w:t>
      </w:r>
      <w:r w:rsidRPr="00B87AB8">
        <w:rPr>
          <w:rFonts w:eastAsia="宋体"/>
          <w:szCs w:val="28"/>
        </w:rPr>
        <w:t>；</w:t>
      </w:r>
      <w:r w:rsidRPr="00B87AB8">
        <w:rPr>
          <w:rFonts w:eastAsia="宋体" w:hint="eastAsia"/>
          <w:szCs w:val="28"/>
        </w:rPr>
        <w:t>二进制</w:t>
      </w:r>
      <w:r w:rsidRPr="00B87AB8">
        <w:rPr>
          <w:rFonts w:eastAsia="宋体"/>
          <w:szCs w:val="28"/>
        </w:rPr>
        <w:t>转三进制逻辑门电路</w:t>
      </w:r>
      <w:r w:rsidRPr="00B87AB8">
        <w:rPr>
          <w:rFonts w:eastAsia="宋体" w:hint="eastAsia"/>
          <w:szCs w:val="28"/>
        </w:rPr>
        <w:t>209</w:t>
      </w:r>
      <w:r w:rsidRPr="00B87AB8">
        <w:rPr>
          <w:rFonts w:eastAsia="宋体" w:hint="eastAsia"/>
          <w:szCs w:val="28"/>
        </w:rPr>
        <w:t>。</w:t>
      </w:r>
      <w:r w:rsidRPr="00B87AB8">
        <w:rPr>
          <w:rFonts w:eastAsia="宋体" w:hint="eastAsia"/>
          <w:szCs w:val="28"/>
        </w:rPr>
        <w:t>T</w:t>
      </w:r>
      <w:r w:rsidRPr="00B87AB8">
        <w:rPr>
          <w:rFonts w:eastAsia="宋体" w:hint="eastAsia"/>
          <w:szCs w:val="28"/>
        </w:rPr>
        <w:t>全加法器</w:t>
      </w:r>
      <w:r w:rsidRPr="00B87AB8">
        <w:rPr>
          <w:rFonts w:eastAsia="宋体" w:hint="eastAsia"/>
          <w:szCs w:val="28"/>
        </w:rPr>
        <w:t>201</w:t>
      </w:r>
      <w:r w:rsidRPr="00B87AB8">
        <w:rPr>
          <w:rFonts w:eastAsia="宋体" w:hint="eastAsia"/>
          <w:szCs w:val="28"/>
        </w:rPr>
        <w:t>的输出是一对加法</w:t>
      </w:r>
      <w:r w:rsidRPr="00B87AB8">
        <w:rPr>
          <w:rFonts w:eastAsia="宋体"/>
          <w:szCs w:val="28"/>
        </w:rPr>
        <w:t>结果输出</w:t>
      </w:r>
      <w:r w:rsidRPr="00B87AB8">
        <w:rPr>
          <w:rFonts w:eastAsia="宋体" w:hint="eastAsia"/>
          <w:szCs w:val="28"/>
        </w:rPr>
        <w:t>信号</w:t>
      </w:r>
      <w:r w:rsidRPr="00B87AB8">
        <w:rPr>
          <w:rFonts w:eastAsia="宋体" w:hint="eastAsia"/>
          <w:szCs w:val="28"/>
        </w:rPr>
        <w:t>210</w:t>
      </w:r>
      <w:r w:rsidRPr="00B87AB8">
        <w:rPr>
          <w:rFonts w:eastAsia="宋体"/>
          <w:szCs w:val="28"/>
        </w:rPr>
        <w:t>和</w:t>
      </w:r>
      <w:r w:rsidRPr="00B87AB8">
        <w:rPr>
          <w:rFonts w:eastAsia="宋体" w:hint="eastAsia"/>
          <w:szCs w:val="28"/>
        </w:rPr>
        <w:t>进制</w:t>
      </w:r>
      <w:r w:rsidRPr="00B87AB8">
        <w:rPr>
          <w:rFonts w:eastAsia="宋体"/>
          <w:szCs w:val="28"/>
        </w:rPr>
        <w:t>切换信号。</w:t>
      </w:r>
    </w:p>
    <w:p w14:paraId="1FF6F23A" w14:textId="77777777" w:rsidR="00E569F9" w:rsidRPr="00B87AB8" w:rsidRDefault="00E569F9" w:rsidP="00E569F9">
      <w:pPr>
        <w:ind w:firstLine="600"/>
        <w:jc w:val="both"/>
        <w:rPr>
          <w:rFonts w:eastAsia="宋体"/>
          <w:szCs w:val="28"/>
        </w:rPr>
      </w:pPr>
      <w:r w:rsidRPr="00B87AB8">
        <w:rPr>
          <w:rFonts w:eastAsia="宋体" w:hint="eastAsia"/>
          <w:szCs w:val="28"/>
        </w:rPr>
        <w:t>当</w:t>
      </w:r>
      <w:r w:rsidRPr="00B87AB8">
        <w:rPr>
          <w:rFonts w:eastAsia="宋体"/>
          <w:szCs w:val="28"/>
        </w:rPr>
        <w:t>处理</w:t>
      </w:r>
      <w:r w:rsidRPr="00B87AB8">
        <w:rPr>
          <w:rFonts w:eastAsia="宋体" w:hint="eastAsia"/>
          <w:szCs w:val="28"/>
        </w:rPr>
        <w:t>需要时，通过“比合”转换“对称”三进制</w:t>
      </w:r>
      <w:r w:rsidRPr="00B87AB8">
        <w:rPr>
          <w:rFonts w:eastAsia="宋体"/>
          <w:szCs w:val="28"/>
        </w:rPr>
        <w:t>的处理单元，可</w:t>
      </w:r>
      <w:r w:rsidRPr="00B87AB8">
        <w:rPr>
          <w:rFonts w:eastAsia="宋体" w:hint="eastAsia"/>
          <w:szCs w:val="28"/>
        </w:rPr>
        <w:t>将</w:t>
      </w:r>
      <w:r w:rsidRPr="00B87AB8">
        <w:rPr>
          <w:rFonts w:eastAsia="宋体" w:hint="eastAsia"/>
          <w:szCs w:val="28"/>
        </w:rPr>
        <w:t>T</w:t>
      </w:r>
      <w:r w:rsidRPr="00B87AB8">
        <w:rPr>
          <w:rFonts w:eastAsia="宋体" w:hint="eastAsia"/>
          <w:szCs w:val="28"/>
        </w:rPr>
        <w:t>全加法器的输出</w:t>
      </w:r>
      <w:r w:rsidRPr="00B87AB8">
        <w:rPr>
          <w:rFonts w:eastAsia="宋体" w:hint="eastAsia"/>
          <w:szCs w:val="28"/>
        </w:rPr>
        <w:t>210</w:t>
      </w:r>
      <w:r w:rsidRPr="00B87AB8">
        <w:rPr>
          <w:rFonts w:eastAsia="宋体"/>
          <w:szCs w:val="28"/>
        </w:rPr>
        <w:t>转换成对称三进制</w:t>
      </w:r>
      <w:r w:rsidRPr="00B87AB8">
        <w:rPr>
          <w:rFonts w:eastAsia="宋体" w:hint="eastAsia"/>
          <w:szCs w:val="28"/>
        </w:rPr>
        <w:t>的值</w:t>
      </w:r>
      <w:r w:rsidRPr="00B87AB8">
        <w:rPr>
          <w:rFonts w:eastAsia="宋体"/>
          <w:szCs w:val="28"/>
        </w:rPr>
        <w:t>输出</w:t>
      </w:r>
      <w:r w:rsidRPr="00B87AB8">
        <w:rPr>
          <w:rFonts w:eastAsia="宋体" w:hint="eastAsia"/>
          <w:szCs w:val="28"/>
        </w:rPr>
        <w:t>。“比合”和“对称”三进制</w:t>
      </w:r>
      <w:r w:rsidRPr="00B87AB8">
        <w:rPr>
          <w:rFonts w:eastAsia="宋体"/>
          <w:szCs w:val="28"/>
        </w:rPr>
        <w:lastRenderedPageBreak/>
        <w:t>之间</w:t>
      </w:r>
      <w:r w:rsidRPr="00B87AB8">
        <w:rPr>
          <w:rFonts w:eastAsia="宋体" w:hint="eastAsia"/>
          <w:szCs w:val="28"/>
        </w:rPr>
        <w:t>，</w:t>
      </w:r>
      <w:r w:rsidRPr="00B87AB8">
        <w:rPr>
          <w:rFonts w:eastAsia="宋体"/>
          <w:szCs w:val="28"/>
        </w:rPr>
        <w:t>可以通过</w:t>
      </w:r>
      <w:r w:rsidRPr="00B87AB8">
        <w:rPr>
          <w:rFonts w:eastAsia="宋体" w:hint="eastAsia"/>
          <w:szCs w:val="28"/>
        </w:rPr>
        <w:t>逻辑门‘</w:t>
      </w:r>
      <w:r w:rsidRPr="00B87AB8">
        <w:rPr>
          <w:rFonts w:eastAsia="宋体"/>
          <w:szCs w:val="28"/>
        </w:rPr>
        <w:t>电路</w:t>
      </w:r>
      <w:r w:rsidRPr="00B87AB8">
        <w:rPr>
          <w:rFonts w:eastAsia="宋体" w:hint="eastAsia"/>
          <w:szCs w:val="28"/>
        </w:rPr>
        <w:t>’</w:t>
      </w:r>
      <w:r w:rsidRPr="00B87AB8">
        <w:rPr>
          <w:rFonts w:eastAsia="宋体"/>
          <w:szCs w:val="28"/>
        </w:rPr>
        <w:t>或逻辑门</w:t>
      </w:r>
      <w:r w:rsidRPr="00B87AB8">
        <w:rPr>
          <w:rFonts w:eastAsia="宋体" w:hint="eastAsia"/>
          <w:szCs w:val="28"/>
        </w:rPr>
        <w:t>‘</w:t>
      </w:r>
      <w:r w:rsidRPr="00B87AB8">
        <w:rPr>
          <w:rFonts w:eastAsia="宋体"/>
          <w:szCs w:val="28"/>
        </w:rPr>
        <w:t>光路</w:t>
      </w:r>
      <w:r w:rsidRPr="00B87AB8">
        <w:rPr>
          <w:rFonts w:eastAsia="宋体" w:hint="eastAsia"/>
          <w:szCs w:val="28"/>
        </w:rPr>
        <w:t>’相互间</w:t>
      </w:r>
      <w:r w:rsidRPr="00B87AB8">
        <w:rPr>
          <w:rFonts w:eastAsia="宋体"/>
          <w:szCs w:val="28"/>
        </w:rPr>
        <w:t>转换。</w:t>
      </w:r>
      <w:r w:rsidRPr="00B87AB8">
        <w:rPr>
          <w:rFonts w:eastAsia="宋体" w:hint="eastAsia"/>
          <w:szCs w:val="28"/>
        </w:rPr>
        <w:t>将在稍后参照图</w:t>
      </w:r>
      <w:r w:rsidRPr="00B87AB8">
        <w:rPr>
          <w:rFonts w:eastAsia="宋体" w:hint="eastAsia"/>
          <w:szCs w:val="28"/>
        </w:rPr>
        <w:t>3-</w:t>
      </w:r>
      <w:r w:rsidRPr="00B87AB8">
        <w:rPr>
          <w:rFonts w:eastAsia="宋体" w:hint="eastAsia"/>
          <w:szCs w:val="28"/>
        </w:rPr>
        <w:t>图</w:t>
      </w:r>
      <w:r w:rsidRPr="00B87AB8">
        <w:rPr>
          <w:rFonts w:eastAsia="宋体" w:hint="eastAsia"/>
          <w:szCs w:val="28"/>
        </w:rPr>
        <w:t>5</w:t>
      </w:r>
      <w:r w:rsidRPr="00B87AB8">
        <w:rPr>
          <w:rFonts w:eastAsia="宋体" w:hint="eastAsia"/>
          <w:szCs w:val="28"/>
        </w:rPr>
        <w:t>介绍利用电路逻辑门元件和利用光路逻辑门元件实现</w:t>
      </w:r>
      <w:r w:rsidRPr="00B87AB8">
        <w:rPr>
          <w:rFonts w:eastAsia="宋体" w:hint="eastAsia"/>
          <w:szCs w:val="28"/>
        </w:rPr>
        <w:t>T</w:t>
      </w:r>
      <w:r w:rsidRPr="00B87AB8">
        <w:rPr>
          <w:rFonts w:eastAsia="宋体" w:hint="eastAsia"/>
          <w:szCs w:val="28"/>
        </w:rPr>
        <w:t>全加法器</w:t>
      </w:r>
      <w:r w:rsidRPr="00B87AB8">
        <w:rPr>
          <w:rFonts w:eastAsia="宋体" w:hint="eastAsia"/>
          <w:szCs w:val="28"/>
        </w:rPr>
        <w:t>201</w:t>
      </w:r>
      <w:r w:rsidRPr="00B87AB8">
        <w:rPr>
          <w:rFonts w:eastAsia="宋体" w:hint="eastAsia"/>
          <w:szCs w:val="28"/>
        </w:rPr>
        <w:t>的构思。</w:t>
      </w:r>
    </w:p>
    <w:p w14:paraId="5FB74C4C" w14:textId="77777777" w:rsidR="00E569F9" w:rsidRPr="00B87AB8" w:rsidRDefault="00E569F9" w:rsidP="00E569F9">
      <w:pPr>
        <w:ind w:firstLine="576"/>
        <w:rPr>
          <w:rFonts w:eastAsia="宋体"/>
        </w:rPr>
      </w:pPr>
      <w:r w:rsidRPr="00B87AB8">
        <w:rPr>
          <w:rFonts w:eastAsia="宋体" w:hint="eastAsia"/>
        </w:rPr>
        <w:t>下面介绍对称三进制加法和比合三进制加法之间的关系。</w:t>
      </w:r>
    </w:p>
    <w:p w14:paraId="15F6E66A" w14:textId="77777777" w:rsidR="00E569F9" w:rsidRPr="00B87AB8" w:rsidRDefault="00E569F9" w:rsidP="00E569F9">
      <w:pPr>
        <w:ind w:firstLine="576"/>
        <w:rPr>
          <w:rFonts w:eastAsia="宋体"/>
        </w:rPr>
      </w:pPr>
      <w:r w:rsidRPr="00B87AB8">
        <w:rPr>
          <w:rFonts w:eastAsia="宋体" w:hint="eastAsia"/>
        </w:rPr>
        <w:t>首先，本领域的技术人员知道，对称</w:t>
      </w:r>
      <w:r w:rsidRPr="00B87AB8">
        <w:rPr>
          <w:rFonts w:eastAsia="宋体"/>
        </w:rPr>
        <w:t>三进制</w:t>
      </w:r>
      <w:r w:rsidRPr="00B87AB8">
        <w:rPr>
          <w:rFonts w:eastAsia="宋体" w:hint="eastAsia"/>
        </w:rPr>
        <w:t>加法可表示为如下：</w:t>
      </w:r>
    </w:p>
    <w:p w14:paraId="3BF22C14" w14:textId="77777777" w:rsidR="00E569F9" w:rsidRPr="00B87AB8" w:rsidRDefault="00E569F9" w:rsidP="00E569F9">
      <w:pPr>
        <w:ind w:firstLineChars="250" w:firstLine="700"/>
        <w:rPr>
          <w:rFonts w:eastAsia="宋体"/>
          <w:lang w:val="de-DE"/>
        </w:rPr>
      </w:pPr>
      <w:r w:rsidRPr="00B87AB8">
        <w:rPr>
          <w:rFonts w:eastAsia="宋体" w:hint="eastAsia"/>
          <w:lang w:val="de-DE"/>
        </w:rPr>
        <w:t>0+0=0</w:t>
      </w:r>
      <w:r w:rsidRPr="00B87AB8">
        <w:rPr>
          <w:rFonts w:eastAsia="宋体" w:hint="eastAsia"/>
          <w:lang w:val="de-DE"/>
        </w:rPr>
        <w:t>，</w:t>
      </w:r>
      <w:r w:rsidRPr="00B87AB8">
        <w:rPr>
          <w:rFonts w:eastAsia="宋体" w:hint="eastAsia"/>
          <w:lang w:val="de-DE"/>
        </w:rPr>
        <w:t>T+T=T1,T+0=T</w:t>
      </w:r>
      <w:r w:rsidRPr="00B87AB8">
        <w:rPr>
          <w:rFonts w:eastAsia="宋体" w:hint="eastAsia"/>
          <w:lang w:val="de-DE"/>
        </w:rPr>
        <w:t>，</w:t>
      </w:r>
      <w:r w:rsidRPr="00B87AB8">
        <w:rPr>
          <w:rFonts w:eastAsia="宋体" w:hint="eastAsia"/>
          <w:lang w:val="de-DE"/>
        </w:rPr>
        <w:t>T+1=0</w:t>
      </w:r>
      <w:r w:rsidRPr="00B87AB8">
        <w:rPr>
          <w:rFonts w:eastAsia="宋体" w:hint="eastAsia"/>
          <w:lang w:val="de-DE"/>
        </w:rPr>
        <w:t>，</w:t>
      </w:r>
      <w:r w:rsidRPr="00B87AB8">
        <w:rPr>
          <w:rFonts w:eastAsia="宋体" w:hint="eastAsia"/>
          <w:lang w:val="de-DE"/>
        </w:rPr>
        <w:t>0+T=T</w:t>
      </w:r>
      <w:r w:rsidRPr="00B87AB8">
        <w:rPr>
          <w:rFonts w:eastAsia="宋体" w:hint="eastAsia"/>
          <w:lang w:val="de-DE"/>
        </w:rPr>
        <w:t>，</w:t>
      </w:r>
      <w:r w:rsidRPr="00B87AB8">
        <w:rPr>
          <w:rFonts w:eastAsia="宋体" w:hint="eastAsia"/>
          <w:lang w:val="de-DE"/>
        </w:rPr>
        <w:t>1+1=1T,1+0=1</w:t>
      </w:r>
      <w:r w:rsidRPr="00B87AB8">
        <w:rPr>
          <w:rFonts w:eastAsia="宋体" w:hint="eastAsia"/>
          <w:lang w:val="de-DE"/>
        </w:rPr>
        <w:t>，</w:t>
      </w:r>
      <w:r w:rsidRPr="00B87AB8">
        <w:rPr>
          <w:rFonts w:eastAsia="宋体" w:hint="eastAsia"/>
          <w:lang w:val="de-DE"/>
        </w:rPr>
        <w:t>1+T=0</w:t>
      </w:r>
      <w:r w:rsidRPr="00B87AB8">
        <w:rPr>
          <w:rFonts w:eastAsia="宋体" w:hint="eastAsia"/>
          <w:lang w:val="de-DE"/>
        </w:rPr>
        <w:t>，</w:t>
      </w:r>
      <w:r w:rsidRPr="00B87AB8">
        <w:rPr>
          <w:rFonts w:eastAsia="宋体" w:hint="eastAsia"/>
          <w:lang w:val="de-DE"/>
        </w:rPr>
        <w:t>0+1=1</w:t>
      </w:r>
    </w:p>
    <w:p w14:paraId="5491BE40" w14:textId="77777777" w:rsidR="00E569F9" w:rsidRPr="00B87AB8" w:rsidRDefault="00E569F9" w:rsidP="00E569F9">
      <w:pPr>
        <w:ind w:firstLine="600"/>
        <w:jc w:val="both"/>
        <w:rPr>
          <w:rFonts w:eastAsia="宋体"/>
          <w:szCs w:val="28"/>
        </w:rPr>
      </w:pPr>
      <w:r w:rsidRPr="00B87AB8">
        <w:rPr>
          <w:rFonts w:eastAsia="宋体" w:hint="eastAsia"/>
          <w:szCs w:val="28"/>
          <w:lang w:val="de-DE"/>
        </w:rPr>
        <w:t>这样，可以得出根据本发明实施例的</w:t>
      </w:r>
      <w:r w:rsidRPr="00B87AB8">
        <w:rPr>
          <w:rFonts w:eastAsia="宋体" w:hint="eastAsia"/>
          <w:szCs w:val="28"/>
        </w:rPr>
        <w:t>比合</w:t>
      </w:r>
      <w:r w:rsidRPr="00B87AB8">
        <w:rPr>
          <w:rFonts w:eastAsia="宋体"/>
          <w:szCs w:val="28"/>
        </w:rPr>
        <w:t>三进制加法</w:t>
      </w:r>
      <w:r w:rsidRPr="00B87AB8">
        <w:rPr>
          <w:rFonts w:eastAsia="宋体" w:hint="eastAsia"/>
          <w:szCs w:val="28"/>
        </w:rPr>
        <w:t>可表示为</w:t>
      </w:r>
      <w:r w:rsidRPr="00B87AB8">
        <w:rPr>
          <w:rFonts w:eastAsia="宋体"/>
          <w:szCs w:val="28"/>
        </w:rPr>
        <w:t>：</w:t>
      </w:r>
    </w:p>
    <w:p w14:paraId="763C85EC" w14:textId="77777777" w:rsidR="00E569F9" w:rsidRPr="00B87AB8" w:rsidRDefault="00E569F9" w:rsidP="00E569F9">
      <w:pPr>
        <w:ind w:firstLineChars="250" w:firstLine="700"/>
        <w:jc w:val="both"/>
        <w:rPr>
          <w:rFonts w:eastAsia="宋体"/>
          <w:szCs w:val="28"/>
          <w:lang w:val="de-DE"/>
        </w:rPr>
      </w:pPr>
      <w:r w:rsidRPr="00B87AB8">
        <w:rPr>
          <w:rFonts w:eastAsia="宋体"/>
          <w:szCs w:val="28"/>
          <w:lang w:val="de-DE"/>
        </w:rPr>
        <w:t>Z = Z1+Z2=T(X1, Y1) + T(X2, Y2)=(X1+Y1j)+(X2+Y2j)</w:t>
      </w:r>
    </w:p>
    <w:p w14:paraId="0AEAA56D" w14:textId="77777777" w:rsidR="00E569F9" w:rsidRPr="00B87AB8" w:rsidRDefault="00E569F9" w:rsidP="00E569F9">
      <w:pPr>
        <w:ind w:firstLine="0"/>
        <w:jc w:val="both"/>
        <w:rPr>
          <w:rFonts w:eastAsia="宋体"/>
          <w:szCs w:val="28"/>
        </w:rPr>
      </w:pPr>
      <w:r w:rsidRPr="00B87AB8">
        <w:rPr>
          <w:rFonts w:eastAsia="宋体"/>
          <w:szCs w:val="28"/>
        </w:rPr>
        <w:t>=(X1+X2) + (Y1+Y2)j=T(X1+X2,Y1+Y2)=</w:t>
      </w:r>
      <w:r w:rsidRPr="00B87AB8">
        <w:rPr>
          <w:rFonts w:eastAsia="宋体" w:hint="eastAsia"/>
          <w:szCs w:val="28"/>
        </w:rPr>
        <w:t>[</w:t>
      </w:r>
      <w:r w:rsidRPr="00B87AB8">
        <w:rPr>
          <w:rFonts w:eastAsia="宋体"/>
          <w:szCs w:val="28"/>
        </w:rPr>
        <w:t>X1+X2,Y1+Y2</w:t>
      </w:r>
      <w:r w:rsidRPr="00B87AB8">
        <w:rPr>
          <w:rFonts w:eastAsia="宋体" w:hint="eastAsia"/>
          <w:szCs w:val="28"/>
        </w:rPr>
        <w:t>]</w:t>
      </w:r>
    </w:p>
    <w:p w14:paraId="66D8EF48" w14:textId="77777777" w:rsidR="00E569F9" w:rsidRPr="00B87AB8" w:rsidRDefault="00E569F9" w:rsidP="00E569F9">
      <w:pPr>
        <w:ind w:firstLine="576"/>
        <w:rPr>
          <w:rFonts w:eastAsia="宋体"/>
          <w:szCs w:val="28"/>
        </w:rPr>
      </w:pPr>
      <w:r w:rsidRPr="00B87AB8">
        <w:rPr>
          <w:rFonts w:eastAsia="宋体" w:hint="eastAsia"/>
          <w:szCs w:val="28"/>
        </w:rPr>
        <w:t>将</w:t>
      </w:r>
      <w:r w:rsidRPr="00B87AB8">
        <w:rPr>
          <w:rFonts w:eastAsia="宋体"/>
          <w:szCs w:val="28"/>
        </w:rPr>
        <w:t>TRIA</w:t>
      </w:r>
      <w:r w:rsidRPr="00B87AB8">
        <w:rPr>
          <w:rFonts w:eastAsia="宋体"/>
          <w:szCs w:val="28"/>
        </w:rPr>
        <w:t>比合</w:t>
      </w:r>
      <w:r w:rsidRPr="00B87AB8">
        <w:rPr>
          <w:rFonts w:eastAsia="宋体" w:hint="eastAsia"/>
          <w:szCs w:val="28"/>
        </w:rPr>
        <w:t>三进制</w:t>
      </w:r>
      <w:r w:rsidRPr="00B87AB8">
        <w:rPr>
          <w:rFonts w:eastAsia="宋体"/>
          <w:szCs w:val="28"/>
        </w:rPr>
        <w:t>加法和对称三进制加法之间比较，具体参照如下表</w:t>
      </w:r>
      <w:r w:rsidR="00AD2692" w:rsidRPr="00B87AB8">
        <w:rPr>
          <w:rFonts w:eastAsia="宋体" w:hint="eastAsia"/>
          <w:szCs w:val="28"/>
        </w:rPr>
        <w:t>9</w:t>
      </w:r>
      <w:r w:rsidRPr="00B87AB8">
        <w:rPr>
          <w:rFonts w:eastAsia="宋体" w:hint="eastAsia"/>
          <w:szCs w:val="28"/>
        </w:rPr>
        <w:t>。</w:t>
      </w:r>
    </w:p>
    <w:p w14:paraId="2B608F33" w14:textId="77777777" w:rsidR="00E569F9" w:rsidRPr="00B87AB8" w:rsidRDefault="00E569F9" w:rsidP="00E569F9">
      <w:pPr>
        <w:ind w:firstLine="600"/>
        <w:jc w:val="both"/>
        <w:rPr>
          <w:rFonts w:eastAsia="宋体"/>
          <w:szCs w:val="28"/>
        </w:rPr>
      </w:pPr>
      <w:r w:rsidRPr="00B87AB8">
        <w:rPr>
          <w:rFonts w:eastAsia="宋体" w:hint="eastAsia"/>
          <w:szCs w:val="28"/>
        </w:rPr>
        <w:t>表</w:t>
      </w:r>
      <w:r w:rsidR="00AD2692" w:rsidRPr="00B87AB8">
        <w:rPr>
          <w:rFonts w:eastAsia="宋体" w:hint="eastAsia"/>
          <w:szCs w:val="28"/>
        </w:rPr>
        <w:t>9</w:t>
      </w:r>
      <w:r w:rsidRPr="00B87AB8">
        <w:rPr>
          <w:rFonts w:eastAsia="宋体"/>
          <w:szCs w:val="28"/>
        </w:rPr>
        <w:t>：</w:t>
      </w:r>
      <w:r w:rsidRPr="00B87AB8">
        <w:rPr>
          <w:rFonts w:eastAsia="宋体" w:hint="eastAsia"/>
          <w:szCs w:val="28"/>
        </w:rPr>
        <w:t>TRIA</w:t>
      </w:r>
      <w:r w:rsidRPr="00B87AB8">
        <w:rPr>
          <w:rFonts w:eastAsia="宋体"/>
          <w:szCs w:val="28"/>
        </w:rPr>
        <w:t>比合三进制</w:t>
      </w:r>
      <w:r w:rsidRPr="00B87AB8">
        <w:rPr>
          <w:rFonts w:eastAsia="宋体" w:hint="eastAsia"/>
          <w:szCs w:val="28"/>
        </w:rPr>
        <w:t>和</w:t>
      </w:r>
      <w:r w:rsidRPr="00B87AB8">
        <w:rPr>
          <w:rFonts w:eastAsia="宋体"/>
          <w:szCs w:val="28"/>
        </w:rPr>
        <w:t>对称三进制加法真值表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1"/>
        <w:gridCol w:w="1189"/>
        <w:gridCol w:w="1189"/>
        <w:gridCol w:w="1189"/>
        <w:gridCol w:w="1189"/>
        <w:gridCol w:w="1190"/>
        <w:gridCol w:w="1190"/>
        <w:gridCol w:w="1190"/>
      </w:tblGrid>
      <w:tr w:rsidR="00E569F9" w:rsidRPr="00B87AB8" w14:paraId="7E45CA11" w14:textId="77777777" w:rsidTr="005C6556">
        <w:tc>
          <w:tcPr>
            <w:tcW w:w="1081" w:type="dxa"/>
            <w:shd w:val="clear" w:color="auto" w:fill="auto"/>
          </w:tcPr>
          <w:p w14:paraId="32625C8A" w14:textId="77777777" w:rsidR="00A316AF" w:rsidRDefault="00E569F9">
            <w:pPr>
              <w:spacing w:afterLines="50" w:after="120"/>
              <w:ind w:firstLine="0"/>
              <w:jc w:val="center"/>
              <w:rPr>
                <w:rFonts w:ascii="宋体" w:eastAsia="宋体" w:hAnsi="宋体"/>
                <w:sz w:val="24"/>
                <w:szCs w:val="28"/>
              </w:rPr>
            </w:pPr>
            <w:r w:rsidRPr="00B87AB8">
              <w:rPr>
                <w:rFonts w:ascii="宋体" w:eastAsia="宋体" w:hAnsi="宋体" w:hint="eastAsia"/>
                <w:sz w:val="24"/>
                <w:szCs w:val="28"/>
              </w:rPr>
              <w:t>加法</w:t>
            </w:r>
          </w:p>
        </w:tc>
        <w:tc>
          <w:tcPr>
            <w:tcW w:w="3567" w:type="dxa"/>
            <w:gridSpan w:val="3"/>
            <w:shd w:val="clear" w:color="auto" w:fill="auto"/>
          </w:tcPr>
          <w:p w14:paraId="0284D8C7" w14:textId="77777777" w:rsidR="00A316AF" w:rsidRDefault="00E569F9">
            <w:pPr>
              <w:spacing w:afterLines="50" w:after="120"/>
              <w:ind w:firstLine="0"/>
              <w:jc w:val="center"/>
              <w:rPr>
                <w:rFonts w:ascii="宋体" w:eastAsia="宋体" w:hAnsi="宋体"/>
                <w:sz w:val="24"/>
                <w:szCs w:val="28"/>
              </w:rPr>
            </w:pPr>
            <w:r w:rsidRPr="00B87AB8">
              <w:rPr>
                <w:rFonts w:ascii="宋体" w:eastAsia="宋体" w:hAnsi="宋体" w:hint="eastAsia"/>
                <w:sz w:val="24"/>
                <w:szCs w:val="28"/>
              </w:rPr>
              <w:t>现有“对称”</w:t>
            </w:r>
            <w:r w:rsidRPr="00B87AB8">
              <w:rPr>
                <w:rFonts w:ascii="宋体" w:eastAsia="宋体" w:hAnsi="宋体"/>
                <w:sz w:val="24"/>
                <w:szCs w:val="28"/>
              </w:rPr>
              <w:t>三进制</w:t>
            </w:r>
          </w:p>
        </w:tc>
        <w:tc>
          <w:tcPr>
            <w:tcW w:w="4759" w:type="dxa"/>
            <w:gridSpan w:val="4"/>
            <w:shd w:val="clear" w:color="auto" w:fill="auto"/>
          </w:tcPr>
          <w:p w14:paraId="3D7CF813" w14:textId="77777777" w:rsidR="00A316AF" w:rsidRDefault="00E569F9">
            <w:pPr>
              <w:spacing w:afterLines="50" w:after="120"/>
              <w:ind w:firstLine="0"/>
              <w:jc w:val="center"/>
              <w:rPr>
                <w:rFonts w:ascii="宋体" w:eastAsia="宋体" w:hAnsi="宋体"/>
                <w:sz w:val="24"/>
                <w:szCs w:val="28"/>
              </w:rPr>
            </w:pPr>
            <w:r w:rsidRPr="00B87AB8">
              <w:rPr>
                <w:rFonts w:ascii="宋体" w:eastAsia="宋体" w:hAnsi="宋体" w:hint="eastAsia"/>
                <w:sz w:val="24"/>
                <w:szCs w:val="28"/>
              </w:rPr>
              <w:t>TRIA“比合”三进制</w:t>
            </w:r>
          </w:p>
        </w:tc>
      </w:tr>
      <w:tr w:rsidR="00E569F9" w:rsidRPr="00B87AB8" w14:paraId="548E3E6B" w14:textId="77777777" w:rsidTr="005C6556">
        <w:tc>
          <w:tcPr>
            <w:tcW w:w="1081" w:type="dxa"/>
            <w:shd w:val="clear" w:color="auto" w:fill="auto"/>
            <w:vAlign w:val="center"/>
          </w:tcPr>
          <w:p w14:paraId="5665E4DC"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w:t>
            </w:r>
          </w:p>
        </w:tc>
        <w:tc>
          <w:tcPr>
            <w:tcW w:w="1189" w:type="dxa"/>
            <w:shd w:val="clear" w:color="auto" w:fill="auto"/>
            <w:vAlign w:val="center"/>
          </w:tcPr>
          <w:p w14:paraId="1E09C156"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T</w:t>
            </w:r>
          </w:p>
        </w:tc>
        <w:tc>
          <w:tcPr>
            <w:tcW w:w="1189" w:type="dxa"/>
            <w:shd w:val="clear" w:color="auto" w:fill="auto"/>
            <w:vAlign w:val="center"/>
          </w:tcPr>
          <w:p w14:paraId="774ACBEB"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0</w:t>
            </w:r>
          </w:p>
        </w:tc>
        <w:tc>
          <w:tcPr>
            <w:tcW w:w="1189" w:type="dxa"/>
            <w:shd w:val="clear" w:color="auto" w:fill="auto"/>
            <w:vAlign w:val="center"/>
          </w:tcPr>
          <w:p w14:paraId="0B7DE1BF"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1</w:t>
            </w:r>
          </w:p>
        </w:tc>
        <w:tc>
          <w:tcPr>
            <w:tcW w:w="1189" w:type="dxa"/>
            <w:shd w:val="clear" w:color="auto" w:fill="auto"/>
            <w:vAlign w:val="center"/>
          </w:tcPr>
          <w:p w14:paraId="774A1B19"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sz w:val="24"/>
                <w:szCs w:val="28"/>
              </w:rPr>
              <w:t>+</w:t>
            </w:r>
          </w:p>
        </w:tc>
        <w:tc>
          <w:tcPr>
            <w:tcW w:w="1190" w:type="dxa"/>
            <w:shd w:val="clear" w:color="auto" w:fill="auto"/>
            <w:vAlign w:val="center"/>
          </w:tcPr>
          <w:p w14:paraId="70FE8F8E"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[0,1]</w:t>
            </w:r>
          </w:p>
        </w:tc>
        <w:tc>
          <w:tcPr>
            <w:tcW w:w="1190" w:type="dxa"/>
            <w:shd w:val="clear" w:color="auto" w:fill="auto"/>
            <w:vAlign w:val="center"/>
          </w:tcPr>
          <w:p w14:paraId="70D635FD"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[0,0]</w:t>
            </w:r>
          </w:p>
        </w:tc>
        <w:tc>
          <w:tcPr>
            <w:tcW w:w="1190" w:type="dxa"/>
            <w:shd w:val="clear" w:color="auto" w:fill="auto"/>
            <w:vAlign w:val="center"/>
          </w:tcPr>
          <w:p w14:paraId="64E23168"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[1,0]</w:t>
            </w:r>
          </w:p>
        </w:tc>
      </w:tr>
      <w:tr w:rsidR="00E569F9" w:rsidRPr="00B87AB8" w14:paraId="3C5541E1" w14:textId="77777777" w:rsidTr="005C6556">
        <w:tc>
          <w:tcPr>
            <w:tcW w:w="1081" w:type="dxa"/>
            <w:shd w:val="clear" w:color="auto" w:fill="auto"/>
            <w:vAlign w:val="center"/>
          </w:tcPr>
          <w:p w14:paraId="6FFD6E54"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T</w:t>
            </w:r>
          </w:p>
        </w:tc>
        <w:tc>
          <w:tcPr>
            <w:tcW w:w="1189" w:type="dxa"/>
            <w:shd w:val="clear" w:color="auto" w:fill="F2F2F2"/>
            <w:vAlign w:val="center"/>
          </w:tcPr>
          <w:p w14:paraId="687E7616"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T1</w:t>
            </w:r>
          </w:p>
        </w:tc>
        <w:tc>
          <w:tcPr>
            <w:tcW w:w="1189" w:type="dxa"/>
            <w:shd w:val="clear" w:color="auto" w:fill="F2F2F2"/>
            <w:vAlign w:val="center"/>
          </w:tcPr>
          <w:p w14:paraId="568527A5"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T</w:t>
            </w:r>
          </w:p>
        </w:tc>
        <w:tc>
          <w:tcPr>
            <w:tcW w:w="1189" w:type="dxa"/>
            <w:shd w:val="clear" w:color="auto" w:fill="F2F2F2"/>
            <w:vAlign w:val="center"/>
          </w:tcPr>
          <w:p w14:paraId="4D4ED63C"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0</w:t>
            </w:r>
          </w:p>
        </w:tc>
        <w:tc>
          <w:tcPr>
            <w:tcW w:w="1189" w:type="dxa"/>
            <w:shd w:val="clear" w:color="auto" w:fill="auto"/>
            <w:vAlign w:val="center"/>
          </w:tcPr>
          <w:p w14:paraId="647D87D9"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sz w:val="24"/>
                <w:szCs w:val="28"/>
              </w:rPr>
              <w:t>[</w:t>
            </w:r>
            <w:r w:rsidRPr="00B87AB8">
              <w:rPr>
                <w:rFonts w:ascii="宋体" w:eastAsia="宋体" w:hAnsi="宋体" w:hint="eastAsia"/>
                <w:sz w:val="24"/>
                <w:szCs w:val="28"/>
              </w:rPr>
              <w:t>0,1</w:t>
            </w:r>
            <w:r w:rsidRPr="00B87AB8">
              <w:rPr>
                <w:rFonts w:ascii="宋体" w:eastAsia="宋体" w:hAnsi="宋体"/>
                <w:sz w:val="24"/>
                <w:szCs w:val="28"/>
              </w:rPr>
              <w:t>]</w:t>
            </w:r>
          </w:p>
        </w:tc>
        <w:tc>
          <w:tcPr>
            <w:tcW w:w="1190" w:type="dxa"/>
            <w:shd w:val="clear" w:color="auto" w:fill="F2F2F2"/>
            <w:vAlign w:val="center"/>
          </w:tcPr>
          <w:p w14:paraId="3ED177AF"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[01,10</w:t>
            </w:r>
            <w:r w:rsidRPr="00B87AB8">
              <w:rPr>
                <w:rFonts w:ascii="宋体" w:eastAsia="宋体" w:hAnsi="宋体"/>
                <w:sz w:val="24"/>
                <w:szCs w:val="28"/>
              </w:rPr>
              <w:t>]</w:t>
            </w:r>
          </w:p>
        </w:tc>
        <w:tc>
          <w:tcPr>
            <w:tcW w:w="1190" w:type="dxa"/>
            <w:shd w:val="clear" w:color="auto" w:fill="F2F2F2"/>
            <w:vAlign w:val="center"/>
          </w:tcPr>
          <w:p w14:paraId="04E944FA"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[0,1</w:t>
            </w:r>
            <w:r w:rsidRPr="00B87AB8">
              <w:rPr>
                <w:rFonts w:ascii="宋体" w:eastAsia="宋体" w:hAnsi="宋体"/>
                <w:sz w:val="24"/>
                <w:szCs w:val="28"/>
              </w:rPr>
              <w:t>]</w:t>
            </w:r>
          </w:p>
        </w:tc>
        <w:tc>
          <w:tcPr>
            <w:tcW w:w="1190" w:type="dxa"/>
            <w:shd w:val="clear" w:color="auto" w:fill="F2F2F2"/>
            <w:vAlign w:val="center"/>
          </w:tcPr>
          <w:p w14:paraId="0407DA7B"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[0,0</w:t>
            </w:r>
            <w:r w:rsidRPr="00B87AB8">
              <w:rPr>
                <w:rFonts w:ascii="宋体" w:eastAsia="宋体" w:hAnsi="宋体"/>
                <w:sz w:val="24"/>
                <w:szCs w:val="28"/>
              </w:rPr>
              <w:t>]</w:t>
            </w:r>
          </w:p>
        </w:tc>
      </w:tr>
      <w:tr w:rsidR="00E569F9" w:rsidRPr="00B87AB8" w14:paraId="6C0E2A74" w14:textId="77777777" w:rsidTr="005C6556">
        <w:tc>
          <w:tcPr>
            <w:tcW w:w="1081" w:type="dxa"/>
            <w:shd w:val="clear" w:color="auto" w:fill="auto"/>
            <w:vAlign w:val="center"/>
          </w:tcPr>
          <w:p w14:paraId="2DCD1A20"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0</w:t>
            </w:r>
          </w:p>
        </w:tc>
        <w:tc>
          <w:tcPr>
            <w:tcW w:w="1189" w:type="dxa"/>
            <w:shd w:val="clear" w:color="auto" w:fill="F2F2F2"/>
            <w:vAlign w:val="center"/>
          </w:tcPr>
          <w:p w14:paraId="306FF8BF"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T</w:t>
            </w:r>
          </w:p>
        </w:tc>
        <w:tc>
          <w:tcPr>
            <w:tcW w:w="1189" w:type="dxa"/>
            <w:shd w:val="clear" w:color="auto" w:fill="F2F2F2"/>
            <w:vAlign w:val="center"/>
          </w:tcPr>
          <w:p w14:paraId="52A676ED"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0</w:t>
            </w:r>
          </w:p>
        </w:tc>
        <w:tc>
          <w:tcPr>
            <w:tcW w:w="1189" w:type="dxa"/>
            <w:shd w:val="clear" w:color="auto" w:fill="F2F2F2"/>
            <w:vAlign w:val="center"/>
          </w:tcPr>
          <w:p w14:paraId="572D3D22" w14:textId="77777777" w:rsidR="00E569F9" w:rsidRPr="00B87AB8" w:rsidRDefault="0042067C" w:rsidP="005C6556">
            <w:pPr>
              <w:ind w:firstLine="0"/>
              <w:jc w:val="center"/>
              <w:rPr>
                <w:rFonts w:ascii="宋体" w:eastAsia="宋体" w:hAnsi="宋体"/>
                <w:sz w:val="24"/>
                <w:szCs w:val="28"/>
              </w:rPr>
            </w:pPr>
            <w:r w:rsidRPr="00B87AB8">
              <w:rPr>
                <w:rFonts w:ascii="宋体" w:eastAsia="宋体" w:hAnsi="宋体" w:hint="eastAsia"/>
                <w:sz w:val="24"/>
                <w:szCs w:val="28"/>
              </w:rPr>
              <w:t>1</w:t>
            </w:r>
          </w:p>
        </w:tc>
        <w:tc>
          <w:tcPr>
            <w:tcW w:w="1189" w:type="dxa"/>
            <w:shd w:val="clear" w:color="auto" w:fill="auto"/>
            <w:vAlign w:val="center"/>
          </w:tcPr>
          <w:p w14:paraId="7D8F35C9"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[0,0</w:t>
            </w:r>
            <w:r w:rsidRPr="00B87AB8">
              <w:rPr>
                <w:rFonts w:ascii="宋体" w:eastAsia="宋体" w:hAnsi="宋体"/>
                <w:sz w:val="24"/>
                <w:szCs w:val="28"/>
              </w:rPr>
              <w:t>]</w:t>
            </w:r>
          </w:p>
        </w:tc>
        <w:tc>
          <w:tcPr>
            <w:tcW w:w="1190" w:type="dxa"/>
            <w:shd w:val="clear" w:color="auto" w:fill="F2F2F2"/>
            <w:vAlign w:val="center"/>
          </w:tcPr>
          <w:p w14:paraId="7A0F6A8F"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sz w:val="24"/>
                <w:szCs w:val="28"/>
              </w:rPr>
              <w:t>[</w:t>
            </w:r>
            <w:r w:rsidRPr="00B87AB8">
              <w:rPr>
                <w:rFonts w:ascii="宋体" w:eastAsia="宋体" w:hAnsi="宋体" w:hint="eastAsia"/>
                <w:sz w:val="24"/>
                <w:szCs w:val="28"/>
              </w:rPr>
              <w:t>0,1]</w:t>
            </w:r>
          </w:p>
        </w:tc>
        <w:tc>
          <w:tcPr>
            <w:tcW w:w="1190" w:type="dxa"/>
            <w:shd w:val="clear" w:color="auto" w:fill="F2F2F2"/>
            <w:vAlign w:val="center"/>
          </w:tcPr>
          <w:p w14:paraId="3C77EA9B"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sz w:val="24"/>
                <w:szCs w:val="28"/>
              </w:rPr>
              <w:t>[</w:t>
            </w:r>
            <w:r w:rsidRPr="00B87AB8">
              <w:rPr>
                <w:rFonts w:ascii="宋体" w:eastAsia="宋体" w:hAnsi="宋体" w:hint="eastAsia"/>
                <w:sz w:val="24"/>
                <w:szCs w:val="28"/>
              </w:rPr>
              <w:t>0,0]</w:t>
            </w:r>
          </w:p>
        </w:tc>
        <w:tc>
          <w:tcPr>
            <w:tcW w:w="1190" w:type="dxa"/>
            <w:shd w:val="clear" w:color="auto" w:fill="F2F2F2"/>
            <w:vAlign w:val="center"/>
          </w:tcPr>
          <w:p w14:paraId="5F70237C"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sz w:val="24"/>
                <w:szCs w:val="28"/>
              </w:rPr>
              <w:t>[</w:t>
            </w:r>
            <w:r w:rsidRPr="00B87AB8">
              <w:rPr>
                <w:rFonts w:ascii="宋体" w:eastAsia="宋体" w:hAnsi="宋体" w:hint="eastAsia"/>
                <w:sz w:val="24"/>
                <w:szCs w:val="28"/>
              </w:rPr>
              <w:t>1,0]</w:t>
            </w:r>
          </w:p>
        </w:tc>
      </w:tr>
      <w:tr w:rsidR="00E569F9" w:rsidRPr="00B87AB8" w14:paraId="27200BDE" w14:textId="77777777" w:rsidTr="005C6556">
        <w:tc>
          <w:tcPr>
            <w:tcW w:w="1081" w:type="dxa"/>
            <w:shd w:val="clear" w:color="auto" w:fill="auto"/>
            <w:vAlign w:val="center"/>
          </w:tcPr>
          <w:p w14:paraId="767F9F3F"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1</w:t>
            </w:r>
          </w:p>
        </w:tc>
        <w:tc>
          <w:tcPr>
            <w:tcW w:w="1189" w:type="dxa"/>
            <w:shd w:val="clear" w:color="auto" w:fill="F2F2F2"/>
            <w:vAlign w:val="center"/>
          </w:tcPr>
          <w:p w14:paraId="190D1E83"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0</w:t>
            </w:r>
          </w:p>
        </w:tc>
        <w:tc>
          <w:tcPr>
            <w:tcW w:w="1189" w:type="dxa"/>
            <w:shd w:val="clear" w:color="auto" w:fill="F2F2F2"/>
            <w:vAlign w:val="center"/>
          </w:tcPr>
          <w:p w14:paraId="27584D5A" w14:textId="77777777" w:rsidR="00E569F9" w:rsidRPr="00B87AB8" w:rsidRDefault="0042067C" w:rsidP="005C6556">
            <w:pPr>
              <w:ind w:firstLine="0"/>
              <w:jc w:val="center"/>
              <w:rPr>
                <w:rFonts w:ascii="宋体" w:eastAsia="宋体" w:hAnsi="宋体"/>
                <w:sz w:val="24"/>
                <w:szCs w:val="28"/>
              </w:rPr>
            </w:pPr>
            <w:r w:rsidRPr="00B87AB8">
              <w:rPr>
                <w:rFonts w:ascii="宋体" w:eastAsia="宋体" w:hAnsi="宋体" w:hint="eastAsia"/>
                <w:sz w:val="24"/>
                <w:szCs w:val="28"/>
              </w:rPr>
              <w:t>1</w:t>
            </w:r>
          </w:p>
        </w:tc>
        <w:tc>
          <w:tcPr>
            <w:tcW w:w="1189" w:type="dxa"/>
            <w:shd w:val="clear" w:color="auto" w:fill="F2F2F2"/>
            <w:vAlign w:val="center"/>
          </w:tcPr>
          <w:p w14:paraId="019C2D4C"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1T</w:t>
            </w:r>
          </w:p>
        </w:tc>
        <w:tc>
          <w:tcPr>
            <w:tcW w:w="1189" w:type="dxa"/>
            <w:shd w:val="clear" w:color="auto" w:fill="auto"/>
            <w:vAlign w:val="center"/>
          </w:tcPr>
          <w:p w14:paraId="5F82678B"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hint="eastAsia"/>
                <w:sz w:val="24"/>
                <w:szCs w:val="28"/>
              </w:rPr>
              <w:t>[1,0</w:t>
            </w:r>
            <w:r w:rsidRPr="00B87AB8">
              <w:rPr>
                <w:rFonts w:ascii="宋体" w:eastAsia="宋体" w:hAnsi="宋体"/>
                <w:sz w:val="24"/>
                <w:szCs w:val="28"/>
              </w:rPr>
              <w:t>]</w:t>
            </w:r>
          </w:p>
        </w:tc>
        <w:tc>
          <w:tcPr>
            <w:tcW w:w="1190" w:type="dxa"/>
            <w:shd w:val="clear" w:color="auto" w:fill="F2F2F2"/>
            <w:vAlign w:val="center"/>
          </w:tcPr>
          <w:p w14:paraId="28CB1C69"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sz w:val="24"/>
                <w:szCs w:val="28"/>
              </w:rPr>
              <w:t>[</w:t>
            </w:r>
            <w:r w:rsidRPr="00B87AB8">
              <w:rPr>
                <w:rFonts w:ascii="宋体" w:eastAsia="宋体" w:hAnsi="宋体" w:hint="eastAsia"/>
                <w:sz w:val="24"/>
                <w:szCs w:val="28"/>
              </w:rPr>
              <w:t>0,0]</w:t>
            </w:r>
          </w:p>
        </w:tc>
        <w:tc>
          <w:tcPr>
            <w:tcW w:w="1190" w:type="dxa"/>
            <w:shd w:val="clear" w:color="auto" w:fill="F2F2F2"/>
            <w:vAlign w:val="center"/>
          </w:tcPr>
          <w:p w14:paraId="130DB014"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sz w:val="24"/>
                <w:szCs w:val="28"/>
              </w:rPr>
              <w:t>[</w:t>
            </w:r>
            <w:r w:rsidRPr="00B87AB8">
              <w:rPr>
                <w:rFonts w:ascii="宋体" w:eastAsia="宋体" w:hAnsi="宋体" w:hint="eastAsia"/>
                <w:sz w:val="24"/>
                <w:szCs w:val="28"/>
              </w:rPr>
              <w:t>1,0]</w:t>
            </w:r>
          </w:p>
        </w:tc>
        <w:tc>
          <w:tcPr>
            <w:tcW w:w="1190" w:type="dxa"/>
            <w:shd w:val="clear" w:color="auto" w:fill="F2F2F2"/>
            <w:vAlign w:val="center"/>
          </w:tcPr>
          <w:p w14:paraId="0F28B122" w14:textId="77777777" w:rsidR="00E569F9" w:rsidRPr="00B87AB8" w:rsidRDefault="00E569F9" w:rsidP="005C6556">
            <w:pPr>
              <w:ind w:firstLine="0"/>
              <w:jc w:val="center"/>
              <w:rPr>
                <w:rFonts w:ascii="宋体" w:eastAsia="宋体" w:hAnsi="宋体"/>
                <w:sz w:val="24"/>
                <w:szCs w:val="28"/>
              </w:rPr>
            </w:pPr>
            <w:r w:rsidRPr="00B87AB8">
              <w:rPr>
                <w:rFonts w:ascii="宋体" w:eastAsia="宋体" w:hAnsi="宋体"/>
                <w:sz w:val="24"/>
                <w:szCs w:val="28"/>
              </w:rPr>
              <w:t>[</w:t>
            </w:r>
            <w:r w:rsidRPr="00B87AB8">
              <w:rPr>
                <w:rFonts w:ascii="宋体" w:eastAsia="宋体" w:hAnsi="宋体" w:hint="eastAsia"/>
                <w:sz w:val="24"/>
                <w:szCs w:val="28"/>
              </w:rPr>
              <w:t>10,01]</w:t>
            </w:r>
          </w:p>
        </w:tc>
      </w:tr>
    </w:tbl>
    <w:p w14:paraId="13740510" w14:textId="77777777" w:rsidR="00E569F9" w:rsidRPr="00B87AB8" w:rsidRDefault="00E569F9" w:rsidP="00E569F9">
      <w:pPr>
        <w:ind w:firstLine="576"/>
        <w:rPr>
          <w:rFonts w:eastAsia="宋体"/>
          <w:szCs w:val="28"/>
        </w:rPr>
      </w:pPr>
      <w:r w:rsidRPr="00B87AB8">
        <w:rPr>
          <w:rFonts w:eastAsia="宋体" w:hint="eastAsia"/>
          <w:szCs w:val="28"/>
        </w:rPr>
        <w:t>根据上面的表</w:t>
      </w:r>
      <w:r w:rsidRPr="00B87AB8">
        <w:rPr>
          <w:rFonts w:eastAsia="宋体" w:hint="eastAsia"/>
          <w:szCs w:val="28"/>
        </w:rPr>
        <w:t>8</w:t>
      </w:r>
      <w:r w:rsidRPr="00B87AB8">
        <w:rPr>
          <w:rFonts w:eastAsia="宋体" w:hint="eastAsia"/>
          <w:szCs w:val="28"/>
        </w:rPr>
        <w:t>可以看出，将对称</w:t>
      </w:r>
      <w:r w:rsidRPr="00B87AB8">
        <w:rPr>
          <w:rFonts w:eastAsia="宋体"/>
          <w:szCs w:val="28"/>
        </w:rPr>
        <w:t>三进制</w:t>
      </w:r>
      <w:r w:rsidRPr="00B87AB8">
        <w:rPr>
          <w:rFonts w:eastAsia="宋体" w:hint="eastAsia"/>
          <w:szCs w:val="28"/>
        </w:rPr>
        <w:t>加法</w:t>
      </w:r>
      <w:r w:rsidRPr="00B87AB8">
        <w:rPr>
          <w:rFonts w:eastAsia="宋体"/>
          <w:szCs w:val="28"/>
        </w:rPr>
        <w:t>和比合三进制</w:t>
      </w:r>
      <w:r w:rsidRPr="00B87AB8">
        <w:rPr>
          <w:rFonts w:eastAsia="宋体" w:hint="eastAsia"/>
          <w:szCs w:val="28"/>
        </w:rPr>
        <w:t>加法</w:t>
      </w:r>
      <w:r w:rsidRPr="00B87AB8">
        <w:rPr>
          <w:rFonts w:eastAsia="宋体"/>
          <w:szCs w:val="28"/>
        </w:rPr>
        <w:t>比较</w:t>
      </w:r>
      <w:r w:rsidRPr="00B87AB8">
        <w:rPr>
          <w:rFonts w:eastAsia="宋体" w:hint="eastAsia"/>
          <w:szCs w:val="28"/>
        </w:rPr>
        <w:t>，</w:t>
      </w:r>
      <w:r w:rsidRPr="00B87AB8">
        <w:rPr>
          <w:rFonts w:eastAsia="宋体" w:hint="eastAsia"/>
          <w:szCs w:val="28"/>
        </w:rPr>
        <w:t>TRIA</w:t>
      </w:r>
      <w:r w:rsidRPr="00B87AB8">
        <w:rPr>
          <w:rFonts w:eastAsia="宋体"/>
          <w:szCs w:val="28"/>
        </w:rPr>
        <w:t>比合三进制</w:t>
      </w:r>
      <w:r w:rsidRPr="00B87AB8">
        <w:rPr>
          <w:rFonts w:eastAsia="宋体" w:hint="eastAsia"/>
          <w:szCs w:val="28"/>
        </w:rPr>
        <w:t>的</w:t>
      </w:r>
      <w:r w:rsidRPr="00B87AB8">
        <w:rPr>
          <w:rFonts w:eastAsia="宋体"/>
          <w:szCs w:val="28"/>
        </w:rPr>
        <w:t>加法特征是</w:t>
      </w:r>
      <w:r w:rsidRPr="00B87AB8">
        <w:rPr>
          <w:rFonts w:eastAsia="宋体" w:hint="eastAsia"/>
          <w:szCs w:val="28"/>
        </w:rPr>
        <w:t>：</w:t>
      </w:r>
      <w:r w:rsidRPr="00B87AB8">
        <w:rPr>
          <w:rFonts w:eastAsia="宋体"/>
          <w:szCs w:val="28"/>
        </w:rPr>
        <w:t>同位相异时本位</w:t>
      </w:r>
      <w:r w:rsidRPr="00B87AB8">
        <w:rPr>
          <w:rFonts w:eastAsia="宋体" w:hint="eastAsia"/>
          <w:szCs w:val="28"/>
        </w:rPr>
        <w:t>1</w:t>
      </w:r>
      <w:r w:rsidRPr="00B87AB8">
        <w:rPr>
          <w:rFonts w:eastAsia="宋体" w:hint="eastAsia"/>
          <w:szCs w:val="28"/>
        </w:rPr>
        <w:t>；</w:t>
      </w:r>
      <w:r w:rsidRPr="00B87AB8">
        <w:rPr>
          <w:rFonts w:eastAsia="宋体"/>
          <w:szCs w:val="28"/>
        </w:rPr>
        <w:t>同位同时</w:t>
      </w:r>
      <w:r w:rsidRPr="00B87AB8">
        <w:rPr>
          <w:rFonts w:eastAsia="宋体" w:hint="eastAsia"/>
          <w:szCs w:val="28"/>
        </w:rPr>
        <w:t>0</w:t>
      </w:r>
      <w:r w:rsidRPr="00B87AB8">
        <w:rPr>
          <w:rFonts w:eastAsia="宋体" w:hint="eastAsia"/>
          <w:szCs w:val="28"/>
        </w:rPr>
        <w:t>时</w:t>
      </w:r>
      <w:r w:rsidRPr="00B87AB8">
        <w:rPr>
          <w:rFonts w:eastAsia="宋体"/>
          <w:szCs w:val="28"/>
        </w:rPr>
        <w:t>本位</w:t>
      </w:r>
      <w:r w:rsidRPr="00B87AB8">
        <w:rPr>
          <w:rFonts w:eastAsia="宋体" w:hint="eastAsia"/>
          <w:szCs w:val="28"/>
        </w:rPr>
        <w:t>0</w:t>
      </w:r>
      <w:r w:rsidRPr="00B87AB8">
        <w:rPr>
          <w:rFonts w:eastAsia="宋体" w:hint="eastAsia"/>
          <w:szCs w:val="28"/>
        </w:rPr>
        <w:t>；</w:t>
      </w:r>
      <w:r w:rsidRPr="00B87AB8">
        <w:rPr>
          <w:rFonts w:eastAsia="宋体"/>
          <w:szCs w:val="28"/>
        </w:rPr>
        <w:t>同位</w:t>
      </w:r>
      <w:r w:rsidRPr="00B87AB8">
        <w:rPr>
          <w:rFonts w:eastAsia="宋体" w:hint="eastAsia"/>
          <w:szCs w:val="28"/>
        </w:rPr>
        <w:t>同时</w:t>
      </w:r>
      <w:r w:rsidRPr="00B87AB8">
        <w:rPr>
          <w:rFonts w:eastAsia="宋体" w:hint="eastAsia"/>
          <w:szCs w:val="28"/>
        </w:rPr>
        <w:t>1</w:t>
      </w:r>
      <w:r w:rsidRPr="00B87AB8">
        <w:rPr>
          <w:rFonts w:eastAsia="宋体" w:hint="eastAsia"/>
          <w:szCs w:val="28"/>
        </w:rPr>
        <w:t>时本位</w:t>
      </w:r>
      <w:r w:rsidRPr="00B87AB8">
        <w:rPr>
          <w:rFonts w:eastAsia="宋体"/>
          <w:szCs w:val="28"/>
        </w:rPr>
        <w:t>清零、进位</w:t>
      </w:r>
      <w:r w:rsidRPr="00B87AB8">
        <w:rPr>
          <w:rFonts w:eastAsia="宋体" w:hint="eastAsia"/>
          <w:szCs w:val="28"/>
        </w:rPr>
        <w:t>1</w:t>
      </w:r>
      <w:r w:rsidRPr="00B87AB8">
        <w:rPr>
          <w:rFonts w:eastAsia="宋体" w:hint="eastAsia"/>
          <w:szCs w:val="28"/>
        </w:rPr>
        <w:t>、</w:t>
      </w:r>
      <w:r w:rsidRPr="00B87AB8">
        <w:rPr>
          <w:rFonts w:eastAsia="宋体"/>
          <w:szCs w:val="28"/>
        </w:rPr>
        <w:t>平移</w:t>
      </w:r>
      <w:r w:rsidRPr="00B87AB8">
        <w:rPr>
          <w:rFonts w:eastAsia="宋体" w:hint="eastAsia"/>
          <w:szCs w:val="28"/>
        </w:rPr>
        <w:t>到相反的</w:t>
      </w:r>
      <w:r w:rsidRPr="00B87AB8">
        <w:rPr>
          <w:rFonts w:eastAsia="宋体"/>
          <w:szCs w:val="28"/>
        </w:rPr>
        <w:t>位</w:t>
      </w:r>
      <w:r w:rsidRPr="00B87AB8">
        <w:rPr>
          <w:rFonts w:eastAsia="宋体"/>
          <w:szCs w:val="28"/>
        </w:rPr>
        <w:t>1</w:t>
      </w:r>
      <w:r w:rsidRPr="00B87AB8">
        <w:rPr>
          <w:rFonts w:eastAsia="宋体" w:hint="eastAsia"/>
          <w:szCs w:val="28"/>
        </w:rPr>
        <w:t>（</w:t>
      </w:r>
      <w:r w:rsidRPr="00B87AB8">
        <w:rPr>
          <w:rFonts w:eastAsia="宋体"/>
          <w:szCs w:val="28"/>
        </w:rPr>
        <w:t>唯一进位</w:t>
      </w:r>
      <w:r w:rsidRPr="00B87AB8">
        <w:rPr>
          <w:rFonts w:eastAsia="宋体" w:hint="eastAsia"/>
          <w:szCs w:val="28"/>
        </w:rPr>
        <w:t>变动</w:t>
      </w:r>
      <w:r w:rsidRPr="00B87AB8">
        <w:rPr>
          <w:rFonts w:eastAsia="宋体"/>
          <w:szCs w:val="28"/>
        </w:rPr>
        <w:t>情况</w:t>
      </w:r>
      <w:r w:rsidRPr="00B87AB8">
        <w:rPr>
          <w:rFonts w:eastAsia="宋体" w:hint="eastAsia"/>
          <w:szCs w:val="28"/>
        </w:rPr>
        <w:t>）。这样，根据以上的规则可以将正数</w:t>
      </w:r>
      <w:r w:rsidRPr="00B87AB8">
        <w:rPr>
          <w:rFonts w:eastAsia="宋体"/>
          <w:szCs w:val="28"/>
        </w:rPr>
        <w:t>部</w:t>
      </w:r>
      <w:r w:rsidRPr="00B87AB8">
        <w:rPr>
          <w:rFonts w:eastAsia="宋体" w:hint="eastAsia"/>
          <w:szCs w:val="28"/>
        </w:rPr>
        <w:t>累加</w:t>
      </w:r>
      <w:r w:rsidRPr="00B87AB8">
        <w:rPr>
          <w:rFonts w:eastAsia="宋体"/>
          <w:szCs w:val="28"/>
        </w:rPr>
        <w:t>值</w:t>
      </w:r>
      <w:r w:rsidRPr="00B87AB8">
        <w:rPr>
          <w:rFonts w:eastAsia="宋体"/>
          <w:szCs w:val="28"/>
        </w:rPr>
        <w:t>S</w:t>
      </w:r>
      <w:r w:rsidRPr="00B87AB8">
        <w:rPr>
          <w:rFonts w:eastAsia="宋体" w:hint="eastAsia"/>
          <w:szCs w:val="28"/>
        </w:rPr>
        <w:t>（</w:t>
      </w:r>
      <w:r w:rsidRPr="00B87AB8">
        <w:rPr>
          <w:rFonts w:eastAsia="宋体"/>
          <w:szCs w:val="28"/>
        </w:rPr>
        <w:t>以下，</w:t>
      </w:r>
      <w:r w:rsidRPr="00B87AB8">
        <w:rPr>
          <w:rFonts w:eastAsia="宋体"/>
          <w:szCs w:val="28"/>
        </w:rPr>
        <w:t>S</w:t>
      </w:r>
      <w:r w:rsidRPr="00B87AB8">
        <w:rPr>
          <w:rFonts w:eastAsia="宋体"/>
          <w:szCs w:val="28"/>
        </w:rPr>
        <w:t>符号表示正数部累加值）</w:t>
      </w:r>
      <w:r w:rsidRPr="00B87AB8">
        <w:rPr>
          <w:rFonts w:eastAsia="宋体" w:hint="eastAsia"/>
          <w:szCs w:val="28"/>
        </w:rPr>
        <w:t>、</w:t>
      </w:r>
      <w:r w:rsidRPr="00B87AB8">
        <w:rPr>
          <w:rFonts w:eastAsia="宋体"/>
          <w:szCs w:val="28"/>
        </w:rPr>
        <w:t>正数进位值</w:t>
      </w:r>
      <w:r w:rsidRPr="00B87AB8">
        <w:rPr>
          <w:rFonts w:eastAsia="宋体"/>
          <w:szCs w:val="28"/>
        </w:rPr>
        <w:t>G</w:t>
      </w:r>
      <w:r w:rsidRPr="00B87AB8">
        <w:rPr>
          <w:rFonts w:eastAsia="宋体" w:hint="eastAsia"/>
          <w:szCs w:val="28"/>
        </w:rPr>
        <w:t>（</w:t>
      </w:r>
      <w:r w:rsidRPr="00B87AB8">
        <w:rPr>
          <w:rFonts w:eastAsia="宋体"/>
          <w:szCs w:val="28"/>
        </w:rPr>
        <w:t>以下，</w:t>
      </w:r>
      <w:r w:rsidRPr="00B87AB8">
        <w:rPr>
          <w:rFonts w:eastAsia="宋体"/>
          <w:szCs w:val="28"/>
        </w:rPr>
        <w:t>G</w:t>
      </w:r>
      <w:r w:rsidRPr="00B87AB8">
        <w:rPr>
          <w:rFonts w:eastAsia="宋体"/>
          <w:szCs w:val="28"/>
        </w:rPr>
        <w:t>符号表示正数部</w:t>
      </w:r>
      <w:r w:rsidRPr="00B87AB8">
        <w:rPr>
          <w:rFonts w:eastAsia="宋体" w:hint="eastAsia"/>
          <w:szCs w:val="28"/>
        </w:rPr>
        <w:t>进位</w:t>
      </w:r>
      <w:r w:rsidRPr="00B87AB8">
        <w:rPr>
          <w:rFonts w:eastAsia="宋体"/>
          <w:szCs w:val="28"/>
        </w:rPr>
        <w:t>值）</w:t>
      </w:r>
      <w:r w:rsidRPr="00B87AB8">
        <w:rPr>
          <w:rFonts w:eastAsia="宋体" w:hint="eastAsia"/>
          <w:szCs w:val="28"/>
        </w:rPr>
        <w:t>、</w:t>
      </w:r>
      <w:r w:rsidRPr="00B87AB8">
        <w:rPr>
          <w:rFonts w:eastAsia="宋体"/>
          <w:szCs w:val="28"/>
        </w:rPr>
        <w:t>负数部累加值</w:t>
      </w:r>
      <w:r w:rsidRPr="00B87AB8">
        <w:rPr>
          <w:rFonts w:eastAsia="宋体" w:hint="eastAsia"/>
          <w:szCs w:val="28"/>
        </w:rPr>
        <w:t>s</w:t>
      </w:r>
      <w:r w:rsidRPr="00B87AB8">
        <w:rPr>
          <w:rFonts w:eastAsia="宋体" w:hint="eastAsia"/>
          <w:szCs w:val="28"/>
        </w:rPr>
        <w:t>（</w:t>
      </w:r>
      <w:r w:rsidRPr="00B87AB8">
        <w:rPr>
          <w:rFonts w:eastAsia="宋体"/>
          <w:szCs w:val="28"/>
        </w:rPr>
        <w:t>以下，</w:t>
      </w:r>
      <w:r w:rsidRPr="00B87AB8">
        <w:rPr>
          <w:rFonts w:eastAsia="宋体"/>
          <w:szCs w:val="28"/>
        </w:rPr>
        <w:t>s</w:t>
      </w:r>
      <w:r w:rsidRPr="00B87AB8">
        <w:rPr>
          <w:rFonts w:eastAsia="宋体"/>
          <w:szCs w:val="28"/>
        </w:rPr>
        <w:t>符号表示</w:t>
      </w:r>
      <w:r w:rsidRPr="00B87AB8">
        <w:rPr>
          <w:rFonts w:eastAsia="宋体" w:hint="eastAsia"/>
          <w:szCs w:val="28"/>
        </w:rPr>
        <w:t>负</w:t>
      </w:r>
      <w:r w:rsidRPr="00B87AB8">
        <w:rPr>
          <w:rFonts w:eastAsia="宋体"/>
          <w:szCs w:val="28"/>
        </w:rPr>
        <w:t>数部累加值）</w:t>
      </w:r>
      <w:r w:rsidRPr="00B87AB8">
        <w:rPr>
          <w:rFonts w:eastAsia="宋体" w:hint="eastAsia"/>
          <w:szCs w:val="28"/>
        </w:rPr>
        <w:t>和</w:t>
      </w:r>
      <w:r w:rsidRPr="00B87AB8">
        <w:rPr>
          <w:rFonts w:eastAsia="宋体"/>
          <w:szCs w:val="28"/>
        </w:rPr>
        <w:t>负数部进位值</w:t>
      </w:r>
      <w:r w:rsidRPr="00B87AB8">
        <w:rPr>
          <w:rFonts w:eastAsia="宋体" w:hint="eastAsia"/>
          <w:szCs w:val="28"/>
        </w:rPr>
        <w:t>g</w:t>
      </w:r>
      <w:r w:rsidRPr="00B87AB8">
        <w:rPr>
          <w:rFonts w:eastAsia="宋体" w:hint="eastAsia"/>
          <w:szCs w:val="28"/>
        </w:rPr>
        <w:t>（</w:t>
      </w:r>
      <w:r w:rsidRPr="00B87AB8">
        <w:rPr>
          <w:rFonts w:eastAsia="宋体"/>
          <w:szCs w:val="28"/>
        </w:rPr>
        <w:t>以下，</w:t>
      </w:r>
      <w:r w:rsidRPr="00B87AB8">
        <w:rPr>
          <w:rFonts w:eastAsia="宋体"/>
          <w:szCs w:val="28"/>
        </w:rPr>
        <w:t>g</w:t>
      </w:r>
      <w:r w:rsidRPr="00B87AB8">
        <w:rPr>
          <w:rFonts w:eastAsia="宋体"/>
          <w:szCs w:val="28"/>
        </w:rPr>
        <w:t>符号表示</w:t>
      </w:r>
      <w:r w:rsidRPr="00B87AB8">
        <w:rPr>
          <w:rFonts w:eastAsia="宋体" w:hint="eastAsia"/>
          <w:szCs w:val="28"/>
        </w:rPr>
        <w:t>负</w:t>
      </w:r>
      <w:r w:rsidRPr="00B87AB8">
        <w:rPr>
          <w:rFonts w:eastAsia="宋体"/>
          <w:szCs w:val="28"/>
        </w:rPr>
        <w:t>数部</w:t>
      </w:r>
      <w:r w:rsidRPr="00B87AB8">
        <w:rPr>
          <w:rFonts w:eastAsia="宋体" w:hint="eastAsia"/>
          <w:szCs w:val="28"/>
        </w:rPr>
        <w:t>进位</w:t>
      </w:r>
      <w:r w:rsidRPr="00B87AB8">
        <w:rPr>
          <w:rFonts w:eastAsia="宋体"/>
          <w:szCs w:val="28"/>
        </w:rPr>
        <w:t>值）变化</w:t>
      </w:r>
      <w:r w:rsidRPr="00B87AB8">
        <w:rPr>
          <w:rFonts w:eastAsia="宋体" w:hint="eastAsia"/>
          <w:szCs w:val="28"/>
        </w:rPr>
        <w:t>总结为如下</w:t>
      </w:r>
      <w:r w:rsidRPr="00B87AB8">
        <w:rPr>
          <w:rFonts w:eastAsia="宋体"/>
          <w:szCs w:val="28"/>
        </w:rPr>
        <w:t>，具体参照如下表</w:t>
      </w:r>
      <w:r w:rsidR="00AD2692" w:rsidRPr="00B87AB8">
        <w:rPr>
          <w:rFonts w:eastAsia="宋体" w:hint="eastAsia"/>
          <w:szCs w:val="28"/>
        </w:rPr>
        <w:t>10</w:t>
      </w:r>
      <w:r w:rsidRPr="00B87AB8">
        <w:rPr>
          <w:rFonts w:eastAsia="宋体" w:hint="eastAsia"/>
          <w:szCs w:val="28"/>
        </w:rPr>
        <w:t>。</w:t>
      </w:r>
    </w:p>
    <w:p w14:paraId="64F3003E" w14:textId="77777777" w:rsidR="00E569F9" w:rsidRPr="00B87AB8" w:rsidRDefault="00E569F9" w:rsidP="00E569F9">
      <w:pPr>
        <w:ind w:firstLine="600"/>
        <w:jc w:val="both"/>
        <w:rPr>
          <w:rFonts w:eastAsia="宋体"/>
          <w:szCs w:val="28"/>
        </w:rPr>
      </w:pPr>
      <w:r w:rsidRPr="00B87AB8">
        <w:rPr>
          <w:rFonts w:eastAsia="宋体" w:hint="eastAsia"/>
          <w:szCs w:val="28"/>
        </w:rPr>
        <w:t>表</w:t>
      </w:r>
      <w:r w:rsidR="00AD2692" w:rsidRPr="00B87AB8">
        <w:rPr>
          <w:rFonts w:eastAsia="宋体" w:hint="eastAsia"/>
          <w:szCs w:val="28"/>
        </w:rPr>
        <w:t>10</w:t>
      </w:r>
      <w:r w:rsidRPr="00B87AB8">
        <w:rPr>
          <w:rFonts w:eastAsia="宋体" w:hint="eastAsia"/>
          <w:szCs w:val="28"/>
        </w:rPr>
        <w:t>：</w:t>
      </w:r>
      <w:r w:rsidRPr="00B87AB8">
        <w:rPr>
          <w:rFonts w:eastAsia="宋体" w:hint="eastAsia"/>
          <w:szCs w:val="28"/>
        </w:rPr>
        <w:t>TRIA</w:t>
      </w:r>
      <w:r w:rsidRPr="00B87AB8">
        <w:rPr>
          <w:rFonts w:eastAsia="宋体" w:hint="eastAsia"/>
          <w:szCs w:val="28"/>
        </w:rPr>
        <w:t>比合加法运算</w:t>
      </w:r>
      <w:r w:rsidRPr="00B87AB8">
        <w:rPr>
          <w:rFonts w:eastAsia="宋体"/>
          <w:szCs w:val="28"/>
        </w:rPr>
        <w:t>阵列方式，</w:t>
      </w:r>
      <w:r w:rsidRPr="00B87AB8">
        <w:rPr>
          <w:rFonts w:eastAsia="宋体" w:hint="eastAsia"/>
          <w:szCs w:val="28"/>
        </w:rPr>
        <w:t>各</w:t>
      </w:r>
      <w:r w:rsidRPr="00B87AB8">
        <w:rPr>
          <w:rFonts w:eastAsia="宋体"/>
          <w:szCs w:val="28"/>
        </w:rPr>
        <w:t>位</w:t>
      </w:r>
      <w:r w:rsidRPr="00B87AB8">
        <w:rPr>
          <w:rFonts w:eastAsia="宋体" w:hint="eastAsia"/>
          <w:szCs w:val="28"/>
        </w:rPr>
        <w:t>真值</w:t>
      </w:r>
      <w:r w:rsidRPr="00B87AB8">
        <w:rPr>
          <w:rFonts w:eastAsia="宋体"/>
          <w:szCs w:val="28"/>
        </w:rPr>
        <w:t>变化关系表</w:t>
      </w:r>
    </w:p>
    <w:tbl>
      <w:tblPr>
        <w:tblW w:w="0" w:type="auto"/>
        <w:tblInd w:w="108" w:type="dxa"/>
        <w:tblLook w:val="04A0" w:firstRow="1" w:lastRow="0" w:firstColumn="1" w:lastColumn="0" w:noHBand="0" w:noVBand="1"/>
      </w:tblPr>
      <w:tblGrid>
        <w:gridCol w:w="1164"/>
        <w:gridCol w:w="876"/>
        <w:gridCol w:w="968"/>
        <w:gridCol w:w="797"/>
        <w:gridCol w:w="336"/>
        <w:gridCol w:w="336"/>
        <w:gridCol w:w="336"/>
        <w:gridCol w:w="336"/>
        <w:gridCol w:w="336"/>
        <w:gridCol w:w="336"/>
        <w:gridCol w:w="336"/>
        <w:gridCol w:w="336"/>
        <w:gridCol w:w="336"/>
        <w:gridCol w:w="336"/>
        <w:gridCol w:w="336"/>
        <w:gridCol w:w="336"/>
        <w:gridCol w:w="336"/>
        <w:gridCol w:w="336"/>
        <w:gridCol w:w="336"/>
        <w:gridCol w:w="336"/>
      </w:tblGrid>
      <w:tr w:rsidR="00E569F9" w:rsidRPr="00B87AB8" w14:paraId="2C8B8FCE" w14:textId="77777777" w:rsidTr="005C6556">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595D24A9"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hint="eastAsia"/>
                <w:kern w:val="0"/>
                <w:sz w:val="22"/>
                <w:szCs w:val="22"/>
              </w:rPr>
              <w:t>对称</w:t>
            </w:r>
            <w:r w:rsidRPr="00B87AB8">
              <w:rPr>
                <w:rFonts w:ascii="宋体" w:eastAsia="宋体" w:hAnsi="宋体" w:cs="宋体"/>
                <w:kern w:val="0"/>
                <w:sz w:val="22"/>
                <w:szCs w:val="22"/>
              </w:rPr>
              <w:t>数</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655454F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比合数</w:t>
            </w:r>
          </w:p>
        </w:tc>
        <w:tc>
          <w:tcPr>
            <w:tcW w:w="0" w:type="auto"/>
            <w:gridSpan w:val="2"/>
            <w:tcBorders>
              <w:top w:val="single" w:sz="4" w:space="0" w:color="auto"/>
              <w:left w:val="nil"/>
              <w:bottom w:val="single" w:sz="4" w:space="0" w:color="auto"/>
              <w:right w:val="single" w:sz="4" w:space="0" w:color="auto"/>
            </w:tcBorders>
            <w:shd w:val="clear" w:color="auto" w:fill="auto"/>
            <w:noWrap/>
            <w:vAlign w:val="center"/>
          </w:tcPr>
          <w:p w14:paraId="6F4B6A7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相对位置</w:t>
            </w:r>
          </w:p>
        </w:tc>
        <w:tc>
          <w:tcPr>
            <w:tcW w:w="0" w:type="auto"/>
            <w:gridSpan w:val="4"/>
            <w:tcBorders>
              <w:top w:val="single" w:sz="4" w:space="0" w:color="auto"/>
              <w:left w:val="nil"/>
              <w:bottom w:val="single" w:sz="4" w:space="0" w:color="auto"/>
              <w:right w:val="single" w:sz="4" w:space="0" w:color="auto"/>
            </w:tcBorders>
            <w:shd w:val="clear" w:color="auto" w:fill="auto"/>
            <w:noWrap/>
            <w:vAlign w:val="center"/>
          </w:tcPr>
          <w:p w14:paraId="3B3FDA3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正和位</w:t>
            </w:r>
            <w:r w:rsidRPr="00B87AB8">
              <w:rPr>
                <w:rFonts w:ascii="宋体" w:eastAsia="宋体" w:hAnsi="宋体" w:cs="宋体" w:hint="eastAsia"/>
                <w:kern w:val="0"/>
                <w:sz w:val="22"/>
                <w:szCs w:val="22"/>
              </w:rPr>
              <w:t>S</w:t>
            </w:r>
          </w:p>
        </w:tc>
        <w:tc>
          <w:tcPr>
            <w:tcW w:w="0" w:type="auto"/>
            <w:gridSpan w:val="4"/>
            <w:tcBorders>
              <w:top w:val="single" w:sz="4" w:space="0" w:color="auto"/>
              <w:left w:val="nil"/>
              <w:bottom w:val="single" w:sz="4" w:space="0" w:color="auto"/>
              <w:right w:val="single" w:sz="4" w:space="0" w:color="auto"/>
            </w:tcBorders>
            <w:shd w:val="clear" w:color="auto" w:fill="auto"/>
            <w:noWrap/>
            <w:vAlign w:val="center"/>
          </w:tcPr>
          <w:p w14:paraId="1BA3C71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负和位</w:t>
            </w:r>
            <w:r w:rsidRPr="00B87AB8">
              <w:rPr>
                <w:rFonts w:ascii="宋体" w:eastAsia="宋体" w:hAnsi="宋体" w:cs="宋体" w:hint="eastAsia"/>
                <w:kern w:val="0"/>
                <w:sz w:val="22"/>
                <w:szCs w:val="22"/>
              </w:rPr>
              <w:t>s</w:t>
            </w:r>
          </w:p>
        </w:tc>
        <w:tc>
          <w:tcPr>
            <w:tcW w:w="0" w:type="auto"/>
            <w:gridSpan w:val="4"/>
            <w:tcBorders>
              <w:top w:val="single" w:sz="4" w:space="0" w:color="auto"/>
              <w:left w:val="nil"/>
              <w:bottom w:val="single" w:sz="4" w:space="0" w:color="auto"/>
              <w:right w:val="single" w:sz="4" w:space="0" w:color="auto"/>
            </w:tcBorders>
            <w:shd w:val="clear" w:color="auto" w:fill="auto"/>
            <w:noWrap/>
            <w:vAlign w:val="center"/>
          </w:tcPr>
          <w:p w14:paraId="7519F6B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正进位</w:t>
            </w:r>
            <w:r w:rsidRPr="00B87AB8">
              <w:rPr>
                <w:rFonts w:ascii="宋体" w:eastAsia="宋体" w:hAnsi="宋体" w:cs="宋体" w:hint="eastAsia"/>
                <w:kern w:val="0"/>
                <w:sz w:val="22"/>
                <w:szCs w:val="22"/>
              </w:rPr>
              <w:t>G</w:t>
            </w:r>
          </w:p>
        </w:tc>
        <w:tc>
          <w:tcPr>
            <w:tcW w:w="0" w:type="auto"/>
            <w:gridSpan w:val="4"/>
            <w:tcBorders>
              <w:top w:val="single" w:sz="4" w:space="0" w:color="auto"/>
              <w:left w:val="nil"/>
              <w:bottom w:val="single" w:sz="4" w:space="0" w:color="auto"/>
              <w:right w:val="single" w:sz="4" w:space="0" w:color="auto"/>
            </w:tcBorders>
            <w:shd w:val="clear" w:color="auto" w:fill="auto"/>
            <w:noWrap/>
            <w:vAlign w:val="center"/>
          </w:tcPr>
          <w:p w14:paraId="001B25F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负进位</w:t>
            </w:r>
            <w:r w:rsidRPr="00B87AB8">
              <w:rPr>
                <w:rFonts w:ascii="宋体" w:eastAsia="宋体" w:hAnsi="宋体" w:cs="宋体" w:hint="eastAsia"/>
                <w:kern w:val="0"/>
                <w:sz w:val="22"/>
                <w:szCs w:val="22"/>
              </w:rPr>
              <w:t>g</w:t>
            </w:r>
          </w:p>
        </w:tc>
      </w:tr>
      <w:tr w:rsidR="00E569F9" w:rsidRPr="00B87AB8" w14:paraId="742E52AE" w14:textId="77777777" w:rsidTr="005C6556">
        <w:trPr>
          <w:trHeight w:val="360"/>
        </w:trPr>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011891F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对称三进制</w:t>
            </w:r>
          </w:p>
        </w:tc>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26A4F84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正</w:t>
            </w:r>
            <w:r w:rsidRPr="00B87AB8">
              <w:rPr>
                <w:rFonts w:ascii="宋体" w:eastAsia="宋体" w:hAnsi="宋体" w:cs="宋体" w:hint="eastAsia"/>
                <w:kern w:val="0"/>
                <w:sz w:val="22"/>
                <w:szCs w:val="22"/>
              </w:rPr>
              <w:t>数</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tcPr>
          <w:p w14:paraId="21D5176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进位</w:t>
            </w:r>
            <w:r w:rsidRPr="00B87AB8">
              <w:rPr>
                <w:rFonts w:ascii="Calibri" w:eastAsia="Times New Roman" w:hAnsi="Calibri"/>
                <w:kern w:val="0"/>
                <w:sz w:val="22"/>
                <w:szCs w:val="22"/>
              </w:rPr>
              <w:t xml:space="preserve">   G</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tcPr>
          <w:p w14:paraId="06EEBEF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本位</w:t>
            </w:r>
            <w:r w:rsidRPr="00B87AB8">
              <w:rPr>
                <w:rFonts w:ascii="Calibri" w:eastAsia="Times New Roman" w:hAnsi="Calibri"/>
                <w:kern w:val="0"/>
                <w:sz w:val="22"/>
                <w:szCs w:val="22"/>
              </w:rPr>
              <w:t xml:space="preserve">  S</w:t>
            </w:r>
          </w:p>
        </w:tc>
        <w:tc>
          <w:tcPr>
            <w:tcW w:w="0" w:type="auto"/>
            <w:tcBorders>
              <w:top w:val="nil"/>
              <w:left w:val="nil"/>
              <w:bottom w:val="single" w:sz="4" w:space="0" w:color="auto"/>
              <w:right w:val="single" w:sz="4" w:space="0" w:color="auto"/>
            </w:tcBorders>
            <w:shd w:val="clear" w:color="auto" w:fill="auto"/>
            <w:vAlign w:val="center"/>
          </w:tcPr>
          <w:p w14:paraId="101FE57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S</w:t>
            </w:r>
          </w:p>
        </w:tc>
        <w:tc>
          <w:tcPr>
            <w:tcW w:w="0" w:type="auto"/>
            <w:tcBorders>
              <w:top w:val="nil"/>
              <w:left w:val="nil"/>
              <w:bottom w:val="single" w:sz="4" w:space="0" w:color="auto"/>
              <w:right w:val="single" w:sz="4" w:space="0" w:color="auto"/>
            </w:tcBorders>
            <w:shd w:val="clear" w:color="auto" w:fill="auto"/>
            <w:vAlign w:val="center"/>
          </w:tcPr>
          <w:p w14:paraId="32B2505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7DC02C5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507135C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auto" w:fill="auto"/>
            <w:vAlign w:val="center"/>
          </w:tcPr>
          <w:p w14:paraId="22289F0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s</w:t>
            </w:r>
          </w:p>
        </w:tc>
        <w:tc>
          <w:tcPr>
            <w:tcW w:w="0" w:type="auto"/>
            <w:tcBorders>
              <w:top w:val="nil"/>
              <w:left w:val="nil"/>
              <w:bottom w:val="single" w:sz="4" w:space="0" w:color="auto"/>
              <w:right w:val="single" w:sz="4" w:space="0" w:color="auto"/>
            </w:tcBorders>
            <w:shd w:val="clear" w:color="auto" w:fill="auto"/>
            <w:vAlign w:val="center"/>
          </w:tcPr>
          <w:p w14:paraId="0B6AC9C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auto" w:fill="auto"/>
            <w:vAlign w:val="center"/>
          </w:tcPr>
          <w:p w14:paraId="1ACBD48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18A3F9F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65B9F6F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G</w:t>
            </w:r>
          </w:p>
        </w:tc>
        <w:tc>
          <w:tcPr>
            <w:tcW w:w="0" w:type="auto"/>
            <w:tcBorders>
              <w:top w:val="nil"/>
              <w:left w:val="nil"/>
              <w:bottom w:val="single" w:sz="4" w:space="0" w:color="auto"/>
              <w:right w:val="single" w:sz="4" w:space="0" w:color="auto"/>
            </w:tcBorders>
            <w:shd w:val="clear" w:color="auto" w:fill="auto"/>
            <w:vAlign w:val="center"/>
          </w:tcPr>
          <w:p w14:paraId="2A4420F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12B1AFA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45AB455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auto" w:fill="auto"/>
            <w:vAlign w:val="center"/>
          </w:tcPr>
          <w:p w14:paraId="568F3D7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g</w:t>
            </w:r>
          </w:p>
        </w:tc>
        <w:tc>
          <w:tcPr>
            <w:tcW w:w="0" w:type="auto"/>
            <w:tcBorders>
              <w:top w:val="nil"/>
              <w:left w:val="nil"/>
              <w:bottom w:val="single" w:sz="4" w:space="0" w:color="auto"/>
              <w:right w:val="single" w:sz="4" w:space="0" w:color="auto"/>
            </w:tcBorders>
            <w:shd w:val="clear" w:color="auto" w:fill="auto"/>
            <w:vAlign w:val="center"/>
          </w:tcPr>
          <w:p w14:paraId="503606E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auto" w:fill="auto"/>
            <w:vAlign w:val="center"/>
          </w:tcPr>
          <w:p w14:paraId="43B38B6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59F702A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r>
      <w:tr w:rsidR="00E569F9" w:rsidRPr="00B87AB8" w14:paraId="3DF1674D" w14:textId="77777777" w:rsidTr="005C6556">
        <w:trPr>
          <w:trHeight w:val="360"/>
        </w:trPr>
        <w:tc>
          <w:tcPr>
            <w:tcW w:w="0" w:type="auto"/>
            <w:vMerge/>
            <w:tcBorders>
              <w:top w:val="nil"/>
              <w:left w:val="single" w:sz="4" w:space="0" w:color="auto"/>
              <w:bottom w:val="single" w:sz="4" w:space="0" w:color="auto"/>
              <w:right w:val="single" w:sz="4" w:space="0" w:color="auto"/>
            </w:tcBorders>
            <w:vAlign w:val="center"/>
          </w:tcPr>
          <w:p w14:paraId="3026C104"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vMerge/>
            <w:tcBorders>
              <w:top w:val="nil"/>
              <w:left w:val="single" w:sz="4" w:space="0" w:color="auto"/>
              <w:bottom w:val="single" w:sz="4" w:space="0" w:color="auto"/>
              <w:right w:val="single" w:sz="4" w:space="0" w:color="auto"/>
            </w:tcBorders>
            <w:vAlign w:val="center"/>
          </w:tcPr>
          <w:p w14:paraId="59C78E31"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vMerge/>
            <w:tcBorders>
              <w:top w:val="nil"/>
              <w:left w:val="single" w:sz="4" w:space="0" w:color="auto"/>
              <w:bottom w:val="single" w:sz="4" w:space="0" w:color="auto"/>
              <w:right w:val="single" w:sz="4" w:space="0" w:color="auto"/>
            </w:tcBorders>
            <w:vAlign w:val="center"/>
          </w:tcPr>
          <w:p w14:paraId="57A6E28A"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vMerge/>
            <w:tcBorders>
              <w:top w:val="nil"/>
              <w:left w:val="single" w:sz="4" w:space="0" w:color="auto"/>
              <w:bottom w:val="single" w:sz="4" w:space="0" w:color="auto"/>
              <w:right w:val="single" w:sz="4" w:space="0" w:color="auto"/>
            </w:tcBorders>
            <w:vAlign w:val="center"/>
          </w:tcPr>
          <w:p w14:paraId="384DA1D3"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auto" w:fill="auto"/>
            <w:vAlign w:val="center"/>
          </w:tcPr>
          <w:p w14:paraId="1545DF6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3497BA9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000000" w:fill="F2F2F2"/>
            <w:vAlign w:val="center"/>
          </w:tcPr>
          <w:p w14:paraId="3BDE4D0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5A3F0B3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3F9F3EB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000000" w:fill="F2F2F2"/>
            <w:vAlign w:val="center"/>
          </w:tcPr>
          <w:p w14:paraId="5B35A94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34AAF3F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000000" w:fill="F2F2F2"/>
            <w:vAlign w:val="center"/>
          </w:tcPr>
          <w:p w14:paraId="1D5EEE6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5DEDAA4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01AB62F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270004B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46C153F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01BF352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000000" w:fill="F2F2F2"/>
            <w:vAlign w:val="center"/>
          </w:tcPr>
          <w:p w14:paraId="1F65D2E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000000" w:fill="F2F2F2"/>
            <w:vAlign w:val="center"/>
          </w:tcPr>
          <w:p w14:paraId="2058F6A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0FFB7CD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r>
      <w:tr w:rsidR="00E569F9" w:rsidRPr="00B87AB8" w14:paraId="7BC70A71" w14:textId="77777777" w:rsidTr="005C6556">
        <w:trPr>
          <w:trHeight w:val="360"/>
        </w:trPr>
        <w:tc>
          <w:tcPr>
            <w:tcW w:w="0" w:type="auto"/>
            <w:vMerge/>
            <w:tcBorders>
              <w:top w:val="nil"/>
              <w:left w:val="single" w:sz="4" w:space="0" w:color="auto"/>
              <w:bottom w:val="single" w:sz="4" w:space="0" w:color="auto"/>
              <w:right w:val="single" w:sz="4" w:space="0" w:color="auto"/>
            </w:tcBorders>
            <w:vAlign w:val="center"/>
          </w:tcPr>
          <w:p w14:paraId="7114BFF9"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vMerge w:val="restart"/>
            <w:tcBorders>
              <w:top w:val="nil"/>
              <w:left w:val="single" w:sz="4" w:space="0" w:color="auto"/>
              <w:bottom w:val="single" w:sz="4" w:space="0" w:color="auto"/>
              <w:right w:val="single" w:sz="4" w:space="0" w:color="auto"/>
            </w:tcBorders>
            <w:shd w:val="clear" w:color="000000" w:fill="F2F2F2"/>
            <w:vAlign w:val="center"/>
          </w:tcPr>
          <w:p w14:paraId="4415ACD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反数</w:t>
            </w:r>
          </w:p>
        </w:tc>
        <w:tc>
          <w:tcPr>
            <w:tcW w:w="0" w:type="auto"/>
            <w:vMerge w:val="restart"/>
            <w:tcBorders>
              <w:top w:val="nil"/>
              <w:left w:val="single" w:sz="4" w:space="0" w:color="auto"/>
              <w:bottom w:val="single" w:sz="4" w:space="0" w:color="auto"/>
              <w:right w:val="single" w:sz="4" w:space="0" w:color="auto"/>
            </w:tcBorders>
            <w:shd w:val="clear" w:color="000000" w:fill="F2F2F2"/>
            <w:vAlign w:val="center"/>
          </w:tcPr>
          <w:p w14:paraId="0E9497D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反</w:t>
            </w:r>
            <w:r w:rsidRPr="00B87AB8">
              <w:rPr>
                <w:rFonts w:ascii="宋体" w:eastAsia="宋体" w:hAnsi="宋体" w:cs="宋体"/>
                <w:kern w:val="0"/>
                <w:sz w:val="22"/>
                <w:szCs w:val="22"/>
              </w:rPr>
              <w:t>进位</w:t>
            </w:r>
            <w:r w:rsidRPr="00B87AB8">
              <w:rPr>
                <w:rFonts w:ascii="Calibri" w:eastAsia="Times New Roman" w:hAnsi="Calibri"/>
                <w:kern w:val="0"/>
                <w:sz w:val="22"/>
                <w:szCs w:val="22"/>
              </w:rPr>
              <w:t xml:space="preserve">  g</w:t>
            </w:r>
          </w:p>
        </w:tc>
        <w:tc>
          <w:tcPr>
            <w:tcW w:w="0" w:type="auto"/>
            <w:vMerge w:val="restart"/>
            <w:tcBorders>
              <w:top w:val="nil"/>
              <w:left w:val="single" w:sz="4" w:space="0" w:color="auto"/>
              <w:bottom w:val="single" w:sz="4" w:space="0" w:color="auto"/>
              <w:right w:val="single" w:sz="4" w:space="0" w:color="auto"/>
            </w:tcBorders>
            <w:shd w:val="clear" w:color="000000" w:fill="F2F2F2"/>
            <w:vAlign w:val="center"/>
          </w:tcPr>
          <w:p w14:paraId="7591BD8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反</w:t>
            </w:r>
            <w:r w:rsidRPr="00B87AB8">
              <w:rPr>
                <w:rFonts w:ascii="宋体" w:eastAsia="宋体" w:hAnsi="宋体" w:cs="宋体"/>
                <w:kern w:val="0"/>
                <w:sz w:val="22"/>
                <w:szCs w:val="22"/>
              </w:rPr>
              <w:t>位</w:t>
            </w:r>
            <w:r w:rsidRPr="00B87AB8">
              <w:rPr>
                <w:rFonts w:ascii="Calibri" w:eastAsia="Times New Roman" w:hAnsi="Calibri"/>
                <w:kern w:val="0"/>
                <w:sz w:val="22"/>
                <w:szCs w:val="22"/>
              </w:rPr>
              <w:t xml:space="preserve">  s</w:t>
            </w:r>
          </w:p>
        </w:tc>
        <w:tc>
          <w:tcPr>
            <w:tcW w:w="0" w:type="auto"/>
            <w:tcBorders>
              <w:top w:val="nil"/>
              <w:left w:val="nil"/>
              <w:bottom w:val="single" w:sz="4" w:space="0" w:color="auto"/>
              <w:right w:val="single" w:sz="4" w:space="0" w:color="auto"/>
            </w:tcBorders>
            <w:shd w:val="clear" w:color="auto" w:fill="auto"/>
            <w:vAlign w:val="center"/>
          </w:tcPr>
          <w:p w14:paraId="7320437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37C86C2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1EEA7BE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24A0DF7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auto" w:fill="auto"/>
            <w:vAlign w:val="center"/>
          </w:tcPr>
          <w:p w14:paraId="4AA9535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5CEFD1A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000000" w:fill="F2F2F2"/>
            <w:vAlign w:val="center"/>
          </w:tcPr>
          <w:p w14:paraId="774BD13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32A5C5A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1C9C8AF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3C8CADE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7BF948C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2569881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5C96514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0DB95E8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1B6CF27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3D9E44E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r>
      <w:tr w:rsidR="00E569F9" w:rsidRPr="00B87AB8" w14:paraId="6D2D1EF9" w14:textId="77777777" w:rsidTr="005C6556">
        <w:trPr>
          <w:trHeight w:val="360"/>
        </w:trPr>
        <w:tc>
          <w:tcPr>
            <w:tcW w:w="0" w:type="auto"/>
            <w:vMerge/>
            <w:tcBorders>
              <w:top w:val="nil"/>
              <w:left w:val="single" w:sz="4" w:space="0" w:color="auto"/>
              <w:bottom w:val="single" w:sz="4" w:space="0" w:color="auto"/>
              <w:right w:val="single" w:sz="4" w:space="0" w:color="auto"/>
            </w:tcBorders>
            <w:vAlign w:val="center"/>
          </w:tcPr>
          <w:p w14:paraId="1DE882C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vMerge/>
            <w:tcBorders>
              <w:top w:val="nil"/>
              <w:left w:val="single" w:sz="4" w:space="0" w:color="auto"/>
              <w:bottom w:val="single" w:sz="4" w:space="0" w:color="auto"/>
              <w:right w:val="single" w:sz="4" w:space="0" w:color="auto"/>
            </w:tcBorders>
            <w:vAlign w:val="center"/>
          </w:tcPr>
          <w:p w14:paraId="7BEE7564"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vMerge/>
            <w:tcBorders>
              <w:top w:val="nil"/>
              <w:left w:val="single" w:sz="4" w:space="0" w:color="auto"/>
              <w:bottom w:val="single" w:sz="4" w:space="0" w:color="auto"/>
              <w:right w:val="single" w:sz="4" w:space="0" w:color="auto"/>
            </w:tcBorders>
            <w:vAlign w:val="center"/>
          </w:tcPr>
          <w:p w14:paraId="061A80C2"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vMerge/>
            <w:tcBorders>
              <w:top w:val="nil"/>
              <w:left w:val="single" w:sz="4" w:space="0" w:color="auto"/>
              <w:bottom w:val="single" w:sz="4" w:space="0" w:color="auto"/>
              <w:right w:val="single" w:sz="4" w:space="0" w:color="auto"/>
            </w:tcBorders>
            <w:vAlign w:val="center"/>
          </w:tcPr>
          <w:p w14:paraId="41CA36A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auto" w:fill="auto"/>
            <w:vAlign w:val="center"/>
          </w:tcPr>
          <w:p w14:paraId="05A00DB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000000" w:fill="F2F2F2"/>
            <w:vAlign w:val="center"/>
          </w:tcPr>
          <w:p w14:paraId="683A3BC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1D13500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000000" w:fill="F2F2F2"/>
            <w:vAlign w:val="center"/>
          </w:tcPr>
          <w:p w14:paraId="08F0F7A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1F5896F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24A4FD9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68A06A1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6D13841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auto" w:fill="auto"/>
            <w:vAlign w:val="center"/>
          </w:tcPr>
          <w:p w14:paraId="20C06BD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000000" w:fill="F2F2F2"/>
            <w:vAlign w:val="center"/>
          </w:tcPr>
          <w:p w14:paraId="10F5AAD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3BA6BEA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06EC3B3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1</w:t>
            </w:r>
          </w:p>
        </w:tc>
        <w:tc>
          <w:tcPr>
            <w:tcW w:w="0" w:type="auto"/>
            <w:tcBorders>
              <w:top w:val="nil"/>
              <w:left w:val="nil"/>
              <w:bottom w:val="single" w:sz="4" w:space="0" w:color="auto"/>
              <w:right w:val="single" w:sz="4" w:space="0" w:color="auto"/>
            </w:tcBorders>
            <w:shd w:val="clear" w:color="auto" w:fill="auto"/>
            <w:vAlign w:val="center"/>
          </w:tcPr>
          <w:p w14:paraId="2FA8C28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783BF0E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2E951C9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29779F7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kern w:val="0"/>
                <w:sz w:val="24"/>
                <w:szCs w:val="24"/>
              </w:rPr>
              <w:t>0</w:t>
            </w:r>
          </w:p>
        </w:tc>
      </w:tr>
    </w:tbl>
    <w:p w14:paraId="770A1DA1" w14:textId="77777777" w:rsidR="00E569F9" w:rsidRPr="00B87AB8" w:rsidRDefault="00E569F9" w:rsidP="00E569F9">
      <w:pPr>
        <w:ind w:firstLine="576"/>
        <w:rPr>
          <w:rFonts w:eastAsia="宋体"/>
          <w:szCs w:val="28"/>
        </w:rPr>
      </w:pPr>
      <w:r w:rsidRPr="00B87AB8">
        <w:rPr>
          <w:rFonts w:eastAsia="宋体" w:hint="eastAsia"/>
          <w:szCs w:val="28"/>
        </w:rPr>
        <w:lastRenderedPageBreak/>
        <w:t>如上所述，根据本发明的对称</w:t>
      </w:r>
      <w:r w:rsidRPr="00B87AB8">
        <w:rPr>
          <w:rFonts w:eastAsia="宋体"/>
          <w:szCs w:val="28"/>
        </w:rPr>
        <w:t>三进制和</w:t>
      </w:r>
      <w:r w:rsidRPr="00B87AB8">
        <w:rPr>
          <w:rFonts w:eastAsia="宋体" w:hint="eastAsia"/>
          <w:szCs w:val="28"/>
        </w:rPr>
        <w:t>TRIA</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三进制的加法运算</w:t>
      </w:r>
      <w:r w:rsidRPr="00B87AB8">
        <w:rPr>
          <w:rFonts w:eastAsia="宋体" w:hint="eastAsia"/>
          <w:szCs w:val="28"/>
        </w:rPr>
        <w:t>对应</w:t>
      </w:r>
      <w:r w:rsidRPr="00B87AB8">
        <w:rPr>
          <w:rFonts w:eastAsia="宋体"/>
          <w:szCs w:val="28"/>
        </w:rPr>
        <w:t>关系</w:t>
      </w:r>
      <w:r w:rsidRPr="00B87AB8">
        <w:rPr>
          <w:rFonts w:eastAsia="宋体" w:hint="eastAsia"/>
          <w:szCs w:val="28"/>
        </w:rPr>
        <w:t>：</w:t>
      </w:r>
    </w:p>
    <w:p w14:paraId="5A1FAE56" w14:textId="77777777" w:rsidR="00E569F9" w:rsidRPr="00B87AB8" w:rsidRDefault="00E569F9" w:rsidP="00E569F9">
      <w:pPr>
        <w:ind w:firstLine="0"/>
        <w:rPr>
          <w:rFonts w:eastAsia="宋体"/>
          <w:szCs w:val="28"/>
        </w:rPr>
      </w:pPr>
      <w:r w:rsidRPr="00B87AB8">
        <w:rPr>
          <w:rFonts w:eastAsia="宋体"/>
          <w:szCs w:val="28"/>
        </w:rPr>
        <w:t>T+T=</w:t>
      </w:r>
      <w:r w:rsidRPr="00B87AB8">
        <w:rPr>
          <w:rFonts w:eastAsia="宋体" w:hint="eastAsia"/>
          <w:szCs w:val="28"/>
        </w:rPr>
        <w:t>&gt;</w:t>
      </w:r>
      <w:r w:rsidRPr="00B87AB8">
        <w:rPr>
          <w:rFonts w:eastAsia="宋体"/>
          <w:szCs w:val="28"/>
        </w:rPr>
        <w:t>T1</w:t>
      </w:r>
      <w:r w:rsidRPr="00B87AB8">
        <w:rPr>
          <w:rFonts w:eastAsia="宋体"/>
          <w:szCs w:val="28"/>
        </w:rPr>
        <w:sym w:font="Wingdings" w:char="F0F3"/>
      </w:r>
      <w:r w:rsidRPr="00B87AB8">
        <w:rPr>
          <w:rFonts w:eastAsia="宋体" w:hint="eastAsia"/>
          <w:szCs w:val="28"/>
        </w:rPr>
        <w:t>[</w:t>
      </w:r>
      <w:r w:rsidRPr="00B87AB8">
        <w:rPr>
          <w:rFonts w:eastAsia="宋体"/>
          <w:szCs w:val="28"/>
        </w:rPr>
        <w:t>0,1</w:t>
      </w:r>
      <w:r w:rsidRPr="00B87AB8">
        <w:rPr>
          <w:rFonts w:eastAsia="宋体" w:hint="eastAsia"/>
          <w:szCs w:val="28"/>
        </w:rPr>
        <w:t>]</w:t>
      </w:r>
      <w:r w:rsidRPr="00B87AB8">
        <w:rPr>
          <w:rFonts w:eastAsia="宋体"/>
          <w:szCs w:val="28"/>
          <w:vertAlign w:val="subscript"/>
        </w:rPr>
        <w:t>Z</w:t>
      </w:r>
      <w:r w:rsidRPr="00B87AB8">
        <w:rPr>
          <w:rFonts w:eastAsia="宋体"/>
          <w:szCs w:val="28"/>
        </w:rPr>
        <w:t>+[0,1]</w:t>
      </w:r>
      <w:r w:rsidRPr="00B87AB8">
        <w:rPr>
          <w:rFonts w:eastAsia="宋体"/>
          <w:szCs w:val="28"/>
          <w:vertAlign w:val="subscript"/>
        </w:rPr>
        <w:t>Z</w:t>
      </w:r>
      <w:r w:rsidRPr="00B87AB8">
        <w:rPr>
          <w:rFonts w:eastAsia="宋体"/>
          <w:szCs w:val="28"/>
        </w:rPr>
        <w:t>=&gt;[0,1][1,0]</w:t>
      </w:r>
      <w:r w:rsidRPr="00B87AB8">
        <w:rPr>
          <w:rFonts w:eastAsia="宋体"/>
          <w:szCs w:val="28"/>
          <w:vertAlign w:val="subscript"/>
        </w:rPr>
        <w:t>Z</w:t>
      </w:r>
      <w:r w:rsidRPr="00B87AB8">
        <w:rPr>
          <w:rFonts w:eastAsia="宋体" w:hint="eastAsia"/>
          <w:szCs w:val="28"/>
        </w:rPr>
        <w:t>；</w:t>
      </w:r>
      <w:r w:rsidRPr="00B87AB8">
        <w:rPr>
          <w:rFonts w:eastAsia="宋体"/>
          <w:szCs w:val="28"/>
        </w:rPr>
        <w:tab/>
      </w:r>
      <w:r w:rsidRPr="00B87AB8">
        <w:rPr>
          <w:rFonts w:eastAsia="宋体" w:hint="eastAsia"/>
          <w:szCs w:val="28"/>
        </w:rPr>
        <w:t>1</w:t>
      </w:r>
      <w:r w:rsidRPr="00B87AB8">
        <w:rPr>
          <w:rFonts w:eastAsia="宋体"/>
          <w:szCs w:val="28"/>
        </w:rPr>
        <w:t>+1=&gt;1T</w:t>
      </w:r>
      <w:r w:rsidRPr="00B87AB8">
        <w:rPr>
          <w:rFonts w:eastAsia="宋体"/>
          <w:szCs w:val="28"/>
        </w:rPr>
        <w:sym w:font="Wingdings" w:char="F0F3"/>
      </w:r>
      <w:r w:rsidRPr="00B87AB8">
        <w:rPr>
          <w:rFonts w:eastAsia="宋体" w:hint="eastAsia"/>
          <w:szCs w:val="28"/>
        </w:rPr>
        <w:t>[</w:t>
      </w:r>
      <w:r w:rsidRPr="00B87AB8">
        <w:rPr>
          <w:rFonts w:eastAsia="宋体"/>
          <w:szCs w:val="28"/>
        </w:rPr>
        <w:t>1,0</w:t>
      </w:r>
      <w:r w:rsidRPr="00B87AB8">
        <w:rPr>
          <w:rFonts w:eastAsia="宋体" w:hint="eastAsia"/>
          <w:szCs w:val="28"/>
        </w:rPr>
        <w:t>]</w:t>
      </w:r>
      <w:r w:rsidRPr="00B87AB8">
        <w:rPr>
          <w:rFonts w:eastAsia="宋体"/>
          <w:szCs w:val="28"/>
          <w:vertAlign w:val="subscript"/>
        </w:rPr>
        <w:t>Z</w:t>
      </w:r>
      <w:r w:rsidRPr="00B87AB8">
        <w:rPr>
          <w:rFonts w:eastAsia="宋体"/>
          <w:szCs w:val="28"/>
        </w:rPr>
        <w:t>+[1,0]</w:t>
      </w:r>
      <w:r w:rsidRPr="00B87AB8">
        <w:rPr>
          <w:rFonts w:eastAsia="宋体"/>
          <w:szCs w:val="28"/>
          <w:vertAlign w:val="subscript"/>
        </w:rPr>
        <w:t>Z</w:t>
      </w:r>
      <w:r w:rsidRPr="00B87AB8">
        <w:rPr>
          <w:rFonts w:eastAsia="宋体"/>
          <w:szCs w:val="28"/>
        </w:rPr>
        <w:t>=&gt;[1,0][0,1]</w:t>
      </w:r>
      <w:r w:rsidRPr="00B87AB8">
        <w:rPr>
          <w:rFonts w:eastAsia="宋体"/>
          <w:szCs w:val="28"/>
          <w:vertAlign w:val="subscript"/>
        </w:rPr>
        <w:t>Z</w:t>
      </w:r>
      <w:r w:rsidRPr="00B87AB8">
        <w:rPr>
          <w:rFonts w:eastAsia="宋体" w:hint="eastAsia"/>
          <w:szCs w:val="28"/>
        </w:rPr>
        <w:t>；</w:t>
      </w:r>
    </w:p>
    <w:p w14:paraId="0C6FF508" w14:textId="77777777" w:rsidR="00E569F9" w:rsidRPr="00B87AB8" w:rsidRDefault="00E569F9" w:rsidP="00E569F9">
      <w:pPr>
        <w:ind w:firstLineChars="150" w:firstLine="420"/>
        <w:rPr>
          <w:rFonts w:eastAsia="宋体"/>
          <w:szCs w:val="28"/>
          <w:lang w:val="de-DE"/>
        </w:rPr>
      </w:pPr>
      <w:r w:rsidRPr="00B87AB8">
        <w:rPr>
          <w:rFonts w:eastAsia="宋体"/>
          <w:szCs w:val="28"/>
          <w:lang w:val="de-DE"/>
        </w:rPr>
        <w:t>0+T=&gt;T</w:t>
      </w:r>
      <w:r w:rsidRPr="00B87AB8">
        <w:rPr>
          <w:rFonts w:eastAsia="宋体"/>
          <w:szCs w:val="28"/>
        </w:rPr>
        <w:sym w:font="Wingdings" w:char="F0F3"/>
      </w:r>
      <w:r w:rsidRPr="00B87AB8">
        <w:rPr>
          <w:rFonts w:eastAsia="宋体" w:hint="eastAsia"/>
          <w:szCs w:val="28"/>
          <w:lang w:val="de-DE"/>
        </w:rPr>
        <w:t>[</w:t>
      </w:r>
      <w:r w:rsidRPr="00B87AB8">
        <w:rPr>
          <w:rFonts w:eastAsia="宋体"/>
          <w:szCs w:val="28"/>
          <w:lang w:val="de-DE"/>
        </w:rPr>
        <w:t>0,0</w:t>
      </w:r>
      <w:r w:rsidRPr="00B87AB8">
        <w:rPr>
          <w:rFonts w:eastAsia="宋体" w:hint="eastAsia"/>
          <w:szCs w:val="28"/>
          <w:lang w:val="de-DE"/>
        </w:rPr>
        <w:t>]</w:t>
      </w:r>
      <w:r w:rsidRPr="00B87AB8">
        <w:rPr>
          <w:rFonts w:eastAsia="宋体"/>
          <w:szCs w:val="28"/>
          <w:vertAlign w:val="subscript"/>
          <w:lang w:val="de-DE"/>
        </w:rPr>
        <w:t>Z</w:t>
      </w:r>
      <w:r w:rsidRPr="00B87AB8">
        <w:rPr>
          <w:rFonts w:eastAsia="宋体"/>
          <w:szCs w:val="28"/>
          <w:lang w:val="de-DE"/>
        </w:rPr>
        <w:t xml:space="preserve"> +[0,1]</w:t>
      </w:r>
      <w:r w:rsidRPr="00B87AB8">
        <w:rPr>
          <w:rFonts w:eastAsia="宋体"/>
          <w:szCs w:val="28"/>
          <w:vertAlign w:val="subscript"/>
          <w:lang w:val="de-DE"/>
        </w:rPr>
        <w:t>Z</w:t>
      </w:r>
      <w:r w:rsidRPr="00B87AB8">
        <w:rPr>
          <w:rFonts w:eastAsia="宋体"/>
          <w:szCs w:val="28"/>
          <w:lang w:val="de-DE"/>
        </w:rPr>
        <w:t xml:space="preserve"> =&gt;[0,1]</w:t>
      </w:r>
      <w:r w:rsidRPr="00B87AB8">
        <w:rPr>
          <w:rFonts w:eastAsia="宋体"/>
          <w:szCs w:val="28"/>
          <w:vertAlign w:val="subscript"/>
          <w:lang w:val="de-DE"/>
        </w:rPr>
        <w:t>Z</w:t>
      </w:r>
      <w:r w:rsidRPr="00B87AB8">
        <w:rPr>
          <w:rFonts w:eastAsia="宋体" w:hint="eastAsia"/>
          <w:szCs w:val="28"/>
          <w:lang w:val="de-DE"/>
        </w:rPr>
        <w:t>；</w:t>
      </w:r>
      <w:r w:rsidRPr="00B87AB8">
        <w:rPr>
          <w:rFonts w:eastAsia="宋体"/>
          <w:szCs w:val="28"/>
          <w:lang w:val="de-DE"/>
        </w:rPr>
        <w:tab/>
        <w:t>0+1=&gt;1</w:t>
      </w:r>
      <w:r w:rsidRPr="00B87AB8">
        <w:rPr>
          <w:rFonts w:eastAsia="宋体"/>
          <w:szCs w:val="28"/>
        </w:rPr>
        <w:sym w:font="Wingdings" w:char="F0F3"/>
      </w:r>
      <w:r w:rsidRPr="00B87AB8">
        <w:rPr>
          <w:rFonts w:eastAsia="宋体" w:hint="eastAsia"/>
          <w:szCs w:val="28"/>
          <w:lang w:val="de-DE"/>
        </w:rPr>
        <w:t>[</w:t>
      </w:r>
      <w:r w:rsidRPr="00B87AB8">
        <w:rPr>
          <w:rFonts w:eastAsia="宋体"/>
          <w:szCs w:val="28"/>
          <w:lang w:val="de-DE"/>
        </w:rPr>
        <w:t>0,0</w:t>
      </w:r>
      <w:r w:rsidRPr="00B87AB8">
        <w:rPr>
          <w:rFonts w:eastAsia="宋体" w:hint="eastAsia"/>
          <w:szCs w:val="28"/>
          <w:lang w:val="de-DE"/>
        </w:rPr>
        <w:t>]</w:t>
      </w:r>
      <w:r w:rsidRPr="00B87AB8">
        <w:rPr>
          <w:rFonts w:eastAsia="宋体"/>
          <w:szCs w:val="28"/>
          <w:vertAlign w:val="subscript"/>
          <w:lang w:val="de-DE"/>
        </w:rPr>
        <w:t>Z</w:t>
      </w:r>
      <w:r w:rsidRPr="00B87AB8">
        <w:rPr>
          <w:rFonts w:eastAsia="宋体"/>
          <w:szCs w:val="28"/>
          <w:lang w:val="de-DE"/>
        </w:rPr>
        <w:t>+[1</w:t>
      </w:r>
      <w:r w:rsidRPr="00B87AB8">
        <w:rPr>
          <w:rFonts w:eastAsia="宋体" w:hint="eastAsia"/>
          <w:szCs w:val="28"/>
          <w:lang w:val="de-DE"/>
        </w:rPr>
        <w:t>,</w:t>
      </w:r>
      <w:r w:rsidRPr="00B87AB8">
        <w:rPr>
          <w:rFonts w:eastAsia="宋体"/>
          <w:szCs w:val="28"/>
          <w:lang w:val="de-DE"/>
        </w:rPr>
        <w:t>0]</w:t>
      </w:r>
      <w:r w:rsidRPr="00B87AB8">
        <w:rPr>
          <w:rFonts w:eastAsia="宋体"/>
          <w:szCs w:val="28"/>
          <w:vertAlign w:val="subscript"/>
          <w:lang w:val="de-DE"/>
        </w:rPr>
        <w:t>Z</w:t>
      </w:r>
      <w:r w:rsidRPr="00B87AB8">
        <w:rPr>
          <w:rFonts w:eastAsia="宋体"/>
          <w:szCs w:val="28"/>
          <w:lang w:val="de-DE"/>
        </w:rPr>
        <w:t>=&gt;[1,0]</w:t>
      </w:r>
      <w:r w:rsidRPr="00B87AB8">
        <w:rPr>
          <w:rFonts w:eastAsia="宋体"/>
          <w:szCs w:val="28"/>
          <w:vertAlign w:val="subscript"/>
          <w:lang w:val="de-DE"/>
        </w:rPr>
        <w:t>Z</w:t>
      </w:r>
      <w:r w:rsidRPr="00B87AB8">
        <w:rPr>
          <w:rFonts w:eastAsia="宋体" w:hint="eastAsia"/>
          <w:szCs w:val="28"/>
          <w:lang w:val="de-DE"/>
        </w:rPr>
        <w:t>；</w:t>
      </w:r>
    </w:p>
    <w:p w14:paraId="3E17FAF0" w14:textId="77777777" w:rsidR="00E569F9" w:rsidRPr="00B87AB8" w:rsidRDefault="00E569F9" w:rsidP="00E569F9">
      <w:pPr>
        <w:ind w:firstLineChars="150" w:firstLine="420"/>
        <w:rPr>
          <w:rFonts w:eastAsia="宋体"/>
          <w:szCs w:val="28"/>
          <w:lang w:val="de-DE"/>
        </w:rPr>
      </w:pPr>
      <w:r w:rsidRPr="00B87AB8">
        <w:rPr>
          <w:rFonts w:eastAsia="宋体"/>
          <w:szCs w:val="28"/>
          <w:lang w:val="de-DE"/>
        </w:rPr>
        <w:t xml:space="preserve">0+0=&gt;0 </w:t>
      </w:r>
      <w:r w:rsidRPr="00B87AB8">
        <w:rPr>
          <w:rFonts w:eastAsia="宋体"/>
          <w:szCs w:val="28"/>
        </w:rPr>
        <w:sym w:font="Wingdings" w:char="F0F3"/>
      </w:r>
      <w:r w:rsidRPr="00B87AB8">
        <w:rPr>
          <w:rFonts w:eastAsia="宋体" w:hint="eastAsia"/>
          <w:szCs w:val="28"/>
          <w:lang w:val="de-DE"/>
        </w:rPr>
        <w:t>[</w:t>
      </w:r>
      <w:r w:rsidRPr="00B87AB8">
        <w:rPr>
          <w:rFonts w:eastAsia="宋体"/>
          <w:szCs w:val="28"/>
          <w:lang w:val="de-DE"/>
        </w:rPr>
        <w:t>0,0</w:t>
      </w:r>
      <w:r w:rsidRPr="00B87AB8">
        <w:rPr>
          <w:rFonts w:eastAsia="宋体" w:hint="eastAsia"/>
          <w:szCs w:val="28"/>
          <w:lang w:val="de-DE"/>
        </w:rPr>
        <w:t>]</w:t>
      </w:r>
      <w:r w:rsidRPr="00B87AB8">
        <w:rPr>
          <w:rFonts w:eastAsia="宋体"/>
          <w:szCs w:val="28"/>
          <w:vertAlign w:val="subscript"/>
          <w:lang w:val="de-DE"/>
        </w:rPr>
        <w:t>Z</w:t>
      </w:r>
      <w:r w:rsidRPr="00B87AB8">
        <w:rPr>
          <w:rFonts w:eastAsia="宋体"/>
          <w:szCs w:val="28"/>
          <w:lang w:val="de-DE"/>
        </w:rPr>
        <w:t>+[0,0]</w:t>
      </w:r>
      <w:r w:rsidRPr="00B87AB8">
        <w:rPr>
          <w:rFonts w:eastAsia="宋体"/>
          <w:szCs w:val="28"/>
          <w:vertAlign w:val="subscript"/>
          <w:lang w:val="de-DE"/>
        </w:rPr>
        <w:t>Z</w:t>
      </w:r>
      <w:r w:rsidRPr="00B87AB8">
        <w:rPr>
          <w:rFonts w:eastAsia="宋体"/>
          <w:szCs w:val="28"/>
          <w:lang w:val="de-DE"/>
        </w:rPr>
        <w:t xml:space="preserve"> =&gt;[0,0]</w:t>
      </w:r>
      <w:r w:rsidRPr="00B87AB8">
        <w:rPr>
          <w:rFonts w:eastAsia="宋体"/>
          <w:szCs w:val="28"/>
          <w:vertAlign w:val="subscript"/>
          <w:lang w:val="de-DE"/>
        </w:rPr>
        <w:t>Z</w:t>
      </w:r>
      <w:r w:rsidRPr="00B87AB8">
        <w:rPr>
          <w:rFonts w:eastAsia="宋体" w:hint="eastAsia"/>
          <w:szCs w:val="28"/>
          <w:lang w:val="de-DE"/>
        </w:rPr>
        <w:t>；</w:t>
      </w:r>
      <w:r w:rsidRPr="00B87AB8">
        <w:rPr>
          <w:rFonts w:eastAsia="宋体" w:hint="eastAsia"/>
          <w:szCs w:val="28"/>
          <w:lang w:val="de-DE"/>
        </w:rPr>
        <w:t>1</w:t>
      </w:r>
      <w:r w:rsidRPr="00B87AB8">
        <w:rPr>
          <w:rFonts w:eastAsia="宋体"/>
          <w:szCs w:val="28"/>
          <w:lang w:val="de-DE"/>
        </w:rPr>
        <w:t>+T=&gt;0</w:t>
      </w:r>
      <w:r w:rsidRPr="00B87AB8">
        <w:rPr>
          <w:rFonts w:eastAsia="宋体"/>
          <w:szCs w:val="28"/>
        </w:rPr>
        <w:sym w:font="Wingdings" w:char="F0F3"/>
      </w:r>
      <w:r w:rsidRPr="00B87AB8">
        <w:rPr>
          <w:rFonts w:eastAsia="宋体" w:hint="eastAsia"/>
          <w:szCs w:val="28"/>
          <w:lang w:val="de-DE"/>
        </w:rPr>
        <w:t>[</w:t>
      </w:r>
      <w:r w:rsidRPr="00B87AB8">
        <w:rPr>
          <w:rFonts w:eastAsia="宋体"/>
          <w:szCs w:val="28"/>
          <w:lang w:val="de-DE"/>
        </w:rPr>
        <w:t>1,0</w:t>
      </w:r>
      <w:r w:rsidRPr="00B87AB8">
        <w:rPr>
          <w:rFonts w:eastAsia="宋体" w:hint="eastAsia"/>
          <w:szCs w:val="28"/>
          <w:lang w:val="de-DE"/>
        </w:rPr>
        <w:t>]</w:t>
      </w:r>
      <w:r w:rsidRPr="00B87AB8">
        <w:rPr>
          <w:rFonts w:eastAsia="宋体"/>
          <w:szCs w:val="28"/>
          <w:vertAlign w:val="subscript"/>
          <w:lang w:val="de-DE"/>
        </w:rPr>
        <w:t>Z</w:t>
      </w:r>
      <w:r w:rsidRPr="00B87AB8">
        <w:rPr>
          <w:rFonts w:eastAsia="宋体"/>
          <w:szCs w:val="28"/>
          <w:lang w:val="de-DE"/>
        </w:rPr>
        <w:t>+[0,1]</w:t>
      </w:r>
      <w:r w:rsidRPr="00B87AB8">
        <w:rPr>
          <w:rFonts w:eastAsia="宋体"/>
          <w:szCs w:val="28"/>
          <w:vertAlign w:val="subscript"/>
          <w:lang w:val="de-DE"/>
        </w:rPr>
        <w:t>Z</w:t>
      </w:r>
      <w:r w:rsidRPr="00B87AB8">
        <w:rPr>
          <w:rFonts w:eastAsia="宋体"/>
          <w:szCs w:val="28"/>
          <w:lang w:val="de-DE"/>
        </w:rPr>
        <w:t>=&gt;[0,0]</w:t>
      </w:r>
      <w:r w:rsidRPr="00B87AB8">
        <w:rPr>
          <w:rFonts w:eastAsia="宋体"/>
          <w:szCs w:val="28"/>
          <w:vertAlign w:val="subscript"/>
          <w:lang w:val="de-DE"/>
        </w:rPr>
        <w:t>Z</w:t>
      </w:r>
      <w:r w:rsidRPr="00B87AB8">
        <w:rPr>
          <w:rFonts w:eastAsia="宋体" w:hint="eastAsia"/>
          <w:szCs w:val="28"/>
          <w:lang w:val="de-DE"/>
        </w:rPr>
        <w:t>；</w:t>
      </w:r>
    </w:p>
    <w:p w14:paraId="3902AA85" w14:textId="77777777" w:rsidR="00E569F9" w:rsidRPr="00B87AB8" w:rsidRDefault="00E569F9" w:rsidP="00E569F9">
      <w:pPr>
        <w:ind w:firstLine="576"/>
        <w:jc w:val="both"/>
        <w:rPr>
          <w:rFonts w:eastAsia="宋体"/>
          <w:szCs w:val="28"/>
        </w:rPr>
      </w:pPr>
      <w:r w:rsidRPr="00B87AB8">
        <w:rPr>
          <w:rFonts w:eastAsia="宋体" w:hint="eastAsia"/>
          <w:szCs w:val="28"/>
        </w:rPr>
        <w:t>根据本发明的</w:t>
      </w:r>
      <w:r w:rsidRPr="00B87AB8">
        <w:rPr>
          <w:rFonts w:eastAsia="宋体"/>
          <w:szCs w:val="28"/>
        </w:rPr>
        <w:t>T</w:t>
      </w:r>
      <w:r w:rsidRPr="00B87AB8">
        <w:rPr>
          <w:rFonts w:eastAsia="宋体"/>
          <w:szCs w:val="28"/>
        </w:rPr>
        <w:t>全加法器</w:t>
      </w:r>
      <w:r w:rsidRPr="00B87AB8">
        <w:rPr>
          <w:rFonts w:eastAsia="宋体" w:hint="eastAsia"/>
          <w:szCs w:val="28"/>
        </w:rPr>
        <w:t>201</w:t>
      </w:r>
      <w:r w:rsidRPr="00B87AB8">
        <w:rPr>
          <w:rFonts w:eastAsia="宋体" w:hint="eastAsia"/>
          <w:szCs w:val="28"/>
        </w:rPr>
        <w:t>具有</w:t>
      </w:r>
      <w:r w:rsidRPr="00B87AB8">
        <w:rPr>
          <w:rFonts w:eastAsia="宋体"/>
          <w:szCs w:val="28"/>
        </w:rPr>
        <w:t>正数部和负数部</w:t>
      </w:r>
      <w:r w:rsidRPr="00B87AB8">
        <w:rPr>
          <w:rFonts w:eastAsia="宋体" w:hint="eastAsia"/>
          <w:szCs w:val="28"/>
        </w:rPr>
        <w:t>共</w:t>
      </w:r>
      <w:r w:rsidRPr="00B87AB8">
        <w:rPr>
          <w:rFonts w:eastAsia="宋体" w:hint="eastAsia"/>
          <w:szCs w:val="28"/>
        </w:rPr>
        <w:t>6</w:t>
      </w:r>
      <w:r w:rsidRPr="00B87AB8">
        <w:rPr>
          <w:rFonts w:eastAsia="宋体" w:hint="eastAsia"/>
          <w:szCs w:val="28"/>
        </w:rPr>
        <w:t>个</w:t>
      </w:r>
      <w:r w:rsidRPr="00B87AB8">
        <w:rPr>
          <w:rFonts w:eastAsia="宋体"/>
          <w:szCs w:val="28"/>
        </w:rPr>
        <w:t>输入值</w:t>
      </w:r>
      <w:r w:rsidRPr="00B87AB8">
        <w:rPr>
          <w:rFonts w:eastAsia="宋体" w:hint="eastAsia"/>
          <w:szCs w:val="28"/>
        </w:rPr>
        <w:t>，</w:t>
      </w:r>
      <w:r w:rsidRPr="00B87AB8">
        <w:rPr>
          <w:rFonts w:eastAsia="宋体"/>
          <w:szCs w:val="28"/>
        </w:rPr>
        <w:t>其中包括</w:t>
      </w:r>
      <w:r w:rsidRPr="00B87AB8">
        <w:rPr>
          <w:rFonts w:eastAsia="宋体" w:hint="eastAsia"/>
          <w:szCs w:val="28"/>
        </w:rPr>
        <w:t>正数</w:t>
      </w:r>
      <w:r w:rsidRPr="00B87AB8">
        <w:rPr>
          <w:rFonts w:eastAsia="宋体"/>
          <w:szCs w:val="28"/>
        </w:rPr>
        <w:t>部</w:t>
      </w:r>
      <w:r w:rsidRPr="00B87AB8">
        <w:rPr>
          <w:rFonts w:eastAsia="宋体" w:hint="eastAsia"/>
          <w:szCs w:val="28"/>
        </w:rPr>
        <w:t>3</w:t>
      </w:r>
      <w:r w:rsidRPr="00B87AB8">
        <w:rPr>
          <w:rFonts w:eastAsia="宋体" w:hint="eastAsia"/>
          <w:szCs w:val="28"/>
        </w:rPr>
        <w:t>个</w:t>
      </w:r>
      <w:r w:rsidRPr="00B87AB8">
        <w:rPr>
          <w:rFonts w:eastAsia="宋体"/>
          <w:szCs w:val="28"/>
        </w:rPr>
        <w:t>输入值（</w:t>
      </w:r>
      <w:r w:rsidRPr="00B87AB8">
        <w:rPr>
          <w:rFonts w:eastAsia="宋体"/>
          <w:szCs w:val="28"/>
        </w:rPr>
        <w:t>A</w:t>
      </w:r>
      <w:r w:rsidRPr="00B87AB8">
        <w:rPr>
          <w:rFonts w:eastAsia="宋体"/>
          <w:szCs w:val="28"/>
        </w:rPr>
        <w:t>、</w:t>
      </w:r>
      <w:r w:rsidRPr="00B87AB8">
        <w:rPr>
          <w:rFonts w:eastAsia="宋体"/>
          <w:szCs w:val="28"/>
        </w:rPr>
        <w:t>B</w:t>
      </w:r>
      <w:r w:rsidRPr="00B87AB8">
        <w:rPr>
          <w:rFonts w:eastAsia="宋体" w:hint="eastAsia"/>
          <w:szCs w:val="28"/>
        </w:rPr>
        <w:t>与进位</w:t>
      </w:r>
      <w:r w:rsidRPr="00B87AB8">
        <w:rPr>
          <w:rFonts w:eastAsia="宋体"/>
          <w:szCs w:val="28"/>
        </w:rPr>
        <w:t>C</w:t>
      </w:r>
      <w:r w:rsidRPr="00B87AB8">
        <w:rPr>
          <w:rFonts w:eastAsia="宋体"/>
          <w:szCs w:val="28"/>
        </w:rPr>
        <w:t>），负数部</w:t>
      </w:r>
      <w:r w:rsidRPr="00B87AB8">
        <w:rPr>
          <w:rFonts w:eastAsia="宋体" w:hint="eastAsia"/>
          <w:szCs w:val="28"/>
        </w:rPr>
        <w:t>3</w:t>
      </w:r>
      <w:r w:rsidRPr="00B87AB8">
        <w:rPr>
          <w:rFonts w:eastAsia="宋体" w:hint="eastAsia"/>
          <w:szCs w:val="28"/>
        </w:rPr>
        <w:t>个</w:t>
      </w:r>
      <w:r w:rsidRPr="00B87AB8">
        <w:rPr>
          <w:rFonts w:eastAsia="宋体"/>
          <w:szCs w:val="28"/>
        </w:rPr>
        <w:t>输入值（</w:t>
      </w:r>
      <w:r w:rsidRPr="00B87AB8">
        <w:rPr>
          <w:rFonts w:eastAsia="宋体" w:hint="eastAsia"/>
          <w:szCs w:val="28"/>
        </w:rPr>
        <w:t>a</w:t>
      </w:r>
      <w:r w:rsidRPr="00B87AB8">
        <w:rPr>
          <w:rFonts w:eastAsia="宋体" w:hint="eastAsia"/>
          <w:szCs w:val="28"/>
        </w:rPr>
        <w:t>、</w:t>
      </w:r>
      <w:r w:rsidRPr="00B87AB8">
        <w:rPr>
          <w:rFonts w:eastAsia="宋体"/>
          <w:szCs w:val="28"/>
        </w:rPr>
        <w:t>b</w:t>
      </w:r>
      <w:r w:rsidRPr="00B87AB8">
        <w:rPr>
          <w:rFonts w:eastAsia="宋体" w:hint="eastAsia"/>
          <w:szCs w:val="28"/>
        </w:rPr>
        <w:t>与</w:t>
      </w:r>
      <w:r w:rsidRPr="00B87AB8">
        <w:rPr>
          <w:rFonts w:eastAsia="宋体"/>
          <w:szCs w:val="28"/>
        </w:rPr>
        <w:t>进位</w:t>
      </w:r>
      <w:r w:rsidRPr="00B87AB8">
        <w:rPr>
          <w:rFonts w:eastAsia="宋体" w:hint="eastAsia"/>
          <w:szCs w:val="28"/>
        </w:rPr>
        <w:t>c</w:t>
      </w:r>
      <w:r w:rsidRPr="00B87AB8">
        <w:rPr>
          <w:rFonts w:eastAsia="宋体" w:hint="eastAsia"/>
          <w:szCs w:val="28"/>
        </w:rPr>
        <w:t>）；</w:t>
      </w:r>
      <w:r w:rsidRPr="00B87AB8">
        <w:rPr>
          <w:rFonts w:eastAsia="宋体" w:hint="eastAsia"/>
          <w:szCs w:val="28"/>
        </w:rPr>
        <w:t>4</w:t>
      </w:r>
      <w:r w:rsidRPr="00B87AB8">
        <w:rPr>
          <w:rFonts w:eastAsia="宋体" w:hint="eastAsia"/>
          <w:szCs w:val="28"/>
        </w:rPr>
        <w:t>个</w:t>
      </w:r>
      <w:r w:rsidRPr="00B87AB8">
        <w:rPr>
          <w:rFonts w:eastAsia="宋体"/>
          <w:szCs w:val="28"/>
        </w:rPr>
        <w:t>输出值：</w:t>
      </w:r>
      <w:r w:rsidRPr="00B87AB8">
        <w:rPr>
          <w:rFonts w:eastAsia="宋体" w:hint="eastAsia"/>
          <w:szCs w:val="28"/>
        </w:rPr>
        <w:t>其中</w:t>
      </w:r>
      <w:r w:rsidRPr="00B87AB8">
        <w:rPr>
          <w:rFonts w:eastAsia="宋体"/>
          <w:szCs w:val="28"/>
        </w:rPr>
        <w:t>包括，正数部</w:t>
      </w:r>
      <w:r w:rsidRPr="00B87AB8">
        <w:rPr>
          <w:rFonts w:eastAsia="宋体" w:hint="eastAsia"/>
          <w:szCs w:val="28"/>
        </w:rPr>
        <w:t>2</w:t>
      </w:r>
      <w:r w:rsidRPr="00B87AB8">
        <w:rPr>
          <w:rFonts w:eastAsia="宋体" w:hint="eastAsia"/>
          <w:szCs w:val="28"/>
        </w:rPr>
        <w:t>个</w:t>
      </w:r>
      <w:r w:rsidRPr="00B87AB8">
        <w:rPr>
          <w:rFonts w:eastAsia="宋体"/>
          <w:szCs w:val="28"/>
        </w:rPr>
        <w:t>输出值（</w:t>
      </w:r>
      <w:r w:rsidRPr="00B87AB8">
        <w:rPr>
          <w:rFonts w:eastAsia="宋体" w:hint="eastAsia"/>
          <w:szCs w:val="28"/>
        </w:rPr>
        <w:t>进位</w:t>
      </w:r>
      <w:r w:rsidRPr="00B87AB8">
        <w:rPr>
          <w:rFonts w:eastAsia="宋体"/>
          <w:szCs w:val="28"/>
        </w:rPr>
        <w:t>G</w:t>
      </w:r>
      <w:r w:rsidRPr="00B87AB8">
        <w:rPr>
          <w:rFonts w:eastAsia="宋体"/>
          <w:szCs w:val="28"/>
        </w:rPr>
        <w:t>和</w:t>
      </w:r>
      <w:r w:rsidRPr="00B87AB8">
        <w:rPr>
          <w:rFonts w:eastAsia="宋体" w:hint="eastAsia"/>
          <w:szCs w:val="28"/>
        </w:rPr>
        <w:t>累加</w:t>
      </w:r>
      <w:r w:rsidRPr="00B87AB8">
        <w:rPr>
          <w:rFonts w:eastAsia="宋体"/>
          <w:szCs w:val="28"/>
        </w:rPr>
        <w:t>值</w:t>
      </w:r>
      <w:r w:rsidRPr="00B87AB8">
        <w:rPr>
          <w:rFonts w:eastAsia="宋体"/>
          <w:szCs w:val="28"/>
        </w:rPr>
        <w:t>S</w:t>
      </w:r>
      <w:r w:rsidRPr="00B87AB8">
        <w:rPr>
          <w:rFonts w:eastAsia="宋体"/>
          <w:szCs w:val="28"/>
        </w:rPr>
        <w:t>）；负数部</w:t>
      </w:r>
      <w:r w:rsidRPr="00B87AB8">
        <w:rPr>
          <w:rFonts w:eastAsia="宋体" w:hint="eastAsia"/>
          <w:szCs w:val="28"/>
        </w:rPr>
        <w:t>2</w:t>
      </w:r>
      <w:r w:rsidRPr="00B87AB8">
        <w:rPr>
          <w:rFonts w:eastAsia="宋体" w:hint="eastAsia"/>
          <w:szCs w:val="28"/>
        </w:rPr>
        <w:t>个</w:t>
      </w:r>
      <w:r w:rsidRPr="00B87AB8">
        <w:rPr>
          <w:rFonts w:eastAsia="宋体"/>
          <w:szCs w:val="28"/>
        </w:rPr>
        <w:t>输出值（进位</w:t>
      </w:r>
      <w:r w:rsidRPr="00B87AB8">
        <w:rPr>
          <w:rFonts w:eastAsia="宋体" w:hint="eastAsia"/>
          <w:szCs w:val="28"/>
        </w:rPr>
        <w:t>g</w:t>
      </w:r>
      <w:r w:rsidRPr="00B87AB8">
        <w:rPr>
          <w:rFonts w:eastAsia="宋体" w:hint="eastAsia"/>
          <w:szCs w:val="28"/>
        </w:rPr>
        <w:t>和</w:t>
      </w:r>
      <w:r w:rsidRPr="00B87AB8">
        <w:rPr>
          <w:rFonts w:eastAsia="宋体"/>
          <w:szCs w:val="28"/>
        </w:rPr>
        <w:t>累加值</w:t>
      </w:r>
      <w:r w:rsidRPr="00B87AB8">
        <w:rPr>
          <w:rFonts w:eastAsia="宋体" w:hint="eastAsia"/>
          <w:szCs w:val="28"/>
        </w:rPr>
        <w:t>s</w:t>
      </w:r>
      <w:r w:rsidRPr="00B87AB8">
        <w:rPr>
          <w:rFonts w:eastAsia="宋体" w:hint="eastAsia"/>
          <w:szCs w:val="28"/>
        </w:rPr>
        <w:t>）。</w:t>
      </w:r>
    </w:p>
    <w:p w14:paraId="36548848" w14:textId="77777777" w:rsidR="00E569F9" w:rsidRPr="00B87AB8" w:rsidRDefault="00E569F9" w:rsidP="00E569F9">
      <w:pPr>
        <w:ind w:firstLine="576"/>
        <w:jc w:val="both"/>
        <w:rPr>
          <w:rFonts w:eastAsia="宋体"/>
          <w:szCs w:val="28"/>
        </w:rPr>
      </w:pPr>
      <w:r w:rsidRPr="00B87AB8">
        <w:rPr>
          <w:rFonts w:eastAsia="宋体"/>
          <w:szCs w:val="28"/>
        </w:rPr>
        <w:t>T</w:t>
      </w:r>
      <w:r w:rsidRPr="00B87AB8">
        <w:rPr>
          <w:rFonts w:eastAsia="宋体"/>
          <w:szCs w:val="28"/>
        </w:rPr>
        <w:t>全加法器</w:t>
      </w:r>
      <w:r w:rsidRPr="00B87AB8">
        <w:rPr>
          <w:rFonts w:eastAsia="宋体" w:hint="eastAsia"/>
          <w:szCs w:val="28"/>
        </w:rPr>
        <w:t>201</w:t>
      </w:r>
      <w:r w:rsidRPr="00B87AB8">
        <w:rPr>
          <w:rFonts w:eastAsia="宋体"/>
          <w:szCs w:val="28"/>
        </w:rPr>
        <w:t>和二进制</w:t>
      </w:r>
      <w:r w:rsidRPr="00B87AB8">
        <w:rPr>
          <w:rFonts w:eastAsia="宋体" w:hint="eastAsia"/>
          <w:szCs w:val="28"/>
        </w:rPr>
        <w:t>全加法器</w:t>
      </w:r>
      <w:r w:rsidRPr="00B87AB8">
        <w:rPr>
          <w:rFonts w:eastAsia="宋体"/>
          <w:szCs w:val="28"/>
        </w:rPr>
        <w:t>相比，</w:t>
      </w:r>
      <w:r w:rsidRPr="00B87AB8">
        <w:rPr>
          <w:rFonts w:eastAsia="宋体" w:hint="eastAsia"/>
          <w:szCs w:val="28"/>
        </w:rPr>
        <w:t>二进制</w:t>
      </w:r>
      <w:r w:rsidRPr="00B87AB8">
        <w:rPr>
          <w:rFonts w:eastAsia="宋体"/>
          <w:szCs w:val="28"/>
        </w:rPr>
        <w:t>全加法器有</w:t>
      </w:r>
      <w:r w:rsidRPr="00B87AB8">
        <w:rPr>
          <w:rFonts w:eastAsia="宋体" w:hint="eastAsia"/>
          <w:szCs w:val="28"/>
        </w:rPr>
        <w:t>三个</w:t>
      </w:r>
      <w:r w:rsidRPr="00B87AB8">
        <w:rPr>
          <w:rFonts w:eastAsia="宋体"/>
          <w:szCs w:val="28"/>
        </w:rPr>
        <w:t>输入值的</w:t>
      </w:r>
      <w:r w:rsidRPr="00B87AB8">
        <w:rPr>
          <w:rFonts w:eastAsia="宋体" w:hint="eastAsia"/>
          <w:szCs w:val="28"/>
        </w:rPr>
        <w:t>2</w:t>
      </w:r>
      <w:r w:rsidRPr="00B87AB8">
        <w:rPr>
          <w:rFonts w:eastAsia="宋体"/>
          <w:szCs w:val="28"/>
          <w:vertAlign w:val="superscript"/>
        </w:rPr>
        <w:t>3</w:t>
      </w:r>
      <w:r w:rsidRPr="00B87AB8">
        <w:rPr>
          <w:rFonts w:eastAsia="宋体"/>
          <w:szCs w:val="28"/>
        </w:rPr>
        <w:t>=8</w:t>
      </w:r>
      <w:r w:rsidRPr="00B87AB8">
        <w:rPr>
          <w:rFonts w:eastAsia="宋体" w:hint="eastAsia"/>
          <w:szCs w:val="28"/>
        </w:rPr>
        <w:t>种</w:t>
      </w:r>
      <w:r w:rsidRPr="00B87AB8">
        <w:rPr>
          <w:rFonts w:eastAsia="宋体"/>
          <w:szCs w:val="28"/>
        </w:rPr>
        <w:t>不同变化</w:t>
      </w:r>
      <w:r w:rsidRPr="00B87AB8">
        <w:rPr>
          <w:rFonts w:eastAsia="宋体" w:hint="eastAsia"/>
          <w:szCs w:val="28"/>
        </w:rPr>
        <w:t>信号</w:t>
      </w:r>
      <w:r w:rsidRPr="00B87AB8">
        <w:rPr>
          <w:rFonts w:eastAsia="宋体"/>
          <w:szCs w:val="28"/>
        </w:rPr>
        <w:t>输入</w:t>
      </w:r>
      <w:r w:rsidRPr="00B87AB8">
        <w:rPr>
          <w:rFonts w:eastAsia="宋体" w:hint="eastAsia"/>
          <w:szCs w:val="28"/>
        </w:rPr>
        <w:t>值和</w:t>
      </w:r>
      <w:r w:rsidRPr="00B87AB8">
        <w:rPr>
          <w:rFonts w:eastAsia="宋体" w:hint="eastAsia"/>
          <w:szCs w:val="28"/>
        </w:rPr>
        <w:t>2</w:t>
      </w:r>
      <w:r w:rsidRPr="00B87AB8">
        <w:rPr>
          <w:rFonts w:eastAsia="宋体" w:hint="eastAsia"/>
          <w:szCs w:val="28"/>
        </w:rPr>
        <w:t>个</w:t>
      </w:r>
      <w:r w:rsidRPr="00B87AB8">
        <w:rPr>
          <w:rFonts w:eastAsia="宋体"/>
          <w:szCs w:val="28"/>
        </w:rPr>
        <w:t>输出值</w:t>
      </w:r>
      <w:r w:rsidRPr="00B87AB8">
        <w:rPr>
          <w:rFonts w:eastAsia="宋体" w:hint="eastAsia"/>
          <w:szCs w:val="28"/>
        </w:rPr>
        <w:t>2</w:t>
      </w:r>
      <w:r w:rsidRPr="00B87AB8">
        <w:rPr>
          <w:rFonts w:eastAsia="宋体"/>
          <w:szCs w:val="28"/>
          <w:vertAlign w:val="superscript"/>
        </w:rPr>
        <w:t>2</w:t>
      </w:r>
      <w:r w:rsidRPr="00B87AB8">
        <w:rPr>
          <w:rFonts w:eastAsia="宋体"/>
          <w:szCs w:val="28"/>
        </w:rPr>
        <w:t>=</w:t>
      </w:r>
      <w:r w:rsidRPr="00B87AB8">
        <w:rPr>
          <w:rFonts w:eastAsia="宋体" w:hint="eastAsia"/>
          <w:szCs w:val="28"/>
        </w:rPr>
        <w:t>4</w:t>
      </w:r>
      <w:r w:rsidRPr="00B87AB8">
        <w:rPr>
          <w:rFonts w:eastAsia="宋体" w:hint="eastAsia"/>
          <w:szCs w:val="28"/>
        </w:rPr>
        <w:t>种</w:t>
      </w:r>
      <w:r w:rsidRPr="00B87AB8">
        <w:rPr>
          <w:rFonts w:eastAsia="宋体"/>
          <w:szCs w:val="28"/>
        </w:rPr>
        <w:t>不同</w:t>
      </w:r>
      <w:r w:rsidRPr="00B87AB8">
        <w:rPr>
          <w:rFonts w:eastAsia="宋体" w:hint="eastAsia"/>
          <w:szCs w:val="28"/>
        </w:rPr>
        <w:t>结果</w:t>
      </w:r>
      <w:r w:rsidRPr="00B87AB8">
        <w:rPr>
          <w:rFonts w:eastAsia="宋体"/>
          <w:szCs w:val="28"/>
        </w:rPr>
        <w:t>信号，而</w:t>
      </w:r>
      <w:r w:rsidRPr="00B87AB8">
        <w:rPr>
          <w:rFonts w:eastAsia="宋体"/>
          <w:szCs w:val="28"/>
        </w:rPr>
        <w:t>T</w:t>
      </w:r>
      <w:r w:rsidRPr="00B87AB8">
        <w:rPr>
          <w:rFonts w:eastAsia="宋体"/>
          <w:szCs w:val="28"/>
        </w:rPr>
        <w:t>全加法器</w:t>
      </w:r>
      <w:r w:rsidRPr="00B87AB8">
        <w:rPr>
          <w:rFonts w:eastAsia="宋体" w:hint="eastAsia"/>
          <w:szCs w:val="28"/>
        </w:rPr>
        <w:t>201</w:t>
      </w:r>
      <w:r w:rsidRPr="00B87AB8">
        <w:rPr>
          <w:rFonts w:eastAsia="宋体"/>
          <w:szCs w:val="28"/>
        </w:rPr>
        <w:t>的</w:t>
      </w:r>
      <w:r w:rsidRPr="00B87AB8">
        <w:rPr>
          <w:rFonts w:eastAsia="宋体" w:hint="eastAsia"/>
          <w:szCs w:val="28"/>
        </w:rPr>
        <w:t>输入</w:t>
      </w:r>
      <w:r w:rsidRPr="00B87AB8">
        <w:rPr>
          <w:rFonts w:eastAsia="宋体"/>
          <w:szCs w:val="28"/>
        </w:rPr>
        <w:t>值</w:t>
      </w:r>
      <w:r w:rsidRPr="00B87AB8">
        <w:rPr>
          <w:rFonts w:eastAsia="宋体" w:hint="eastAsia"/>
          <w:szCs w:val="28"/>
        </w:rPr>
        <w:t>是</w:t>
      </w:r>
      <w:r w:rsidRPr="00B87AB8">
        <w:rPr>
          <w:rFonts w:eastAsia="宋体" w:hint="eastAsia"/>
          <w:szCs w:val="28"/>
        </w:rPr>
        <w:t>6</w:t>
      </w:r>
      <w:r w:rsidRPr="00B87AB8">
        <w:rPr>
          <w:rFonts w:eastAsia="宋体" w:hint="eastAsia"/>
          <w:szCs w:val="28"/>
        </w:rPr>
        <w:t>个</w:t>
      </w:r>
      <w:r w:rsidRPr="00B87AB8">
        <w:rPr>
          <w:rFonts w:eastAsia="宋体"/>
          <w:szCs w:val="28"/>
        </w:rPr>
        <w:t>输入</w:t>
      </w:r>
      <w:r w:rsidRPr="00B87AB8">
        <w:rPr>
          <w:rFonts w:eastAsia="宋体" w:hint="eastAsia"/>
          <w:szCs w:val="28"/>
        </w:rPr>
        <w:t>值</w:t>
      </w:r>
      <w:r w:rsidRPr="00B87AB8">
        <w:rPr>
          <w:rFonts w:eastAsia="宋体"/>
          <w:szCs w:val="28"/>
        </w:rPr>
        <w:t>的变化</w:t>
      </w:r>
      <w:r w:rsidRPr="00B87AB8">
        <w:rPr>
          <w:rFonts w:eastAsia="宋体" w:hint="eastAsia"/>
          <w:szCs w:val="28"/>
        </w:rPr>
        <w:t>2</w:t>
      </w:r>
      <w:r w:rsidRPr="00B87AB8">
        <w:rPr>
          <w:rFonts w:eastAsia="宋体"/>
          <w:szCs w:val="28"/>
          <w:vertAlign w:val="superscript"/>
        </w:rPr>
        <w:t>6</w:t>
      </w:r>
      <w:r w:rsidRPr="00B87AB8">
        <w:rPr>
          <w:rFonts w:eastAsia="宋体"/>
          <w:szCs w:val="28"/>
        </w:rPr>
        <w:t>=64</w:t>
      </w:r>
      <w:r w:rsidRPr="00B87AB8">
        <w:rPr>
          <w:rFonts w:eastAsia="宋体" w:hint="eastAsia"/>
          <w:szCs w:val="28"/>
        </w:rPr>
        <w:t>个</w:t>
      </w:r>
      <w:r w:rsidRPr="00B87AB8">
        <w:rPr>
          <w:rFonts w:eastAsia="宋体"/>
          <w:szCs w:val="28"/>
        </w:rPr>
        <w:t>不同输入</w:t>
      </w:r>
      <w:r w:rsidRPr="00B87AB8">
        <w:rPr>
          <w:rFonts w:eastAsia="宋体" w:hint="eastAsia"/>
          <w:szCs w:val="28"/>
        </w:rPr>
        <w:t>信号和</w:t>
      </w:r>
      <w:r w:rsidRPr="00B87AB8">
        <w:rPr>
          <w:rFonts w:eastAsia="宋体" w:hint="eastAsia"/>
          <w:szCs w:val="28"/>
        </w:rPr>
        <w:t>4</w:t>
      </w:r>
      <w:r w:rsidRPr="00B87AB8">
        <w:rPr>
          <w:rFonts w:eastAsia="宋体" w:hint="eastAsia"/>
          <w:szCs w:val="28"/>
        </w:rPr>
        <w:t>个</w:t>
      </w:r>
      <w:r w:rsidRPr="00B87AB8">
        <w:rPr>
          <w:rFonts w:eastAsia="宋体"/>
          <w:szCs w:val="28"/>
        </w:rPr>
        <w:t>输出</w:t>
      </w:r>
      <w:r w:rsidRPr="00B87AB8">
        <w:rPr>
          <w:rFonts w:eastAsia="宋体" w:hint="eastAsia"/>
          <w:szCs w:val="28"/>
        </w:rPr>
        <w:t>值</w:t>
      </w:r>
      <w:r w:rsidRPr="00B87AB8">
        <w:rPr>
          <w:rFonts w:eastAsia="宋体" w:hint="eastAsia"/>
          <w:szCs w:val="28"/>
        </w:rPr>
        <w:t>2</w:t>
      </w:r>
      <w:r w:rsidRPr="00B87AB8">
        <w:rPr>
          <w:rFonts w:eastAsia="宋体" w:hint="eastAsia"/>
          <w:szCs w:val="28"/>
          <w:vertAlign w:val="superscript"/>
        </w:rPr>
        <w:t>4</w:t>
      </w:r>
      <w:r w:rsidRPr="00B87AB8">
        <w:rPr>
          <w:rFonts w:eastAsia="宋体" w:hint="eastAsia"/>
          <w:szCs w:val="28"/>
        </w:rPr>
        <w:t>=16</w:t>
      </w:r>
      <w:r w:rsidRPr="00B87AB8">
        <w:rPr>
          <w:rFonts w:eastAsia="宋体" w:hint="eastAsia"/>
          <w:szCs w:val="28"/>
        </w:rPr>
        <w:t>种</w:t>
      </w:r>
      <w:r w:rsidRPr="00B87AB8">
        <w:rPr>
          <w:rFonts w:eastAsia="宋体"/>
          <w:szCs w:val="28"/>
        </w:rPr>
        <w:t>不同信号</w:t>
      </w:r>
      <w:r w:rsidRPr="00B87AB8">
        <w:rPr>
          <w:rFonts w:eastAsia="宋体" w:hint="eastAsia"/>
          <w:szCs w:val="28"/>
        </w:rPr>
        <w:t>结果</w:t>
      </w:r>
      <w:r w:rsidRPr="00B87AB8">
        <w:rPr>
          <w:rFonts w:eastAsia="宋体"/>
          <w:szCs w:val="28"/>
        </w:rPr>
        <w:t>值。</w:t>
      </w:r>
      <w:r w:rsidRPr="00B87AB8">
        <w:rPr>
          <w:rFonts w:eastAsia="宋体" w:hint="eastAsia"/>
          <w:szCs w:val="28"/>
        </w:rPr>
        <w:t>6</w:t>
      </w:r>
      <w:r w:rsidRPr="00B87AB8">
        <w:rPr>
          <w:rFonts w:eastAsia="宋体"/>
          <w:szCs w:val="28"/>
        </w:rPr>
        <w:t>4</w:t>
      </w:r>
      <w:r w:rsidRPr="00B87AB8">
        <w:rPr>
          <w:rFonts w:eastAsia="宋体" w:hint="eastAsia"/>
          <w:szCs w:val="28"/>
        </w:rPr>
        <w:t>种</w:t>
      </w:r>
      <w:r w:rsidRPr="00B87AB8">
        <w:rPr>
          <w:rFonts w:eastAsia="宋体"/>
          <w:szCs w:val="28"/>
        </w:rPr>
        <w:t>不同信息</w:t>
      </w:r>
      <w:r w:rsidRPr="00B87AB8">
        <w:rPr>
          <w:rFonts w:eastAsia="宋体" w:hint="eastAsia"/>
          <w:szCs w:val="28"/>
        </w:rPr>
        <w:t>输入</w:t>
      </w:r>
      <w:r w:rsidRPr="00B87AB8">
        <w:rPr>
          <w:rFonts w:eastAsia="宋体"/>
          <w:szCs w:val="28"/>
        </w:rPr>
        <w:t>通过逻辑门判断</w:t>
      </w:r>
      <w:r w:rsidRPr="00B87AB8">
        <w:rPr>
          <w:rFonts w:eastAsia="宋体" w:hint="eastAsia"/>
          <w:szCs w:val="28"/>
        </w:rPr>
        <w:t>，</w:t>
      </w:r>
      <w:r w:rsidRPr="00B87AB8">
        <w:rPr>
          <w:rFonts w:eastAsia="宋体"/>
          <w:szCs w:val="28"/>
        </w:rPr>
        <w:t>输出到</w:t>
      </w:r>
      <w:r w:rsidRPr="00B87AB8">
        <w:rPr>
          <w:rFonts w:eastAsia="宋体" w:hint="eastAsia"/>
          <w:szCs w:val="28"/>
        </w:rPr>
        <w:t>16</w:t>
      </w:r>
      <w:r w:rsidRPr="00B87AB8">
        <w:rPr>
          <w:rFonts w:eastAsia="宋体" w:hint="eastAsia"/>
          <w:szCs w:val="28"/>
        </w:rPr>
        <w:t>种</w:t>
      </w:r>
      <w:r w:rsidRPr="00B87AB8">
        <w:rPr>
          <w:rFonts w:eastAsia="宋体"/>
          <w:szCs w:val="28"/>
        </w:rPr>
        <w:t>不同信息变化</w:t>
      </w:r>
      <w:r w:rsidRPr="00B87AB8">
        <w:rPr>
          <w:rFonts w:eastAsia="宋体" w:hint="eastAsia"/>
          <w:szCs w:val="28"/>
        </w:rPr>
        <w:t>的</w:t>
      </w:r>
      <w:r w:rsidRPr="00B87AB8">
        <w:rPr>
          <w:rFonts w:eastAsia="宋体"/>
          <w:szCs w:val="28"/>
        </w:rPr>
        <w:t>矩阵运算，</w:t>
      </w:r>
      <w:r w:rsidRPr="00B87AB8">
        <w:rPr>
          <w:rFonts w:eastAsia="宋体" w:hint="eastAsia"/>
          <w:szCs w:val="28"/>
        </w:rPr>
        <w:t>结果计算判断</w:t>
      </w:r>
      <w:r w:rsidRPr="00B87AB8">
        <w:rPr>
          <w:rFonts w:eastAsia="宋体"/>
          <w:szCs w:val="28"/>
        </w:rPr>
        <w:t>输出</w:t>
      </w:r>
      <w:r w:rsidRPr="00B87AB8">
        <w:rPr>
          <w:rFonts w:eastAsia="宋体" w:hint="eastAsia"/>
          <w:szCs w:val="28"/>
        </w:rPr>
        <w:t>7</w:t>
      </w:r>
      <w:r w:rsidRPr="00B87AB8">
        <w:rPr>
          <w:rFonts w:eastAsia="宋体" w:hint="eastAsia"/>
          <w:szCs w:val="28"/>
        </w:rPr>
        <w:t>种不同（</w:t>
      </w:r>
      <w:r w:rsidRPr="00B87AB8">
        <w:rPr>
          <w:rFonts w:eastAsia="宋体" w:hint="eastAsia"/>
          <w:szCs w:val="28"/>
        </w:rPr>
        <w:t>-3</w:t>
      </w:r>
      <w:r w:rsidRPr="00B87AB8">
        <w:rPr>
          <w:rFonts w:eastAsia="宋体" w:hint="eastAsia"/>
          <w:szCs w:val="28"/>
        </w:rPr>
        <w:t>和</w:t>
      </w:r>
      <w:r w:rsidRPr="00B87AB8">
        <w:rPr>
          <w:rFonts w:eastAsia="宋体" w:hint="eastAsia"/>
          <w:szCs w:val="28"/>
        </w:rPr>
        <w:t>+3</w:t>
      </w:r>
      <w:r w:rsidRPr="00B87AB8">
        <w:rPr>
          <w:rFonts w:eastAsia="宋体" w:hint="eastAsia"/>
          <w:szCs w:val="28"/>
        </w:rPr>
        <w:t>各</w:t>
      </w:r>
      <w:r w:rsidRPr="00B87AB8">
        <w:rPr>
          <w:rFonts w:eastAsia="宋体" w:hint="eastAsia"/>
          <w:szCs w:val="28"/>
        </w:rPr>
        <w:t>1</w:t>
      </w:r>
      <w:r w:rsidRPr="00B87AB8">
        <w:rPr>
          <w:rFonts w:eastAsia="宋体" w:hint="eastAsia"/>
          <w:szCs w:val="28"/>
        </w:rPr>
        <w:t>种</w:t>
      </w:r>
      <w:r w:rsidRPr="00B87AB8">
        <w:rPr>
          <w:rFonts w:eastAsia="宋体"/>
          <w:szCs w:val="28"/>
        </w:rPr>
        <w:t>、</w:t>
      </w:r>
      <w:r w:rsidRPr="00B87AB8">
        <w:rPr>
          <w:rFonts w:eastAsia="宋体" w:hint="eastAsia"/>
          <w:szCs w:val="28"/>
        </w:rPr>
        <w:t>-2</w:t>
      </w:r>
      <w:r w:rsidRPr="00B87AB8">
        <w:rPr>
          <w:rFonts w:eastAsia="宋体" w:hint="eastAsia"/>
          <w:szCs w:val="28"/>
        </w:rPr>
        <w:t>和</w:t>
      </w:r>
      <w:r w:rsidRPr="00B87AB8">
        <w:rPr>
          <w:rFonts w:eastAsia="宋体" w:hint="eastAsia"/>
          <w:szCs w:val="28"/>
        </w:rPr>
        <w:t>+2</w:t>
      </w:r>
      <w:r w:rsidRPr="00B87AB8">
        <w:rPr>
          <w:rFonts w:eastAsia="宋体" w:hint="eastAsia"/>
          <w:szCs w:val="28"/>
        </w:rPr>
        <w:t>各</w:t>
      </w:r>
      <w:r w:rsidRPr="00B87AB8">
        <w:rPr>
          <w:rFonts w:eastAsia="宋体" w:hint="eastAsia"/>
          <w:szCs w:val="28"/>
        </w:rPr>
        <w:t>6</w:t>
      </w:r>
      <w:r w:rsidRPr="00B87AB8">
        <w:rPr>
          <w:rFonts w:eastAsia="宋体" w:hint="eastAsia"/>
          <w:szCs w:val="28"/>
        </w:rPr>
        <w:t>种、</w:t>
      </w:r>
      <w:r w:rsidRPr="00B87AB8">
        <w:rPr>
          <w:rFonts w:eastAsia="宋体" w:hint="eastAsia"/>
          <w:szCs w:val="28"/>
        </w:rPr>
        <w:t>-1</w:t>
      </w:r>
      <w:r w:rsidRPr="00B87AB8">
        <w:rPr>
          <w:rFonts w:eastAsia="宋体" w:hint="eastAsia"/>
          <w:szCs w:val="28"/>
        </w:rPr>
        <w:t>和</w:t>
      </w:r>
      <w:r w:rsidRPr="00B87AB8">
        <w:rPr>
          <w:rFonts w:eastAsia="宋体" w:hint="eastAsia"/>
          <w:szCs w:val="28"/>
        </w:rPr>
        <w:t>1</w:t>
      </w:r>
      <w:r w:rsidRPr="00B87AB8">
        <w:rPr>
          <w:rFonts w:eastAsia="宋体" w:hint="eastAsia"/>
          <w:szCs w:val="28"/>
        </w:rPr>
        <w:t>各</w:t>
      </w:r>
      <w:r w:rsidRPr="00B87AB8">
        <w:rPr>
          <w:rFonts w:eastAsia="宋体" w:hint="eastAsia"/>
          <w:szCs w:val="28"/>
        </w:rPr>
        <w:t>15</w:t>
      </w:r>
      <w:r w:rsidRPr="00B87AB8">
        <w:rPr>
          <w:rFonts w:eastAsia="宋体" w:hint="eastAsia"/>
          <w:szCs w:val="28"/>
        </w:rPr>
        <w:t>种</w:t>
      </w:r>
      <w:r w:rsidRPr="00B87AB8">
        <w:rPr>
          <w:rFonts w:eastAsia="宋体"/>
          <w:szCs w:val="28"/>
        </w:rPr>
        <w:t>，</w:t>
      </w:r>
      <w:r w:rsidRPr="00B87AB8">
        <w:rPr>
          <w:rFonts w:eastAsia="宋体" w:hint="eastAsia"/>
          <w:szCs w:val="28"/>
        </w:rPr>
        <w:t>0</w:t>
      </w:r>
      <w:r w:rsidRPr="00B87AB8">
        <w:rPr>
          <w:rFonts w:eastAsia="宋体" w:hint="eastAsia"/>
          <w:szCs w:val="28"/>
        </w:rPr>
        <w:t>位</w:t>
      </w:r>
      <w:r w:rsidRPr="00B87AB8">
        <w:rPr>
          <w:rFonts w:eastAsia="宋体" w:hint="eastAsia"/>
          <w:szCs w:val="28"/>
        </w:rPr>
        <w:t>20</w:t>
      </w:r>
      <w:r w:rsidRPr="00B87AB8">
        <w:rPr>
          <w:rFonts w:eastAsia="宋体" w:hint="eastAsia"/>
          <w:szCs w:val="28"/>
        </w:rPr>
        <w:t>种</w:t>
      </w:r>
      <w:r w:rsidRPr="00B87AB8">
        <w:rPr>
          <w:rFonts w:eastAsia="宋体"/>
          <w:szCs w:val="28"/>
        </w:rPr>
        <w:t>排列组合共</w:t>
      </w:r>
      <w:r w:rsidRPr="00B87AB8">
        <w:rPr>
          <w:rFonts w:eastAsia="宋体" w:hint="eastAsia"/>
          <w:szCs w:val="28"/>
        </w:rPr>
        <w:t>64</w:t>
      </w:r>
      <w:r w:rsidRPr="00B87AB8">
        <w:rPr>
          <w:rFonts w:eastAsia="宋体" w:hint="eastAsia"/>
          <w:szCs w:val="28"/>
        </w:rPr>
        <w:t>种输入编码</w:t>
      </w:r>
      <w:r w:rsidRPr="00B87AB8">
        <w:rPr>
          <w:rFonts w:eastAsia="宋体"/>
          <w:szCs w:val="28"/>
        </w:rPr>
        <w:t>和</w:t>
      </w:r>
      <w:r w:rsidRPr="00B87AB8">
        <w:rPr>
          <w:rFonts w:eastAsia="宋体" w:hint="eastAsia"/>
          <w:szCs w:val="28"/>
        </w:rPr>
        <w:t>7</w:t>
      </w:r>
      <w:r w:rsidRPr="00B87AB8">
        <w:rPr>
          <w:rFonts w:eastAsia="宋体" w:hint="eastAsia"/>
          <w:szCs w:val="28"/>
        </w:rPr>
        <w:t>种</w:t>
      </w:r>
      <w:r w:rsidRPr="00B87AB8">
        <w:rPr>
          <w:rFonts w:eastAsia="宋体"/>
          <w:szCs w:val="28"/>
        </w:rPr>
        <w:t>输出</w:t>
      </w:r>
      <w:r w:rsidRPr="00B87AB8">
        <w:rPr>
          <w:rFonts w:eastAsia="宋体" w:hint="eastAsia"/>
          <w:szCs w:val="28"/>
        </w:rPr>
        <w:t>编码</w:t>
      </w:r>
      <w:r w:rsidRPr="00B87AB8">
        <w:rPr>
          <w:rFonts w:eastAsia="宋体"/>
          <w:szCs w:val="28"/>
        </w:rPr>
        <w:t>）阵列</w:t>
      </w:r>
      <w:r w:rsidRPr="00B87AB8">
        <w:rPr>
          <w:rFonts w:eastAsia="宋体" w:hint="eastAsia"/>
          <w:szCs w:val="28"/>
        </w:rPr>
        <w:t>结果。实现这样的输入值和输出值的对应关系的</w:t>
      </w:r>
      <w:r w:rsidRPr="00B87AB8">
        <w:rPr>
          <w:rFonts w:eastAsia="宋体"/>
          <w:szCs w:val="28"/>
        </w:rPr>
        <w:t>逻辑电路是</w:t>
      </w:r>
      <w:r w:rsidRPr="00B87AB8">
        <w:rPr>
          <w:rFonts w:eastAsia="宋体" w:hint="eastAsia"/>
          <w:szCs w:val="28"/>
        </w:rPr>
        <w:t>错综</w:t>
      </w:r>
      <w:r w:rsidRPr="00B87AB8">
        <w:rPr>
          <w:rFonts w:eastAsia="宋体"/>
          <w:szCs w:val="28"/>
        </w:rPr>
        <w:t>复杂的。为了</w:t>
      </w:r>
      <w:r w:rsidRPr="00B87AB8">
        <w:rPr>
          <w:rFonts w:eastAsia="宋体" w:hint="eastAsia"/>
          <w:szCs w:val="28"/>
        </w:rPr>
        <w:t>解决</w:t>
      </w:r>
      <w:r w:rsidRPr="00B87AB8">
        <w:rPr>
          <w:rFonts w:eastAsia="宋体"/>
          <w:szCs w:val="28"/>
        </w:rPr>
        <w:t>T</w:t>
      </w:r>
      <w:r w:rsidRPr="00B87AB8">
        <w:rPr>
          <w:rFonts w:eastAsia="宋体"/>
          <w:szCs w:val="28"/>
        </w:rPr>
        <w:t>全加法器</w:t>
      </w:r>
      <w:r w:rsidRPr="00B87AB8">
        <w:rPr>
          <w:rFonts w:eastAsia="宋体" w:hint="eastAsia"/>
          <w:szCs w:val="28"/>
        </w:rPr>
        <w:t>201</w:t>
      </w:r>
      <w:r w:rsidRPr="00B87AB8">
        <w:rPr>
          <w:rFonts w:eastAsia="宋体" w:hint="eastAsia"/>
          <w:szCs w:val="28"/>
        </w:rPr>
        <w:t>与</w:t>
      </w:r>
      <w:r w:rsidRPr="00B87AB8">
        <w:rPr>
          <w:rFonts w:eastAsia="宋体"/>
          <w:szCs w:val="28"/>
        </w:rPr>
        <w:t>二进制全加法器相比几何数增加的</w:t>
      </w:r>
      <w:r w:rsidRPr="00B87AB8">
        <w:rPr>
          <w:rFonts w:eastAsia="宋体" w:hint="eastAsia"/>
          <w:szCs w:val="28"/>
        </w:rPr>
        <w:t>信息</w:t>
      </w:r>
      <w:r w:rsidRPr="00B87AB8">
        <w:rPr>
          <w:rFonts w:eastAsia="宋体"/>
          <w:szCs w:val="28"/>
        </w:rPr>
        <w:t>输入的矩阵运算</w:t>
      </w:r>
      <w:r w:rsidRPr="00B87AB8">
        <w:rPr>
          <w:rFonts w:eastAsia="宋体" w:hint="eastAsia"/>
          <w:szCs w:val="28"/>
        </w:rPr>
        <w:t>处理</w:t>
      </w:r>
      <w:r w:rsidRPr="00B87AB8">
        <w:rPr>
          <w:rFonts w:eastAsia="宋体"/>
          <w:szCs w:val="28"/>
        </w:rPr>
        <w:t>的逻辑</w:t>
      </w:r>
      <w:r w:rsidRPr="00B87AB8">
        <w:rPr>
          <w:rFonts w:eastAsia="宋体" w:hint="eastAsia"/>
          <w:szCs w:val="28"/>
        </w:rPr>
        <w:t>门</w:t>
      </w:r>
      <w:r w:rsidRPr="00B87AB8">
        <w:rPr>
          <w:rFonts w:eastAsia="宋体"/>
          <w:szCs w:val="28"/>
        </w:rPr>
        <w:t>计算，本发明</w:t>
      </w:r>
      <w:r w:rsidRPr="00B87AB8">
        <w:rPr>
          <w:rFonts w:eastAsia="宋体" w:hint="eastAsia"/>
          <w:szCs w:val="28"/>
        </w:rPr>
        <w:t>通过</w:t>
      </w:r>
      <w:r w:rsidRPr="00B87AB8">
        <w:rPr>
          <w:rFonts w:eastAsia="宋体"/>
          <w:szCs w:val="28"/>
        </w:rPr>
        <w:t>复用二进制全加法器</w:t>
      </w:r>
      <w:r w:rsidRPr="00B87AB8">
        <w:rPr>
          <w:rFonts w:eastAsia="宋体" w:hint="eastAsia"/>
          <w:szCs w:val="28"/>
        </w:rPr>
        <w:t>的逻辑门</w:t>
      </w:r>
      <w:r w:rsidRPr="00B87AB8">
        <w:rPr>
          <w:rFonts w:eastAsia="宋体"/>
          <w:szCs w:val="28"/>
        </w:rPr>
        <w:t>处理部</w:t>
      </w:r>
      <w:r w:rsidRPr="00B87AB8">
        <w:rPr>
          <w:rFonts w:eastAsia="宋体" w:hint="eastAsia"/>
          <w:szCs w:val="28"/>
        </w:rPr>
        <w:t>分、“比合”运算</w:t>
      </w:r>
      <w:r w:rsidRPr="00B87AB8">
        <w:rPr>
          <w:rFonts w:eastAsia="宋体"/>
          <w:szCs w:val="28"/>
        </w:rPr>
        <w:t>逻辑门</w:t>
      </w:r>
      <w:r w:rsidRPr="00B87AB8">
        <w:rPr>
          <w:rFonts w:eastAsia="宋体" w:hint="eastAsia"/>
          <w:szCs w:val="28"/>
        </w:rPr>
        <w:t>的</w:t>
      </w:r>
      <w:r w:rsidRPr="00B87AB8">
        <w:rPr>
          <w:rFonts w:eastAsia="宋体"/>
          <w:szCs w:val="28"/>
        </w:rPr>
        <w:t>处理部</w:t>
      </w:r>
      <w:r w:rsidRPr="00B87AB8">
        <w:rPr>
          <w:rFonts w:eastAsia="宋体" w:hint="eastAsia"/>
          <w:szCs w:val="28"/>
        </w:rPr>
        <w:t>分和</w:t>
      </w:r>
      <w:r w:rsidRPr="00B87AB8">
        <w:rPr>
          <w:rFonts w:eastAsia="宋体"/>
          <w:szCs w:val="28"/>
        </w:rPr>
        <w:t>二进制</w:t>
      </w:r>
      <w:r w:rsidRPr="00B87AB8">
        <w:rPr>
          <w:rFonts w:eastAsia="宋体" w:hint="eastAsia"/>
          <w:szCs w:val="28"/>
        </w:rPr>
        <w:t>转译</w:t>
      </w:r>
      <w:r w:rsidRPr="00B87AB8">
        <w:rPr>
          <w:rFonts w:eastAsia="宋体"/>
          <w:szCs w:val="28"/>
        </w:rPr>
        <w:t>三进制逻辑门处理部</w:t>
      </w:r>
      <w:r w:rsidRPr="00B87AB8">
        <w:rPr>
          <w:rFonts w:eastAsia="宋体" w:hint="eastAsia"/>
          <w:szCs w:val="28"/>
        </w:rPr>
        <w:t>分</w:t>
      </w:r>
      <w:r w:rsidRPr="00B87AB8">
        <w:rPr>
          <w:rFonts w:eastAsia="宋体"/>
          <w:szCs w:val="28"/>
        </w:rPr>
        <w:t>的</w:t>
      </w:r>
      <w:r w:rsidRPr="00B87AB8">
        <w:rPr>
          <w:rFonts w:eastAsia="宋体" w:hint="eastAsia"/>
          <w:szCs w:val="28"/>
        </w:rPr>
        <w:t>相互</w:t>
      </w:r>
      <w:r w:rsidRPr="00B87AB8">
        <w:rPr>
          <w:rFonts w:eastAsia="宋体"/>
          <w:szCs w:val="28"/>
        </w:rPr>
        <w:t>配合</w:t>
      </w:r>
      <w:r w:rsidRPr="00B87AB8">
        <w:rPr>
          <w:rFonts w:eastAsia="宋体" w:hint="eastAsia"/>
          <w:szCs w:val="28"/>
        </w:rPr>
        <w:t>与</w:t>
      </w:r>
      <w:r w:rsidRPr="00B87AB8">
        <w:rPr>
          <w:rFonts w:eastAsia="宋体"/>
          <w:szCs w:val="28"/>
        </w:rPr>
        <w:t>组合</w:t>
      </w:r>
      <w:r w:rsidRPr="00B87AB8">
        <w:rPr>
          <w:rFonts w:eastAsia="宋体" w:hint="eastAsia"/>
          <w:szCs w:val="28"/>
        </w:rPr>
        <w:t>逻辑</w:t>
      </w:r>
      <w:r w:rsidRPr="00B87AB8">
        <w:rPr>
          <w:rFonts w:eastAsia="宋体"/>
          <w:szCs w:val="28"/>
        </w:rPr>
        <w:t>门</w:t>
      </w:r>
      <w:r w:rsidRPr="00B87AB8">
        <w:rPr>
          <w:rFonts w:eastAsia="宋体" w:hint="eastAsia"/>
          <w:szCs w:val="28"/>
        </w:rPr>
        <w:t>的</w:t>
      </w:r>
      <w:r w:rsidRPr="00B87AB8">
        <w:rPr>
          <w:rFonts w:eastAsia="宋体"/>
          <w:szCs w:val="28"/>
        </w:rPr>
        <w:t>位操作运算</w:t>
      </w:r>
      <w:r w:rsidRPr="00B87AB8">
        <w:rPr>
          <w:rFonts w:eastAsia="宋体" w:hint="eastAsia"/>
          <w:szCs w:val="28"/>
        </w:rPr>
        <w:t>，</w:t>
      </w:r>
      <w:r w:rsidRPr="00B87AB8">
        <w:rPr>
          <w:rFonts w:eastAsia="宋体"/>
          <w:szCs w:val="28"/>
        </w:rPr>
        <w:t>完成</w:t>
      </w:r>
      <w:r w:rsidRPr="00B87AB8">
        <w:rPr>
          <w:rFonts w:eastAsia="宋体" w:hint="eastAsia"/>
          <w:szCs w:val="28"/>
        </w:rPr>
        <w:t>TRIA</w:t>
      </w:r>
      <w:r w:rsidRPr="00B87AB8">
        <w:rPr>
          <w:rFonts w:eastAsia="宋体"/>
          <w:szCs w:val="28"/>
        </w:rPr>
        <w:t>“</w:t>
      </w:r>
      <w:r w:rsidRPr="00B87AB8">
        <w:rPr>
          <w:rFonts w:eastAsia="宋体" w:hint="eastAsia"/>
          <w:szCs w:val="28"/>
        </w:rPr>
        <w:t>比合</w:t>
      </w:r>
      <w:r w:rsidRPr="00B87AB8">
        <w:rPr>
          <w:rFonts w:eastAsia="宋体"/>
          <w:szCs w:val="28"/>
        </w:rPr>
        <w:t>”</w:t>
      </w:r>
      <w:r w:rsidRPr="00B87AB8">
        <w:rPr>
          <w:rFonts w:eastAsia="宋体" w:hint="eastAsia"/>
          <w:szCs w:val="28"/>
        </w:rPr>
        <w:t>全加法器单元</w:t>
      </w:r>
      <w:r w:rsidRPr="00B87AB8">
        <w:rPr>
          <w:rFonts w:eastAsia="宋体"/>
          <w:szCs w:val="28"/>
        </w:rPr>
        <w:t>的计算处理</w:t>
      </w:r>
      <w:r w:rsidRPr="00B87AB8">
        <w:rPr>
          <w:rFonts w:eastAsia="宋体" w:hint="eastAsia"/>
          <w:szCs w:val="28"/>
        </w:rPr>
        <w:t>，并且</w:t>
      </w:r>
      <w:r w:rsidRPr="00B87AB8">
        <w:rPr>
          <w:rFonts w:eastAsia="宋体"/>
          <w:szCs w:val="28"/>
        </w:rPr>
        <w:t>TRIA</w:t>
      </w:r>
      <w:r w:rsidRPr="00B87AB8">
        <w:rPr>
          <w:rFonts w:eastAsia="宋体" w:hint="eastAsia"/>
          <w:szCs w:val="28"/>
        </w:rPr>
        <w:t>二进制</w:t>
      </w:r>
      <w:r w:rsidRPr="00B87AB8">
        <w:rPr>
          <w:rFonts w:eastAsia="宋体"/>
          <w:szCs w:val="28"/>
        </w:rPr>
        <w:t>和三进制切换逻辑门的处理部分完成</w:t>
      </w:r>
      <w:r w:rsidRPr="00B87AB8">
        <w:rPr>
          <w:rFonts w:eastAsia="宋体" w:hint="eastAsia"/>
          <w:szCs w:val="28"/>
        </w:rPr>
        <w:t>2</w:t>
      </w:r>
      <w:r w:rsidRPr="00B87AB8">
        <w:rPr>
          <w:rFonts w:eastAsia="宋体" w:hint="eastAsia"/>
          <w:szCs w:val="28"/>
        </w:rPr>
        <w:t>进制</w:t>
      </w:r>
      <w:r w:rsidRPr="00B87AB8">
        <w:rPr>
          <w:rFonts w:eastAsia="宋体"/>
          <w:szCs w:val="28"/>
        </w:rPr>
        <w:t>和</w:t>
      </w:r>
      <w:r w:rsidRPr="00B87AB8">
        <w:rPr>
          <w:rFonts w:eastAsia="宋体" w:hint="eastAsia"/>
          <w:szCs w:val="28"/>
        </w:rPr>
        <w:t>3</w:t>
      </w:r>
      <w:r w:rsidRPr="00B87AB8">
        <w:rPr>
          <w:rFonts w:eastAsia="宋体" w:hint="eastAsia"/>
          <w:szCs w:val="28"/>
        </w:rPr>
        <w:t>进制</w:t>
      </w:r>
      <w:r w:rsidRPr="00B87AB8">
        <w:rPr>
          <w:rFonts w:eastAsia="宋体"/>
          <w:szCs w:val="28"/>
        </w:rPr>
        <w:t>的全加法器计算的</w:t>
      </w:r>
      <w:r w:rsidRPr="00B87AB8">
        <w:rPr>
          <w:rFonts w:eastAsia="宋体" w:hint="eastAsia"/>
          <w:szCs w:val="28"/>
        </w:rPr>
        <w:t>相互</w:t>
      </w:r>
      <w:r w:rsidRPr="00B87AB8">
        <w:rPr>
          <w:rFonts w:eastAsia="宋体"/>
          <w:szCs w:val="28"/>
        </w:rPr>
        <w:t>切换</w:t>
      </w:r>
      <w:r w:rsidRPr="00B87AB8">
        <w:rPr>
          <w:rFonts w:eastAsia="宋体" w:hint="eastAsia"/>
          <w:szCs w:val="28"/>
        </w:rPr>
        <w:t>。</w:t>
      </w:r>
    </w:p>
    <w:p w14:paraId="63FD156F" w14:textId="77777777" w:rsidR="00E569F9" w:rsidRPr="00B87AB8" w:rsidRDefault="00E569F9" w:rsidP="00E569F9">
      <w:pPr>
        <w:ind w:firstLine="576"/>
        <w:jc w:val="both"/>
        <w:rPr>
          <w:rFonts w:eastAsia="宋体"/>
          <w:szCs w:val="28"/>
        </w:rPr>
      </w:pPr>
      <w:r w:rsidRPr="00B87AB8">
        <w:rPr>
          <w:rFonts w:eastAsia="宋体" w:hint="eastAsia"/>
          <w:szCs w:val="28"/>
        </w:rPr>
        <w:t>下面将参照图</w:t>
      </w:r>
      <w:r w:rsidRPr="00B87AB8">
        <w:rPr>
          <w:rFonts w:eastAsia="宋体" w:hint="eastAsia"/>
          <w:szCs w:val="28"/>
        </w:rPr>
        <w:t>3</w:t>
      </w:r>
      <w:r w:rsidRPr="00B87AB8">
        <w:rPr>
          <w:rFonts w:eastAsia="宋体" w:hint="eastAsia"/>
          <w:szCs w:val="28"/>
        </w:rPr>
        <w:t>来详细说明根据本发明实施例的</w:t>
      </w:r>
      <w:r w:rsidRPr="00B87AB8">
        <w:rPr>
          <w:rFonts w:eastAsia="宋体" w:hint="eastAsia"/>
          <w:szCs w:val="28"/>
        </w:rPr>
        <w:t>T</w:t>
      </w:r>
      <w:r w:rsidRPr="00B87AB8">
        <w:rPr>
          <w:rFonts w:eastAsia="宋体" w:hint="eastAsia"/>
          <w:szCs w:val="28"/>
        </w:rPr>
        <w:t>全加法器</w:t>
      </w:r>
      <w:r w:rsidRPr="00B87AB8">
        <w:rPr>
          <w:rFonts w:eastAsia="宋体" w:hint="eastAsia"/>
          <w:szCs w:val="28"/>
        </w:rPr>
        <w:t>201</w:t>
      </w:r>
      <w:r w:rsidRPr="00B87AB8">
        <w:rPr>
          <w:rFonts w:eastAsia="宋体" w:hint="eastAsia"/>
          <w:szCs w:val="28"/>
        </w:rPr>
        <w:t>的具体电路结构和工作方式。</w:t>
      </w:r>
      <w:r w:rsidRPr="00B87AB8">
        <w:rPr>
          <w:rFonts w:eastAsia="宋体"/>
          <w:szCs w:val="28"/>
        </w:rPr>
        <w:t>附图</w:t>
      </w:r>
      <w:r w:rsidRPr="00B87AB8">
        <w:rPr>
          <w:rFonts w:eastAsia="宋体" w:hint="eastAsia"/>
          <w:szCs w:val="28"/>
        </w:rPr>
        <w:t>3-301</w:t>
      </w:r>
      <w:r w:rsidRPr="00B87AB8">
        <w:rPr>
          <w:rFonts w:eastAsia="宋体" w:hint="eastAsia"/>
          <w:szCs w:val="28"/>
        </w:rPr>
        <w:t>的正数</w:t>
      </w:r>
      <w:r w:rsidRPr="00B87AB8">
        <w:rPr>
          <w:rFonts w:eastAsia="宋体"/>
          <w:szCs w:val="28"/>
        </w:rPr>
        <w:t>部的</w:t>
      </w:r>
      <w:r w:rsidRPr="00B87AB8">
        <w:rPr>
          <w:rFonts w:eastAsia="宋体" w:hint="eastAsia"/>
          <w:szCs w:val="28"/>
        </w:rPr>
        <w:t>3</w:t>
      </w:r>
      <w:r w:rsidRPr="00B87AB8">
        <w:rPr>
          <w:rFonts w:eastAsia="宋体" w:hint="eastAsia"/>
          <w:szCs w:val="28"/>
        </w:rPr>
        <w:t>个</w:t>
      </w:r>
      <w:r w:rsidRPr="00B87AB8">
        <w:rPr>
          <w:rFonts w:eastAsia="宋体"/>
          <w:szCs w:val="28"/>
        </w:rPr>
        <w:t>输入值</w:t>
      </w:r>
      <w:r w:rsidRPr="00B87AB8">
        <w:rPr>
          <w:rFonts w:eastAsia="宋体" w:hint="eastAsia"/>
          <w:szCs w:val="28"/>
        </w:rPr>
        <w:t>（</w:t>
      </w:r>
      <w:r w:rsidRPr="00B87AB8">
        <w:rPr>
          <w:rFonts w:eastAsia="宋体"/>
          <w:szCs w:val="28"/>
        </w:rPr>
        <w:t>A, B, C</w:t>
      </w:r>
      <w:r w:rsidRPr="00B87AB8">
        <w:rPr>
          <w:rFonts w:eastAsia="宋体" w:hint="eastAsia"/>
          <w:szCs w:val="28"/>
        </w:rPr>
        <w:t>）和</w:t>
      </w:r>
      <w:r w:rsidRPr="00B87AB8">
        <w:rPr>
          <w:rFonts w:eastAsia="宋体"/>
          <w:szCs w:val="28"/>
        </w:rPr>
        <w:t>负数部</w:t>
      </w:r>
      <w:r w:rsidRPr="00B87AB8">
        <w:rPr>
          <w:rFonts w:eastAsia="宋体" w:hint="eastAsia"/>
          <w:szCs w:val="28"/>
        </w:rPr>
        <w:t>3</w:t>
      </w:r>
      <w:r w:rsidRPr="00B87AB8">
        <w:rPr>
          <w:rFonts w:eastAsia="宋体" w:hint="eastAsia"/>
          <w:szCs w:val="28"/>
        </w:rPr>
        <w:t>个</w:t>
      </w:r>
      <w:r w:rsidRPr="00B87AB8">
        <w:rPr>
          <w:rFonts w:eastAsia="宋体"/>
          <w:szCs w:val="28"/>
        </w:rPr>
        <w:t>输入值</w:t>
      </w:r>
      <w:r w:rsidRPr="00B87AB8">
        <w:rPr>
          <w:rFonts w:eastAsia="宋体" w:hint="eastAsia"/>
          <w:szCs w:val="28"/>
        </w:rPr>
        <w:t>（</w:t>
      </w:r>
      <w:r w:rsidRPr="00B87AB8">
        <w:rPr>
          <w:rFonts w:eastAsia="宋体"/>
          <w:szCs w:val="28"/>
        </w:rPr>
        <w:t>a, b, c</w:t>
      </w:r>
      <w:r w:rsidRPr="00B87AB8">
        <w:rPr>
          <w:rFonts w:eastAsia="宋体" w:hint="eastAsia"/>
          <w:szCs w:val="28"/>
        </w:rPr>
        <w:t>）</w:t>
      </w:r>
      <w:r w:rsidRPr="00B87AB8">
        <w:rPr>
          <w:rFonts w:eastAsia="宋体"/>
          <w:szCs w:val="28"/>
        </w:rPr>
        <w:t>各自</w:t>
      </w:r>
      <w:r w:rsidRPr="00B87AB8">
        <w:rPr>
          <w:rFonts w:eastAsia="宋体" w:hint="eastAsia"/>
          <w:szCs w:val="28"/>
        </w:rPr>
        <w:t>并行计算</w:t>
      </w:r>
      <w:r w:rsidRPr="00B87AB8">
        <w:rPr>
          <w:rFonts w:eastAsia="宋体"/>
          <w:szCs w:val="28"/>
        </w:rPr>
        <w:t>处理</w:t>
      </w:r>
      <w:r w:rsidRPr="00B87AB8">
        <w:rPr>
          <w:rFonts w:eastAsia="宋体" w:hint="eastAsia"/>
          <w:szCs w:val="28"/>
        </w:rPr>
        <w:t>，</w:t>
      </w:r>
      <w:r w:rsidRPr="00B87AB8">
        <w:rPr>
          <w:rFonts w:eastAsia="宋体"/>
          <w:szCs w:val="28"/>
        </w:rPr>
        <w:t>在</w:t>
      </w:r>
      <w:r w:rsidRPr="00B87AB8">
        <w:rPr>
          <w:rFonts w:eastAsia="宋体" w:hint="eastAsia"/>
          <w:szCs w:val="28"/>
        </w:rPr>
        <w:t>附</w:t>
      </w:r>
      <w:r w:rsidRPr="00B87AB8">
        <w:rPr>
          <w:rFonts w:eastAsia="宋体"/>
          <w:szCs w:val="28"/>
        </w:rPr>
        <w:t>图</w:t>
      </w:r>
      <w:r w:rsidRPr="00B87AB8">
        <w:rPr>
          <w:rFonts w:eastAsia="宋体" w:hint="eastAsia"/>
          <w:szCs w:val="28"/>
        </w:rPr>
        <w:t>3-302</w:t>
      </w:r>
      <w:r w:rsidRPr="00B87AB8">
        <w:rPr>
          <w:rFonts w:eastAsia="宋体" w:hint="eastAsia"/>
          <w:szCs w:val="28"/>
        </w:rPr>
        <w:t>的正</w:t>
      </w:r>
      <w:r w:rsidRPr="00B87AB8">
        <w:rPr>
          <w:rFonts w:eastAsia="宋体"/>
          <w:szCs w:val="28"/>
        </w:rPr>
        <w:t>、</w:t>
      </w:r>
      <w:r w:rsidRPr="00B87AB8">
        <w:rPr>
          <w:rFonts w:eastAsia="宋体" w:hint="eastAsia"/>
          <w:szCs w:val="28"/>
        </w:rPr>
        <w:t>反</w:t>
      </w:r>
      <w:r w:rsidRPr="00B87AB8">
        <w:rPr>
          <w:rFonts w:eastAsia="宋体" w:hint="eastAsia"/>
          <w:szCs w:val="28"/>
        </w:rPr>
        <w:t>(</w:t>
      </w:r>
      <w:r w:rsidRPr="00B87AB8">
        <w:rPr>
          <w:rFonts w:eastAsia="宋体"/>
          <w:szCs w:val="28"/>
        </w:rPr>
        <w:t>负</w:t>
      </w:r>
      <w:r w:rsidRPr="00B87AB8">
        <w:rPr>
          <w:rFonts w:eastAsia="宋体" w:hint="eastAsia"/>
          <w:szCs w:val="28"/>
        </w:rPr>
        <w:t>)</w:t>
      </w:r>
      <w:r w:rsidRPr="00B87AB8">
        <w:rPr>
          <w:rFonts w:eastAsia="宋体"/>
          <w:szCs w:val="28"/>
        </w:rPr>
        <w:t>二进制全加法器逻辑运算处理后</w:t>
      </w:r>
      <w:r w:rsidRPr="00B87AB8">
        <w:rPr>
          <w:rFonts w:eastAsia="宋体" w:hint="eastAsia"/>
          <w:szCs w:val="28"/>
        </w:rPr>
        <w:t>，二进制矩阵比合逻辑运算电路</w:t>
      </w:r>
      <w:r w:rsidRPr="00B87AB8">
        <w:rPr>
          <w:rFonts w:eastAsia="宋体" w:hint="eastAsia"/>
          <w:szCs w:val="28"/>
        </w:rPr>
        <w:t>303</w:t>
      </w:r>
      <w:r w:rsidRPr="00B87AB8">
        <w:rPr>
          <w:rFonts w:eastAsia="宋体" w:hint="eastAsia"/>
          <w:szCs w:val="28"/>
        </w:rPr>
        <w:t>对二进制全加法器</w:t>
      </w:r>
      <w:r w:rsidRPr="00B87AB8">
        <w:rPr>
          <w:rFonts w:eastAsia="宋体" w:hint="eastAsia"/>
          <w:szCs w:val="28"/>
        </w:rPr>
        <w:t>302</w:t>
      </w:r>
      <w:r w:rsidRPr="00B87AB8">
        <w:rPr>
          <w:rFonts w:eastAsia="宋体"/>
          <w:szCs w:val="28"/>
        </w:rPr>
        <w:t>输出的</w:t>
      </w:r>
      <w:r w:rsidRPr="00B87AB8">
        <w:rPr>
          <w:rFonts w:eastAsia="宋体" w:hint="eastAsia"/>
          <w:szCs w:val="28"/>
        </w:rPr>
        <w:t>正数</w:t>
      </w:r>
      <w:r w:rsidRPr="00B87AB8">
        <w:rPr>
          <w:rFonts w:eastAsia="宋体"/>
          <w:szCs w:val="28"/>
        </w:rPr>
        <w:t>部的进位值</w:t>
      </w:r>
      <w:r w:rsidRPr="00B87AB8">
        <w:rPr>
          <w:rFonts w:eastAsia="宋体"/>
          <w:szCs w:val="28"/>
        </w:rPr>
        <w:t>G</w:t>
      </w:r>
      <w:r w:rsidRPr="00B87AB8">
        <w:rPr>
          <w:rFonts w:eastAsia="宋体" w:hint="eastAsia"/>
          <w:szCs w:val="28"/>
        </w:rPr>
        <w:t>和</w:t>
      </w:r>
      <w:r w:rsidRPr="00B87AB8">
        <w:rPr>
          <w:rFonts w:eastAsia="宋体"/>
          <w:szCs w:val="28"/>
        </w:rPr>
        <w:t>负数部的</w:t>
      </w:r>
      <w:r w:rsidRPr="00B87AB8">
        <w:rPr>
          <w:rFonts w:eastAsia="宋体" w:hint="eastAsia"/>
          <w:szCs w:val="28"/>
        </w:rPr>
        <w:t>进位</w:t>
      </w:r>
      <w:r w:rsidRPr="00B87AB8">
        <w:rPr>
          <w:rFonts w:eastAsia="宋体"/>
          <w:szCs w:val="28"/>
        </w:rPr>
        <w:t>值</w:t>
      </w:r>
      <w:r w:rsidRPr="00B87AB8">
        <w:rPr>
          <w:rFonts w:eastAsia="宋体" w:hint="eastAsia"/>
          <w:szCs w:val="28"/>
        </w:rPr>
        <w:t>g</w:t>
      </w:r>
      <w:r w:rsidRPr="00B87AB8">
        <w:rPr>
          <w:rFonts w:eastAsia="宋体" w:hint="eastAsia"/>
          <w:szCs w:val="28"/>
        </w:rPr>
        <w:t>之间进行相互“比合”运算，并对</w:t>
      </w:r>
      <w:r w:rsidRPr="00B87AB8">
        <w:rPr>
          <w:rFonts w:eastAsia="宋体"/>
          <w:szCs w:val="28"/>
        </w:rPr>
        <w:t>正数部的累加值</w:t>
      </w:r>
      <w:r w:rsidRPr="00B87AB8">
        <w:rPr>
          <w:rFonts w:eastAsia="宋体" w:hint="eastAsia"/>
          <w:szCs w:val="28"/>
        </w:rPr>
        <w:t>S</w:t>
      </w:r>
      <w:r w:rsidRPr="00B87AB8">
        <w:rPr>
          <w:rFonts w:eastAsia="宋体"/>
          <w:szCs w:val="28"/>
        </w:rPr>
        <w:t>和负数部的累加值</w:t>
      </w:r>
      <w:r w:rsidRPr="00B87AB8">
        <w:rPr>
          <w:rFonts w:eastAsia="宋体" w:hint="eastAsia"/>
          <w:szCs w:val="28"/>
        </w:rPr>
        <w:t>s</w:t>
      </w:r>
      <w:r w:rsidRPr="00B87AB8">
        <w:rPr>
          <w:rFonts w:eastAsia="宋体"/>
          <w:szCs w:val="28"/>
        </w:rPr>
        <w:t>之间</w:t>
      </w:r>
      <w:r w:rsidRPr="00B87AB8">
        <w:rPr>
          <w:rFonts w:eastAsia="宋体" w:hint="eastAsia"/>
          <w:szCs w:val="28"/>
        </w:rPr>
        <w:t>进行相互“比合”运算。经过</w:t>
      </w:r>
      <w:r w:rsidRPr="00B87AB8">
        <w:rPr>
          <w:rFonts w:eastAsia="宋体"/>
          <w:szCs w:val="28"/>
        </w:rPr>
        <w:t>比合处理后的一对进位值</w:t>
      </w:r>
      <w:r w:rsidRPr="00B87AB8">
        <w:rPr>
          <w:rFonts w:eastAsia="宋体" w:hint="eastAsia"/>
          <w:szCs w:val="28"/>
        </w:rPr>
        <w:t>（</w:t>
      </w:r>
      <w:r w:rsidRPr="00B87AB8">
        <w:rPr>
          <w:rFonts w:eastAsia="宋体" w:hint="eastAsia"/>
          <w:szCs w:val="28"/>
        </w:rPr>
        <w:t>G</w:t>
      </w:r>
      <w:r w:rsidRPr="00B87AB8">
        <w:rPr>
          <w:rFonts w:eastAsia="宋体" w:hint="eastAsia"/>
          <w:szCs w:val="28"/>
        </w:rPr>
        <w:t>，</w:t>
      </w:r>
      <w:r w:rsidRPr="00B87AB8">
        <w:rPr>
          <w:rFonts w:eastAsia="宋体"/>
          <w:szCs w:val="28"/>
        </w:rPr>
        <w:t>g</w:t>
      </w:r>
      <w:r w:rsidRPr="00B87AB8">
        <w:rPr>
          <w:rFonts w:eastAsia="宋体"/>
          <w:szCs w:val="28"/>
        </w:rPr>
        <w:t>）和一对累加值（</w:t>
      </w:r>
      <w:r w:rsidRPr="00B87AB8">
        <w:rPr>
          <w:rFonts w:eastAsia="宋体" w:hint="eastAsia"/>
          <w:szCs w:val="28"/>
        </w:rPr>
        <w:t>S</w:t>
      </w:r>
      <w:r w:rsidRPr="00B87AB8">
        <w:rPr>
          <w:rFonts w:eastAsia="宋体"/>
          <w:szCs w:val="28"/>
        </w:rPr>
        <w:t>，</w:t>
      </w:r>
      <w:r w:rsidRPr="00B87AB8">
        <w:rPr>
          <w:rFonts w:eastAsia="宋体"/>
          <w:szCs w:val="28"/>
        </w:rPr>
        <w:t>s</w:t>
      </w:r>
      <w:r w:rsidRPr="00B87AB8">
        <w:rPr>
          <w:rFonts w:eastAsia="宋体"/>
          <w:szCs w:val="28"/>
        </w:rPr>
        <w:t>）</w:t>
      </w:r>
      <w:r w:rsidRPr="00B87AB8">
        <w:rPr>
          <w:rFonts w:eastAsia="宋体" w:hint="eastAsia"/>
          <w:szCs w:val="28"/>
        </w:rPr>
        <w:t>的</w:t>
      </w:r>
      <w:r w:rsidRPr="00B87AB8">
        <w:rPr>
          <w:rFonts w:eastAsia="宋体"/>
          <w:szCs w:val="28"/>
        </w:rPr>
        <w:t>二进</w:t>
      </w:r>
      <w:r w:rsidRPr="00B87AB8">
        <w:rPr>
          <w:rFonts w:eastAsia="宋体"/>
          <w:szCs w:val="28"/>
        </w:rPr>
        <w:lastRenderedPageBreak/>
        <w:t>制</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数</w:t>
      </w:r>
      <w:r w:rsidRPr="00B87AB8">
        <w:rPr>
          <w:rFonts w:eastAsia="宋体" w:hint="eastAsia"/>
          <w:szCs w:val="28"/>
        </w:rPr>
        <w:t>[G</w:t>
      </w:r>
      <w:r w:rsidRPr="00B87AB8">
        <w:rPr>
          <w:rFonts w:eastAsia="宋体" w:hint="eastAsia"/>
          <w:szCs w:val="28"/>
        </w:rPr>
        <w:t>，</w:t>
      </w:r>
      <w:r w:rsidRPr="00B87AB8">
        <w:rPr>
          <w:rFonts w:eastAsia="宋体"/>
          <w:szCs w:val="28"/>
        </w:rPr>
        <w:t>S</w:t>
      </w:r>
      <w:r w:rsidRPr="00B87AB8">
        <w:rPr>
          <w:rFonts w:eastAsia="宋体" w:hint="eastAsia"/>
          <w:szCs w:val="28"/>
        </w:rPr>
        <w:t>]</w:t>
      </w:r>
      <w:r w:rsidRPr="00B87AB8">
        <w:rPr>
          <w:rFonts w:eastAsia="宋体" w:hint="eastAsia"/>
          <w:szCs w:val="28"/>
        </w:rPr>
        <w:t>和</w:t>
      </w:r>
      <w:r w:rsidRPr="00B87AB8">
        <w:rPr>
          <w:rFonts w:eastAsia="宋体"/>
          <w:szCs w:val="28"/>
        </w:rPr>
        <w:t>[g</w:t>
      </w:r>
      <w:r w:rsidRPr="00B87AB8">
        <w:rPr>
          <w:rFonts w:eastAsia="宋体" w:hint="eastAsia"/>
          <w:szCs w:val="28"/>
        </w:rPr>
        <w:t>，</w:t>
      </w:r>
      <w:r w:rsidRPr="00B87AB8">
        <w:rPr>
          <w:rFonts w:eastAsia="宋体"/>
          <w:szCs w:val="28"/>
        </w:rPr>
        <w:t>s]</w:t>
      </w:r>
      <w:r w:rsidRPr="00B87AB8">
        <w:rPr>
          <w:rFonts w:eastAsia="宋体" w:hint="eastAsia"/>
          <w:szCs w:val="28"/>
        </w:rPr>
        <w:t>通过附</w:t>
      </w:r>
      <w:r w:rsidRPr="00B87AB8">
        <w:rPr>
          <w:rFonts w:eastAsia="宋体"/>
          <w:szCs w:val="28"/>
        </w:rPr>
        <w:t>图</w:t>
      </w:r>
      <w:r w:rsidRPr="00B87AB8">
        <w:rPr>
          <w:rFonts w:eastAsia="宋体" w:hint="eastAsia"/>
          <w:szCs w:val="28"/>
        </w:rPr>
        <w:t>3-304</w:t>
      </w:r>
      <w:r w:rsidRPr="00B87AB8">
        <w:rPr>
          <w:rFonts w:eastAsia="宋体" w:hint="eastAsia"/>
          <w:szCs w:val="28"/>
        </w:rPr>
        <w:t>的</w:t>
      </w:r>
      <w:r w:rsidRPr="00B87AB8">
        <w:rPr>
          <w:rFonts w:eastAsia="宋体"/>
          <w:szCs w:val="28"/>
        </w:rPr>
        <w:t>二进制转译三进制处理输出成对称三进制值的</w:t>
      </w:r>
      <w:r w:rsidRPr="00B87AB8">
        <w:rPr>
          <w:rFonts w:eastAsia="宋体" w:hint="eastAsia"/>
          <w:szCs w:val="28"/>
        </w:rPr>
        <w:t>三进制“比合”数</w:t>
      </w:r>
      <w:r w:rsidRPr="00B87AB8">
        <w:rPr>
          <w:rFonts w:eastAsia="宋体"/>
          <w:szCs w:val="28"/>
        </w:rPr>
        <w:t>[G</w:t>
      </w:r>
      <w:r w:rsidRPr="00B87AB8">
        <w:rPr>
          <w:rFonts w:eastAsia="宋体"/>
          <w:szCs w:val="28"/>
        </w:rPr>
        <w:t>，</w:t>
      </w:r>
      <w:r w:rsidRPr="00B87AB8">
        <w:rPr>
          <w:rFonts w:eastAsia="宋体"/>
          <w:szCs w:val="28"/>
        </w:rPr>
        <w:t>S]</w:t>
      </w:r>
      <w:r w:rsidRPr="00B87AB8">
        <w:rPr>
          <w:rFonts w:eastAsia="宋体" w:hint="eastAsia"/>
          <w:szCs w:val="28"/>
        </w:rPr>
        <w:t>和</w:t>
      </w:r>
      <w:r w:rsidRPr="00B87AB8">
        <w:rPr>
          <w:rFonts w:eastAsia="宋体"/>
          <w:szCs w:val="28"/>
        </w:rPr>
        <w:t>[</w:t>
      </w:r>
      <w:r w:rsidRPr="00B87AB8">
        <w:rPr>
          <w:rFonts w:eastAsia="宋体" w:hint="eastAsia"/>
          <w:szCs w:val="28"/>
        </w:rPr>
        <w:t>g,s</w:t>
      </w:r>
      <w:r w:rsidRPr="00B87AB8">
        <w:rPr>
          <w:rFonts w:eastAsia="宋体"/>
          <w:szCs w:val="28"/>
        </w:rPr>
        <w:t>]</w:t>
      </w:r>
      <w:r w:rsidRPr="00B87AB8">
        <w:rPr>
          <w:rFonts w:eastAsia="宋体" w:hint="eastAsia"/>
          <w:szCs w:val="28"/>
        </w:rPr>
        <w:t>，完成</w:t>
      </w:r>
      <w:r w:rsidRPr="00B87AB8">
        <w:rPr>
          <w:rFonts w:eastAsia="宋体"/>
          <w:szCs w:val="28"/>
        </w:rPr>
        <w:t>T</w:t>
      </w:r>
      <w:r w:rsidRPr="00B87AB8">
        <w:rPr>
          <w:rFonts w:eastAsia="宋体"/>
          <w:szCs w:val="28"/>
        </w:rPr>
        <w:t>全加法器计算</w:t>
      </w:r>
      <w:r w:rsidRPr="00B87AB8">
        <w:rPr>
          <w:rFonts w:eastAsia="宋体" w:hint="eastAsia"/>
          <w:szCs w:val="28"/>
        </w:rPr>
        <w:t>处理。</w:t>
      </w:r>
    </w:p>
    <w:p w14:paraId="7F2C3703" w14:textId="77777777" w:rsidR="00E569F9" w:rsidRPr="00B87AB8" w:rsidRDefault="00E569F9" w:rsidP="00E569F9">
      <w:pPr>
        <w:ind w:firstLine="576"/>
        <w:jc w:val="both"/>
        <w:rPr>
          <w:rFonts w:eastAsia="宋体"/>
          <w:szCs w:val="28"/>
        </w:rPr>
      </w:pPr>
      <w:r w:rsidRPr="00B87AB8">
        <w:rPr>
          <w:rFonts w:eastAsia="宋体"/>
          <w:szCs w:val="28"/>
        </w:rPr>
        <w:t>其中</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处理</w:t>
      </w:r>
      <w:r w:rsidRPr="00B87AB8">
        <w:rPr>
          <w:rFonts w:eastAsia="宋体" w:hint="eastAsia"/>
          <w:szCs w:val="28"/>
        </w:rPr>
        <w:t>方法</w:t>
      </w:r>
      <w:r w:rsidRPr="00B87AB8">
        <w:rPr>
          <w:rFonts w:eastAsia="宋体"/>
          <w:szCs w:val="28"/>
        </w:rPr>
        <w:t>是两个输入值相异时</w:t>
      </w:r>
      <w:r w:rsidRPr="00B87AB8">
        <w:rPr>
          <w:rFonts w:eastAsia="宋体" w:hint="eastAsia"/>
          <w:szCs w:val="28"/>
        </w:rPr>
        <w:t>不变</w:t>
      </w:r>
      <w:r w:rsidRPr="00B87AB8">
        <w:rPr>
          <w:rFonts w:eastAsia="宋体"/>
          <w:szCs w:val="28"/>
        </w:rPr>
        <w:t>化</w:t>
      </w:r>
      <w:r w:rsidRPr="00B87AB8">
        <w:rPr>
          <w:rFonts w:eastAsia="宋体" w:hint="eastAsia"/>
          <w:szCs w:val="28"/>
        </w:rPr>
        <w:t>输出两个</w:t>
      </w:r>
      <w:r w:rsidRPr="00B87AB8">
        <w:rPr>
          <w:rFonts w:eastAsia="宋体"/>
          <w:szCs w:val="28"/>
        </w:rPr>
        <w:t>输出</w:t>
      </w:r>
      <w:r w:rsidRPr="00B87AB8">
        <w:rPr>
          <w:rFonts w:eastAsia="宋体" w:hint="eastAsia"/>
          <w:szCs w:val="28"/>
        </w:rPr>
        <w:t>值</w:t>
      </w:r>
      <w:r w:rsidRPr="00B87AB8">
        <w:rPr>
          <w:rFonts w:eastAsia="宋体"/>
          <w:szCs w:val="28"/>
        </w:rPr>
        <w:t>，</w:t>
      </w:r>
      <w:r w:rsidRPr="00B87AB8">
        <w:rPr>
          <w:rFonts w:eastAsia="宋体" w:hint="eastAsia"/>
          <w:szCs w:val="28"/>
        </w:rPr>
        <w:t>两个输入</w:t>
      </w:r>
      <w:r w:rsidRPr="00B87AB8">
        <w:rPr>
          <w:rFonts w:eastAsia="宋体"/>
          <w:szCs w:val="28"/>
        </w:rPr>
        <w:t>值相同时</w:t>
      </w:r>
      <w:r w:rsidRPr="00B87AB8">
        <w:rPr>
          <w:rFonts w:eastAsia="宋体" w:hint="eastAsia"/>
          <w:szCs w:val="28"/>
        </w:rPr>
        <w:t>同时</w:t>
      </w:r>
      <w:r w:rsidRPr="00B87AB8">
        <w:rPr>
          <w:rFonts w:eastAsia="宋体"/>
          <w:szCs w:val="28"/>
        </w:rPr>
        <w:t>清零</w:t>
      </w:r>
      <w:r w:rsidRPr="00B87AB8">
        <w:rPr>
          <w:rFonts w:eastAsia="宋体" w:hint="eastAsia"/>
          <w:szCs w:val="28"/>
        </w:rPr>
        <w:t>处理</w:t>
      </w:r>
      <w:r w:rsidRPr="00B87AB8">
        <w:rPr>
          <w:rFonts w:eastAsia="宋体"/>
          <w:szCs w:val="28"/>
        </w:rPr>
        <w:t>后输出到</w:t>
      </w:r>
      <w:r w:rsidRPr="00B87AB8">
        <w:rPr>
          <w:rFonts w:eastAsia="宋体" w:hint="eastAsia"/>
          <w:szCs w:val="28"/>
        </w:rPr>
        <w:t>两个</w:t>
      </w:r>
      <w:r w:rsidRPr="00B87AB8">
        <w:rPr>
          <w:rFonts w:eastAsia="宋体"/>
          <w:szCs w:val="28"/>
        </w:rPr>
        <w:t>输出</w:t>
      </w:r>
      <w:r w:rsidRPr="00B87AB8">
        <w:rPr>
          <w:rFonts w:eastAsia="宋体" w:hint="eastAsia"/>
          <w:szCs w:val="28"/>
        </w:rPr>
        <w:t>值逻辑</w:t>
      </w:r>
      <w:r w:rsidRPr="00B87AB8">
        <w:rPr>
          <w:rFonts w:eastAsia="宋体"/>
          <w:szCs w:val="28"/>
        </w:rPr>
        <w:t>门处理方法</w:t>
      </w:r>
      <w:r w:rsidRPr="00B87AB8">
        <w:rPr>
          <w:rFonts w:eastAsia="宋体" w:hint="eastAsia"/>
          <w:szCs w:val="28"/>
        </w:rPr>
        <w:t>。</w:t>
      </w:r>
    </w:p>
    <w:p w14:paraId="5E475950" w14:textId="77777777" w:rsidR="00E569F9" w:rsidRPr="00B87AB8" w:rsidRDefault="00E569F9" w:rsidP="00E569F9">
      <w:pPr>
        <w:ind w:firstLine="576"/>
        <w:jc w:val="both"/>
        <w:rPr>
          <w:rFonts w:eastAsia="宋体"/>
          <w:szCs w:val="28"/>
        </w:rPr>
      </w:pPr>
      <w:r w:rsidRPr="00B87AB8">
        <w:rPr>
          <w:rFonts w:eastAsia="宋体" w:hint="eastAsia"/>
          <w:szCs w:val="28"/>
        </w:rPr>
        <w:t>下面将分别介绍图</w:t>
      </w:r>
      <w:r w:rsidRPr="00B87AB8">
        <w:rPr>
          <w:rFonts w:eastAsia="宋体" w:hint="eastAsia"/>
          <w:szCs w:val="28"/>
        </w:rPr>
        <w:t>3</w:t>
      </w:r>
      <w:r w:rsidRPr="00B87AB8">
        <w:rPr>
          <w:rFonts w:eastAsia="宋体" w:hint="eastAsia"/>
          <w:szCs w:val="28"/>
        </w:rPr>
        <w:t>中的比合逻辑运算电路</w:t>
      </w:r>
      <w:r w:rsidRPr="00B87AB8">
        <w:rPr>
          <w:rFonts w:eastAsia="宋体" w:hint="eastAsia"/>
          <w:szCs w:val="28"/>
        </w:rPr>
        <w:t>303</w:t>
      </w:r>
      <w:r w:rsidRPr="00B87AB8">
        <w:rPr>
          <w:rFonts w:eastAsia="宋体" w:hint="eastAsia"/>
          <w:szCs w:val="28"/>
        </w:rPr>
        <w:t>以及三进制转译逻辑电路</w:t>
      </w:r>
      <w:r w:rsidRPr="00B87AB8">
        <w:rPr>
          <w:rFonts w:eastAsia="宋体" w:hint="eastAsia"/>
          <w:szCs w:val="28"/>
        </w:rPr>
        <w:t>304</w:t>
      </w:r>
      <w:r w:rsidRPr="00B87AB8">
        <w:rPr>
          <w:rFonts w:eastAsia="宋体" w:hint="eastAsia"/>
          <w:szCs w:val="28"/>
        </w:rPr>
        <w:t>的工作原理。</w:t>
      </w:r>
    </w:p>
    <w:p w14:paraId="723A2934" w14:textId="77777777" w:rsidR="00E569F9" w:rsidRPr="00B87AB8" w:rsidRDefault="00E569F9" w:rsidP="00E569F9">
      <w:pPr>
        <w:pStyle w:val="Heading3"/>
        <w:rPr>
          <w:rFonts w:ascii="宋体" w:eastAsia="宋体" w:hAnsi="宋体"/>
          <w:sz w:val="28"/>
          <w:szCs w:val="28"/>
          <w:u w:val="single"/>
        </w:rPr>
      </w:pPr>
      <w:r w:rsidRPr="00B87AB8">
        <w:rPr>
          <w:rFonts w:ascii="宋体" w:eastAsia="宋体" w:hAnsi="宋体" w:hint="eastAsia"/>
          <w:sz w:val="28"/>
          <w:szCs w:val="28"/>
          <w:u w:val="single"/>
        </w:rPr>
        <w:t>比合运算</w:t>
      </w:r>
      <w:r w:rsidRPr="00B87AB8">
        <w:rPr>
          <w:rFonts w:ascii="宋体" w:eastAsia="宋体" w:hAnsi="宋体"/>
          <w:sz w:val="28"/>
          <w:szCs w:val="28"/>
          <w:u w:val="single"/>
        </w:rPr>
        <w:t>处理</w:t>
      </w:r>
      <w:r w:rsidRPr="00B87AB8">
        <w:rPr>
          <w:rFonts w:ascii="宋体" w:eastAsia="宋体" w:hAnsi="宋体" w:hint="eastAsia"/>
          <w:sz w:val="28"/>
          <w:szCs w:val="28"/>
          <w:u w:val="single"/>
        </w:rPr>
        <w:t>（combine）</w:t>
      </w:r>
    </w:p>
    <w:p w14:paraId="3C4B933F" w14:textId="77777777" w:rsidR="00E569F9" w:rsidRPr="00B87AB8" w:rsidRDefault="00E569F9" w:rsidP="00E569F9">
      <w:pPr>
        <w:ind w:firstLine="576"/>
        <w:jc w:val="both"/>
        <w:rPr>
          <w:rFonts w:eastAsia="宋体"/>
          <w:szCs w:val="28"/>
        </w:rPr>
      </w:pPr>
      <w:r w:rsidRPr="00B87AB8">
        <w:rPr>
          <w:rFonts w:eastAsia="宋体"/>
          <w:szCs w:val="28"/>
        </w:rPr>
        <w:t>T</w:t>
      </w:r>
      <w:r w:rsidRPr="00B87AB8">
        <w:rPr>
          <w:rFonts w:eastAsia="宋体" w:hint="eastAsia"/>
          <w:szCs w:val="28"/>
        </w:rPr>
        <w:t>全加法器</w:t>
      </w:r>
      <w:r w:rsidRPr="00B87AB8">
        <w:rPr>
          <w:rFonts w:eastAsia="宋体" w:hint="eastAsia"/>
          <w:szCs w:val="28"/>
        </w:rPr>
        <w:t>201</w:t>
      </w:r>
      <w:r w:rsidRPr="00B87AB8">
        <w:rPr>
          <w:rFonts w:eastAsia="宋体"/>
          <w:szCs w:val="28"/>
        </w:rPr>
        <w:t>中比合处理的数学原理是</w:t>
      </w:r>
      <w:r w:rsidRPr="00B87AB8">
        <w:rPr>
          <w:rFonts w:eastAsia="宋体" w:hint="eastAsia"/>
          <w:szCs w:val="28"/>
        </w:rPr>
        <w:t>0</w:t>
      </w:r>
      <w:r w:rsidRPr="00B87AB8">
        <w:rPr>
          <w:rFonts w:eastAsia="宋体" w:hint="eastAsia"/>
          <w:szCs w:val="28"/>
        </w:rPr>
        <w:t>的</w:t>
      </w:r>
      <w:r w:rsidRPr="00B87AB8">
        <w:rPr>
          <w:rFonts w:eastAsia="宋体"/>
          <w:szCs w:val="28"/>
        </w:rPr>
        <w:t>分化处理</w:t>
      </w:r>
      <w:r w:rsidRPr="00B87AB8">
        <w:rPr>
          <w:rFonts w:eastAsia="宋体" w:hint="eastAsia"/>
          <w:szCs w:val="28"/>
        </w:rPr>
        <w:t>0=</w:t>
      </w:r>
      <w:r w:rsidRPr="00B87AB8">
        <w:rPr>
          <w:rFonts w:eastAsia="宋体"/>
          <w:szCs w:val="28"/>
        </w:rPr>
        <w:t>A</w:t>
      </w:r>
      <w:r w:rsidRPr="00B87AB8">
        <w:rPr>
          <w:rFonts w:eastAsia="宋体" w:hint="eastAsia"/>
          <w:szCs w:val="28"/>
        </w:rPr>
        <w:t>+(-</w:t>
      </w:r>
      <w:r w:rsidRPr="00B87AB8">
        <w:rPr>
          <w:rFonts w:eastAsia="宋体"/>
          <w:szCs w:val="28"/>
        </w:rPr>
        <w:t>A</w:t>
      </w:r>
      <w:r w:rsidRPr="00B87AB8">
        <w:rPr>
          <w:rFonts w:eastAsia="宋体" w:hint="eastAsia"/>
          <w:szCs w:val="28"/>
        </w:rPr>
        <w:t>)</w:t>
      </w:r>
      <w:r w:rsidRPr="00B87AB8">
        <w:rPr>
          <w:rFonts w:eastAsia="宋体" w:hint="eastAsia"/>
          <w:szCs w:val="28"/>
        </w:rPr>
        <w:t>方式</w:t>
      </w:r>
      <w:r w:rsidRPr="00B87AB8">
        <w:rPr>
          <w:rFonts w:eastAsia="宋体"/>
          <w:szCs w:val="28"/>
        </w:rPr>
        <w:t>。</w:t>
      </w:r>
      <w:r w:rsidRPr="00B87AB8">
        <w:rPr>
          <w:rFonts w:eastAsia="宋体" w:hint="eastAsia"/>
          <w:szCs w:val="28"/>
        </w:rPr>
        <w:t>“比合”计算中把</w:t>
      </w:r>
      <w:r w:rsidRPr="00B87AB8">
        <w:rPr>
          <w:rFonts w:eastAsia="宋体"/>
          <w:szCs w:val="28"/>
        </w:rPr>
        <w:t>[1,1]</w:t>
      </w:r>
      <w:r w:rsidRPr="00B87AB8">
        <w:rPr>
          <w:rFonts w:eastAsia="宋体" w:hint="eastAsia"/>
          <w:szCs w:val="28"/>
        </w:rPr>
        <w:t>转换</w:t>
      </w:r>
      <w:r w:rsidRPr="00B87AB8">
        <w:rPr>
          <w:rFonts w:eastAsia="宋体"/>
          <w:szCs w:val="28"/>
        </w:rPr>
        <w:t>处理成</w:t>
      </w:r>
      <w:r w:rsidRPr="00B87AB8">
        <w:rPr>
          <w:rFonts w:eastAsia="宋体"/>
          <w:szCs w:val="28"/>
        </w:rPr>
        <w:t>[0,0]</w:t>
      </w:r>
      <w:r w:rsidRPr="00B87AB8">
        <w:rPr>
          <w:rFonts w:eastAsia="宋体" w:hint="eastAsia"/>
          <w:szCs w:val="28"/>
        </w:rPr>
        <w:t>形式</w:t>
      </w:r>
      <w:r w:rsidRPr="00B87AB8">
        <w:rPr>
          <w:rFonts w:eastAsia="宋体"/>
          <w:szCs w:val="28"/>
        </w:rPr>
        <w:t>，如下公式推导。</w:t>
      </w:r>
    </w:p>
    <w:p w14:paraId="3A5CAC55" w14:textId="77777777" w:rsidR="00E569F9" w:rsidRPr="00B87AB8" w:rsidRDefault="00E569F9" w:rsidP="00E569F9">
      <w:pPr>
        <w:ind w:firstLine="576"/>
        <w:jc w:val="both"/>
        <w:rPr>
          <w:rFonts w:eastAsia="宋体"/>
          <w:szCs w:val="28"/>
        </w:rPr>
      </w:pPr>
      <w:r w:rsidRPr="00B87AB8">
        <w:rPr>
          <w:rFonts w:eastAsia="宋体" w:hint="eastAsia"/>
          <w:szCs w:val="28"/>
        </w:rPr>
        <w:t>Z=T(X,Y)=X+Yj,</w:t>
      </w:r>
      <w:r w:rsidRPr="00B87AB8">
        <w:rPr>
          <w:rFonts w:eastAsia="宋体"/>
          <w:szCs w:val="28"/>
        </w:rPr>
        <w:t xml:space="preserve"> T(A,A)=A+Aj=0; Z=Z-0</w:t>
      </w:r>
      <w:r w:rsidRPr="00B87AB8">
        <w:rPr>
          <w:rFonts w:eastAsia="宋体" w:hint="eastAsia"/>
          <w:szCs w:val="28"/>
        </w:rPr>
        <w:t>=</w:t>
      </w:r>
      <w:r w:rsidRPr="00B87AB8">
        <w:rPr>
          <w:rFonts w:eastAsia="宋体"/>
          <w:szCs w:val="28"/>
        </w:rPr>
        <w:t>T(X,Y)-T</w:t>
      </w:r>
      <w:r w:rsidRPr="00B87AB8">
        <w:rPr>
          <w:rFonts w:eastAsia="宋体" w:hint="eastAsia"/>
          <w:szCs w:val="28"/>
        </w:rPr>
        <w:t>(A,A)</w:t>
      </w:r>
      <w:r w:rsidRPr="00B87AB8">
        <w:rPr>
          <w:rFonts w:eastAsia="宋体"/>
          <w:szCs w:val="28"/>
        </w:rPr>
        <w:t>=T(X-A,Y-A);</w:t>
      </w:r>
    </w:p>
    <w:p w14:paraId="104C078F" w14:textId="77777777" w:rsidR="00E569F9" w:rsidRPr="00B87AB8" w:rsidRDefault="00E569F9" w:rsidP="00E569F9">
      <w:pPr>
        <w:ind w:firstLine="576"/>
        <w:jc w:val="both"/>
        <w:rPr>
          <w:rFonts w:eastAsia="宋体"/>
          <w:szCs w:val="28"/>
        </w:rPr>
      </w:pPr>
      <w:r w:rsidRPr="00B87AB8">
        <w:rPr>
          <w:rFonts w:eastAsia="宋体"/>
          <w:szCs w:val="28"/>
        </w:rPr>
        <w:t>Z = Z1+Z2-0=T(X1, Y1) + T(X2, Y2) - T</w:t>
      </w:r>
      <w:r w:rsidRPr="00B87AB8">
        <w:rPr>
          <w:rFonts w:eastAsia="宋体" w:hint="eastAsia"/>
          <w:szCs w:val="28"/>
        </w:rPr>
        <w:t>(A,A)</w:t>
      </w:r>
    </w:p>
    <w:p w14:paraId="4FCAA1C9" w14:textId="77777777" w:rsidR="00E569F9" w:rsidRPr="00B87AB8" w:rsidRDefault="00E569F9" w:rsidP="00E569F9">
      <w:pPr>
        <w:ind w:firstLine="576"/>
        <w:jc w:val="both"/>
        <w:rPr>
          <w:rFonts w:eastAsia="宋体"/>
          <w:szCs w:val="28"/>
        </w:rPr>
      </w:pPr>
      <w:r w:rsidRPr="00B87AB8">
        <w:rPr>
          <w:rFonts w:eastAsia="宋体"/>
          <w:szCs w:val="28"/>
        </w:rPr>
        <w:t>Z</w:t>
      </w:r>
      <w:r w:rsidRPr="00B87AB8">
        <w:rPr>
          <w:rFonts w:eastAsia="宋体" w:hint="eastAsia"/>
          <w:szCs w:val="28"/>
        </w:rPr>
        <w:t>函数</w:t>
      </w:r>
      <w:r w:rsidRPr="00B87AB8">
        <w:rPr>
          <w:rFonts w:eastAsia="宋体"/>
          <w:szCs w:val="28"/>
        </w:rPr>
        <w:t>形式</w:t>
      </w:r>
      <w:r w:rsidRPr="00B87AB8">
        <w:rPr>
          <w:rFonts w:eastAsia="宋体"/>
          <w:szCs w:val="28"/>
        </w:rPr>
        <w:t>=T(X1</w:t>
      </w:r>
      <w:r w:rsidRPr="00B87AB8">
        <w:rPr>
          <w:rFonts w:eastAsia="宋体" w:hint="eastAsia"/>
          <w:szCs w:val="28"/>
        </w:rPr>
        <w:t>,</w:t>
      </w:r>
      <w:r w:rsidRPr="00B87AB8">
        <w:rPr>
          <w:rFonts w:eastAsia="宋体"/>
          <w:szCs w:val="28"/>
        </w:rPr>
        <w:t>Y1</w:t>
      </w:r>
      <w:r w:rsidRPr="00B87AB8">
        <w:rPr>
          <w:rFonts w:eastAsia="宋体" w:hint="eastAsia"/>
          <w:szCs w:val="28"/>
        </w:rPr>
        <w:t>)</w:t>
      </w:r>
      <w:r w:rsidRPr="00B87AB8">
        <w:rPr>
          <w:rFonts w:eastAsia="宋体"/>
          <w:szCs w:val="28"/>
        </w:rPr>
        <w:t>+</w:t>
      </w:r>
      <w:r w:rsidRPr="00B87AB8">
        <w:rPr>
          <w:rFonts w:eastAsia="宋体" w:hint="eastAsia"/>
          <w:szCs w:val="28"/>
        </w:rPr>
        <w:t>T(</w:t>
      </w:r>
      <w:r w:rsidRPr="00B87AB8">
        <w:rPr>
          <w:rFonts w:eastAsia="宋体"/>
          <w:szCs w:val="28"/>
        </w:rPr>
        <w:t>X2-A,Y2-A)</w:t>
      </w:r>
      <w:r w:rsidRPr="00B87AB8">
        <w:rPr>
          <w:rFonts w:eastAsia="宋体" w:hint="eastAsia"/>
          <w:szCs w:val="28"/>
        </w:rPr>
        <w:t>或</w:t>
      </w:r>
      <w:r w:rsidRPr="00B87AB8">
        <w:rPr>
          <w:rFonts w:eastAsia="宋体"/>
          <w:szCs w:val="28"/>
        </w:rPr>
        <w:t>=T(X1</w:t>
      </w:r>
      <w:r w:rsidRPr="00B87AB8">
        <w:rPr>
          <w:rFonts w:eastAsia="宋体" w:hint="eastAsia"/>
          <w:szCs w:val="28"/>
        </w:rPr>
        <w:t>,</w:t>
      </w:r>
      <w:r w:rsidRPr="00B87AB8">
        <w:rPr>
          <w:rFonts w:eastAsia="宋体"/>
          <w:szCs w:val="28"/>
        </w:rPr>
        <w:t>Y1</w:t>
      </w:r>
      <w:r w:rsidRPr="00B87AB8">
        <w:rPr>
          <w:rFonts w:eastAsia="宋体" w:hint="eastAsia"/>
          <w:szCs w:val="28"/>
        </w:rPr>
        <w:t>)</w:t>
      </w:r>
      <w:r w:rsidRPr="00B87AB8">
        <w:rPr>
          <w:rFonts w:eastAsia="宋体"/>
          <w:szCs w:val="28"/>
        </w:rPr>
        <w:t>+</w:t>
      </w:r>
      <w:r w:rsidRPr="00B87AB8">
        <w:rPr>
          <w:rFonts w:eastAsia="宋体" w:hint="eastAsia"/>
          <w:szCs w:val="28"/>
        </w:rPr>
        <w:t>T(</w:t>
      </w:r>
      <w:r w:rsidRPr="00B87AB8">
        <w:rPr>
          <w:rFonts w:eastAsia="宋体"/>
          <w:szCs w:val="28"/>
        </w:rPr>
        <w:t>X2-A,Y2-A)</w:t>
      </w:r>
    </w:p>
    <w:p w14:paraId="2BAD75A3" w14:textId="77777777" w:rsidR="00E569F9" w:rsidRPr="00B87AB8" w:rsidRDefault="00E569F9" w:rsidP="00E569F9">
      <w:pPr>
        <w:ind w:firstLine="576"/>
        <w:jc w:val="both"/>
        <w:rPr>
          <w:rFonts w:eastAsia="宋体"/>
          <w:szCs w:val="28"/>
        </w:rPr>
      </w:pPr>
      <w:r w:rsidRPr="00B87AB8">
        <w:rPr>
          <w:rFonts w:eastAsia="宋体"/>
          <w:szCs w:val="28"/>
        </w:rPr>
        <w:t>Z</w:t>
      </w:r>
      <w:r w:rsidRPr="00B87AB8">
        <w:rPr>
          <w:rFonts w:eastAsia="宋体" w:hint="eastAsia"/>
          <w:szCs w:val="28"/>
        </w:rPr>
        <w:t>比合数形式</w:t>
      </w:r>
      <w:r w:rsidRPr="00B87AB8">
        <w:rPr>
          <w:rFonts w:eastAsia="宋体"/>
          <w:szCs w:val="28"/>
        </w:rPr>
        <w:t>=</w:t>
      </w:r>
      <w:r w:rsidRPr="00B87AB8">
        <w:rPr>
          <w:rFonts w:eastAsia="宋体" w:hint="eastAsia"/>
          <w:szCs w:val="28"/>
        </w:rPr>
        <w:t>[</w:t>
      </w:r>
      <w:r w:rsidRPr="00B87AB8">
        <w:rPr>
          <w:rFonts w:eastAsia="宋体"/>
          <w:szCs w:val="28"/>
        </w:rPr>
        <w:t>X1+Y1j]+[(X2-A)+(Y2-A)j];</w:t>
      </w:r>
    </w:p>
    <w:p w14:paraId="3886AAFC" w14:textId="77777777" w:rsidR="00E569F9" w:rsidRPr="00B87AB8" w:rsidRDefault="00E569F9" w:rsidP="00E569F9">
      <w:pPr>
        <w:ind w:firstLine="576"/>
        <w:jc w:val="both"/>
        <w:rPr>
          <w:rFonts w:eastAsia="宋体"/>
          <w:szCs w:val="28"/>
        </w:rPr>
      </w:pPr>
      <w:r w:rsidRPr="00B87AB8">
        <w:rPr>
          <w:rFonts w:eastAsia="宋体" w:hint="eastAsia"/>
          <w:szCs w:val="28"/>
        </w:rPr>
        <w:t>或</w:t>
      </w:r>
      <w:r w:rsidRPr="00B87AB8">
        <w:rPr>
          <w:rFonts w:eastAsia="宋体"/>
          <w:szCs w:val="28"/>
        </w:rPr>
        <w:t>=[(X1-A)+(Y1-A)j]+[X2+Y2j]</w:t>
      </w:r>
    </w:p>
    <w:p w14:paraId="215A44F0" w14:textId="77777777" w:rsidR="00E569F9" w:rsidRPr="00B87AB8" w:rsidRDefault="00E569F9" w:rsidP="00E569F9">
      <w:pPr>
        <w:ind w:firstLine="576"/>
        <w:jc w:val="both"/>
        <w:rPr>
          <w:rFonts w:eastAsia="宋体"/>
          <w:szCs w:val="28"/>
        </w:rPr>
      </w:pPr>
      <w:r w:rsidRPr="00B87AB8">
        <w:rPr>
          <w:rFonts w:eastAsia="宋体" w:hint="eastAsia"/>
          <w:szCs w:val="28"/>
        </w:rPr>
        <w:t>TRIA</w:t>
      </w:r>
      <w:r w:rsidRPr="00B87AB8">
        <w:rPr>
          <w:rFonts w:eastAsia="宋体" w:hint="eastAsia"/>
          <w:szCs w:val="28"/>
        </w:rPr>
        <w:t>比合二进制</w:t>
      </w:r>
      <w:r w:rsidRPr="00B87AB8">
        <w:rPr>
          <w:rFonts w:eastAsia="宋体" w:hint="eastAsia"/>
          <w:szCs w:val="28"/>
        </w:rPr>
        <w:t>B</w:t>
      </w:r>
      <w:r w:rsidRPr="00B87AB8">
        <w:rPr>
          <w:rFonts w:eastAsia="宋体" w:hint="eastAsia"/>
          <w:szCs w:val="28"/>
        </w:rPr>
        <w:t>的二进制“比合数”</w:t>
      </w:r>
      <w:r w:rsidRPr="00B87AB8">
        <w:rPr>
          <w:rFonts w:eastAsia="宋体"/>
          <w:szCs w:val="28"/>
        </w:rPr>
        <w:t>表示方法，单位是</w:t>
      </w:r>
      <w:r w:rsidRPr="00B87AB8">
        <w:rPr>
          <w:rFonts w:eastAsia="宋体" w:hint="eastAsia"/>
          <w:szCs w:val="28"/>
        </w:rPr>
        <w:t>2</w:t>
      </w:r>
      <w:r w:rsidRPr="00B87AB8">
        <w:rPr>
          <w:rFonts w:eastAsia="宋体" w:hint="eastAsia"/>
          <w:szCs w:val="28"/>
        </w:rPr>
        <w:t>。</w:t>
      </w:r>
    </w:p>
    <w:p w14:paraId="1F13784B" w14:textId="77777777" w:rsidR="00E569F9" w:rsidRPr="00B87AB8" w:rsidRDefault="00E569F9" w:rsidP="00E569F9">
      <w:pPr>
        <w:ind w:firstLine="0"/>
      </w:pPr>
      <w:r w:rsidRPr="00B87AB8">
        <w:rPr>
          <w:rFonts w:ascii="Arial Unicode MS" w:eastAsia="Arial Unicode MS" w:hAnsi="Arial Unicode MS" w:cs="Arial Unicode MS"/>
        </w:rPr>
        <w:t>B</w:t>
      </w:r>
      <w:r w:rsidRPr="00B87AB8">
        <w:rPr>
          <w:rFonts w:ascii="Arial Unicode MS" w:eastAsia="Arial Unicode MS" w:hAnsi="Arial Unicode MS" w:cs="Arial Unicode MS" w:hint="eastAsia"/>
          <w:vertAlign w:val="subscript"/>
        </w:rPr>
        <w:t xml:space="preserve">x </w:t>
      </w:r>
      <w:r w:rsidRPr="00B87AB8">
        <w:rPr>
          <w:rFonts w:ascii="Arial Unicode MS" w:eastAsia="Arial Unicode MS" w:hAnsi="Arial Unicode MS" w:cs="Arial Unicode MS" w:hint="eastAsia"/>
        </w:rPr>
        <w:t xml:space="preserve">=∑X </w:t>
      </w:r>
      <w:r w:rsidRPr="00B87AB8">
        <w:t>=x</w:t>
      </w:r>
      <w:r w:rsidRPr="00B87AB8">
        <w:rPr>
          <w:vertAlign w:val="subscript"/>
        </w:rPr>
        <w:t>n</w:t>
      </w:r>
      <w:r w:rsidRPr="00B87AB8">
        <w:t>2</w:t>
      </w:r>
      <w:r w:rsidRPr="00B87AB8">
        <w:rPr>
          <w:vertAlign w:val="superscript"/>
        </w:rPr>
        <w:t>n</w:t>
      </w:r>
      <w:r w:rsidRPr="00B87AB8">
        <w:t>+ x</w:t>
      </w:r>
      <w:r w:rsidRPr="00B87AB8">
        <w:rPr>
          <w:vertAlign w:val="subscript"/>
        </w:rPr>
        <w:t>n-1</w:t>
      </w:r>
      <w:r w:rsidRPr="00B87AB8">
        <w:t>2</w:t>
      </w:r>
      <w:r w:rsidRPr="00B87AB8">
        <w:rPr>
          <w:vertAlign w:val="superscript"/>
        </w:rPr>
        <w:t>n-1</w:t>
      </w:r>
      <w:r w:rsidRPr="00B87AB8">
        <w:t>…+x</w:t>
      </w:r>
      <w:r w:rsidRPr="00B87AB8">
        <w:rPr>
          <w:vertAlign w:val="subscript"/>
        </w:rPr>
        <w:t>2</w:t>
      </w:r>
      <w:r w:rsidRPr="00B87AB8">
        <w:t>2</w:t>
      </w:r>
      <w:r w:rsidRPr="00B87AB8">
        <w:rPr>
          <w:vertAlign w:val="superscript"/>
        </w:rPr>
        <w:t>1</w:t>
      </w:r>
      <w:r w:rsidRPr="00B87AB8">
        <w:t>+x</w:t>
      </w:r>
      <w:r w:rsidRPr="00B87AB8">
        <w:rPr>
          <w:vertAlign w:val="subscript"/>
        </w:rPr>
        <w:t>0</w:t>
      </w:r>
      <w:r w:rsidRPr="00B87AB8">
        <w:t>2</w:t>
      </w:r>
      <w:r w:rsidRPr="00B87AB8">
        <w:rPr>
          <w:vertAlign w:val="superscript"/>
        </w:rPr>
        <w:t>0</w:t>
      </w:r>
      <w:r w:rsidRPr="00B87AB8">
        <w:t xml:space="preserve"> ; (x{1,0});</w:t>
      </w:r>
    </w:p>
    <w:p w14:paraId="48FA8533" w14:textId="77777777" w:rsidR="00E569F9" w:rsidRPr="00B87AB8" w:rsidRDefault="00E569F9" w:rsidP="00E569F9">
      <w:pPr>
        <w:ind w:firstLine="0"/>
      </w:pPr>
      <w:r w:rsidRPr="00B87AB8">
        <w:rPr>
          <w:rFonts w:ascii="Arial Unicode MS" w:eastAsia="Arial Unicode MS" w:hAnsi="Arial Unicode MS" w:cs="Arial Unicode MS"/>
        </w:rPr>
        <w:t>B</w:t>
      </w:r>
      <w:r w:rsidRPr="00B87AB8">
        <w:rPr>
          <w:rFonts w:ascii="Arial Unicode MS" w:eastAsia="Arial Unicode MS" w:hAnsi="Arial Unicode MS" w:cs="Arial Unicode MS" w:hint="eastAsia"/>
          <w:vertAlign w:val="subscript"/>
        </w:rPr>
        <w:t xml:space="preserve">y </w:t>
      </w:r>
      <w:r w:rsidRPr="00B87AB8">
        <w:rPr>
          <w:rFonts w:ascii="Arial Unicode MS" w:eastAsia="Arial Unicode MS" w:hAnsi="Arial Unicode MS" w:cs="Arial Unicode MS" w:hint="eastAsia"/>
        </w:rPr>
        <w:t xml:space="preserve">=∑Y </w:t>
      </w:r>
      <w:r w:rsidRPr="00B87AB8">
        <w:t>=y</w:t>
      </w:r>
      <w:r w:rsidRPr="00B87AB8">
        <w:rPr>
          <w:vertAlign w:val="subscript"/>
        </w:rPr>
        <w:t>n</w:t>
      </w:r>
      <w:r w:rsidRPr="00B87AB8">
        <w:t>2</w:t>
      </w:r>
      <w:r w:rsidRPr="00B87AB8">
        <w:rPr>
          <w:vertAlign w:val="superscript"/>
        </w:rPr>
        <w:t>n</w:t>
      </w:r>
      <w:r w:rsidRPr="00B87AB8">
        <w:t>+ y</w:t>
      </w:r>
      <w:r w:rsidRPr="00B87AB8">
        <w:rPr>
          <w:vertAlign w:val="subscript"/>
        </w:rPr>
        <w:t>n-1</w:t>
      </w:r>
      <w:r w:rsidRPr="00B87AB8">
        <w:t>2</w:t>
      </w:r>
      <w:r w:rsidRPr="00B87AB8">
        <w:rPr>
          <w:vertAlign w:val="superscript"/>
        </w:rPr>
        <w:t>n-1</w:t>
      </w:r>
      <w:r w:rsidRPr="00B87AB8">
        <w:t>…+y</w:t>
      </w:r>
      <w:r w:rsidRPr="00B87AB8">
        <w:rPr>
          <w:vertAlign w:val="subscript"/>
        </w:rPr>
        <w:t>2</w:t>
      </w:r>
      <w:r w:rsidRPr="00B87AB8">
        <w:t>2</w:t>
      </w:r>
      <w:r w:rsidRPr="00B87AB8">
        <w:rPr>
          <w:vertAlign w:val="superscript"/>
        </w:rPr>
        <w:t>1</w:t>
      </w:r>
      <w:r w:rsidRPr="00B87AB8">
        <w:t>+y</w:t>
      </w:r>
      <w:r w:rsidRPr="00B87AB8">
        <w:rPr>
          <w:vertAlign w:val="subscript"/>
        </w:rPr>
        <w:t>0</w:t>
      </w:r>
      <w:r w:rsidRPr="00B87AB8">
        <w:t>2</w:t>
      </w:r>
      <w:r w:rsidRPr="00B87AB8">
        <w:rPr>
          <w:vertAlign w:val="superscript"/>
        </w:rPr>
        <w:t>0</w:t>
      </w:r>
      <w:r w:rsidRPr="00B87AB8">
        <w:t xml:space="preserve"> ; (y{1,0});</w:t>
      </w:r>
    </w:p>
    <w:p w14:paraId="4DD4D8F5" w14:textId="77777777" w:rsidR="00E569F9" w:rsidRPr="00B87AB8" w:rsidRDefault="00E569F9" w:rsidP="00E569F9">
      <w:pPr>
        <w:ind w:firstLine="0"/>
      </w:pPr>
      <w:r w:rsidRPr="00B87AB8">
        <w:t>B=( x</w:t>
      </w:r>
      <w:r w:rsidRPr="00B87AB8">
        <w:rPr>
          <w:vertAlign w:val="subscript"/>
        </w:rPr>
        <w:t>n</w:t>
      </w:r>
      <w:r w:rsidRPr="00B87AB8">
        <w:t>-y</w:t>
      </w:r>
      <w:r w:rsidRPr="00B87AB8">
        <w:rPr>
          <w:vertAlign w:val="subscript"/>
        </w:rPr>
        <w:t>n</w:t>
      </w:r>
      <w:r w:rsidRPr="00B87AB8">
        <w:t>)2</w:t>
      </w:r>
      <w:r w:rsidRPr="00B87AB8">
        <w:rPr>
          <w:vertAlign w:val="superscript"/>
        </w:rPr>
        <w:t>n</w:t>
      </w:r>
      <w:r w:rsidRPr="00B87AB8">
        <w:t>+(x</w:t>
      </w:r>
      <w:r w:rsidRPr="00B87AB8">
        <w:rPr>
          <w:vertAlign w:val="subscript"/>
        </w:rPr>
        <w:t>n-1</w:t>
      </w:r>
      <w:r w:rsidRPr="00B87AB8">
        <w:t xml:space="preserve"> –y</w:t>
      </w:r>
      <w:r w:rsidRPr="00B87AB8">
        <w:rPr>
          <w:vertAlign w:val="subscript"/>
        </w:rPr>
        <w:t>n-1</w:t>
      </w:r>
      <w:r w:rsidRPr="00B87AB8">
        <w:t>) 2</w:t>
      </w:r>
      <w:r w:rsidRPr="00B87AB8">
        <w:rPr>
          <w:vertAlign w:val="superscript"/>
        </w:rPr>
        <w:t>n-1</w:t>
      </w:r>
      <w:r w:rsidRPr="00B87AB8">
        <w:t>+…+ (x</w:t>
      </w:r>
      <w:r w:rsidRPr="00B87AB8">
        <w:rPr>
          <w:vertAlign w:val="subscript"/>
        </w:rPr>
        <w:t>0</w:t>
      </w:r>
      <w:r w:rsidRPr="00B87AB8">
        <w:t>-y</w:t>
      </w:r>
      <w:r w:rsidRPr="00B87AB8">
        <w:rPr>
          <w:vertAlign w:val="subscript"/>
        </w:rPr>
        <w:t>0</w:t>
      </w:r>
      <w:r w:rsidRPr="00B87AB8">
        <w:t>) 2</w:t>
      </w:r>
      <w:r w:rsidRPr="00B87AB8">
        <w:rPr>
          <w:vertAlign w:val="superscript"/>
        </w:rPr>
        <w:t>0</w:t>
      </w:r>
      <w:r w:rsidRPr="00B87AB8">
        <w:t>; (x, y={1,0});</w:t>
      </w:r>
    </w:p>
    <w:p w14:paraId="79940A43" w14:textId="77777777" w:rsidR="00E569F9" w:rsidRPr="00B87AB8" w:rsidRDefault="00E569F9" w:rsidP="00E569F9">
      <w:pPr>
        <w:ind w:firstLine="0"/>
      </w:pPr>
      <w:r w:rsidRPr="00B87AB8">
        <w:t xml:space="preserve">  = B</w:t>
      </w:r>
      <w:r w:rsidRPr="00B87AB8">
        <w:rPr>
          <w:vertAlign w:val="subscript"/>
        </w:rPr>
        <w:t>n</w:t>
      </w:r>
      <w:r w:rsidRPr="00B87AB8">
        <w:t>B</w:t>
      </w:r>
      <w:r w:rsidRPr="00B87AB8">
        <w:rPr>
          <w:vertAlign w:val="subscript"/>
        </w:rPr>
        <w:t>n-1</w:t>
      </w:r>
      <w:r w:rsidRPr="00B87AB8">
        <w:t>…B</w:t>
      </w:r>
      <w:r w:rsidRPr="00B87AB8">
        <w:rPr>
          <w:vertAlign w:val="subscript"/>
        </w:rPr>
        <w:t>1</w:t>
      </w:r>
      <w:r w:rsidRPr="00B87AB8">
        <w:t>B</w:t>
      </w:r>
      <w:r w:rsidRPr="00B87AB8">
        <w:rPr>
          <w:vertAlign w:val="subscript"/>
        </w:rPr>
        <w:t>0</w:t>
      </w:r>
      <w:r w:rsidRPr="00B87AB8">
        <w:t xml:space="preserve">; </w:t>
      </w:r>
    </w:p>
    <w:p w14:paraId="3F5AB5AF" w14:textId="77777777" w:rsidR="00E569F9" w:rsidRPr="00B87AB8" w:rsidRDefault="00E569F9" w:rsidP="00E569F9">
      <w:pPr>
        <w:ind w:firstLine="576"/>
        <w:jc w:val="both"/>
        <w:rPr>
          <w:rFonts w:eastAsia="宋体"/>
          <w:szCs w:val="28"/>
        </w:rPr>
      </w:pPr>
      <w:r w:rsidRPr="00B87AB8">
        <w:rPr>
          <w:rFonts w:eastAsia="宋体" w:hint="eastAsia"/>
          <w:szCs w:val="28"/>
        </w:rPr>
        <w:t>如下</w:t>
      </w:r>
      <w:r w:rsidRPr="00B87AB8">
        <w:rPr>
          <w:rFonts w:eastAsia="宋体"/>
          <w:szCs w:val="28"/>
        </w:rPr>
        <w:t>表格</w:t>
      </w:r>
      <w:r w:rsidR="00AD2692" w:rsidRPr="00B87AB8">
        <w:rPr>
          <w:rFonts w:eastAsia="宋体" w:hint="eastAsia"/>
          <w:szCs w:val="28"/>
        </w:rPr>
        <w:t>11</w:t>
      </w:r>
      <w:r w:rsidRPr="00B87AB8">
        <w:rPr>
          <w:rFonts w:eastAsia="宋体"/>
          <w:szCs w:val="28"/>
        </w:rPr>
        <w:t>是一对</w:t>
      </w:r>
      <w:r w:rsidRPr="00B87AB8">
        <w:rPr>
          <w:rFonts w:eastAsia="宋体" w:hint="eastAsia"/>
          <w:szCs w:val="28"/>
        </w:rPr>
        <w:t>二进制全加法器</w:t>
      </w:r>
      <w:r w:rsidRPr="00B87AB8">
        <w:rPr>
          <w:rFonts w:eastAsia="宋体"/>
          <w:szCs w:val="28"/>
        </w:rPr>
        <w:t>计算结果</w:t>
      </w:r>
      <w:r w:rsidRPr="00B87AB8">
        <w:rPr>
          <w:rFonts w:eastAsia="宋体" w:hint="eastAsia"/>
          <w:szCs w:val="28"/>
        </w:rPr>
        <w:t>的</w:t>
      </w:r>
      <w:r w:rsidRPr="00B87AB8">
        <w:rPr>
          <w:rFonts w:eastAsia="宋体"/>
          <w:szCs w:val="28"/>
        </w:rPr>
        <w:t>阵列</w:t>
      </w:r>
      <w:r w:rsidRPr="00B87AB8">
        <w:rPr>
          <w:rFonts w:eastAsia="宋体" w:hint="eastAsia"/>
          <w:szCs w:val="28"/>
        </w:rPr>
        <w:t>的</w:t>
      </w:r>
      <w:r w:rsidRPr="00B87AB8">
        <w:rPr>
          <w:rFonts w:eastAsia="宋体"/>
          <w:szCs w:val="28"/>
        </w:rPr>
        <w:t>比合操作表</w:t>
      </w:r>
      <w:r w:rsidRPr="00B87AB8">
        <w:rPr>
          <w:rFonts w:eastAsia="宋体" w:hint="eastAsia"/>
          <w:szCs w:val="28"/>
        </w:rPr>
        <w:t>。如表</w:t>
      </w:r>
      <w:r w:rsidRPr="00B87AB8">
        <w:rPr>
          <w:rFonts w:eastAsia="宋体" w:hint="eastAsia"/>
          <w:szCs w:val="28"/>
        </w:rPr>
        <w:t>10</w:t>
      </w:r>
      <w:r w:rsidRPr="00B87AB8">
        <w:rPr>
          <w:rFonts w:eastAsia="宋体" w:hint="eastAsia"/>
          <w:szCs w:val="28"/>
        </w:rPr>
        <w:t>所示，</w:t>
      </w:r>
      <w:r w:rsidRPr="00B87AB8">
        <w:rPr>
          <w:rFonts w:eastAsia="宋体" w:hint="eastAsia"/>
          <w:szCs w:val="28"/>
        </w:rPr>
        <w:t>T</w:t>
      </w:r>
      <w:r w:rsidRPr="00B87AB8">
        <w:rPr>
          <w:rFonts w:eastAsia="宋体"/>
          <w:szCs w:val="28"/>
        </w:rPr>
        <w:t>全加法器</w:t>
      </w:r>
      <w:r w:rsidRPr="00B87AB8">
        <w:rPr>
          <w:rFonts w:eastAsia="宋体" w:hint="eastAsia"/>
          <w:szCs w:val="28"/>
        </w:rPr>
        <w:t>201</w:t>
      </w:r>
      <w:r w:rsidRPr="00B87AB8">
        <w:rPr>
          <w:rFonts w:eastAsia="宋体"/>
          <w:szCs w:val="28"/>
        </w:rPr>
        <w:t>的一对正反输入值</w:t>
      </w:r>
      <w:r w:rsidRPr="00B87AB8">
        <w:rPr>
          <w:rFonts w:eastAsia="宋体" w:hint="eastAsia"/>
          <w:szCs w:val="28"/>
        </w:rPr>
        <w:t>包括正</w:t>
      </w:r>
      <w:r w:rsidRPr="00B87AB8">
        <w:rPr>
          <w:rFonts w:eastAsia="宋体"/>
          <w:szCs w:val="28"/>
        </w:rPr>
        <w:t>数部</w:t>
      </w:r>
      <w:r w:rsidRPr="00B87AB8">
        <w:rPr>
          <w:rFonts w:eastAsia="宋体" w:hint="eastAsia"/>
          <w:szCs w:val="28"/>
        </w:rPr>
        <w:t>输入</w:t>
      </w:r>
      <w:r w:rsidRPr="00B87AB8">
        <w:rPr>
          <w:rFonts w:eastAsia="宋体"/>
          <w:szCs w:val="28"/>
        </w:rPr>
        <w:t>值</w:t>
      </w:r>
      <w:r w:rsidRPr="00B87AB8">
        <w:rPr>
          <w:rFonts w:eastAsia="宋体"/>
          <w:szCs w:val="28"/>
        </w:rPr>
        <w:t>A</w:t>
      </w:r>
      <w:r w:rsidRPr="00B87AB8">
        <w:rPr>
          <w:rFonts w:eastAsia="宋体" w:hint="eastAsia"/>
          <w:szCs w:val="28"/>
        </w:rPr>
        <w:t>、</w:t>
      </w:r>
      <w:r w:rsidRPr="00B87AB8">
        <w:rPr>
          <w:rFonts w:eastAsia="宋体"/>
          <w:szCs w:val="28"/>
        </w:rPr>
        <w:t>B</w:t>
      </w:r>
      <w:r w:rsidRPr="00B87AB8">
        <w:rPr>
          <w:rFonts w:eastAsia="宋体"/>
          <w:szCs w:val="28"/>
        </w:rPr>
        <w:t>和进位</w:t>
      </w:r>
      <w:r w:rsidRPr="00B87AB8">
        <w:rPr>
          <w:rFonts w:eastAsia="宋体"/>
          <w:szCs w:val="28"/>
        </w:rPr>
        <w:t>C</w:t>
      </w:r>
      <w:r w:rsidRPr="00B87AB8">
        <w:rPr>
          <w:rFonts w:eastAsia="宋体" w:hint="eastAsia"/>
          <w:szCs w:val="28"/>
        </w:rPr>
        <w:t>以及反数</w:t>
      </w:r>
      <w:r w:rsidRPr="00B87AB8">
        <w:rPr>
          <w:rFonts w:eastAsia="宋体"/>
          <w:szCs w:val="28"/>
        </w:rPr>
        <w:t>部输入值</w:t>
      </w:r>
      <w:r w:rsidRPr="00B87AB8">
        <w:rPr>
          <w:rFonts w:eastAsia="宋体" w:hint="eastAsia"/>
          <w:szCs w:val="28"/>
        </w:rPr>
        <w:t>a,b</w:t>
      </w:r>
      <w:r w:rsidRPr="00B87AB8">
        <w:rPr>
          <w:rFonts w:eastAsia="宋体" w:hint="eastAsia"/>
          <w:szCs w:val="28"/>
        </w:rPr>
        <w:t>和</w:t>
      </w:r>
      <w:r w:rsidRPr="00B87AB8">
        <w:rPr>
          <w:rFonts w:eastAsia="宋体"/>
          <w:szCs w:val="28"/>
        </w:rPr>
        <w:t>进位</w:t>
      </w:r>
      <w:r w:rsidRPr="00B87AB8">
        <w:rPr>
          <w:rFonts w:eastAsia="宋体"/>
          <w:szCs w:val="28"/>
        </w:rPr>
        <w:t>c</w:t>
      </w:r>
      <w:r w:rsidRPr="00B87AB8">
        <w:rPr>
          <w:rFonts w:eastAsia="宋体" w:hint="eastAsia"/>
          <w:szCs w:val="28"/>
        </w:rPr>
        <w:t>的</w:t>
      </w:r>
      <w:r w:rsidRPr="00B87AB8">
        <w:rPr>
          <w:rFonts w:eastAsia="宋体"/>
          <w:szCs w:val="28"/>
        </w:rPr>
        <w:t>二进制全加法器加法结果</w:t>
      </w:r>
      <w:r w:rsidRPr="00B87AB8">
        <w:rPr>
          <w:rFonts w:eastAsia="宋体" w:hint="eastAsia"/>
          <w:szCs w:val="28"/>
        </w:rPr>
        <w:t>(0,0),(0,1),(1,0),(1,1)</w:t>
      </w:r>
      <w:r w:rsidRPr="00B87AB8">
        <w:rPr>
          <w:rFonts w:eastAsia="宋体" w:hint="eastAsia"/>
          <w:szCs w:val="28"/>
        </w:rPr>
        <w:t>值，正数部（</w:t>
      </w:r>
      <w:r w:rsidRPr="00B87AB8">
        <w:rPr>
          <w:rFonts w:eastAsia="宋体"/>
          <w:szCs w:val="28"/>
        </w:rPr>
        <w:t>G</w:t>
      </w:r>
      <w:r w:rsidRPr="00B87AB8">
        <w:rPr>
          <w:rFonts w:eastAsia="宋体" w:hint="eastAsia"/>
          <w:szCs w:val="28"/>
        </w:rPr>
        <w:t>,</w:t>
      </w:r>
      <w:r w:rsidRPr="00B87AB8">
        <w:rPr>
          <w:rFonts w:eastAsia="宋体"/>
          <w:szCs w:val="28"/>
        </w:rPr>
        <w:t>S</w:t>
      </w:r>
      <w:r w:rsidRPr="00B87AB8">
        <w:rPr>
          <w:rFonts w:eastAsia="宋体" w:hint="eastAsia"/>
          <w:szCs w:val="28"/>
        </w:rPr>
        <w:t>）</w:t>
      </w:r>
      <w:r w:rsidRPr="00B87AB8">
        <w:rPr>
          <w:rFonts w:eastAsia="宋体"/>
          <w:szCs w:val="28"/>
        </w:rPr>
        <w:t>和</w:t>
      </w:r>
      <w:r w:rsidRPr="00B87AB8">
        <w:rPr>
          <w:rFonts w:eastAsia="宋体" w:hint="eastAsia"/>
          <w:szCs w:val="28"/>
        </w:rPr>
        <w:t>反</w:t>
      </w:r>
      <w:r w:rsidRPr="00B87AB8">
        <w:rPr>
          <w:rFonts w:eastAsia="宋体"/>
          <w:szCs w:val="28"/>
        </w:rPr>
        <w:t>数</w:t>
      </w:r>
      <w:r w:rsidRPr="00B87AB8">
        <w:rPr>
          <w:rFonts w:eastAsia="宋体" w:hint="eastAsia"/>
          <w:szCs w:val="28"/>
        </w:rPr>
        <w:t>部（</w:t>
      </w:r>
      <w:r w:rsidRPr="00B87AB8">
        <w:rPr>
          <w:rFonts w:eastAsia="宋体"/>
          <w:szCs w:val="28"/>
        </w:rPr>
        <w:t>g</w:t>
      </w:r>
      <w:r w:rsidRPr="00B87AB8">
        <w:rPr>
          <w:rFonts w:eastAsia="宋体" w:hint="eastAsia"/>
          <w:szCs w:val="28"/>
        </w:rPr>
        <w:t>,</w:t>
      </w:r>
      <w:r w:rsidRPr="00B87AB8">
        <w:rPr>
          <w:rFonts w:eastAsia="宋体"/>
          <w:szCs w:val="28"/>
        </w:rPr>
        <w:t>s</w:t>
      </w:r>
      <w:r w:rsidRPr="00B87AB8">
        <w:rPr>
          <w:rFonts w:eastAsia="宋体" w:hint="eastAsia"/>
          <w:szCs w:val="28"/>
        </w:rPr>
        <w:t>）的（</w:t>
      </w:r>
      <w:r w:rsidRPr="00B87AB8">
        <w:rPr>
          <w:rFonts w:eastAsia="宋体"/>
          <w:szCs w:val="28"/>
        </w:rPr>
        <w:t>进位</w:t>
      </w:r>
      <w:r w:rsidRPr="00B87AB8">
        <w:rPr>
          <w:rFonts w:eastAsia="宋体" w:hint="eastAsia"/>
          <w:szCs w:val="28"/>
        </w:rPr>
        <w:t>值</w:t>
      </w:r>
      <w:r w:rsidRPr="00B87AB8">
        <w:rPr>
          <w:rFonts w:eastAsia="宋体" w:hint="eastAsia"/>
          <w:szCs w:val="28"/>
        </w:rPr>
        <w:t>,</w:t>
      </w:r>
      <w:r w:rsidRPr="00B87AB8">
        <w:rPr>
          <w:rFonts w:eastAsia="宋体"/>
          <w:szCs w:val="28"/>
        </w:rPr>
        <w:t>累加值</w:t>
      </w:r>
      <w:r w:rsidRPr="00B87AB8">
        <w:rPr>
          <w:rFonts w:eastAsia="宋体" w:hint="eastAsia"/>
          <w:szCs w:val="28"/>
        </w:rPr>
        <w:t>）</w:t>
      </w:r>
      <w:r w:rsidRPr="00B87AB8">
        <w:rPr>
          <w:rFonts w:eastAsia="宋体"/>
          <w:szCs w:val="28"/>
        </w:rPr>
        <w:t>，通过</w:t>
      </w:r>
      <w:r w:rsidRPr="00B87AB8">
        <w:rPr>
          <w:rFonts w:eastAsia="宋体" w:hint="eastAsia"/>
          <w:szCs w:val="28"/>
        </w:rPr>
        <w:t>一对</w:t>
      </w:r>
      <w:r w:rsidRPr="00B87AB8">
        <w:rPr>
          <w:rFonts w:eastAsia="宋体"/>
          <w:szCs w:val="28"/>
        </w:rPr>
        <w:t>比合数的</w:t>
      </w:r>
      <w:r w:rsidRPr="00B87AB8">
        <w:rPr>
          <w:rFonts w:eastAsia="宋体" w:hint="eastAsia"/>
          <w:szCs w:val="28"/>
        </w:rPr>
        <w:t>进位值</w:t>
      </w:r>
      <w:r w:rsidRPr="00B87AB8">
        <w:rPr>
          <w:rFonts w:eastAsia="宋体" w:hint="eastAsia"/>
          <w:szCs w:val="28"/>
        </w:rPr>
        <w:t>[</w:t>
      </w:r>
      <w:r w:rsidRPr="00B87AB8">
        <w:rPr>
          <w:rFonts w:eastAsia="宋体"/>
          <w:szCs w:val="28"/>
        </w:rPr>
        <w:t>G,g</w:t>
      </w:r>
      <w:r w:rsidRPr="00B87AB8">
        <w:rPr>
          <w:rFonts w:eastAsia="宋体" w:hint="eastAsia"/>
          <w:szCs w:val="28"/>
        </w:rPr>
        <w:t>]</w:t>
      </w:r>
      <w:r w:rsidRPr="00B87AB8">
        <w:rPr>
          <w:rFonts w:eastAsia="宋体"/>
          <w:szCs w:val="28"/>
        </w:rPr>
        <w:t>之间</w:t>
      </w:r>
      <w:r w:rsidRPr="00B87AB8">
        <w:rPr>
          <w:rFonts w:eastAsia="宋体" w:hint="eastAsia"/>
          <w:szCs w:val="28"/>
        </w:rPr>
        <w:t>G</w:t>
      </w:r>
      <w:r w:rsidRPr="00B87AB8">
        <w:rPr>
          <w:rFonts w:eastAsia="宋体" w:hint="eastAsia"/>
          <w:szCs w:val="28"/>
        </w:rPr>
        <w:t>与</w:t>
      </w:r>
      <w:r w:rsidRPr="00B87AB8">
        <w:rPr>
          <w:rFonts w:eastAsia="宋体"/>
          <w:szCs w:val="28"/>
        </w:rPr>
        <w:t>g</w:t>
      </w:r>
      <w:r w:rsidRPr="00B87AB8">
        <w:rPr>
          <w:rFonts w:eastAsia="宋体" w:hint="eastAsia"/>
          <w:szCs w:val="28"/>
        </w:rPr>
        <w:t>和累加值</w:t>
      </w:r>
      <w:r w:rsidRPr="00B87AB8">
        <w:rPr>
          <w:rFonts w:eastAsia="宋体" w:hint="eastAsia"/>
          <w:szCs w:val="28"/>
        </w:rPr>
        <w:t>[</w:t>
      </w:r>
      <w:r w:rsidRPr="00B87AB8">
        <w:rPr>
          <w:rFonts w:eastAsia="宋体"/>
          <w:szCs w:val="28"/>
        </w:rPr>
        <w:t>S,s</w:t>
      </w:r>
      <w:r w:rsidRPr="00B87AB8">
        <w:rPr>
          <w:rFonts w:eastAsia="宋体" w:hint="eastAsia"/>
          <w:szCs w:val="28"/>
        </w:rPr>
        <w:t>]</w:t>
      </w:r>
      <w:r w:rsidRPr="00B87AB8">
        <w:rPr>
          <w:rFonts w:eastAsia="宋体"/>
          <w:szCs w:val="28"/>
        </w:rPr>
        <w:t>之间</w:t>
      </w:r>
      <w:r w:rsidRPr="00B87AB8">
        <w:rPr>
          <w:rFonts w:eastAsia="宋体"/>
          <w:szCs w:val="28"/>
        </w:rPr>
        <w:t>S</w:t>
      </w:r>
      <w:r w:rsidRPr="00B87AB8">
        <w:rPr>
          <w:rFonts w:eastAsia="宋体"/>
          <w:szCs w:val="28"/>
        </w:rPr>
        <w:t>和</w:t>
      </w:r>
      <w:r w:rsidRPr="00B87AB8">
        <w:rPr>
          <w:rFonts w:eastAsia="宋体"/>
          <w:szCs w:val="28"/>
        </w:rPr>
        <w:t>s</w:t>
      </w:r>
      <w:r w:rsidRPr="00B87AB8">
        <w:rPr>
          <w:rFonts w:eastAsia="宋体" w:hint="eastAsia"/>
          <w:szCs w:val="28"/>
        </w:rPr>
        <w:t>的</w:t>
      </w:r>
      <w:r w:rsidRPr="00B87AB8">
        <w:rPr>
          <w:rFonts w:eastAsia="宋体"/>
          <w:szCs w:val="28"/>
        </w:rPr>
        <w:t>阵列比合处理</w:t>
      </w:r>
      <w:r w:rsidRPr="00B87AB8">
        <w:rPr>
          <w:rFonts w:eastAsia="宋体" w:hint="eastAsia"/>
          <w:szCs w:val="28"/>
        </w:rPr>
        <w:t>，完成</w:t>
      </w:r>
      <w:r w:rsidRPr="00B87AB8">
        <w:rPr>
          <w:rFonts w:eastAsia="宋体"/>
          <w:szCs w:val="28"/>
        </w:rPr>
        <w:t>二进制比合处理输出</w:t>
      </w:r>
      <w:r w:rsidRPr="00B87AB8">
        <w:rPr>
          <w:rFonts w:eastAsia="宋体" w:hint="eastAsia"/>
          <w:szCs w:val="28"/>
        </w:rPr>
        <w:t>(G,S)</w:t>
      </w:r>
      <w:r w:rsidRPr="00B87AB8">
        <w:rPr>
          <w:rFonts w:eastAsia="宋体" w:hint="eastAsia"/>
          <w:szCs w:val="28"/>
        </w:rPr>
        <w:t>和</w:t>
      </w:r>
      <w:r w:rsidRPr="00B87AB8">
        <w:rPr>
          <w:rFonts w:eastAsia="宋体"/>
          <w:szCs w:val="28"/>
        </w:rPr>
        <w:t>(g,s)</w:t>
      </w:r>
      <w:r w:rsidRPr="00B87AB8">
        <w:rPr>
          <w:rFonts w:eastAsia="宋体" w:hint="eastAsia"/>
          <w:szCs w:val="28"/>
        </w:rPr>
        <w:t>的</w:t>
      </w:r>
      <w:r w:rsidRPr="00B87AB8">
        <w:rPr>
          <w:rFonts w:eastAsia="宋体"/>
          <w:szCs w:val="28"/>
        </w:rPr>
        <w:t>比合数</w:t>
      </w:r>
      <w:r w:rsidRPr="00B87AB8">
        <w:rPr>
          <w:rFonts w:eastAsia="宋体" w:hint="eastAsia"/>
          <w:szCs w:val="28"/>
        </w:rPr>
        <w:t>，</w:t>
      </w:r>
      <w:r w:rsidRPr="00B87AB8">
        <w:rPr>
          <w:rFonts w:eastAsia="宋体"/>
          <w:szCs w:val="28"/>
        </w:rPr>
        <w:t>具体</w:t>
      </w:r>
      <w:r w:rsidRPr="00B87AB8">
        <w:rPr>
          <w:rFonts w:eastAsia="宋体" w:hint="eastAsia"/>
          <w:szCs w:val="28"/>
        </w:rPr>
        <w:t>的“比合”</w:t>
      </w:r>
      <w:r w:rsidRPr="00B87AB8">
        <w:rPr>
          <w:rFonts w:eastAsia="宋体"/>
          <w:szCs w:val="28"/>
        </w:rPr>
        <w:t>处理真值表</w:t>
      </w:r>
      <w:r w:rsidRPr="00B87AB8">
        <w:rPr>
          <w:rFonts w:eastAsia="宋体" w:hint="eastAsia"/>
          <w:szCs w:val="28"/>
        </w:rPr>
        <w:t>，参照如下</w:t>
      </w:r>
      <w:r w:rsidRPr="00B87AB8">
        <w:rPr>
          <w:rFonts w:eastAsia="宋体"/>
          <w:szCs w:val="28"/>
        </w:rPr>
        <w:t>表</w:t>
      </w:r>
      <w:r w:rsidR="00AD2692" w:rsidRPr="00B87AB8">
        <w:rPr>
          <w:rFonts w:eastAsia="宋体" w:hint="eastAsia"/>
          <w:szCs w:val="28"/>
        </w:rPr>
        <w:t>11</w:t>
      </w:r>
      <w:r w:rsidRPr="00B87AB8">
        <w:rPr>
          <w:rFonts w:eastAsia="宋体"/>
          <w:szCs w:val="28"/>
        </w:rPr>
        <w:t>。</w:t>
      </w:r>
    </w:p>
    <w:p w14:paraId="15F8D278" w14:textId="77777777" w:rsidR="00E569F9" w:rsidRPr="00B87AB8" w:rsidRDefault="00E569F9" w:rsidP="00E569F9">
      <w:pPr>
        <w:ind w:firstLine="0"/>
        <w:jc w:val="both"/>
        <w:rPr>
          <w:rFonts w:eastAsia="宋体"/>
          <w:szCs w:val="28"/>
        </w:rPr>
      </w:pPr>
      <w:r w:rsidRPr="00B87AB8">
        <w:rPr>
          <w:rFonts w:eastAsia="宋体" w:hint="eastAsia"/>
          <w:szCs w:val="28"/>
        </w:rPr>
        <w:t>表</w:t>
      </w:r>
      <w:r w:rsidR="00AD2692" w:rsidRPr="00B87AB8">
        <w:rPr>
          <w:rFonts w:eastAsia="宋体" w:hint="eastAsia"/>
          <w:szCs w:val="28"/>
        </w:rPr>
        <w:t>11</w:t>
      </w:r>
      <w:r w:rsidRPr="00B87AB8">
        <w:rPr>
          <w:rFonts w:eastAsia="宋体"/>
          <w:szCs w:val="28"/>
        </w:rPr>
        <w:t>：双二进制</w:t>
      </w:r>
      <w:r w:rsidRPr="00B87AB8">
        <w:rPr>
          <w:rFonts w:eastAsia="宋体" w:hint="eastAsia"/>
          <w:szCs w:val="28"/>
        </w:rPr>
        <w:t>计算</w:t>
      </w:r>
      <w:r w:rsidRPr="00B87AB8">
        <w:rPr>
          <w:rFonts w:eastAsia="宋体"/>
          <w:szCs w:val="28"/>
        </w:rPr>
        <w:t>输出的</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计算表</w:t>
      </w:r>
      <w:r w:rsidRPr="00B87AB8">
        <w:rPr>
          <w:rFonts w:eastAsia="宋体" w:hint="eastAsia"/>
          <w:szCs w:val="28"/>
        </w:rPr>
        <w:t>,</w:t>
      </w:r>
      <w:r w:rsidRPr="00B87AB8">
        <w:rPr>
          <w:rFonts w:eastAsia="宋体" w:hint="eastAsia"/>
          <w:szCs w:val="28"/>
        </w:rPr>
        <w:t>其中</w:t>
      </w:r>
    </w:p>
    <w:tbl>
      <w:tblPr>
        <w:tblW w:w="0" w:type="auto"/>
        <w:tblInd w:w="108" w:type="dxa"/>
        <w:tblLook w:val="04A0" w:firstRow="1" w:lastRow="0" w:firstColumn="1" w:lastColumn="0" w:noHBand="0" w:noVBand="1"/>
      </w:tblPr>
      <w:tblGrid>
        <w:gridCol w:w="546"/>
        <w:gridCol w:w="766"/>
        <w:gridCol w:w="766"/>
        <w:gridCol w:w="1697"/>
        <w:gridCol w:w="719"/>
        <w:gridCol w:w="1094"/>
        <w:gridCol w:w="1094"/>
        <w:gridCol w:w="1094"/>
        <w:gridCol w:w="1094"/>
      </w:tblGrid>
      <w:tr w:rsidR="00E569F9" w:rsidRPr="00B87AB8" w14:paraId="004EC01B" w14:textId="77777777" w:rsidTr="005C6556">
        <w:trPr>
          <w:trHeight w:val="300"/>
        </w:trPr>
        <w:tc>
          <w:tcPr>
            <w:tcW w:w="0" w:type="auto"/>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05AEFB8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双</w:t>
            </w:r>
            <w:r w:rsidRPr="00B87AB8">
              <w:rPr>
                <w:rFonts w:ascii="Calibri" w:eastAsia="Times New Roman" w:hAnsi="Calibri"/>
                <w:kern w:val="0"/>
                <w:sz w:val="22"/>
                <w:szCs w:val="22"/>
              </w:rPr>
              <w:t>2</w:t>
            </w:r>
            <w:r w:rsidRPr="00B87AB8">
              <w:rPr>
                <w:rFonts w:ascii="宋体" w:eastAsia="宋体" w:hAnsi="宋体" w:cs="宋体" w:hint="eastAsia"/>
                <w:kern w:val="0"/>
                <w:sz w:val="22"/>
                <w:szCs w:val="22"/>
              </w:rPr>
              <w:t>进制全加法器</w:t>
            </w:r>
          </w:p>
        </w:tc>
        <w:tc>
          <w:tcPr>
            <w:tcW w:w="0" w:type="auto"/>
            <w:gridSpan w:val="2"/>
            <w:tcBorders>
              <w:top w:val="single" w:sz="4" w:space="0" w:color="auto"/>
              <w:left w:val="nil"/>
              <w:bottom w:val="single" w:sz="4" w:space="0" w:color="auto"/>
              <w:right w:val="single" w:sz="4" w:space="0" w:color="auto"/>
            </w:tcBorders>
            <w:shd w:val="clear" w:color="auto" w:fill="auto"/>
            <w:noWrap/>
            <w:vAlign w:val="bottom"/>
          </w:tcPr>
          <w:p w14:paraId="24F4D4F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w:t>
            </w:r>
            <w:r w:rsidRPr="00B87AB8">
              <w:rPr>
                <w:rFonts w:ascii="宋体" w:eastAsia="宋体" w:hAnsi="宋体" w:cs="宋体"/>
                <w:kern w:val="0"/>
                <w:sz w:val="22"/>
                <w:szCs w:val="22"/>
              </w:rPr>
              <w:t>比合</w:t>
            </w:r>
            <w:r w:rsidRPr="00B87AB8">
              <w:rPr>
                <w:rFonts w:ascii="宋体" w:eastAsia="宋体" w:hAnsi="宋体" w:cs="宋体" w:hint="eastAsia"/>
                <w:kern w:val="0"/>
                <w:sz w:val="22"/>
                <w:szCs w:val="22"/>
              </w:rPr>
              <w:t>”</w:t>
            </w:r>
            <w:r w:rsidRPr="00B87AB8">
              <w:rPr>
                <w:rFonts w:ascii="宋体" w:eastAsia="宋体" w:hAnsi="宋体" w:cs="宋体"/>
                <w:kern w:val="0"/>
                <w:sz w:val="22"/>
                <w:szCs w:val="22"/>
              </w:rPr>
              <w:t>二进制</w:t>
            </w:r>
            <w:r w:rsidRPr="00B87AB8">
              <w:rPr>
                <w:rFonts w:ascii="宋体" w:eastAsia="宋体" w:hAnsi="宋体" w:cs="宋体" w:hint="eastAsia"/>
                <w:kern w:val="0"/>
                <w:sz w:val="22"/>
                <w:szCs w:val="22"/>
              </w:rPr>
              <w:t>输出</w:t>
            </w:r>
            <w:r w:rsidRPr="00B87AB8">
              <w:rPr>
                <w:rFonts w:ascii="宋体" w:eastAsia="宋体" w:hAnsi="宋体" w:cs="宋体"/>
                <w:kern w:val="0"/>
                <w:sz w:val="22"/>
                <w:szCs w:val="22"/>
              </w:rPr>
              <w:t>表</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5F9A0C6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33DA7FA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(0,1)</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605FA79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50AC629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(1,1)</w:t>
            </w:r>
          </w:p>
        </w:tc>
      </w:tr>
      <w:tr w:rsidR="00E569F9" w:rsidRPr="00B87AB8" w14:paraId="7AB8550F" w14:textId="77777777" w:rsidTr="005C6556">
        <w:trPr>
          <w:trHeight w:val="300"/>
        </w:trPr>
        <w:tc>
          <w:tcPr>
            <w:tcW w:w="0" w:type="auto"/>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682C7458" w14:textId="77777777" w:rsidR="00E569F9" w:rsidRPr="00B87AB8" w:rsidRDefault="00E569F9" w:rsidP="005C6556">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Times New Roman" w:hAnsi="Calibri"/>
                <w:kern w:val="0"/>
                <w:sz w:val="22"/>
                <w:szCs w:val="22"/>
              </w:rPr>
              <w:t>(G,S)</w:t>
            </w:r>
            <w:r w:rsidRPr="00B87AB8">
              <w:rPr>
                <w:rFonts w:ascii="宋体" w:eastAsia="宋体" w:hAnsi="宋体" w:cs="宋体"/>
                <w:kern w:val="0"/>
                <w:sz w:val="22"/>
                <w:szCs w:val="22"/>
              </w:rPr>
              <w:t>和</w:t>
            </w:r>
            <w:r w:rsidRPr="00B87AB8">
              <w:rPr>
                <w:rFonts w:ascii="Calibri" w:eastAsia="Times New Roman" w:hAnsi="Calibri"/>
                <w:kern w:val="0"/>
                <w:sz w:val="22"/>
                <w:szCs w:val="22"/>
              </w:rPr>
              <w:t>(g,s)</w:t>
            </w:r>
          </w:p>
        </w:tc>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0C78381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双二进制</w:t>
            </w:r>
            <w:r w:rsidRPr="00B87AB8">
              <w:rPr>
                <w:rFonts w:ascii="宋体" w:eastAsia="宋体" w:hAnsi="宋体" w:cs="宋体"/>
                <w:kern w:val="0"/>
                <w:sz w:val="22"/>
                <w:szCs w:val="22"/>
              </w:rPr>
              <w:br/>
            </w:r>
            <w:r w:rsidRPr="00B87AB8">
              <w:rPr>
                <w:rFonts w:ascii="宋体" w:eastAsia="宋体" w:hAnsi="宋体" w:cs="宋体" w:hint="eastAsia"/>
                <w:kern w:val="0"/>
                <w:sz w:val="22"/>
                <w:szCs w:val="22"/>
              </w:rPr>
              <w:t>(G,S),(g,s)</w:t>
            </w:r>
            <w:r w:rsidRPr="00B87AB8">
              <w:rPr>
                <w:rFonts w:ascii="宋体" w:eastAsia="宋体" w:hAnsi="宋体" w:cs="宋体"/>
                <w:kern w:val="0"/>
                <w:sz w:val="22"/>
                <w:szCs w:val="22"/>
              </w:rPr>
              <w:br/>
            </w:r>
            <w:r w:rsidRPr="00B87AB8">
              <w:rPr>
                <w:rFonts w:ascii="宋体" w:eastAsia="宋体" w:hAnsi="宋体" w:cs="宋体" w:hint="eastAsia"/>
                <w:kern w:val="0"/>
                <w:sz w:val="22"/>
                <w:szCs w:val="22"/>
              </w:rPr>
              <w:lastRenderedPageBreak/>
              <w:t>“</w:t>
            </w:r>
            <w:r w:rsidRPr="00B87AB8">
              <w:rPr>
                <w:rFonts w:ascii="宋体" w:eastAsia="宋体" w:hAnsi="宋体" w:cs="宋体"/>
                <w:kern w:val="0"/>
                <w:sz w:val="22"/>
                <w:szCs w:val="22"/>
              </w:rPr>
              <w:t>比合</w:t>
            </w:r>
            <w:r w:rsidRPr="00B87AB8">
              <w:rPr>
                <w:rFonts w:ascii="宋体" w:eastAsia="宋体" w:hAnsi="宋体" w:cs="宋体" w:hint="eastAsia"/>
                <w:kern w:val="0"/>
                <w:sz w:val="22"/>
                <w:szCs w:val="22"/>
              </w:rPr>
              <w:t>”处理</w:t>
            </w:r>
            <w:r w:rsidRPr="00B87AB8">
              <w:rPr>
                <w:rFonts w:ascii="宋体" w:eastAsia="宋体" w:hAnsi="宋体" w:cs="宋体"/>
                <w:kern w:val="0"/>
                <w:sz w:val="22"/>
                <w:szCs w:val="22"/>
              </w:rPr>
              <w:br/>
            </w:r>
            <w:r w:rsidRPr="00B87AB8">
              <w:rPr>
                <w:rFonts w:ascii="Calibri" w:eastAsia="宋体" w:hAnsi="Calibri" w:hint="eastAsia"/>
                <w:kern w:val="0"/>
                <w:sz w:val="22"/>
                <w:szCs w:val="22"/>
              </w:rPr>
              <w:t>[</w:t>
            </w:r>
            <w:r w:rsidRPr="00B87AB8">
              <w:rPr>
                <w:rFonts w:ascii="Calibri" w:eastAsia="Times New Roman" w:hAnsi="Calibri"/>
                <w:kern w:val="0"/>
                <w:sz w:val="22"/>
                <w:szCs w:val="22"/>
              </w:rPr>
              <w:t>G,g]</w:t>
            </w:r>
            <w:r w:rsidRPr="00B87AB8">
              <w:rPr>
                <w:rFonts w:ascii="Calibri" w:eastAsia="宋体" w:hAnsi="Calibri" w:hint="eastAsia"/>
                <w:kern w:val="0"/>
                <w:sz w:val="22"/>
                <w:szCs w:val="22"/>
              </w:rPr>
              <w:t>[S</w:t>
            </w:r>
            <w:r w:rsidRPr="00B87AB8">
              <w:rPr>
                <w:rFonts w:ascii="Calibri" w:eastAsia="Times New Roman" w:hAnsi="Calibri"/>
                <w:kern w:val="0"/>
                <w:sz w:val="22"/>
                <w:szCs w:val="22"/>
              </w:rPr>
              <w:t>,s]</w:t>
            </w:r>
          </w:p>
        </w:tc>
        <w:tc>
          <w:tcPr>
            <w:tcW w:w="0" w:type="auto"/>
            <w:tcBorders>
              <w:top w:val="nil"/>
              <w:left w:val="nil"/>
              <w:bottom w:val="single" w:sz="4" w:space="0" w:color="auto"/>
              <w:right w:val="single" w:sz="4" w:space="0" w:color="auto"/>
            </w:tcBorders>
            <w:shd w:val="clear" w:color="auto" w:fill="auto"/>
            <w:noWrap/>
            <w:vAlign w:val="bottom"/>
          </w:tcPr>
          <w:p w14:paraId="7B0C0C89"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lastRenderedPageBreak/>
              <w:t>(0,0)</w:t>
            </w:r>
          </w:p>
        </w:tc>
        <w:tc>
          <w:tcPr>
            <w:tcW w:w="0" w:type="auto"/>
            <w:tcBorders>
              <w:top w:val="nil"/>
              <w:left w:val="nil"/>
              <w:bottom w:val="single" w:sz="4" w:space="0" w:color="auto"/>
              <w:right w:val="single" w:sz="4" w:space="0" w:color="auto"/>
            </w:tcBorders>
            <w:shd w:val="clear" w:color="000000" w:fill="F2F2F2"/>
            <w:noWrap/>
            <w:vAlign w:val="bottom"/>
          </w:tcPr>
          <w:p w14:paraId="1849E99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(0,0),(0,0)</w:t>
            </w:r>
          </w:p>
        </w:tc>
        <w:tc>
          <w:tcPr>
            <w:tcW w:w="0" w:type="auto"/>
            <w:tcBorders>
              <w:top w:val="nil"/>
              <w:left w:val="nil"/>
              <w:bottom w:val="single" w:sz="4" w:space="0" w:color="auto"/>
              <w:right w:val="single" w:sz="4" w:space="0" w:color="auto"/>
            </w:tcBorders>
            <w:shd w:val="clear" w:color="000000" w:fill="F2F2F2"/>
            <w:noWrap/>
            <w:vAlign w:val="bottom"/>
          </w:tcPr>
          <w:p w14:paraId="66932F94"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(0,0),(0,1)</w:t>
            </w:r>
          </w:p>
        </w:tc>
        <w:tc>
          <w:tcPr>
            <w:tcW w:w="0" w:type="auto"/>
            <w:tcBorders>
              <w:top w:val="nil"/>
              <w:left w:val="nil"/>
              <w:bottom w:val="single" w:sz="4" w:space="0" w:color="auto"/>
              <w:right w:val="single" w:sz="4" w:space="0" w:color="auto"/>
            </w:tcBorders>
            <w:shd w:val="clear" w:color="000000" w:fill="F2F2F2"/>
            <w:noWrap/>
            <w:vAlign w:val="bottom"/>
          </w:tcPr>
          <w:p w14:paraId="379525E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(0,0),(1,0)</w:t>
            </w:r>
          </w:p>
        </w:tc>
        <w:tc>
          <w:tcPr>
            <w:tcW w:w="0" w:type="auto"/>
            <w:tcBorders>
              <w:top w:val="nil"/>
              <w:left w:val="nil"/>
              <w:bottom w:val="single" w:sz="4" w:space="0" w:color="auto"/>
              <w:right w:val="single" w:sz="4" w:space="0" w:color="auto"/>
            </w:tcBorders>
            <w:shd w:val="clear" w:color="000000" w:fill="F2F2F2"/>
            <w:noWrap/>
            <w:vAlign w:val="bottom"/>
          </w:tcPr>
          <w:p w14:paraId="6FDC8A73"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(0,0),(1,1)</w:t>
            </w:r>
          </w:p>
        </w:tc>
      </w:tr>
      <w:tr w:rsidR="00E569F9" w:rsidRPr="00B87AB8" w14:paraId="1563E0C3" w14:textId="77777777" w:rsidTr="005C6556">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tcPr>
          <w:p w14:paraId="0CA4274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B+</w:t>
            </w:r>
          </w:p>
        </w:tc>
        <w:tc>
          <w:tcPr>
            <w:tcW w:w="0" w:type="auto"/>
            <w:tcBorders>
              <w:top w:val="nil"/>
              <w:left w:val="nil"/>
              <w:bottom w:val="single" w:sz="4" w:space="0" w:color="auto"/>
              <w:right w:val="single" w:sz="4" w:space="0" w:color="auto"/>
            </w:tcBorders>
            <w:shd w:val="clear" w:color="auto" w:fill="auto"/>
            <w:noWrap/>
            <w:vAlign w:val="center"/>
          </w:tcPr>
          <w:p w14:paraId="10826D0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w:t>
            </w:r>
            <w:r w:rsidRPr="00B87AB8">
              <w:rPr>
                <w:rFonts w:ascii="宋体" w:eastAsia="宋体" w:hAnsi="宋体" w:hint="eastAsia"/>
                <w:kern w:val="0"/>
                <w:sz w:val="22"/>
                <w:szCs w:val="22"/>
              </w:rPr>
              <w:t>0,0</w:t>
            </w:r>
            <w:r w:rsidRPr="00B87AB8">
              <w:rPr>
                <w:rFonts w:ascii="宋体" w:eastAsia="宋体" w:hAnsi="宋体"/>
                <w:kern w:val="0"/>
                <w:sz w:val="22"/>
                <w:szCs w:val="22"/>
              </w:rPr>
              <w:t>)</w:t>
            </w:r>
          </w:p>
        </w:tc>
        <w:tc>
          <w:tcPr>
            <w:tcW w:w="0" w:type="auto"/>
            <w:tcBorders>
              <w:top w:val="nil"/>
              <w:left w:val="nil"/>
              <w:bottom w:val="single" w:sz="4" w:space="0" w:color="auto"/>
              <w:right w:val="single" w:sz="4" w:space="0" w:color="auto"/>
            </w:tcBorders>
            <w:shd w:val="clear" w:color="auto" w:fill="auto"/>
            <w:noWrap/>
            <w:vAlign w:val="center"/>
          </w:tcPr>
          <w:p w14:paraId="769DC13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w:t>
            </w:r>
            <w:r w:rsidRPr="00B87AB8">
              <w:rPr>
                <w:rFonts w:ascii="宋体" w:eastAsia="宋体" w:hAnsi="宋体" w:hint="eastAsia"/>
                <w:kern w:val="0"/>
                <w:sz w:val="22"/>
                <w:szCs w:val="22"/>
              </w:rPr>
              <w:t>1,0</w:t>
            </w:r>
            <w:r w:rsidRPr="00B87AB8">
              <w:rPr>
                <w:rFonts w:ascii="宋体" w:eastAsia="宋体" w:hAnsi="宋体"/>
                <w:kern w:val="0"/>
                <w:sz w:val="22"/>
                <w:szCs w:val="22"/>
              </w:rPr>
              <w:t>)</w:t>
            </w:r>
          </w:p>
        </w:tc>
        <w:tc>
          <w:tcPr>
            <w:tcW w:w="0" w:type="auto"/>
            <w:vMerge/>
            <w:tcBorders>
              <w:top w:val="nil"/>
              <w:left w:val="single" w:sz="4" w:space="0" w:color="auto"/>
              <w:bottom w:val="single" w:sz="4" w:space="0" w:color="auto"/>
              <w:right w:val="single" w:sz="4" w:space="0" w:color="auto"/>
            </w:tcBorders>
            <w:vAlign w:val="center"/>
          </w:tcPr>
          <w:p w14:paraId="1D0B5299"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auto" w:fill="auto"/>
            <w:noWrap/>
            <w:vAlign w:val="bottom"/>
          </w:tcPr>
          <w:p w14:paraId="566C80C9"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(0,1)</w:t>
            </w:r>
          </w:p>
        </w:tc>
        <w:tc>
          <w:tcPr>
            <w:tcW w:w="0" w:type="auto"/>
            <w:tcBorders>
              <w:top w:val="nil"/>
              <w:left w:val="nil"/>
              <w:bottom w:val="single" w:sz="4" w:space="0" w:color="auto"/>
              <w:right w:val="single" w:sz="4" w:space="0" w:color="auto"/>
            </w:tcBorders>
            <w:shd w:val="clear" w:color="000000" w:fill="F2F2F2"/>
            <w:noWrap/>
            <w:vAlign w:val="bottom"/>
          </w:tcPr>
          <w:p w14:paraId="1B958A9E"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(0,1),(0,0)</w:t>
            </w:r>
          </w:p>
        </w:tc>
        <w:tc>
          <w:tcPr>
            <w:tcW w:w="0" w:type="auto"/>
            <w:tcBorders>
              <w:top w:val="nil"/>
              <w:left w:val="nil"/>
              <w:bottom w:val="single" w:sz="4" w:space="0" w:color="auto"/>
              <w:right w:val="single" w:sz="4" w:space="0" w:color="auto"/>
            </w:tcBorders>
            <w:shd w:val="clear" w:color="000000" w:fill="F2F2F2"/>
            <w:noWrap/>
            <w:vAlign w:val="bottom"/>
          </w:tcPr>
          <w:p w14:paraId="52F3A2F1"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(0,0),(0,0)</w:t>
            </w:r>
          </w:p>
        </w:tc>
        <w:tc>
          <w:tcPr>
            <w:tcW w:w="0" w:type="auto"/>
            <w:tcBorders>
              <w:top w:val="nil"/>
              <w:left w:val="nil"/>
              <w:bottom w:val="single" w:sz="4" w:space="0" w:color="auto"/>
              <w:right w:val="single" w:sz="4" w:space="0" w:color="auto"/>
            </w:tcBorders>
            <w:shd w:val="clear" w:color="000000" w:fill="F2F2F2"/>
            <w:noWrap/>
            <w:vAlign w:val="bottom"/>
          </w:tcPr>
          <w:p w14:paraId="67BEE5B1"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(0,1),(1,0)</w:t>
            </w:r>
          </w:p>
        </w:tc>
        <w:tc>
          <w:tcPr>
            <w:tcW w:w="0" w:type="auto"/>
            <w:tcBorders>
              <w:top w:val="nil"/>
              <w:left w:val="nil"/>
              <w:bottom w:val="single" w:sz="4" w:space="0" w:color="auto"/>
              <w:right w:val="single" w:sz="4" w:space="0" w:color="auto"/>
            </w:tcBorders>
            <w:shd w:val="clear" w:color="000000" w:fill="F2F2F2"/>
            <w:noWrap/>
            <w:vAlign w:val="bottom"/>
          </w:tcPr>
          <w:p w14:paraId="217EB7F4"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(0,0),(1,0)</w:t>
            </w:r>
          </w:p>
        </w:tc>
      </w:tr>
      <w:tr w:rsidR="00E569F9" w:rsidRPr="00B87AB8" w14:paraId="046DE44F"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tcPr>
          <w:p w14:paraId="33B2598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0,0</w:t>
            </w:r>
          </w:p>
        </w:tc>
        <w:tc>
          <w:tcPr>
            <w:tcW w:w="0" w:type="auto"/>
            <w:tcBorders>
              <w:top w:val="nil"/>
              <w:left w:val="nil"/>
              <w:bottom w:val="single" w:sz="4" w:space="0" w:color="auto"/>
              <w:right w:val="single" w:sz="4" w:space="0" w:color="auto"/>
            </w:tcBorders>
            <w:shd w:val="clear" w:color="000000" w:fill="F2F2F2"/>
            <w:noWrap/>
            <w:vAlign w:val="center"/>
          </w:tcPr>
          <w:p w14:paraId="5C207A5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w:t>
            </w:r>
            <w:r w:rsidRPr="00B87AB8">
              <w:rPr>
                <w:rFonts w:ascii="宋体" w:eastAsia="宋体" w:hAnsi="宋体" w:hint="eastAsia"/>
                <w:kern w:val="0"/>
                <w:sz w:val="22"/>
                <w:szCs w:val="22"/>
              </w:rPr>
              <w:t>0,0</w:t>
            </w:r>
            <w:r w:rsidRPr="00B87AB8">
              <w:rPr>
                <w:rFonts w:ascii="宋体" w:eastAsia="宋体" w:hAnsi="宋体"/>
                <w:kern w:val="0"/>
                <w:sz w:val="22"/>
                <w:szCs w:val="22"/>
              </w:rPr>
              <w:t>)</w:t>
            </w:r>
          </w:p>
        </w:tc>
        <w:tc>
          <w:tcPr>
            <w:tcW w:w="0" w:type="auto"/>
            <w:tcBorders>
              <w:top w:val="nil"/>
              <w:left w:val="nil"/>
              <w:bottom w:val="single" w:sz="4" w:space="0" w:color="auto"/>
              <w:right w:val="single" w:sz="4" w:space="0" w:color="auto"/>
            </w:tcBorders>
            <w:shd w:val="clear" w:color="000000" w:fill="F2F2F2"/>
            <w:noWrap/>
            <w:vAlign w:val="center"/>
          </w:tcPr>
          <w:p w14:paraId="6502123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w:t>
            </w:r>
            <w:r w:rsidRPr="00B87AB8">
              <w:rPr>
                <w:rFonts w:ascii="宋体" w:eastAsia="宋体" w:hAnsi="宋体" w:hint="eastAsia"/>
                <w:kern w:val="0"/>
                <w:sz w:val="22"/>
                <w:szCs w:val="22"/>
              </w:rPr>
              <w:t>1,0</w:t>
            </w:r>
            <w:r w:rsidRPr="00B87AB8">
              <w:rPr>
                <w:rFonts w:ascii="宋体" w:eastAsia="宋体" w:hAnsi="宋体"/>
                <w:kern w:val="0"/>
                <w:sz w:val="22"/>
                <w:szCs w:val="22"/>
              </w:rPr>
              <w:t>)</w:t>
            </w:r>
          </w:p>
        </w:tc>
        <w:tc>
          <w:tcPr>
            <w:tcW w:w="0" w:type="auto"/>
            <w:vMerge/>
            <w:tcBorders>
              <w:top w:val="nil"/>
              <w:left w:val="single" w:sz="4" w:space="0" w:color="auto"/>
              <w:bottom w:val="single" w:sz="4" w:space="0" w:color="auto"/>
              <w:right w:val="single" w:sz="4" w:space="0" w:color="auto"/>
            </w:tcBorders>
            <w:vAlign w:val="center"/>
          </w:tcPr>
          <w:p w14:paraId="1B8224DF"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auto" w:fill="auto"/>
            <w:noWrap/>
            <w:vAlign w:val="bottom"/>
          </w:tcPr>
          <w:p w14:paraId="6ACD44C5"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(1,0)</w:t>
            </w:r>
          </w:p>
        </w:tc>
        <w:tc>
          <w:tcPr>
            <w:tcW w:w="0" w:type="auto"/>
            <w:tcBorders>
              <w:top w:val="nil"/>
              <w:left w:val="nil"/>
              <w:bottom w:val="single" w:sz="4" w:space="0" w:color="auto"/>
              <w:right w:val="single" w:sz="4" w:space="0" w:color="auto"/>
            </w:tcBorders>
            <w:shd w:val="clear" w:color="000000" w:fill="F2F2F2"/>
            <w:noWrap/>
            <w:vAlign w:val="bottom"/>
          </w:tcPr>
          <w:p w14:paraId="5FD41786"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(1,0),(0,0)</w:t>
            </w:r>
          </w:p>
        </w:tc>
        <w:tc>
          <w:tcPr>
            <w:tcW w:w="0" w:type="auto"/>
            <w:tcBorders>
              <w:top w:val="nil"/>
              <w:left w:val="nil"/>
              <w:bottom w:val="single" w:sz="4" w:space="0" w:color="auto"/>
              <w:right w:val="single" w:sz="4" w:space="0" w:color="auto"/>
            </w:tcBorders>
            <w:shd w:val="clear" w:color="000000" w:fill="F2F2F2"/>
            <w:noWrap/>
            <w:vAlign w:val="bottom"/>
          </w:tcPr>
          <w:p w14:paraId="6697677D"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(1,0),(0,1)</w:t>
            </w:r>
          </w:p>
        </w:tc>
        <w:tc>
          <w:tcPr>
            <w:tcW w:w="0" w:type="auto"/>
            <w:tcBorders>
              <w:top w:val="nil"/>
              <w:left w:val="nil"/>
              <w:bottom w:val="single" w:sz="4" w:space="0" w:color="auto"/>
              <w:right w:val="single" w:sz="4" w:space="0" w:color="auto"/>
            </w:tcBorders>
            <w:shd w:val="clear" w:color="000000" w:fill="F2F2F2"/>
            <w:noWrap/>
            <w:vAlign w:val="bottom"/>
          </w:tcPr>
          <w:p w14:paraId="596A1142"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(0,0),(0,0)</w:t>
            </w:r>
          </w:p>
        </w:tc>
        <w:tc>
          <w:tcPr>
            <w:tcW w:w="0" w:type="auto"/>
            <w:tcBorders>
              <w:top w:val="nil"/>
              <w:left w:val="nil"/>
              <w:bottom w:val="single" w:sz="4" w:space="0" w:color="auto"/>
              <w:right w:val="single" w:sz="4" w:space="0" w:color="auto"/>
            </w:tcBorders>
            <w:shd w:val="clear" w:color="000000" w:fill="F2F2F2"/>
            <w:noWrap/>
            <w:vAlign w:val="bottom"/>
          </w:tcPr>
          <w:p w14:paraId="5524EB90"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(0,0),(0,1)</w:t>
            </w:r>
          </w:p>
        </w:tc>
      </w:tr>
      <w:tr w:rsidR="00E569F9" w:rsidRPr="00B87AB8" w14:paraId="688AE3BA"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noWrap/>
            <w:vAlign w:val="center"/>
          </w:tcPr>
          <w:p w14:paraId="06DC5AE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lastRenderedPageBreak/>
              <w:t>0,1</w:t>
            </w:r>
          </w:p>
        </w:tc>
        <w:tc>
          <w:tcPr>
            <w:tcW w:w="0" w:type="auto"/>
            <w:tcBorders>
              <w:top w:val="nil"/>
              <w:left w:val="nil"/>
              <w:bottom w:val="single" w:sz="4" w:space="0" w:color="auto"/>
              <w:right w:val="single" w:sz="4" w:space="0" w:color="auto"/>
            </w:tcBorders>
            <w:shd w:val="clear" w:color="000000" w:fill="F2F2F2"/>
            <w:noWrap/>
            <w:vAlign w:val="center"/>
          </w:tcPr>
          <w:p w14:paraId="4E973BB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w:t>
            </w:r>
            <w:r w:rsidRPr="00B87AB8">
              <w:rPr>
                <w:rFonts w:ascii="宋体" w:eastAsia="宋体" w:hAnsi="宋体" w:hint="eastAsia"/>
                <w:kern w:val="0"/>
                <w:sz w:val="22"/>
                <w:szCs w:val="22"/>
              </w:rPr>
              <w:t>0,1</w:t>
            </w:r>
            <w:r w:rsidRPr="00B87AB8">
              <w:rPr>
                <w:rFonts w:ascii="宋体" w:eastAsia="宋体" w:hAnsi="宋体"/>
                <w:kern w:val="0"/>
                <w:sz w:val="22"/>
                <w:szCs w:val="22"/>
              </w:rPr>
              <w:t>)</w:t>
            </w:r>
          </w:p>
        </w:tc>
        <w:tc>
          <w:tcPr>
            <w:tcW w:w="0" w:type="auto"/>
            <w:tcBorders>
              <w:top w:val="nil"/>
              <w:left w:val="nil"/>
              <w:bottom w:val="single" w:sz="4" w:space="0" w:color="auto"/>
              <w:right w:val="single" w:sz="4" w:space="0" w:color="auto"/>
            </w:tcBorders>
            <w:shd w:val="clear" w:color="000000" w:fill="F2F2F2"/>
            <w:noWrap/>
            <w:vAlign w:val="center"/>
          </w:tcPr>
          <w:p w14:paraId="1ADA840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w:t>
            </w:r>
            <w:r w:rsidRPr="00B87AB8">
              <w:rPr>
                <w:rFonts w:ascii="宋体" w:eastAsia="宋体" w:hAnsi="宋体" w:hint="eastAsia"/>
                <w:kern w:val="0"/>
                <w:sz w:val="22"/>
                <w:szCs w:val="22"/>
              </w:rPr>
              <w:t>1,1</w:t>
            </w:r>
            <w:r w:rsidRPr="00B87AB8">
              <w:rPr>
                <w:rFonts w:ascii="宋体" w:eastAsia="宋体" w:hAnsi="宋体"/>
                <w:kern w:val="0"/>
                <w:sz w:val="22"/>
                <w:szCs w:val="22"/>
              </w:rPr>
              <w:t>)</w:t>
            </w:r>
          </w:p>
        </w:tc>
        <w:tc>
          <w:tcPr>
            <w:tcW w:w="0" w:type="auto"/>
            <w:vMerge/>
            <w:tcBorders>
              <w:top w:val="nil"/>
              <w:left w:val="single" w:sz="4" w:space="0" w:color="auto"/>
              <w:bottom w:val="single" w:sz="4" w:space="0" w:color="auto"/>
              <w:right w:val="single" w:sz="4" w:space="0" w:color="auto"/>
            </w:tcBorders>
            <w:vAlign w:val="center"/>
          </w:tcPr>
          <w:p w14:paraId="4C07718F"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auto" w:fill="auto"/>
            <w:noWrap/>
            <w:vAlign w:val="bottom"/>
          </w:tcPr>
          <w:p w14:paraId="549C4833"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(1,1)</w:t>
            </w:r>
          </w:p>
        </w:tc>
        <w:tc>
          <w:tcPr>
            <w:tcW w:w="0" w:type="auto"/>
            <w:tcBorders>
              <w:top w:val="nil"/>
              <w:left w:val="nil"/>
              <w:bottom w:val="single" w:sz="4" w:space="0" w:color="auto"/>
              <w:right w:val="single" w:sz="4" w:space="0" w:color="auto"/>
            </w:tcBorders>
            <w:shd w:val="clear" w:color="000000" w:fill="F2F2F2"/>
            <w:noWrap/>
            <w:vAlign w:val="bottom"/>
          </w:tcPr>
          <w:p w14:paraId="0A8AB0C9"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(1,1),(0,0)</w:t>
            </w:r>
          </w:p>
        </w:tc>
        <w:tc>
          <w:tcPr>
            <w:tcW w:w="0" w:type="auto"/>
            <w:tcBorders>
              <w:top w:val="nil"/>
              <w:left w:val="nil"/>
              <w:bottom w:val="single" w:sz="4" w:space="0" w:color="auto"/>
              <w:right w:val="single" w:sz="4" w:space="0" w:color="auto"/>
            </w:tcBorders>
            <w:shd w:val="clear" w:color="000000" w:fill="F2F2F2"/>
            <w:noWrap/>
            <w:vAlign w:val="bottom"/>
          </w:tcPr>
          <w:p w14:paraId="05ACC3D9"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(1,0),(0,0)</w:t>
            </w:r>
          </w:p>
        </w:tc>
        <w:tc>
          <w:tcPr>
            <w:tcW w:w="0" w:type="auto"/>
            <w:tcBorders>
              <w:top w:val="nil"/>
              <w:left w:val="nil"/>
              <w:bottom w:val="single" w:sz="4" w:space="0" w:color="auto"/>
              <w:right w:val="single" w:sz="4" w:space="0" w:color="auto"/>
            </w:tcBorders>
            <w:shd w:val="clear" w:color="000000" w:fill="F2F2F2"/>
            <w:noWrap/>
            <w:vAlign w:val="bottom"/>
          </w:tcPr>
          <w:p w14:paraId="4FE2117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(0,1),(0,0)</w:t>
            </w:r>
          </w:p>
        </w:tc>
        <w:tc>
          <w:tcPr>
            <w:tcW w:w="0" w:type="auto"/>
            <w:tcBorders>
              <w:top w:val="nil"/>
              <w:left w:val="nil"/>
              <w:bottom w:val="single" w:sz="4" w:space="0" w:color="auto"/>
              <w:right w:val="single" w:sz="4" w:space="0" w:color="auto"/>
            </w:tcBorders>
            <w:shd w:val="clear" w:color="000000" w:fill="F2F2F2"/>
            <w:noWrap/>
            <w:vAlign w:val="bottom"/>
          </w:tcPr>
          <w:p w14:paraId="2EC5779F"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(0,0),(0,0)</w:t>
            </w:r>
          </w:p>
        </w:tc>
      </w:tr>
    </w:tbl>
    <w:p w14:paraId="334F5606" w14:textId="77777777" w:rsidR="00E569F9" w:rsidRPr="00B87AB8" w:rsidRDefault="00E569F9" w:rsidP="00E569F9">
      <w:pPr>
        <w:jc w:val="both"/>
        <w:rPr>
          <w:rFonts w:eastAsia="宋体"/>
          <w:szCs w:val="28"/>
        </w:rPr>
      </w:pPr>
      <w:r w:rsidRPr="00B87AB8">
        <w:rPr>
          <w:rFonts w:eastAsia="宋体" w:hint="eastAsia"/>
          <w:szCs w:val="28"/>
        </w:rPr>
        <w:t>图</w:t>
      </w:r>
      <w:r w:rsidRPr="00B87AB8">
        <w:rPr>
          <w:rFonts w:eastAsia="宋体" w:hint="eastAsia"/>
          <w:szCs w:val="28"/>
        </w:rPr>
        <w:t>3</w:t>
      </w:r>
      <w:r w:rsidRPr="00B87AB8">
        <w:rPr>
          <w:rFonts w:eastAsia="宋体" w:hint="eastAsia"/>
          <w:szCs w:val="28"/>
        </w:rPr>
        <w:t>的比合逻辑门处理电路单元</w:t>
      </w:r>
    </w:p>
    <w:p w14:paraId="05A3FCE6" w14:textId="77777777" w:rsidR="00E569F9" w:rsidRPr="00B87AB8" w:rsidRDefault="00E569F9" w:rsidP="00E569F9">
      <w:pPr>
        <w:ind w:firstLine="564"/>
        <w:rPr>
          <w:rFonts w:eastAsia="宋体"/>
          <w:szCs w:val="28"/>
          <w:u w:val="single"/>
        </w:rPr>
      </w:pPr>
      <w:r w:rsidRPr="00B87AB8">
        <w:rPr>
          <w:rFonts w:eastAsia="宋体" w:hint="eastAsia"/>
          <w:szCs w:val="28"/>
          <w:u w:val="single"/>
        </w:rPr>
        <w:t>“比合”</w:t>
      </w:r>
      <w:r w:rsidRPr="00B87AB8">
        <w:rPr>
          <w:rFonts w:eastAsia="宋体"/>
          <w:szCs w:val="28"/>
          <w:u w:val="single"/>
        </w:rPr>
        <w:t>处理单元</w:t>
      </w:r>
      <w:r w:rsidRPr="00B87AB8">
        <w:rPr>
          <w:rFonts w:eastAsia="宋体" w:hint="eastAsia"/>
          <w:szCs w:val="28"/>
          <w:u w:val="single"/>
        </w:rPr>
        <w:t>逻辑电路方法</w:t>
      </w:r>
    </w:p>
    <w:p w14:paraId="7F29B96D" w14:textId="77777777" w:rsidR="00E569F9" w:rsidRPr="00B87AB8" w:rsidRDefault="00E569F9" w:rsidP="00E569F9">
      <w:pPr>
        <w:ind w:firstLine="576"/>
        <w:jc w:val="both"/>
        <w:rPr>
          <w:rFonts w:eastAsia="宋体"/>
          <w:szCs w:val="28"/>
        </w:rPr>
      </w:pPr>
      <w:r w:rsidRPr="00B87AB8">
        <w:rPr>
          <w:rFonts w:eastAsia="宋体" w:hint="eastAsia"/>
          <w:szCs w:val="28"/>
        </w:rPr>
        <w:t>为了</w:t>
      </w:r>
      <w:r w:rsidRPr="00B87AB8">
        <w:rPr>
          <w:rFonts w:eastAsia="宋体"/>
          <w:szCs w:val="28"/>
        </w:rPr>
        <w:t>清晰表示</w:t>
      </w:r>
      <w:r w:rsidRPr="00B87AB8">
        <w:rPr>
          <w:rFonts w:eastAsia="宋体" w:hint="eastAsia"/>
          <w:szCs w:val="28"/>
        </w:rPr>
        <w:t>，根据本发明的“</w:t>
      </w:r>
      <w:r w:rsidRPr="00B87AB8">
        <w:rPr>
          <w:rFonts w:eastAsia="宋体"/>
          <w:szCs w:val="28"/>
        </w:rPr>
        <w:t>比合</w:t>
      </w:r>
      <w:r w:rsidRPr="00B87AB8">
        <w:rPr>
          <w:rFonts w:eastAsia="宋体" w:hint="eastAsia"/>
          <w:szCs w:val="28"/>
        </w:rPr>
        <w:t>”运算处理</w:t>
      </w:r>
      <w:r w:rsidRPr="00B87AB8">
        <w:rPr>
          <w:rFonts w:eastAsia="宋体"/>
          <w:szCs w:val="28"/>
        </w:rPr>
        <w:t>的方法，</w:t>
      </w:r>
      <w:r w:rsidRPr="00B87AB8">
        <w:rPr>
          <w:rFonts w:eastAsia="宋体" w:hint="eastAsia"/>
          <w:szCs w:val="28"/>
        </w:rPr>
        <w:t>结合</w:t>
      </w:r>
      <w:r w:rsidRPr="00B87AB8">
        <w:rPr>
          <w:rFonts w:eastAsia="宋体"/>
          <w:szCs w:val="28"/>
        </w:rPr>
        <w:t>附图</w:t>
      </w:r>
      <w:r w:rsidRPr="00B87AB8">
        <w:rPr>
          <w:rFonts w:eastAsia="宋体" w:hint="eastAsia"/>
          <w:szCs w:val="28"/>
        </w:rPr>
        <w:t>3-</w:t>
      </w:r>
      <w:r w:rsidRPr="00B87AB8">
        <w:rPr>
          <w:rFonts w:eastAsia="宋体"/>
          <w:szCs w:val="28"/>
        </w:rPr>
        <w:t>303</w:t>
      </w:r>
      <w:r w:rsidRPr="00B87AB8">
        <w:rPr>
          <w:rFonts w:eastAsia="宋体" w:hint="eastAsia"/>
          <w:szCs w:val="28"/>
        </w:rPr>
        <w:t>中</w:t>
      </w:r>
      <w:r w:rsidRPr="00B87AB8">
        <w:rPr>
          <w:rFonts w:eastAsia="宋体"/>
          <w:szCs w:val="28"/>
        </w:rPr>
        <w:t>的</w:t>
      </w:r>
      <w:r w:rsidRPr="00B87AB8">
        <w:rPr>
          <w:rFonts w:eastAsia="宋体" w:hint="eastAsia"/>
          <w:szCs w:val="28"/>
        </w:rPr>
        <w:t>虚</w:t>
      </w:r>
      <w:r w:rsidRPr="00B87AB8">
        <w:rPr>
          <w:rFonts w:eastAsia="宋体"/>
          <w:szCs w:val="28"/>
        </w:rPr>
        <w:t>框包含的</w:t>
      </w:r>
      <w:r w:rsidRPr="00B87AB8">
        <w:rPr>
          <w:rFonts w:eastAsia="宋体" w:hint="eastAsia"/>
          <w:szCs w:val="28"/>
        </w:rPr>
        <w:t>“二进制矩阵比合逻辑运算电路”，具体描述</w:t>
      </w:r>
      <w:r w:rsidRPr="00B87AB8">
        <w:rPr>
          <w:rFonts w:eastAsia="宋体"/>
          <w:szCs w:val="28"/>
        </w:rPr>
        <w:t>。首先</w:t>
      </w:r>
      <w:r w:rsidRPr="00B87AB8">
        <w:rPr>
          <w:rFonts w:eastAsia="宋体" w:hint="eastAsia"/>
          <w:szCs w:val="28"/>
        </w:rPr>
        <w:t>，</w:t>
      </w:r>
      <w:r w:rsidRPr="00B87AB8">
        <w:rPr>
          <w:rFonts w:eastAsia="宋体"/>
          <w:szCs w:val="28"/>
        </w:rPr>
        <w:t>正反二进制的结果输出</w:t>
      </w:r>
      <w:r w:rsidRPr="00B87AB8">
        <w:rPr>
          <w:rFonts w:eastAsia="宋体" w:hint="eastAsia"/>
          <w:szCs w:val="28"/>
        </w:rPr>
        <w:t>正进位</w:t>
      </w:r>
      <w:r w:rsidRPr="00B87AB8">
        <w:rPr>
          <w:rFonts w:eastAsia="宋体"/>
          <w:szCs w:val="28"/>
        </w:rPr>
        <w:t>G</w:t>
      </w:r>
      <w:r w:rsidRPr="00B87AB8">
        <w:rPr>
          <w:rFonts w:eastAsia="宋体" w:hint="eastAsia"/>
          <w:szCs w:val="28"/>
        </w:rPr>
        <w:t>、</w:t>
      </w:r>
      <w:r w:rsidRPr="00B87AB8">
        <w:rPr>
          <w:rFonts w:eastAsia="宋体"/>
          <w:szCs w:val="28"/>
        </w:rPr>
        <w:t>正累加</w:t>
      </w:r>
      <w:r w:rsidRPr="00B87AB8">
        <w:rPr>
          <w:rFonts w:eastAsia="宋体"/>
          <w:szCs w:val="28"/>
        </w:rPr>
        <w:t>S</w:t>
      </w:r>
      <w:r w:rsidRPr="00B87AB8">
        <w:rPr>
          <w:rFonts w:eastAsia="宋体"/>
          <w:szCs w:val="28"/>
        </w:rPr>
        <w:t>（二进制里的</w:t>
      </w:r>
      <w:r w:rsidRPr="00B87AB8">
        <w:rPr>
          <w:rFonts w:eastAsia="宋体" w:hint="eastAsia"/>
          <w:szCs w:val="28"/>
        </w:rPr>
        <w:t>进位值</w:t>
      </w:r>
      <w:r w:rsidRPr="00B87AB8">
        <w:rPr>
          <w:rFonts w:eastAsia="宋体"/>
          <w:szCs w:val="28"/>
        </w:rPr>
        <w:t>输出</w:t>
      </w:r>
      <w:r w:rsidRPr="00B87AB8">
        <w:rPr>
          <w:rFonts w:eastAsia="宋体"/>
          <w:szCs w:val="28"/>
        </w:rPr>
        <w:t>C</w:t>
      </w:r>
      <w:r w:rsidRPr="00B87AB8">
        <w:rPr>
          <w:rFonts w:eastAsia="宋体"/>
          <w:szCs w:val="28"/>
        </w:rPr>
        <w:t>和</w:t>
      </w:r>
      <w:r w:rsidRPr="00B87AB8">
        <w:rPr>
          <w:rFonts w:eastAsia="宋体" w:hint="eastAsia"/>
          <w:szCs w:val="28"/>
        </w:rPr>
        <w:t>累加值</w:t>
      </w:r>
      <w:r w:rsidRPr="00B87AB8">
        <w:rPr>
          <w:rFonts w:eastAsia="宋体"/>
          <w:szCs w:val="28"/>
        </w:rPr>
        <w:t>输出</w:t>
      </w:r>
      <w:r w:rsidRPr="00B87AB8">
        <w:rPr>
          <w:rFonts w:eastAsia="宋体"/>
          <w:szCs w:val="28"/>
        </w:rPr>
        <w:t>S</w:t>
      </w:r>
      <w:r w:rsidRPr="00B87AB8">
        <w:rPr>
          <w:rFonts w:eastAsia="宋体"/>
          <w:szCs w:val="28"/>
        </w:rPr>
        <w:t>）</w:t>
      </w:r>
      <w:r w:rsidRPr="00B87AB8">
        <w:rPr>
          <w:rFonts w:eastAsia="宋体" w:hint="eastAsia"/>
          <w:szCs w:val="28"/>
        </w:rPr>
        <w:t>和反</w:t>
      </w:r>
      <w:r w:rsidRPr="00B87AB8">
        <w:rPr>
          <w:rFonts w:eastAsia="宋体"/>
          <w:szCs w:val="28"/>
        </w:rPr>
        <w:t>进位</w:t>
      </w:r>
      <w:r w:rsidRPr="00B87AB8">
        <w:rPr>
          <w:rFonts w:eastAsia="宋体"/>
          <w:szCs w:val="28"/>
        </w:rPr>
        <w:t>g</w:t>
      </w:r>
      <w:r w:rsidRPr="00B87AB8">
        <w:rPr>
          <w:rFonts w:eastAsia="宋体" w:hint="eastAsia"/>
          <w:szCs w:val="28"/>
        </w:rPr>
        <w:t>、反</w:t>
      </w:r>
      <w:r w:rsidRPr="00B87AB8">
        <w:rPr>
          <w:rFonts w:eastAsia="宋体"/>
          <w:szCs w:val="28"/>
        </w:rPr>
        <w:t>累加</w:t>
      </w:r>
      <w:r w:rsidRPr="00B87AB8">
        <w:rPr>
          <w:rFonts w:eastAsia="宋体"/>
          <w:szCs w:val="28"/>
        </w:rPr>
        <w:t>s</w:t>
      </w:r>
      <w:r w:rsidRPr="00B87AB8">
        <w:rPr>
          <w:rFonts w:eastAsia="宋体"/>
          <w:szCs w:val="28"/>
        </w:rPr>
        <w:t>（相对于第一</w:t>
      </w:r>
      <w:r w:rsidRPr="00B87AB8">
        <w:rPr>
          <w:rFonts w:eastAsia="宋体" w:hint="eastAsia"/>
          <w:szCs w:val="28"/>
        </w:rPr>
        <w:t>个</w:t>
      </w:r>
      <w:r w:rsidRPr="00B87AB8">
        <w:rPr>
          <w:rFonts w:eastAsia="宋体"/>
          <w:szCs w:val="28"/>
        </w:rPr>
        <w:t>二进制加法</w:t>
      </w:r>
      <w:r w:rsidRPr="00B87AB8">
        <w:rPr>
          <w:rFonts w:eastAsia="宋体" w:hint="eastAsia"/>
          <w:szCs w:val="28"/>
        </w:rPr>
        <w:t>相比</w:t>
      </w:r>
      <w:r w:rsidRPr="00B87AB8">
        <w:rPr>
          <w:rFonts w:eastAsia="宋体"/>
          <w:szCs w:val="28"/>
        </w:rPr>
        <w:t>，另一个加法器</w:t>
      </w:r>
      <w:r w:rsidRPr="00B87AB8">
        <w:rPr>
          <w:rFonts w:eastAsia="宋体" w:hint="eastAsia"/>
          <w:szCs w:val="28"/>
        </w:rPr>
        <w:t>输出</w:t>
      </w:r>
      <w:r w:rsidRPr="00B87AB8">
        <w:rPr>
          <w:rFonts w:eastAsia="宋体"/>
          <w:szCs w:val="28"/>
        </w:rPr>
        <w:t>值），进位</w:t>
      </w:r>
      <w:r w:rsidRPr="00B87AB8">
        <w:rPr>
          <w:rFonts w:eastAsia="宋体" w:hint="eastAsia"/>
          <w:szCs w:val="28"/>
        </w:rPr>
        <w:t>值</w:t>
      </w:r>
      <w:r w:rsidRPr="00B87AB8">
        <w:rPr>
          <w:rFonts w:eastAsia="宋体"/>
          <w:szCs w:val="28"/>
        </w:rPr>
        <w:t>G</w:t>
      </w:r>
      <w:r w:rsidRPr="00B87AB8">
        <w:rPr>
          <w:rFonts w:eastAsia="宋体" w:hint="eastAsia"/>
          <w:szCs w:val="28"/>
        </w:rPr>
        <w:t>与</w:t>
      </w:r>
      <w:r w:rsidRPr="00B87AB8">
        <w:rPr>
          <w:rFonts w:eastAsia="宋体"/>
          <w:szCs w:val="28"/>
        </w:rPr>
        <w:t>g</w:t>
      </w:r>
      <w:r w:rsidRPr="00B87AB8">
        <w:rPr>
          <w:rFonts w:eastAsia="宋体" w:hint="eastAsia"/>
          <w:szCs w:val="28"/>
        </w:rPr>
        <w:t>和累加值</w:t>
      </w:r>
      <w:r w:rsidRPr="00B87AB8">
        <w:rPr>
          <w:rFonts w:eastAsia="宋体"/>
          <w:szCs w:val="28"/>
        </w:rPr>
        <w:t>S</w:t>
      </w:r>
      <w:r w:rsidRPr="00B87AB8">
        <w:rPr>
          <w:rFonts w:eastAsia="宋体"/>
          <w:szCs w:val="28"/>
        </w:rPr>
        <w:t>与</w:t>
      </w:r>
      <w:r w:rsidRPr="00B87AB8">
        <w:rPr>
          <w:rFonts w:eastAsia="宋体"/>
          <w:szCs w:val="28"/>
        </w:rPr>
        <w:t>s</w:t>
      </w:r>
      <w:r w:rsidRPr="00B87AB8">
        <w:rPr>
          <w:rFonts w:eastAsia="宋体" w:hint="eastAsia"/>
          <w:szCs w:val="28"/>
        </w:rPr>
        <w:t>之间各自“比合”</w:t>
      </w:r>
      <w:r w:rsidRPr="00B87AB8">
        <w:rPr>
          <w:rFonts w:eastAsia="宋体"/>
          <w:szCs w:val="28"/>
        </w:rPr>
        <w:t>处理</w:t>
      </w:r>
      <w:r w:rsidRPr="00B87AB8">
        <w:rPr>
          <w:rFonts w:eastAsia="宋体" w:hint="eastAsia"/>
          <w:szCs w:val="28"/>
        </w:rPr>
        <w:t>后</w:t>
      </w:r>
      <w:r w:rsidRPr="00B87AB8">
        <w:rPr>
          <w:rFonts w:eastAsia="宋体"/>
          <w:szCs w:val="28"/>
        </w:rPr>
        <w:t>输出结果</w:t>
      </w:r>
      <w:r w:rsidRPr="00B87AB8">
        <w:rPr>
          <w:rFonts w:eastAsia="宋体" w:hint="eastAsia"/>
          <w:szCs w:val="28"/>
        </w:rPr>
        <w:t>值。</w:t>
      </w:r>
    </w:p>
    <w:p w14:paraId="7EBB7B70" w14:textId="77777777" w:rsidR="00E569F9" w:rsidRPr="00B87AB8" w:rsidRDefault="00E569F9" w:rsidP="00E569F9">
      <w:pPr>
        <w:ind w:firstLine="576"/>
        <w:jc w:val="both"/>
        <w:rPr>
          <w:rFonts w:eastAsia="宋体"/>
          <w:szCs w:val="28"/>
        </w:rPr>
      </w:pPr>
      <w:r w:rsidRPr="00B87AB8">
        <w:rPr>
          <w:rFonts w:eastAsia="宋体" w:hint="eastAsia"/>
          <w:szCs w:val="28"/>
        </w:rPr>
        <w:t>结合</w:t>
      </w:r>
      <w:r w:rsidRPr="00B87AB8">
        <w:rPr>
          <w:rFonts w:eastAsia="宋体"/>
          <w:szCs w:val="28"/>
        </w:rPr>
        <w:t>附图</w:t>
      </w:r>
      <w:r w:rsidRPr="00B87AB8">
        <w:rPr>
          <w:rFonts w:eastAsia="宋体" w:hint="eastAsia"/>
          <w:szCs w:val="28"/>
        </w:rPr>
        <w:t>4-40</w:t>
      </w:r>
      <w:r w:rsidRPr="00B87AB8">
        <w:rPr>
          <w:rFonts w:eastAsia="宋体"/>
          <w:szCs w:val="28"/>
        </w:rPr>
        <w:t>2</w:t>
      </w:r>
      <w:r w:rsidRPr="00B87AB8">
        <w:rPr>
          <w:rFonts w:eastAsia="宋体" w:hint="eastAsia"/>
          <w:szCs w:val="28"/>
        </w:rPr>
        <w:t>的“比合”处理是</w:t>
      </w:r>
      <w:r w:rsidRPr="00B87AB8">
        <w:rPr>
          <w:rFonts w:eastAsia="宋体"/>
          <w:szCs w:val="28"/>
        </w:rPr>
        <w:t>输入值</w:t>
      </w:r>
      <w:r w:rsidRPr="00B87AB8">
        <w:rPr>
          <w:rFonts w:eastAsia="宋体"/>
          <w:szCs w:val="28"/>
        </w:rPr>
        <w:t>A</w:t>
      </w:r>
      <w:r w:rsidRPr="00B87AB8">
        <w:rPr>
          <w:rFonts w:eastAsia="宋体" w:hint="eastAsia"/>
          <w:szCs w:val="28"/>
        </w:rPr>
        <w:t>和</w:t>
      </w:r>
      <w:r w:rsidRPr="00B87AB8">
        <w:rPr>
          <w:rFonts w:eastAsia="宋体"/>
          <w:szCs w:val="28"/>
        </w:rPr>
        <w:t>a</w:t>
      </w:r>
      <w:r w:rsidRPr="00B87AB8">
        <w:rPr>
          <w:rFonts w:eastAsia="宋体" w:hint="eastAsia"/>
          <w:szCs w:val="28"/>
        </w:rPr>
        <w:t>，通过输入</w:t>
      </w:r>
      <w:r w:rsidRPr="00B87AB8">
        <w:rPr>
          <w:rFonts w:eastAsia="宋体"/>
          <w:szCs w:val="28"/>
        </w:rPr>
        <w:t>值</w:t>
      </w:r>
      <w:r w:rsidRPr="00B87AB8">
        <w:rPr>
          <w:rFonts w:eastAsia="宋体"/>
          <w:szCs w:val="28"/>
        </w:rPr>
        <w:t>A</w:t>
      </w:r>
      <w:r w:rsidRPr="00B87AB8">
        <w:rPr>
          <w:rFonts w:eastAsia="宋体"/>
          <w:szCs w:val="28"/>
        </w:rPr>
        <w:t>与</w:t>
      </w:r>
      <w:r w:rsidRPr="00B87AB8">
        <w:rPr>
          <w:rFonts w:eastAsia="宋体" w:hint="eastAsia"/>
          <w:szCs w:val="28"/>
        </w:rPr>
        <w:t>输入值</w:t>
      </w:r>
      <w:r w:rsidRPr="00B87AB8">
        <w:rPr>
          <w:rFonts w:eastAsia="宋体"/>
          <w:szCs w:val="28"/>
        </w:rPr>
        <w:t>a</w:t>
      </w:r>
      <w:r w:rsidRPr="00B87AB8">
        <w:rPr>
          <w:rFonts w:eastAsia="宋体" w:hint="eastAsia"/>
          <w:szCs w:val="28"/>
        </w:rPr>
        <w:t>之间</w:t>
      </w:r>
      <w:r w:rsidRPr="00B87AB8">
        <w:rPr>
          <w:rFonts w:eastAsia="宋体"/>
          <w:szCs w:val="28"/>
        </w:rPr>
        <w:t>与操作（</w:t>
      </w:r>
      <w:r w:rsidRPr="00B87AB8">
        <w:rPr>
          <w:rFonts w:eastAsia="宋体"/>
          <w:szCs w:val="28"/>
        </w:rPr>
        <w:t>AND</w:t>
      </w:r>
      <w:r w:rsidRPr="00B87AB8">
        <w:rPr>
          <w:rFonts w:eastAsia="宋体"/>
          <w:szCs w:val="28"/>
        </w:rPr>
        <w:t>）后</w:t>
      </w:r>
      <w:r w:rsidRPr="00B87AB8">
        <w:rPr>
          <w:rFonts w:eastAsia="宋体" w:hint="eastAsia"/>
          <w:szCs w:val="28"/>
        </w:rPr>
        <w:t>结果</w:t>
      </w:r>
      <w:r w:rsidRPr="00B87AB8">
        <w:rPr>
          <w:rFonts w:eastAsia="宋体"/>
          <w:szCs w:val="28"/>
        </w:rPr>
        <w:t>值</w:t>
      </w:r>
      <w:r w:rsidRPr="00B87AB8">
        <w:rPr>
          <w:rFonts w:eastAsia="宋体" w:hint="eastAsia"/>
          <w:szCs w:val="28"/>
        </w:rPr>
        <w:t>，</w:t>
      </w:r>
      <w:r w:rsidRPr="00B87AB8">
        <w:rPr>
          <w:rFonts w:eastAsia="宋体"/>
          <w:szCs w:val="28"/>
        </w:rPr>
        <w:t>再次跟输入值</w:t>
      </w:r>
      <w:r w:rsidRPr="00B87AB8">
        <w:rPr>
          <w:rFonts w:eastAsia="宋体" w:hint="eastAsia"/>
          <w:szCs w:val="28"/>
        </w:rPr>
        <w:t>A</w:t>
      </w:r>
      <w:r w:rsidRPr="00B87AB8">
        <w:rPr>
          <w:rFonts w:eastAsia="宋体"/>
          <w:szCs w:val="28"/>
        </w:rPr>
        <w:t>之间</w:t>
      </w:r>
      <w:r w:rsidRPr="00B87AB8">
        <w:rPr>
          <w:rFonts w:eastAsia="宋体" w:hint="eastAsia"/>
          <w:szCs w:val="28"/>
        </w:rPr>
        <w:t>通过</w:t>
      </w:r>
      <w:r w:rsidRPr="00B87AB8">
        <w:rPr>
          <w:rFonts w:eastAsia="宋体"/>
          <w:szCs w:val="28"/>
        </w:rPr>
        <w:t>异或操作</w:t>
      </w:r>
      <w:r w:rsidRPr="00B87AB8">
        <w:rPr>
          <w:rFonts w:eastAsia="宋体" w:hint="eastAsia"/>
          <w:szCs w:val="28"/>
        </w:rPr>
        <w:t>（</w:t>
      </w:r>
      <w:r w:rsidRPr="00B87AB8">
        <w:rPr>
          <w:rFonts w:eastAsia="宋体" w:hint="eastAsia"/>
          <w:szCs w:val="28"/>
        </w:rPr>
        <w:t>XOR</w:t>
      </w:r>
      <w:r w:rsidRPr="00B87AB8">
        <w:rPr>
          <w:rFonts w:eastAsia="宋体"/>
          <w:szCs w:val="28"/>
        </w:rPr>
        <w:t>）输出</w:t>
      </w:r>
      <w:r w:rsidRPr="00B87AB8">
        <w:rPr>
          <w:rFonts w:eastAsia="宋体" w:hint="eastAsia"/>
          <w:szCs w:val="28"/>
        </w:rPr>
        <w:t>为</w:t>
      </w:r>
      <w:r w:rsidRPr="00B87AB8">
        <w:rPr>
          <w:rFonts w:eastAsia="宋体"/>
          <w:szCs w:val="28"/>
        </w:rPr>
        <w:t>B</w:t>
      </w:r>
      <w:r w:rsidRPr="00B87AB8">
        <w:rPr>
          <w:rFonts w:eastAsia="宋体" w:hint="eastAsia"/>
          <w:szCs w:val="28"/>
        </w:rPr>
        <w:t>结果值，</w:t>
      </w:r>
      <w:r w:rsidRPr="00B87AB8">
        <w:rPr>
          <w:rFonts w:eastAsia="宋体"/>
          <w:szCs w:val="28"/>
        </w:rPr>
        <w:t>以下表是</w:t>
      </w:r>
      <w:r w:rsidRPr="00B87AB8">
        <w:rPr>
          <w:rFonts w:eastAsia="宋体" w:hint="eastAsia"/>
          <w:szCs w:val="28"/>
        </w:rPr>
        <w:t>双</w:t>
      </w:r>
      <w:r w:rsidRPr="00B87AB8">
        <w:rPr>
          <w:rFonts w:eastAsia="宋体"/>
          <w:szCs w:val="28"/>
        </w:rPr>
        <w:t>二进制全加法器</w:t>
      </w:r>
      <w:r w:rsidRPr="00B87AB8">
        <w:rPr>
          <w:rFonts w:eastAsia="宋体" w:hint="eastAsia"/>
          <w:szCs w:val="28"/>
        </w:rPr>
        <w:t>输出</w:t>
      </w:r>
      <w:r w:rsidRPr="00B87AB8">
        <w:rPr>
          <w:rFonts w:eastAsia="宋体"/>
          <w:szCs w:val="28"/>
        </w:rPr>
        <w:t>的一对比合操作中的一个比合操作逻辑门电路的输出结果</w:t>
      </w:r>
      <w:r w:rsidRPr="00B87AB8">
        <w:rPr>
          <w:rFonts w:eastAsia="宋体" w:hint="eastAsia"/>
          <w:szCs w:val="28"/>
        </w:rPr>
        <w:t>，逻辑</w:t>
      </w:r>
      <w:r w:rsidRPr="00B87AB8">
        <w:rPr>
          <w:rFonts w:eastAsia="宋体"/>
          <w:szCs w:val="28"/>
        </w:rPr>
        <w:t>表达式</w:t>
      </w:r>
      <w:r w:rsidRPr="00B87AB8">
        <w:rPr>
          <w:rFonts w:eastAsia="宋体" w:hint="eastAsia"/>
          <w:szCs w:val="28"/>
        </w:rPr>
        <w:t>是</w:t>
      </w:r>
      <w:r w:rsidRPr="00B87AB8">
        <w:rPr>
          <w:rFonts w:eastAsia="宋体"/>
          <w:szCs w:val="28"/>
        </w:rPr>
        <w:t>B=(A&amp;a)^A</w:t>
      </w:r>
      <w:r w:rsidRPr="00B87AB8">
        <w:rPr>
          <w:rFonts w:eastAsia="宋体" w:hint="eastAsia"/>
          <w:szCs w:val="28"/>
        </w:rPr>
        <w:t>，</w:t>
      </w:r>
      <w:r w:rsidRPr="00B87AB8">
        <w:rPr>
          <w:rFonts w:eastAsia="宋体"/>
          <w:szCs w:val="28"/>
        </w:rPr>
        <w:t>b=(A&amp;a)^a</w:t>
      </w:r>
      <w:r w:rsidRPr="00B87AB8">
        <w:rPr>
          <w:rFonts w:eastAsia="宋体" w:hint="eastAsia"/>
          <w:szCs w:val="28"/>
        </w:rPr>
        <w:t>，</w:t>
      </w:r>
      <w:r w:rsidRPr="00B87AB8">
        <w:rPr>
          <w:rFonts w:eastAsia="宋体"/>
          <w:szCs w:val="28"/>
        </w:rPr>
        <w:t>具体参考如下表。</w:t>
      </w:r>
    </w:p>
    <w:p w14:paraId="797B66CE" w14:textId="77777777" w:rsidR="00106B7D" w:rsidRPr="00B87AB8" w:rsidRDefault="00106B7D" w:rsidP="00106B7D">
      <w:pPr>
        <w:spacing w:line="240" w:lineRule="auto"/>
        <w:ind w:firstLine="576"/>
        <w:jc w:val="both"/>
        <w:rPr>
          <w:rFonts w:eastAsia="宋体"/>
          <w:szCs w:val="28"/>
        </w:rPr>
      </w:pPr>
      <w:r w:rsidRPr="00B87AB8">
        <w:rPr>
          <w:rFonts w:ascii="Cambria Math" w:eastAsia="宋体" w:hAnsi="Cambria Math" w:hint="eastAsia"/>
          <w:szCs w:val="28"/>
        </w:rPr>
        <w:t>比合处理分式表达式（比差）：</w:t>
      </w:r>
      <w:r w:rsidRPr="00B87AB8">
        <w:rPr>
          <w:rFonts w:ascii="Cambria Math" w:eastAsia="宋体" w:hAnsi="Cambria Math" w:hint="eastAsia"/>
          <w:szCs w:val="28"/>
        </w:rPr>
        <w:t>%A=%[</w:t>
      </w:r>
      <m:oMath>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hint="eastAsia"/>
                <w:szCs w:val="28"/>
              </w:rPr>
              <m:t>a^(a&amp;</m:t>
            </m:r>
            <m:sSup>
              <m:sSupPr>
                <m:ctrlPr>
                  <w:rPr>
                    <w:rFonts w:ascii="Cambria Math" w:eastAsia="宋体" w:hAnsi="Cambria Math"/>
                    <w:i/>
                    <w:szCs w:val="28"/>
                  </w:rPr>
                </m:ctrlPr>
              </m:sSupPr>
              <m:e>
                <m:r>
                  <w:rPr>
                    <w:rFonts w:ascii="Cambria Math" w:eastAsia="宋体" w:hAnsi="Cambria Math" w:hint="eastAsia"/>
                    <w:szCs w:val="28"/>
                  </w:rPr>
                  <m:t>a</m:t>
                </m:r>
              </m:e>
              <m:sup>
                <m:r>
                  <w:rPr>
                    <w:rFonts w:ascii="Cambria Math" w:eastAsia="宋体" w:hAnsi="Cambria Math" w:hint="eastAsia"/>
                    <w:szCs w:val="28"/>
                  </w:rPr>
                  <m:t>'</m:t>
                </m:r>
              </m:sup>
            </m:sSup>
            <m:r>
              <w:rPr>
                <w:rFonts w:ascii="Cambria Math" w:eastAsia="宋体" w:hAnsi="Cambria Math" w:hint="eastAsia"/>
                <w:szCs w:val="28"/>
              </w:rPr>
              <m:t>)</m:t>
            </m:r>
          </m:num>
          <m:den>
            <m:sSup>
              <m:sSupPr>
                <m:ctrlPr>
                  <w:rPr>
                    <w:rFonts w:ascii="Cambria Math" w:eastAsia="宋体" w:hAnsi="Cambria Math"/>
                    <w:i/>
                    <w:szCs w:val="28"/>
                  </w:rPr>
                </m:ctrlPr>
              </m:sSupPr>
              <m:e>
                <m:r>
                  <w:rPr>
                    <w:rFonts w:ascii="Cambria Math" w:eastAsia="宋体" w:hAnsi="Cambria Math" w:hint="eastAsia"/>
                    <w:szCs w:val="28"/>
                  </w:rPr>
                  <m:t>a</m:t>
                </m:r>
              </m:e>
              <m:sup>
                <m:r>
                  <w:rPr>
                    <w:rFonts w:ascii="Cambria Math" w:eastAsia="宋体" w:hAnsi="Cambria Math" w:hint="eastAsia"/>
                    <w:szCs w:val="28"/>
                  </w:rPr>
                  <m:t>'</m:t>
                </m:r>
              </m:sup>
            </m:sSup>
            <m:r>
              <w:rPr>
                <w:rFonts w:ascii="Cambria Math" w:eastAsia="宋体" w:hAnsi="Cambria Math" w:hint="eastAsia"/>
                <w:szCs w:val="28"/>
              </w:rPr>
              <m:t>^(a&amp;</m:t>
            </m:r>
            <m:sSup>
              <m:sSupPr>
                <m:ctrlPr>
                  <w:rPr>
                    <w:rFonts w:ascii="Cambria Math" w:eastAsia="宋体" w:hAnsi="Cambria Math"/>
                    <w:i/>
                    <w:szCs w:val="28"/>
                  </w:rPr>
                </m:ctrlPr>
              </m:sSupPr>
              <m:e>
                <m:r>
                  <w:rPr>
                    <w:rFonts w:ascii="Cambria Math" w:eastAsia="宋体" w:hAnsi="Cambria Math" w:hint="eastAsia"/>
                    <w:szCs w:val="28"/>
                  </w:rPr>
                  <m:t>a</m:t>
                </m:r>
              </m:e>
              <m:sup>
                <m:r>
                  <w:rPr>
                    <w:rFonts w:ascii="Cambria Math" w:eastAsia="宋体" w:hAnsi="Cambria Math" w:hint="eastAsia"/>
                    <w:szCs w:val="28"/>
                  </w:rPr>
                  <m:t>'</m:t>
                </m:r>
              </m:sup>
            </m:sSup>
            <m:r>
              <w:rPr>
                <w:rFonts w:ascii="Cambria Math" w:eastAsia="宋体" w:hAnsi="Cambria Math" w:hint="eastAsia"/>
                <w:szCs w:val="28"/>
              </w:rPr>
              <m:t>)</m:t>
            </m:r>
          </m:den>
        </m:f>
        <m:r>
          <m:rPr>
            <m:sty m:val="p"/>
          </m:rPr>
          <w:rPr>
            <w:rFonts w:ascii="Cambria Math" w:eastAsia="宋体" w:hAnsi="Cambria Math" w:hint="eastAsia"/>
            <w:szCs w:val="28"/>
          </w:rPr>
          <m:t>]</m:t>
        </m:r>
      </m:oMath>
      <w:r w:rsidR="00EA7A96" w:rsidRPr="00B87AB8">
        <w:rPr>
          <w:rFonts w:eastAsia="宋体" w:hint="eastAsia"/>
          <w:szCs w:val="28"/>
        </w:rPr>
        <w:t>。</w:t>
      </w:r>
    </w:p>
    <w:p w14:paraId="0E23D511" w14:textId="77777777" w:rsidR="00106B7D" w:rsidRPr="00B87AB8" w:rsidRDefault="00106B7D" w:rsidP="00106B7D">
      <w:pPr>
        <w:spacing w:line="240" w:lineRule="auto"/>
        <w:ind w:firstLine="578"/>
        <w:jc w:val="both"/>
        <w:rPr>
          <w:rFonts w:eastAsia="宋体"/>
          <w:szCs w:val="28"/>
        </w:rPr>
      </w:pPr>
      <w:r w:rsidRPr="00B87AB8">
        <w:rPr>
          <w:rFonts w:eastAsia="宋体" w:hint="eastAsia"/>
          <w:szCs w:val="28"/>
        </w:rPr>
        <w:t>原“比合”处理和比合逻辑名称之间混淆而改为“比差”处理，比合数</w:t>
      </w:r>
      <w:r w:rsidRPr="00B87AB8">
        <w:rPr>
          <w:rFonts w:eastAsia="宋体" w:hint="eastAsia"/>
          <w:szCs w:val="28"/>
        </w:rPr>
        <w:t>A=[a,a</w:t>
      </w:r>
      <w:r w:rsidRPr="00B87AB8">
        <w:rPr>
          <w:rFonts w:eastAsia="宋体" w:hint="eastAsia"/>
          <w:szCs w:val="28"/>
        </w:rPr>
        <w:t>’</w:t>
      </w:r>
      <w:r w:rsidRPr="00B87AB8">
        <w:rPr>
          <w:rFonts w:eastAsia="宋体" w:hint="eastAsia"/>
          <w:szCs w:val="28"/>
        </w:rPr>
        <w:t>]</w:t>
      </w:r>
      <w:r w:rsidRPr="00B87AB8">
        <w:rPr>
          <w:rFonts w:eastAsia="宋体" w:hint="eastAsia"/>
          <w:szCs w:val="28"/>
        </w:rPr>
        <w:t>的正反数相差</w:t>
      </w:r>
      <w:r w:rsidRPr="00B87AB8">
        <w:rPr>
          <w:rFonts w:eastAsia="宋体" w:hint="eastAsia"/>
          <w:szCs w:val="28"/>
        </w:rPr>
        <w:t>(A=a-a</w:t>
      </w:r>
      <w:r w:rsidRPr="00B87AB8">
        <w:rPr>
          <w:rFonts w:eastAsia="宋体" w:hint="eastAsia"/>
          <w:szCs w:val="28"/>
        </w:rPr>
        <w:t>’</w:t>
      </w:r>
      <w:r w:rsidRPr="00B87AB8">
        <w:rPr>
          <w:rFonts w:eastAsia="宋体" w:hint="eastAsia"/>
          <w:szCs w:val="28"/>
        </w:rPr>
        <w:t>)</w:t>
      </w:r>
      <w:r w:rsidRPr="00B87AB8">
        <w:rPr>
          <w:rFonts w:eastAsia="宋体" w:hint="eastAsia"/>
          <w:szCs w:val="28"/>
        </w:rPr>
        <w:t>结果等价，</w:t>
      </w:r>
      <w:r w:rsidRPr="00B87AB8">
        <w:rPr>
          <w:rFonts w:eastAsia="宋体" w:hint="eastAsia"/>
          <w:szCs w:val="28"/>
        </w:rPr>
        <w:t>[1,0]=1-0=1,[0,0]=0-0=0,[1,1]=1-1=0,[0,1]=0-1=-1</w:t>
      </w:r>
      <w:r w:rsidRPr="00B87AB8">
        <w:rPr>
          <w:rFonts w:eastAsia="宋体" w:hint="eastAsia"/>
          <w:szCs w:val="28"/>
        </w:rPr>
        <w:t>；比合逻辑中一对比合数</w:t>
      </w:r>
      <w:r w:rsidRPr="00B87AB8">
        <w:rPr>
          <w:rFonts w:eastAsia="宋体" w:hint="eastAsia"/>
          <w:szCs w:val="28"/>
        </w:rPr>
        <w:t>a</w:t>
      </w:r>
      <w:r w:rsidRPr="00B87AB8">
        <w:rPr>
          <w:rFonts w:eastAsia="宋体" w:hint="eastAsia"/>
          <w:szCs w:val="28"/>
        </w:rPr>
        <w:t>和</w:t>
      </w:r>
      <w:r w:rsidRPr="00B87AB8">
        <w:rPr>
          <w:rFonts w:eastAsia="宋体" w:hint="eastAsia"/>
          <w:szCs w:val="28"/>
        </w:rPr>
        <w:t>a</w:t>
      </w:r>
      <w:r w:rsidRPr="00B87AB8">
        <w:rPr>
          <w:rFonts w:eastAsia="宋体" w:hint="eastAsia"/>
          <w:szCs w:val="28"/>
        </w:rPr>
        <w:t>’的数组</w:t>
      </w:r>
      <w:r w:rsidRPr="00B87AB8">
        <w:rPr>
          <w:rFonts w:eastAsia="宋体" w:hint="eastAsia"/>
          <w:szCs w:val="28"/>
        </w:rPr>
        <w:t>[a,a</w:t>
      </w:r>
      <w:r w:rsidRPr="00B87AB8">
        <w:rPr>
          <w:rFonts w:eastAsia="宋体" w:hint="eastAsia"/>
          <w:szCs w:val="28"/>
        </w:rPr>
        <w:t>’</w:t>
      </w:r>
      <w:r w:rsidRPr="00B87AB8">
        <w:rPr>
          <w:rFonts w:eastAsia="宋体" w:hint="eastAsia"/>
          <w:szCs w:val="28"/>
        </w:rPr>
        <w:t>]</w:t>
      </w:r>
      <w:r w:rsidRPr="00B87AB8">
        <w:rPr>
          <w:rFonts w:eastAsia="宋体" w:hint="eastAsia"/>
          <w:szCs w:val="28"/>
        </w:rPr>
        <w:t>表示相比用分式表示</w:t>
      </w:r>
      <m:oMath>
        <m:r>
          <m:rPr>
            <m:sty m:val="p"/>
          </m:rPr>
          <w:rPr>
            <w:rFonts w:ascii="Cambria Math" w:eastAsia="宋体" w:hAnsi="Cambria Math" w:hint="eastAsia"/>
            <w:szCs w:val="28"/>
          </w:rPr>
          <m:t>A=</m:t>
        </m:r>
        <m:f>
          <m:fPr>
            <m:ctrlPr>
              <w:rPr>
                <w:rFonts w:ascii="Cambria Math" w:eastAsia="宋体" w:hAnsi="Cambria Math"/>
                <w:szCs w:val="28"/>
              </w:rPr>
            </m:ctrlPr>
          </m:fPr>
          <m:num>
            <m:r>
              <w:rPr>
                <w:rFonts w:ascii="Cambria Math" w:eastAsia="宋体" w:hAnsi="Cambria Math" w:hint="eastAsia"/>
                <w:szCs w:val="28"/>
              </w:rPr>
              <m:t>a</m:t>
            </m:r>
          </m:num>
          <m:den>
            <m:r>
              <w:rPr>
                <w:rFonts w:ascii="Cambria Math" w:eastAsia="宋体" w:hAnsi="Cambria Math" w:hint="eastAsia"/>
                <w:szCs w:val="28"/>
              </w:rPr>
              <m:t>a</m:t>
            </m:r>
            <m:r>
              <m:rPr>
                <m:sty m:val="p"/>
              </m:rPr>
              <w:rPr>
                <w:rFonts w:ascii="Cambria Math" w:eastAsia="宋体" w:hAnsi="Cambria Math" w:hint="eastAsia"/>
                <w:szCs w:val="28"/>
              </w:rPr>
              <m:t>'</m:t>
            </m:r>
          </m:den>
        </m:f>
      </m:oMath>
      <w:r w:rsidRPr="00B87AB8">
        <w:rPr>
          <w:rFonts w:eastAsia="宋体" w:hint="eastAsia"/>
          <w:szCs w:val="28"/>
        </w:rPr>
        <w:t>更加合理和简单易懂，可以更容易比较比合逻辑中两个正反比合数之间的逻辑运算的变化关系，更容易区分二进制逻辑和比合三进制逻辑之间的差异，传统数理逻辑在形式上整数逻辑表达式，比合三进制逻辑在形式上分式逻辑表达式</w:t>
      </w:r>
      <w:r w:rsidR="00270ED5" w:rsidRPr="00B87AB8">
        <w:rPr>
          <w:rFonts w:eastAsia="宋体" w:hint="eastAsia"/>
          <w:szCs w:val="28"/>
        </w:rPr>
        <w:t>,</w:t>
      </w:r>
      <w:r w:rsidRPr="00B87AB8">
        <w:rPr>
          <w:rFonts w:eastAsia="宋体" w:hint="eastAsia"/>
          <w:szCs w:val="28"/>
        </w:rPr>
        <w:t>如表</w:t>
      </w:r>
      <w:r w:rsidRPr="00B87AB8">
        <w:rPr>
          <w:rFonts w:eastAsia="宋体" w:hint="eastAsia"/>
          <w:szCs w:val="28"/>
        </w:rPr>
        <w:t>12</w:t>
      </w:r>
      <w:r w:rsidRPr="00B87AB8">
        <w:rPr>
          <w:rFonts w:eastAsia="宋体" w:hint="eastAsia"/>
          <w:szCs w:val="28"/>
        </w:rPr>
        <w:t>比差</w:t>
      </w:r>
      <w:r w:rsidRPr="00B87AB8">
        <w:rPr>
          <w:rFonts w:eastAsia="宋体" w:hint="eastAsia"/>
          <w:szCs w:val="28"/>
        </w:rPr>
        <w:t>(</w:t>
      </w:r>
      <w:r w:rsidRPr="00B87AB8">
        <w:rPr>
          <w:rFonts w:eastAsia="宋体" w:hint="eastAsia"/>
          <w:szCs w:val="28"/>
        </w:rPr>
        <w:t>比合</w:t>
      </w:r>
      <w:r w:rsidRPr="00B87AB8">
        <w:rPr>
          <w:rFonts w:eastAsia="宋体" w:hint="eastAsia"/>
          <w:szCs w:val="28"/>
        </w:rPr>
        <w:t>)</w:t>
      </w:r>
      <w:r w:rsidRPr="00B87AB8">
        <w:rPr>
          <w:rFonts w:eastAsia="宋体" w:hint="eastAsia"/>
          <w:szCs w:val="28"/>
        </w:rPr>
        <w:t>处理。</w:t>
      </w:r>
    </w:p>
    <w:p w14:paraId="0FB193C4" w14:textId="77777777" w:rsidR="00E569F9" w:rsidRPr="00B87AB8" w:rsidRDefault="00E569F9" w:rsidP="00E569F9">
      <w:pPr>
        <w:ind w:firstLine="600"/>
        <w:jc w:val="both"/>
        <w:rPr>
          <w:rFonts w:eastAsia="宋体"/>
          <w:szCs w:val="28"/>
        </w:rPr>
      </w:pPr>
      <w:r w:rsidRPr="00B87AB8">
        <w:rPr>
          <w:rFonts w:eastAsia="宋体" w:hint="eastAsia"/>
          <w:szCs w:val="28"/>
        </w:rPr>
        <w:t>表</w:t>
      </w:r>
      <w:r w:rsidR="00AD2692" w:rsidRPr="00B87AB8">
        <w:rPr>
          <w:rFonts w:eastAsia="宋体" w:hint="eastAsia"/>
          <w:szCs w:val="28"/>
        </w:rPr>
        <w:t>12</w:t>
      </w:r>
      <w:r w:rsidRPr="00B87AB8">
        <w:rPr>
          <w:rFonts w:eastAsia="宋体"/>
          <w:szCs w:val="28"/>
        </w:rPr>
        <w:t>：</w:t>
      </w:r>
      <w:r w:rsidRPr="00B87AB8">
        <w:rPr>
          <w:rFonts w:eastAsia="宋体" w:hint="eastAsia"/>
          <w:szCs w:val="28"/>
        </w:rPr>
        <w:t>TRIA</w:t>
      </w:r>
      <w:r w:rsidRPr="00B87AB8">
        <w:rPr>
          <w:rFonts w:eastAsia="宋体" w:hint="eastAsia"/>
          <w:szCs w:val="28"/>
        </w:rPr>
        <w:t>比合处理的逻辑电路</w:t>
      </w:r>
      <w:r w:rsidRPr="00B87AB8">
        <w:rPr>
          <w:rFonts w:eastAsia="宋体"/>
          <w:szCs w:val="28"/>
        </w:rPr>
        <w:t>处理</w:t>
      </w:r>
      <w:r w:rsidRPr="00B87AB8">
        <w:rPr>
          <w:rFonts w:eastAsia="宋体" w:hint="eastAsia"/>
          <w:szCs w:val="28"/>
        </w:rPr>
        <w:t>真值表</w:t>
      </w:r>
    </w:p>
    <w:tbl>
      <w:tblPr>
        <w:tblW w:w="5000" w:type="pct"/>
        <w:tblLayout w:type="fixed"/>
        <w:tblLook w:val="04A0" w:firstRow="1" w:lastRow="0" w:firstColumn="1" w:lastColumn="0" w:noHBand="0" w:noVBand="1"/>
      </w:tblPr>
      <w:tblGrid>
        <w:gridCol w:w="2423"/>
        <w:gridCol w:w="541"/>
        <w:gridCol w:w="446"/>
        <w:gridCol w:w="546"/>
        <w:gridCol w:w="2257"/>
        <w:gridCol w:w="385"/>
        <w:gridCol w:w="385"/>
        <w:gridCol w:w="385"/>
        <w:gridCol w:w="385"/>
        <w:gridCol w:w="385"/>
        <w:gridCol w:w="385"/>
        <w:gridCol w:w="385"/>
        <w:gridCol w:w="381"/>
      </w:tblGrid>
      <w:tr w:rsidR="002C7794" w:rsidRPr="00B87AB8" w14:paraId="4D1BD63E" w14:textId="77777777" w:rsidTr="002C7794">
        <w:trPr>
          <w:trHeight w:val="312"/>
        </w:trPr>
        <w:tc>
          <w:tcPr>
            <w:tcW w:w="13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7E8E9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二进制比合数</w:t>
            </w:r>
          </w:p>
        </w:tc>
        <w:tc>
          <w:tcPr>
            <w:tcW w:w="291" w:type="pct"/>
            <w:tcBorders>
              <w:top w:val="single" w:sz="4" w:space="0" w:color="auto"/>
              <w:left w:val="nil"/>
              <w:bottom w:val="single" w:sz="4" w:space="0" w:color="auto"/>
              <w:right w:val="single" w:sz="4" w:space="0" w:color="auto"/>
            </w:tcBorders>
            <w:shd w:val="clear" w:color="auto" w:fill="auto"/>
            <w:noWrap/>
            <w:vAlign w:val="bottom"/>
          </w:tcPr>
          <w:p w14:paraId="5430D5C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位</w:t>
            </w:r>
          </w:p>
        </w:tc>
        <w:tc>
          <w:tcPr>
            <w:tcW w:w="240" w:type="pct"/>
            <w:tcBorders>
              <w:top w:val="single" w:sz="4" w:space="0" w:color="auto"/>
              <w:left w:val="nil"/>
              <w:bottom w:val="single" w:sz="4" w:space="0" w:color="auto"/>
              <w:right w:val="single" w:sz="4" w:space="0" w:color="auto"/>
            </w:tcBorders>
            <w:shd w:val="clear" w:color="auto" w:fill="auto"/>
            <w:noWrap/>
            <w:vAlign w:val="bottom"/>
          </w:tcPr>
          <w:p w14:paraId="7086F3FC"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kern w:val="0"/>
                <w:sz w:val="22"/>
                <w:szCs w:val="22"/>
              </w:rPr>
              <w:t>入</w:t>
            </w:r>
          </w:p>
        </w:tc>
        <w:tc>
          <w:tcPr>
            <w:tcW w:w="294" w:type="pct"/>
            <w:tcBorders>
              <w:top w:val="single" w:sz="4" w:space="0" w:color="auto"/>
              <w:left w:val="nil"/>
              <w:bottom w:val="single" w:sz="4" w:space="0" w:color="auto"/>
              <w:right w:val="single" w:sz="4" w:space="0" w:color="auto"/>
            </w:tcBorders>
            <w:shd w:val="clear" w:color="auto" w:fill="auto"/>
            <w:noWrap/>
            <w:vAlign w:val="bottom"/>
          </w:tcPr>
          <w:p w14:paraId="044AF493"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kern w:val="0"/>
                <w:sz w:val="22"/>
                <w:szCs w:val="22"/>
              </w:rPr>
              <w:t>出</w:t>
            </w:r>
          </w:p>
        </w:tc>
        <w:tc>
          <w:tcPr>
            <w:tcW w:w="1215" w:type="pct"/>
            <w:tcBorders>
              <w:top w:val="single" w:sz="4" w:space="0" w:color="auto"/>
              <w:left w:val="nil"/>
              <w:bottom w:val="single" w:sz="4" w:space="0" w:color="auto"/>
              <w:right w:val="single" w:sz="4" w:space="0" w:color="auto"/>
            </w:tcBorders>
            <w:shd w:val="clear" w:color="auto" w:fill="auto"/>
            <w:noWrap/>
            <w:vAlign w:val="center"/>
          </w:tcPr>
          <w:p w14:paraId="4A955FC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w:t>
            </w:r>
            <w:r w:rsidRPr="00B87AB8">
              <w:rPr>
                <w:rFonts w:ascii="宋体" w:eastAsia="宋体" w:hAnsi="宋体" w:cs="宋体"/>
                <w:kern w:val="0"/>
                <w:sz w:val="22"/>
                <w:szCs w:val="22"/>
              </w:rPr>
              <w:t>比合</w:t>
            </w:r>
            <w:r w:rsidRPr="00B87AB8">
              <w:rPr>
                <w:rFonts w:ascii="宋体" w:eastAsia="宋体" w:hAnsi="宋体" w:cs="宋体" w:hint="eastAsia"/>
                <w:kern w:val="0"/>
                <w:sz w:val="22"/>
                <w:szCs w:val="22"/>
              </w:rPr>
              <w:t>”</w:t>
            </w:r>
            <w:r w:rsidRPr="00B87AB8">
              <w:rPr>
                <w:rFonts w:ascii="宋体" w:eastAsia="宋体" w:hAnsi="宋体" w:cs="宋体"/>
                <w:kern w:val="0"/>
                <w:sz w:val="22"/>
                <w:szCs w:val="22"/>
              </w:rPr>
              <w:t>运算电路</w:t>
            </w:r>
          </w:p>
        </w:tc>
        <w:tc>
          <w:tcPr>
            <w:tcW w:w="207" w:type="pct"/>
            <w:tcBorders>
              <w:top w:val="single" w:sz="4" w:space="0" w:color="auto"/>
              <w:left w:val="nil"/>
              <w:bottom w:val="single" w:sz="4" w:space="0" w:color="auto"/>
              <w:right w:val="single" w:sz="4" w:space="0" w:color="auto"/>
            </w:tcBorders>
            <w:shd w:val="clear" w:color="auto" w:fill="auto"/>
            <w:noWrap/>
            <w:vAlign w:val="center"/>
          </w:tcPr>
          <w:p w14:paraId="5F882DDB"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入</w:t>
            </w:r>
          </w:p>
        </w:tc>
        <w:tc>
          <w:tcPr>
            <w:tcW w:w="207" w:type="pct"/>
            <w:tcBorders>
              <w:top w:val="single" w:sz="4" w:space="0" w:color="auto"/>
              <w:left w:val="nil"/>
              <w:bottom w:val="single" w:sz="4" w:space="0" w:color="auto"/>
              <w:right w:val="single" w:sz="4" w:space="0" w:color="auto"/>
            </w:tcBorders>
            <w:shd w:val="clear" w:color="auto" w:fill="auto"/>
            <w:vAlign w:val="center"/>
          </w:tcPr>
          <w:p w14:paraId="06541F3A"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出</w:t>
            </w:r>
          </w:p>
        </w:tc>
        <w:tc>
          <w:tcPr>
            <w:tcW w:w="207" w:type="pct"/>
            <w:tcBorders>
              <w:top w:val="single" w:sz="4" w:space="0" w:color="auto"/>
              <w:left w:val="nil"/>
              <w:bottom w:val="single" w:sz="4" w:space="0" w:color="auto"/>
              <w:right w:val="single" w:sz="4" w:space="0" w:color="auto"/>
            </w:tcBorders>
            <w:shd w:val="clear" w:color="auto" w:fill="auto"/>
            <w:vAlign w:val="center"/>
          </w:tcPr>
          <w:p w14:paraId="643EA06D"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入</w:t>
            </w:r>
          </w:p>
        </w:tc>
        <w:tc>
          <w:tcPr>
            <w:tcW w:w="207" w:type="pct"/>
            <w:tcBorders>
              <w:top w:val="single" w:sz="4" w:space="0" w:color="auto"/>
              <w:left w:val="nil"/>
              <w:bottom w:val="single" w:sz="4" w:space="0" w:color="auto"/>
              <w:right w:val="single" w:sz="4" w:space="0" w:color="auto"/>
            </w:tcBorders>
            <w:shd w:val="clear" w:color="auto" w:fill="auto"/>
            <w:noWrap/>
            <w:vAlign w:val="center"/>
          </w:tcPr>
          <w:p w14:paraId="519D63D1"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出</w:t>
            </w:r>
          </w:p>
        </w:tc>
        <w:tc>
          <w:tcPr>
            <w:tcW w:w="207" w:type="pct"/>
            <w:tcBorders>
              <w:top w:val="single" w:sz="4" w:space="0" w:color="auto"/>
              <w:left w:val="nil"/>
              <w:bottom w:val="single" w:sz="4" w:space="0" w:color="auto"/>
              <w:right w:val="single" w:sz="4" w:space="0" w:color="auto"/>
            </w:tcBorders>
            <w:shd w:val="clear" w:color="auto" w:fill="auto"/>
            <w:noWrap/>
            <w:vAlign w:val="center"/>
          </w:tcPr>
          <w:p w14:paraId="1E0B2A2F"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入</w:t>
            </w:r>
          </w:p>
        </w:tc>
        <w:tc>
          <w:tcPr>
            <w:tcW w:w="207" w:type="pct"/>
            <w:tcBorders>
              <w:top w:val="single" w:sz="4" w:space="0" w:color="auto"/>
              <w:left w:val="nil"/>
              <w:bottom w:val="single" w:sz="4" w:space="0" w:color="auto"/>
              <w:right w:val="single" w:sz="4" w:space="0" w:color="auto"/>
            </w:tcBorders>
            <w:shd w:val="clear" w:color="auto" w:fill="auto"/>
            <w:noWrap/>
            <w:vAlign w:val="center"/>
          </w:tcPr>
          <w:p w14:paraId="2D5E1E13"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出</w:t>
            </w:r>
          </w:p>
        </w:tc>
        <w:tc>
          <w:tcPr>
            <w:tcW w:w="207" w:type="pct"/>
            <w:tcBorders>
              <w:top w:val="single" w:sz="4" w:space="0" w:color="auto"/>
              <w:left w:val="nil"/>
              <w:bottom w:val="single" w:sz="4" w:space="0" w:color="auto"/>
              <w:right w:val="single" w:sz="4" w:space="0" w:color="auto"/>
            </w:tcBorders>
            <w:shd w:val="clear" w:color="auto" w:fill="auto"/>
            <w:noWrap/>
            <w:vAlign w:val="center"/>
          </w:tcPr>
          <w:p w14:paraId="0EB47FF2"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入</w:t>
            </w:r>
          </w:p>
        </w:tc>
        <w:tc>
          <w:tcPr>
            <w:tcW w:w="205" w:type="pct"/>
            <w:tcBorders>
              <w:top w:val="single" w:sz="4" w:space="0" w:color="auto"/>
              <w:left w:val="nil"/>
              <w:bottom w:val="single" w:sz="4" w:space="0" w:color="auto"/>
              <w:right w:val="single" w:sz="4" w:space="0" w:color="auto"/>
            </w:tcBorders>
            <w:shd w:val="clear" w:color="auto" w:fill="auto"/>
            <w:noWrap/>
            <w:vAlign w:val="center"/>
          </w:tcPr>
          <w:p w14:paraId="3D9D0D81"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出</w:t>
            </w:r>
          </w:p>
        </w:tc>
      </w:tr>
      <w:tr w:rsidR="002C7794" w:rsidRPr="00B87AB8" w14:paraId="029CC3F0" w14:textId="77777777" w:rsidTr="002C7794">
        <w:trPr>
          <w:trHeight w:val="324"/>
        </w:trPr>
        <w:tc>
          <w:tcPr>
            <w:tcW w:w="1304" w:type="pct"/>
            <w:tcBorders>
              <w:top w:val="nil"/>
              <w:left w:val="single" w:sz="4" w:space="0" w:color="auto"/>
              <w:bottom w:val="single" w:sz="4" w:space="0" w:color="auto"/>
              <w:right w:val="single" w:sz="4" w:space="0" w:color="auto"/>
            </w:tcBorders>
            <w:shd w:val="clear" w:color="auto" w:fill="auto"/>
            <w:noWrap/>
            <w:vAlign w:val="center"/>
          </w:tcPr>
          <w:p w14:paraId="3FF6F43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[1,0],[0,0],[0,1]</w:t>
            </w:r>
          </w:p>
        </w:tc>
        <w:tc>
          <w:tcPr>
            <w:tcW w:w="291" w:type="pct"/>
            <w:tcBorders>
              <w:top w:val="nil"/>
              <w:left w:val="nil"/>
              <w:bottom w:val="single" w:sz="4" w:space="0" w:color="auto"/>
              <w:right w:val="single" w:sz="4" w:space="0" w:color="auto"/>
            </w:tcBorders>
            <w:shd w:val="clear" w:color="auto" w:fill="auto"/>
            <w:noWrap/>
            <w:vAlign w:val="center"/>
          </w:tcPr>
          <w:p w14:paraId="0002FCAF"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cs="微软雅黑" w:hint="eastAsia"/>
                <w:kern w:val="0"/>
                <w:sz w:val="24"/>
                <w:szCs w:val="24"/>
              </w:rPr>
              <w:t>正</w:t>
            </w:r>
          </w:p>
        </w:tc>
        <w:tc>
          <w:tcPr>
            <w:tcW w:w="240" w:type="pct"/>
            <w:tcBorders>
              <w:top w:val="nil"/>
              <w:left w:val="nil"/>
              <w:bottom w:val="single" w:sz="4" w:space="0" w:color="auto"/>
              <w:right w:val="single" w:sz="4" w:space="0" w:color="auto"/>
            </w:tcBorders>
            <w:shd w:val="clear" w:color="auto" w:fill="auto"/>
            <w:noWrap/>
            <w:vAlign w:val="center"/>
          </w:tcPr>
          <w:p w14:paraId="0DA462E0" w14:textId="77777777" w:rsidR="00E569F9" w:rsidRPr="00B87AB8" w:rsidRDefault="00D54885"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a</w:t>
            </w:r>
          </w:p>
        </w:tc>
        <w:tc>
          <w:tcPr>
            <w:tcW w:w="294" w:type="pct"/>
            <w:tcBorders>
              <w:top w:val="nil"/>
              <w:left w:val="nil"/>
              <w:bottom w:val="single" w:sz="4" w:space="0" w:color="auto"/>
              <w:right w:val="single" w:sz="4" w:space="0" w:color="auto"/>
            </w:tcBorders>
            <w:shd w:val="clear" w:color="auto" w:fill="auto"/>
            <w:noWrap/>
            <w:vAlign w:val="center"/>
          </w:tcPr>
          <w:p w14:paraId="7671DFAC" w14:textId="77777777" w:rsidR="00E569F9" w:rsidRPr="00B87AB8" w:rsidRDefault="00106B7D"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kern w:val="0"/>
                <w:sz w:val="24"/>
                <w:szCs w:val="24"/>
              </w:rPr>
              <w:t>b</w:t>
            </w:r>
          </w:p>
        </w:tc>
        <w:tc>
          <w:tcPr>
            <w:tcW w:w="1215" w:type="pct"/>
            <w:tcBorders>
              <w:top w:val="nil"/>
              <w:left w:val="nil"/>
              <w:bottom w:val="single" w:sz="4" w:space="0" w:color="auto"/>
              <w:right w:val="single" w:sz="4" w:space="0" w:color="auto"/>
            </w:tcBorders>
            <w:shd w:val="clear" w:color="auto" w:fill="auto"/>
            <w:noWrap/>
            <w:vAlign w:val="center"/>
          </w:tcPr>
          <w:p w14:paraId="099ECF46" w14:textId="77777777" w:rsidR="00E569F9" w:rsidRPr="00B87AB8" w:rsidRDefault="00106B7D" w:rsidP="005C6556">
            <w:pPr>
              <w:widowControl/>
              <w:adjustRightInd/>
              <w:spacing w:line="240" w:lineRule="auto"/>
              <w:ind w:firstLine="0"/>
              <w:textAlignment w:val="auto"/>
              <w:rPr>
                <w:rFonts w:ascii="宋体" w:eastAsia="宋体" w:hAnsi="宋体"/>
                <w:kern w:val="0"/>
                <w:sz w:val="24"/>
                <w:szCs w:val="24"/>
              </w:rPr>
            </w:pPr>
            <m:oMath>
              <m:r>
                <w:rPr>
                  <w:rFonts w:ascii="Cambria Math" w:eastAsia="宋体" w:hAnsi="Cambria Math" w:hint="eastAsia"/>
                  <w:kern w:val="0"/>
                  <w:sz w:val="24"/>
                  <w:szCs w:val="24"/>
                </w:rPr>
                <m:t>b</m:t>
              </m:r>
              <m:r>
                <m:rPr>
                  <m:sty m:val="p"/>
                </m:rPr>
                <w:rPr>
                  <w:rFonts w:ascii="Cambria Math" w:eastAsia="宋体" w:hAnsi="Cambria Math" w:hint="eastAsia"/>
                  <w:kern w:val="0"/>
                  <w:sz w:val="24"/>
                  <w:szCs w:val="24"/>
                </w:rPr>
                <m:t>=</m:t>
              </m:r>
              <m:r>
                <w:rPr>
                  <w:rFonts w:ascii="Cambria Math" w:eastAsia="宋体" w:hAnsi="Cambria Math" w:hint="eastAsia"/>
                  <w:kern w:val="0"/>
                  <w:sz w:val="24"/>
                  <w:szCs w:val="24"/>
                </w:rPr>
                <m:t>a</m:t>
              </m:r>
              <m:r>
                <m:rPr>
                  <m:sty m:val="p"/>
                </m:rPr>
                <w:rPr>
                  <w:rFonts w:ascii="Cambria Math" w:eastAsia="宋体" w:hAnsi="Cambria Math" w:hint="eastAsia"/>
                  <w:kern w:val="0"/>
                  <w:sz w:val="24"/>
                  <w:szCs w:val="24"/>
                </w:rPr>
                <m:t>^(</m:t>
              </m:r>
              <m:r>
                <w:rPr>
                  <w:rFonts w:ascii="Cambria Math" w:eastAsia="宋体" w:hAnsi="Cambria Math" w:hint="eastAsia"/>
                  <w:kern w:val="0"/>
                  <w:sz w:val="24"/>
                  <w:szCs w:val="24"/>
                </w:rPr>
                <m:t>a</m:t>
              </m:r>
              <m:r>
                <m:rPr>
                  <m:sty m:val="p"/>
                </m:rPr>
                <w:rPr>
                  <w:rFonts w:ascii="Cambria Math" w:eastAsia="宋体" w:hAnsi="Cambria Math" w:hint="eastAsia"/>
                  <w:kern w:val="0"/>
                  <w:sz w:val="24"/>
                  <w:szCs w:val="24"/>
                </w:rPr>
                <m:t>&amp;</m:t>
              </m:r>
              <m:sSup>
                <m:sSupPr>
                  <m:ctrlPr>
                    <w:rPr>
                      <w:rFonts w:ascii="Cambria Math" w:eastAsia="宋体" w:hAnsi="Cambria Math"/>
                      <w:kern w:val="0"/>
                      <w:sz w:val="24"/>
                      <w:szCs w:val="24"/>
                    </w:rPr>
                  </m:ctrlPr>
                </m:sSupPr>
                <m:e>
                  <m:r>
                    <w:rPr>
                      <w:rFonts w:ascii="Cambria Math" w:eastAsia="宋体" w:hAnsi="Cambria Math" w:hint="eastAsia"/>
                      <w:kern w:val="0"/>
                      <w:sz w:val="24"/>
                      <w:szCs w:val="24"/>
                    </w:rPr>
                    <m:t>a</m:t>
                  </m:r>
                </m:e>
                <m:sup>
                  <m:r>
                    <m:rPr>
                      <m:sty m:val="p"/>
                    </m:rPr>
                    <w:rPr>
                      <w:rFonts w:ascii="Cambria Math" w:eastAsia="宋体" w:hAnsi="Cambria Math" w:hint="eastAsia"/>
                      <w:kern w:val="0"/>
                      <w:sz w:val="24"/>
                      <w:szCs w:val="24"/>
                    </w:rPr>
                    <m:t>'</m:t>
                  </m:r>
                </m:sup>
              </m:sSup>
              <m:r>
                <m:rPr>
                  <m:sty m:val="p"/>
                </m:rPr>
                <w:rPr>
                  <w:rFonts w:ascii="Cambria Math" w:eastAsia="宋体" w:hAnsi="Cambria Math" w:hint="eastAsia"/>
                  <w:kern w:val="0"/>
                  <w:sz w:val="24"/>
                  <w:szCs w:val="24"/>
                </w:rPr>
                <m:t>)</m:t>
              </m:r>
            </m:oMath>
            <w:r w:rsidRPr="00B87AB8">
              <w:rPr>
                <w:rFonts w:ascii="宋体" w:eastAsia="宋体" w:hAnsi="宋体"/>
                <w:kern w:val="0"/>
                <w:sz w:val="24"/>
                <w:szCs w:val="24"/>
              </w:rPr>
              <w:t>B=XOR(AND(A,a),A)</w:t>
            </w:r>
          </w:p>
        </w:tc>
        <w:tc>
          <w:tcPr>
            <w:tcW w:w="207" w:type="pct"/>
            <w:tcBorders>
              <w:top w:val="nil"/>
              <w:left w:val="nil"/>
              <w:bottom w:val="single" w:sz="4" w:space="0" w:color="auto"/>
              <w:right w:val="single" w:sz="4" w:space="0" w:color="auto"/>
            </w:tcBorders>
            <w:shd w:val="clear" w:color="auto" w:fill="auto"/>
            <w:noWrap/>
            <w:vAlign w:val="center"/>
          </w:tcPr>
          <w:p w14:paraId="2C825D0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07" w:type="pct"/>
            <w:tcBorders>
              <w:top w:val="nil"/>
              <w:left w:val="nil"/>
              <w:bottom w:val="single" w:sz="4" w:space="0" w:color="auto"/>
              <w:right w:val="single" w:sz="4" w:space="0" w:color="auto"/>
            </w:tcBorders>
            <w:shd w:val="clear" w:color="000000" w:fill="F2F2F2"/>
            <w:vAlign w:val="center"/>
          </w:tcPr>
          <w:p w14:paraId="203718D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07" w:type="pct"/>
            <w:tcBorders>
              <w:top w:val="nil"/>
              <w:left w:val="nil"/>
              <w:bottom w:val="single" w:sz="4" w:space="0" w:color="auto"/>
              <w:right w:val="single" w:sz="4" w:space="0" w:color="auto"/>
            </w:tcBorders>
            <w:shd w:val="clear" w:color="auto" w:fill="auto"/>
            <w:vAlign w:val="center"/>
          </w:tcPr>
          <w:p w14:paraId="7CC1381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07" w:type="pct"/>
            <w:tcBorders>
              <w:top w:val="nil"/>
              <w:left w:val="nil"/>
              <w:bottom w:val="single" w:sz="4" w:space="0" w:color="auto"/>
              <w:right w:val="single" w:sz="4" w:space="0" w:color="auto"/>
            </w:tcBorders>
            <w:shd w:val="clear" w:color="000000" w:fill="F2F2F2"/>
            <w:noWrap/>
            <w:vAlign w:val="center"/>
          </w:tcPr>
          <w:p w14:paraId="1B919C7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07" w:type="pct"/>
            <w:tcBorders>
              <w:top w:val="nil"/>
              <w:left w:val="nil"/>
              <w:bottom w:val="single" w:sz="4" w:space="0" w:color="auto"/>
              <w:right w:val="single" w:sz="4" w:space="0" w:color="auto"/>
            </w:tcBorders>
            <w:shd w:val="clear" w:color="auto" w:fill="auto"/>
            <w:noWrap/>
            <w:vAlign w:val="center"/>
          </w:tcPr>
          <w:p w14:paraId="3C2CD12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07" w:type="pct"/>
            <w:tcBorders>
              <w:top w:val="nil"/>
              <w:left w:val="nil"/>
              <w:bottom w:val="single" w:sz="4" w:space="0" w:color="auto"/>
              <w:right w:val="single" w:sz="4" w:space="0" w:color="auto"/>
            </w:tcBorders>
            <w:shd w:val="clear" w:color="000000" w:fill="F2F2F2"/>
            <w:noWrap/>
            <w:vAlign w:val="center"/>
          </w:tcPr>
          <w:p w14:paraId="1E60C76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07" w:type="pct"/>
            <w:tcBorders>
              <w:top w:val="nil"/>
              <w:left w:val="nil"/>
              <w:bottom w:val="single" w:sz="4" w:space="0" w:color="auto"/>
              <w:right w:val="single" w:sz="4" w:space="0" w:color="auto"/>
            </w:tcBorders>
            <w:shd w:val="clear" w:color="auto" w:fill="auto"/>
            <w:noWrap/>
            <w:vAlign w:val="center"/>
          </w:tcPr>
          <w:p w14:paraId="01CE3BB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05" w:type="pct"/>
            <w:tcBorders>
              <w:top w:val="nil"/>
              <w:left w:val="nil"/>
              <w:bottom w:val="single" w:sz="4" w:space="0" w:color="auto"/>
              <w:right w:val="single" w:sz="4" w:space="0" w:color="auto"/>
            </w:tcBorders>
            <w:shd w:val="clear" w:color="000000" w:fill="F2F2F2"/>
            <w:noWrap/>
            <w:vAlign w:val="center"/>
          </w:tcPr>
          <w:p w14:paraId="5FD4D28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r>
      <w:tr w:rsidR="002C7794" w:rsidRPr="00B87AB8" w14:paraId="1017D608" w14:textId="77777777" w:rsidTr="002C7794">
        <w:trPr>
          <w:trHeight w:val="324"/>
        </w:trPr>
        <w:tc>
          <w:tcPr>
            <w:tcW w:w="1304" w:type="pct"/>
            <w:tcBorders>
              <w:top w:val="nil"/>
              <w:left w:val="single" w:sz="4" w:space="0" w:color="auto"/>
              <w:bottom w:val="single" w:sz="4" w:space="0" w:color="auto"/>
              <w:right w:val="single" w:sz="4" w:space="0" w:color="auto"/>
            </w:tcBorders>
            <w:shd w:val="clear" w:color="auto" w:fill="auto"/>
            <w:noWrap/>
            <w:vAlign w:val="center"/>
          </w:tcPr>
          <w:p w14:paraId="53157839" w14:textId="77777777" w:rsidR="005711D2" w:rsidRPr="00B87AB8" w:rsidRDefault="00E569F9">
            <w:pPr>
              <w:widowControl/>
              <w:adjustRightInd/>
              <w:spacing w:line="240" w:lineRule="auto"/>
              <w:ind w:firstLine="0"/>
              <w:jc w:val="center"/>
              <w:textAlignment w:val="auto"/>
              <w:rPr>
                <w:rFonts w:ascii="Calibri" w:eastAsiaTheme="minorEastAsia" w:hAnsi="Calibri"/>
                <w:kern w:val="0"/>
                <w:sz w:val="22"/>
                <w:szCs w:val="22"/>
              </w:rPr>
            </w:pPr>
            <w:r w:rsidRPr="00B87AB8">
              <w:rPr>
                <w:rFonts w:ascii="宋体" w:eastAsia="宋体" w:hAnsi="宋体" w:cs="宋体"/>
                <w:kern w:val="0"/>
                <w:sz w:val="22"/>
                <w:szCs w:val="22"/>
              </w:rPr>
              <w:t>对称</w:t>
            </w:r>
            <w:r w:rsidRPr="00B87AB8">
              <w:rPr>
                <w:rFonts w:ascii="宋体" w:eastAsia="宋体" w:hAnsi="宋体" w:cs="宋体" w:hint="eastAsia"/>
                <w:kern w:val="0"/>
                <w:sz w:val="22"/>
                <w:szCs w:val="22"/>
              </w:rPr>
              <w:t>“</w:t>
            </w:r>
            <w:r w:rsidRPr="00B87AB8">
              <w:rPr>
                <w:rFonts w:ascii="宋体" w:eastAsia="宋体" w:hAnsi="宋体" w:cs="宋体"/>
                <w:kern w:val="0"/>
                <w:sz w:val="22"/>
                <w:szCs w:val="22"/>
              </w:rPr>
              <w:t>比合</w:t>
            </w:r>
            <w:r w:rsidRPr="00B87AB8">
              <w:rPr>
                <w:rFonts w:ascii="宋体" w:eastAsia="宋体" w:hAnsi="宋体" w:cs="宋体" w:hint="eastAsia"/>
                <w:kern w:val="0"/>
                <w:sz w:val="22"/>
                <w:szCs w:val="22"/>
              </w:rPr>
              <w:t xml:space="preserve">”值 </w:t>
            </w:r>
            <w:r w:rsidRPr="00B87AB8">
              <w:rPr>
                <w:rFonts w:ascii="Calibri" w:eastAsia="Times New Roman" w:hAnsi="Calibri"/>
                <w:kern w:val="0"/>
                <w:sz w:val="22"/>
                <w:szCs w:val="22"/>
              </w:rPr>
              <w:t>1,0,</w:t>
            </w:r>
            <w:r w:rsidR="00FD451C" w:rsidRPr="00B87AB8">
              <w:rPr>
                <w:rFonts w:ascii="Calibri" w:eastAsiaTheme="minorEastAsia" w:hAnsi="Calibri" w:hint="eastAsia"/>
                <w:kern w:val="0"/>
                <w:sz w:val="22"/>
                <w:szCs w:val="22"/>
              </w:rPr>
              <w:t>-1</w:t>
            </w:r>
          </w:p>
        </w:tc>
        <w:tc>
          <w:tcPr>
            <w:tcW w:w="291" w:type="pct"/>
            <w:tcBorders>
              <w:top w:val="nil"/>
              <w:left w:val="nil"/>
              <w:bottom w:val="single" w:sz="4" w:space="0" w:color="auto"/>
              <w:right w:val="single" w:sz="4" w:space="0" w:color="auto"/>
            </w:tcBorders>
            <w:shd w:val="clear" w:color="auto" w:fill="auto"/>
            <w:noWrap/>
            <w:vAlign w:val="center"/>
          </w:tcPr>
          <w:p w14:paraId="79B1F8B9"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cs="宋体" w:hint="eastAsia"/>
                <w:kern w:val="0"/>
                <w:sz w:val="24"/>
                <w:szCs w:val="24"/>
              </w:rPr>
              <w:t>反</w:t>
            </w:r>
          </w:p>
        </w:tc>
        <w:tc>
          <w:tcPr>
            <w:tcW w:w="240" w:type="pct"/>
            <w:tcBorders>
              <w:top w:val="nil"/>
              <w:left w:val="nil"/>
              <w:bottom w:val="single" w:sz="4" w:space="0" w:color="auto"/>
              <w:right w:val="single" w:sz="4" w:space="0" w:color="auto"/>
            </w:tcBorders>
            <w:shd w:val="clear" w:color="auto" w:fill="auto"/>
            <w:noWrap/>
            <w:vAlign w:val="center"/>
          </w:tcPr>
          <w:p w14:paraId="3B9FD621" w14:textId="77777777" w:rsidR="00E569F9" w:rsidRPr="00B87AB8" w:rsidRDefault="004206C6" w:rsidP="005C6556">
            <w:pPr>
              <w:widowControl/>
              <w:adjustRightInd/>
              <w:spacing w:line="240" w:lineRule="auto"/>
              <w:ind w:firstLine="0"/>
              <w:textAlignment w:val="auto"/>
              <w:rPr>
                <w:rFonts w:ascii="宋体" w:eastAsia="宋体" w:hAnsi="宋体"/>
                <w:kern w:val="0"/>
                <w:sz w:val="24"/>
                <w:szCs w:val="24"/>
              </w:rPr>
            </w:pPr>
            <m:oMath>
              <m:sSup>
                <m:sSupPr>
                  <m:ctrlPr>
                    <w:rPr>
                      <w:rFonts w:ascii="Cambria Math" w:eastAsia="宋体" w:hAnsi="Cambria Math"/>
                      <w:kern w:val="0"/>
                      <w:sz w:val="24"/>
                      <w:szCs w:val="24"/>
                    </w:rPr>
                  </m:ctrlPr>
                </m:sSupPr>
                <m:e>
                  <m:r>
                    <w:rPr>
                      <w:rFonts w:ascii="Cambria Math" w:eastAsia="宋体" w:hAnsi="Cambria Math" w:hint="eastAsia"/>
                      <w:kern w:val="0"/>
                      <w:sz w:val="24"/>
                      <w:szCs w:val="24"/>
                    </w:rPr>
                    <m:t>a</m:t>
                  </m:r>
                </m:e>
                <m:sup>
                  <m:r>
                    <m:rPr>
                      <m:sty m:val="p"/>
                    </m:rPr>
                    <w:rPr>
                      <w:rFonts w:ascii="Cambria Math" w:eastAsia="宋体" w:hAnsi="Cambria Math" w:hint="eastAsia"/>
                      <w:kern w:val="0"/>
                      <w:sz w:val="24"/>
                      <w:szCs w:val="24"/>
                    </w:rPr>
                    <m:t>'</m:t>
                  </m:r>
                </m:sup>
              </m:sSup>
            </m:oMath>
            <w:r w:rsidR="00EA7A96" w:rsidRPr="00B87AB8">
              <w:rPr>
                <w:rFonts w:ascii="宋体" w:eastAsia="宋体" w:hAnsi="宋体"/>
                <w:kern w:val="0"/>
                <w:sz w:val="24"/>
                <w:szCs w:val="24"/>
              </w:rPr>
              <w:t>A</w:t>
            </w:r>
          </w:p>
        </w:tc>
        <w:tc>
          <w:tcPr>
            <w:tcW w:w="294" w:type="pct"/>
            <w:tcBorders>
              <w:top w:val="nil"/>
              <w:left w:val="nil"/>
              <w:bottom w:val="single" w:sz="4" w:space="0" w:color="auto"/>
              <w:right w:val="single" w:sz="4" w:space="0" w:color="auto"/>
            </w:tcBorders>
            <w:shd w:val="clear" w:color="auto" w:fill="auto"/>
            <w:noWrap/>
            <w:vAlign w:val="center"/>
          </w:tcPr>
          <w:p w14:paraId="7DE692D1" w14:textId="77777777" w:rsidR="00E569F9" w:rsidRPr="00B87AB8" w:rsidRDefault="004206C6" w:rsidP="005C6556">
            <w:pPr>
              <w:widowControl/>
              <w:adjustRightInd/>
              <w:spacing w:line="240" w:lineRule="auto"/>
              <w:ind w:firstLine="0"/>
              <w:textAlignment w:val="auto"/>
              <w:rPr>
                <w:rFonts w:ascii="宋体" w:eastAsia="宋体" w:hAnsi="宋体"/>
                <w:kern w:val="0"/>
                <w:sz w:val="24"/>
                <w:szCs w:val="24"/>
              </w:rPr>
            </w:pPr>
            <m:oMath>
              <m:sSup>
                <m:sSupPr>
                  <m:ctrlPr>
                    <w:rPr>
                      <w:rFonts w:ascii="Cambria Math" w:eastAsia="宋体" w:hAnsi="Cambria Math"/>
                      <w:kern w:val="0"/>
                      <w:sz w:val="24"/>
                      <w:szCs w:val="24"/>
                    </w:rPr>
                  </m:ctrlPr>
                </m:sSupPr>
                <m:e>
                  <m:r>
                    <w:rPr>
                      <w:rFonts w:ascii="Cambria Math" w:eastAsia="宋体" w:hAnsi="Cambria Math" w:hint="eastAsia"/>
                      <w:kern w:val="0"/>
                      <w:sz w:val="24"/>
                      <w:szCs w:val="24"/>
                    </w:rPr>
                    <m:t>b</m:t>
                  </m:r>
                </m:e>
                <m:sup>
                  <m:r>
                    <m:rPr>
                      <m:sty m:val="p"/>
                    </m:rPr>
                    <w:rPr>
                      <w:rFonts w:ascii="Cambria Math" w:eastAsia="宋体" w:hAnsi="Cambria Math" w:hint="eastAsia"/>
                      <w:kern w:val="0"/>
                      <w:sz w:val="24"/>
                      <w:szCs w:val="24"/>
                    </w:rPr>
                    <m:t>'</m:t>
                  </m:r>
                </m:sup>
              </m:sSup>
            </m:oMath>
            <w:r w:rsidR="00EA7A96" w:rsidRPr="00B87AB8">
              <w:rPr>
                <w:rFonts w:ascii="宋体" w:eastAsia="宋体" w:hAnsi="宋体"/>
                <w:kern w:val="0"/>
                <w:sz w:val="24"/>
                <w:szCs w:val="24"/>
              </w:rPr>
              <w:t>b</w:t>
            </w:r>
          </w:p>
        </w:tc>
        <w:tc>
          <w:tcPr>
            <w:tcW w:w="1215" w:type="pct"/>
            <w:tcBorders>
              <w:top w:val="nil"/>
              <w:left w:val="nil"/>
              <w:bottom w:val="single" w:sz="4" w:space="0" w:color="auto"/>
              <w:right w:val="single" w:sz="4" w:space="0" w:color="auto"/>
            </w:tcBorders>
            <w:shd w:val="clear" w:color="auto" w:fill="auto"/>
            <w:noWrap/>
            <w:vAlign w:val="center"/>
          </w:tcPr>
          <w:p w14:paraId="119B4C2C" w14:textId="77777777" w:rsidR="00E569F9" w:rsidRPr="00B87AB8" w:rsidRDefault="004206C6" w:rsidP="005C6556">
            <w:pPr>
              <w:widowControl/>
              <w:adjustRightInd/>
              <w:spacing w:line="240" w:lineRule="auto"/>
              <w:ind w:firstLine="0"/>
              <w:textAlignment w:val="auto"/>
              <w:rPr>
                <w:rFonts w:ascii="Cambria Math" w:eastAsia="宋体" w:hAnsi="Cambria Math"/>
                <w:i/>
                <w:iCs/>
                <w:kern w:val="0"/>
                <w:sz w:val="24"/>
                <w:szCs w:val="24"/>
              </w:rPr>
            </w:pPr>
            <m:oMath>
              <m:sSup>
                <m:sSupPr>
                  <m:ctrlPr>
                    <w:rPr>
                      <w:rFonts w:ascii="Cambria Math" w:eastAsia="宋体" w:hAnsi="Cambria Math"/>
                      <w:i/>
                      <w:iCs/>
                      <w:kern w:val="0"/>
                      <w:sz w:val="24"/>
                      <w:szCs w:val="24"/>
                    </w:rPr>
                  </m:ctrlPr>
                </m:sSupPr>
                <m:e>
                  <m:r>
                    <w:rPr>
                      <w:rFonts w:ascii="Cambria Math" w:eastAsia="宋体" w:hAnsi="Cambria Math" w:hint="eastAsia"/>
                      <w:kern w:val="0"/>
                      <w:sz w:val="24"/>
                      <w:szCs w:val="24"/>
                    </w:rPr>
                    <m:t>b</m:t>
                  </m:r>
                </m:e>
                <m:sup>
                  <m:r>
                    <w:rPr>
                      <w:rFonts w:ascii="Cambria Math" w:eastAsia="宋体" w:hAnsi="Cambria Math" w:hint="eastAsia"/>
                      <w:kern w:val="0"/>
                      <w:sz w:val="24"/>
                      <w:szCs w:val="24"/>
                    </w:rPr>
                    <m:t>'</m:t>
                  </m:r>
                </m:sup>
              </m:sSup>
              <m:r>
                <w:rPr>
                  <w:rFonts w:ascii="Cambria Math" w:eastAsia="宋体" w:hAnsi="Cambria Math" w:hint="eastAsia"/>
                  <w:kern w:val="0"/>
                  <w:sz w:val="24"/>
                  <w:szCs w:val="24"/>
                </w:rPr>
                <m:t>=</m:t>
              </m:r>
            </m:oMath>
            <w:r w:rsidR="00106B7D" w:rsidRPr="00B87AB8">
              <w:rPr>
                <w:rFonts w:ascii="Cambria Math" w:eastAsia="宋体" w:hAnsi="Cambria Math"/>
                <w:i/>
                <w:iCs/>
                <w:kern w:val="0"/>
                <w:sz w:val="24"/>
                <w:szCs w:val="24"/>
              </w:rPr>
              <w:t>=</w:t>
            </w:r>
            <m:oMath>
              <m:sSup>
                <m:sSupPr>
                  <m:ctrlPr>
                    <w:rPr>
                      <w:rFonts w:ascii="Cambria Math" w:eastAsia="宋体" w:hAnsi="Cambria Math"/>
                      <w:i/>
                      <w:iCs/>
                      <w:kern w:val="0"/>
                      <w:sz w:val="24"/>
                      <w:szCs w:val="24"/>
                    </w:rPr>
                  </m:ctrlPr>
                </m:sSupPr>
                <m:e>
                  <m:r>
                    <w:rPr>
                      <w:rFonts w:ascii="Cambria Math" w:eastAsia="宋体" w:hAnsi="Cambria Math" w:hint="eastAsia"/>
                      <w:kern w:val="0"/>
                      <w:sz w:val="24"/>
                      <w:szCs w:val="24"/>
                    </w:rPr>
                    <m:t>a</m:t>
                  </m:r>
                </m:e>
                <m:sup>
                  <m:r>
                    <w:rPr>
                      <w:rFonts w:ascii="Cambria Math" w:eastAsia="宋体" w:hAnsi="Cambria Math" w:hint="eastAsia"/>
                      <w:kern w:val="0"/>
                      <w:sz w:val="24"/>
                      <w:szCs w:val="24"/>
                    </w:rPr>
                    <m:t>'</m:t>
                  </m:r>
                </m:sup>
              </m:sSup>
              <m:r>
                <w:rPr>
                  <w:rFonts w:ascii="Cambria Math" w:eastAsia="宋体" w:hAnsi="Cambria Math" w:hint="eastAsia"/>
                  <w:kern w:val="0"/>
                  <w:sz w:val="24"/>
                  <w:szCs w:val="24"/>
                </w:rPr>
                <m:t>^(a&amp;</m:t>
              </m:r>
              <m:sSup>
                <m:sSupPr>
                  <m:ctrlPr>
                    <w:rPr>
                      <w:rFonts w:ascii="Cambria Math" w:eastAsia="宋体" w:hAnsi="Cambria Math"/>
                      <w:i/>
                      <w:iCs/>
                      <w:kern w:val="0"/>
                      <w:sz w:val="24"/>
                      <w:szCs w:val="24"/>
                    </w:rPr>
                  </m:ctrlPr>
                </m:sSupPr>
                <m:e>
                  <m:r>
                    <w:rPr>
                      <w:rFonts w:ascii="Cambria Math" w:eastAsia="宋体" w:hAnsi="Cambria Math" w:hint="eastAsia"/>
                      <w:kern w:val="0"/>
                      <w:sz w:val="24"/>
                      <w:szCs w:val="24"/>
                    </w:rPr>
                    <m:t>a</m:t>
                  </m:r>
                </m:e>
                <m:sup>
                  <m:r>
                    <w:rPr>
                      <w:rFonts w:ascii="Cambria Math" w:eastAsia="宋体" w:hAnsi="Cambria Math" w:hint="eastAsia"/>
                      <w:kern w:val="0"/>
                      <w:sz w:val="24"/>
                      <w:szCs w:val="24"/>
                    </w:rPr>
                    <m:t>'</m:t>
                  </m:r>
                </m:sup>
              </m:sSup>
              <m:r>
                <w:rPr>
                  <w:rFonts w:ascii="Cambria Math" w:eastAsia="宋体" w:hAnsi="Cambria Math" w:hint="eastAsia"/>
                  <w:kern w:val="0"/>
                  <w:sz w:val="24"/>
                  <w:szCs w:val="24"/>
                </w:rPr>
                <m:t>)</m:t>
              </m:r>
            </m:oMath>
            <w:r w:rsidR="00106B7D" w:rsidRPr="00B87AB8">
              <w:rPr>
                <w:rFonts w:ascii="Cambria Math" w:eastAsia="宋体" w:hAnsi="Cambria Math"/>
                <w:i/>
                <w:iCs/>
                <w:kern w:val="0"/>
                <w:sz w:val="24"/>
                <w:szCs w:val="24"/>
              </w:rPr>
              <w:t>XOR(AND(a,A),a)</w:t>
            </w:r>
          </w:p>
        </w:tc>
        <w:tc>
          <w:tcPr>
            <w:tcW w:w="207" w:type="pct"/>
            <w:tcBorders>
              <w:top w:val="nil"/>
              <w:left w:val="nil"/>
              <w:bottom w:val="single" w:sz="4" w:space="0" w:color="auto"/>
              <w:right w:val="single" w:sz="4" w:space="0" w:color="auto"/>
            </w:tcBorders>
            <w:shd w:val="clear" w:color="auto" w:fill="auto"/>
            <w:noWrap/>
            <w:vAlign w:val="center"/>
          </w:tcPr>
          <w:p w14:paraId="0DC5EB5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07" w:type="pct"/>
            <w:tcBorders>
              <w:top w:val="nil"/>
              <w:left w:val="nil"/>
              <w:bottom w:val="single" w:sz="4" w:space="0" w:color="auto"/>
              <w:right w:val="single" w:sz="4" w:space="0" w:color="auto"/>
            </w:tcBorders>
            <w:shd w:val="clear" w:color="000000" w:fill="F2F2F2"/>
            <w:vAlign w:val="center"/>
          </w:tcPr>
          <w:p w14:paraId="7CE2E4D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07" w:type="pct"/>
            <w:tcBorders>
              <w:top w:val="nil"/>
              <w:left w:val="nil"/>
              <w:bottom w:val="single" w:sz="4" w:space="0" w:color="auto"/>
              <w:right w:val="single" w:sz="4" w:space="0" w:color="auto"/>
            </w:tcBorders>
            <w:shd w:val="clear" w:color="auto" w:fill="auto"/>
            <w:vAlign w:val="center"/>
          </w:tcPr>
          <w:p w14:paraId="2770E8D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07" w:type="pct"/>
            <w:tcBorders>
              <w:top w:val="nil"/>
              <w:left w:val="nil"/>
              <w:bottom w:val="single" w:sz="4" w:space="0" w:color="auto"/>
              <w:right w:val="single" w:sz="4" w:space="0" w:color="auto"/>
            </w:tcBorders>
            <w:shd w:val="clear" w:color="000000" w:fill="F2F2F2"/>
            <w:noWrap/>
            <w:vAlign w:val="center"/>
          </w:tcPr>
          <w:p w14:paraId="31A13B8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207" w:type="pct"/>
            <w:tcBorders>
              <w:top w:val="nil"/>
              <w:left w:val="nil"/>
              <w:bottom w:val="single" w:sz="4" w:space="0" w:color="auto"/>
              <w:right w:val="single" w:sz="4" w:space="0" w:color="auto"/>
            </w:tcBorders>
            <w:shd w:val="clear" w:color="auto" w:fill="auto"/>
            <w:noWrap/>
            <w:vAlign w:val="center"/>
          </w:tcPr>
          <w:p w14:paraId="11755F1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07" w:type="pct"/>
            <w:tcBorders>
              <w:top w:val="nil"/>
              <w:left w:val="nil"/>
              <w:bottom w:val="single" w:sz="4" w:space="0" w:color="auto"/>
              <w:right w:val="single" w:sz="4" w:space="0" w:color="auto"/>
            </w:tcBorders>
            <w:shd w:val="clear" w:color="000000" w:fill="F2F2F2"/>
            <w:noWrap/>
            <w:vAlign w:val="center"/>
          </w:tcPr>
          <w:p w14:paraId="5ECDE64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07" w:type="pct"/>
            <w:tcBorders>
              <w:top w:val="nil"/>
              <w:left w:val="nil"/>
              <w:bottom w:val="single" w:sz="4" w:space="0" w:color="auto"/>
              <w:right w:val="single" w:sz="4" w:space="0" w:color="auto"/>
            </w:tcBorders>
            <w:shd w:val="clear" w:color="auto" w:fill="auto"/>
            <w:noWrap/>
            <w:vAlign w:val="center"/>
          </w:tcPr>
          <w:p w14:paraId="1C07DB0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205" w:type="pct"/>
            <w:tcBorders>
              <w:top w:val="nil"/>
              <w:left w:val="nil"/>
              <w:bottom w:val="single" w:sz="4" w:space="0" w:color="auto"/>
              <w:right w:val="single" w:sz="4" w:space="0" w:color="auto"/>
            </w:tcBorders>
            <w:shd w:val="clear" w:color="000000" w:fill="F2F2F2"/>
            <w:noWrap/>
            <w:vAlign w:val="center"/>
          </w:tcPr>
          <w:p w14:paraId="74698B7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r>
    </w:tbl>
    <w:p w14:paraId="7D7AB22A" w14:textId="77777777" w:rsidR="00E569F9" w:rsidRPr="00B87AB8" w:rsidRDefault="00E569F9" w:rsidP="00E569F9">
      <w:pPr>
        <w:ind w:firstLine="564"/>
        <w:rPr>
          <w:rFonts w:eastAsia="宋体"/>
          <w:szCs w:val="28"/>
          <w:u w:val="single"/>
        </w:rPr>
      </w:pPr>
      <w:r w:rsidRPr="00B87AB8">
        <w:rPr>
          <w:rFonts w:eastAsia="宋体" w:hint="eastAsia"/>
          <w:szCs w:val="28"/>
          <w:u w:val="single"/>
        </w:rPr>
        <w:t>“比合”</w:t>
      </w:r>
      <w:r w:rsidRPr="00B87AB8">
        <w:rPr>
          <w:rFonts w:eastAsia="宋体"/>
          <w:szCs w:val="28"/>
          <w:u w:val="single"/>
        </w:rPr>
        <w:t>处理单元</w:t>
      </w:r>
      <w:r w:rsidRPr="00B87AB8">
        <w:rPr>
          <w:rFonts w:eastAsia="宋体" w:hint="eastAsia"/>
          <w:szCs w:val="28"/>
          <w:u w:val="single"/>
        </w:rPr>
        <w:t>光</w:t>
      </w:r>
      <w:r w:rsidRPr="00B87AB8">
        <w:rPr>
          <w:rFonts w:eastAsia="宋体"/>
          <w:szCs w:val="28"/>
          <w:u w:val="single"/>
        </w:rPr>
        <w:t>干涉</w:t>
      </w:r>
      <w:r w:rsidRPr="00B87AB8">
        <w:rPr>
          <w:rFonts w:eastAsia="宋体" w:hint="eastAsia"/>
          <w:szCs w:val="28"/>
          <w:u w:val="single"/>
        </w:rPr>
        <w:t>等效</w:t>
      </w:r>
      <w:r w:rsidRPr="00B87AB8">
        <w:rPr>
          <w:rFonts w:eastAsia="宋体"/>
          <w:szCs w:val="28"/>
          <w:u w:val="single"/>
        </w:rPr>
        <w:t>处理</w:t>
      </w:r>
      <w:r w:rsidRPr="00B87AB8">
        <w:rPr>
          <w:rFonts w:eastAsia="宋体" w:hint="eastAsia"/>
          <w:szCs w:val="28"/>
          <w:u w:val="single"/>
        </w:rPr>
        <w:t>方法</w:t>
      </w:r>
    </w:p>
    <w:p w14:paraId="6711FD7A" w14:textId="77777777" w:rsidR="00E569F9" w:rsidRPr="00B87AB8" w:rsidRDefault="00E569F9" w:rsidP="00E569F9">
      <w:pPr>
        <w:ind w:firstLine="576"/>
        <w:jc w:val="both"/>
        <w:rPr>
          <w:rFonts w:eastAsia="宋体"/>
          <w:szCs w:val="28"/>
        </w:rPr>
      </w:pPr>
      <w:r w:rsidRPr="00B87AB8">
        <w:rPr>
          <w:rFonts w:eastAsia="宋体" w:hint="eastAsia"/>
          <w:szCs w:val="28"/>
        </w:rPr>
        <w:t>下面将参照图</w:t>
      </w:r>
      <w:r w:rsidRPr="00B87AB8">
        <w:rPr>
          <w:rFonts w:eastAsia="宋体" w:hint="eastAsia"/>
          <w:szCs w:val="28"/>
        </w:rPr>
        <w:t>4</w:t>
      </w:r>
      <w:r w:rsidRPr="00B87AB8">
        <w:rPr>
          <w:rFonts w:eastAsia="宋体" w:hint="eastAsia"/>
          <w:szCs w:val="28"/>
        </w:rPr>
        <w:t>来说明根据本发明实施例的采用光学元件实现根据本发明的比合处理的示意图。</w:t>
      </w:r>
    </w:p>
    <w:p w14:paraId="383613DA" w14:textId="77777777" w:rsidR="00E569F9" w:rsidRPr="00B87AB8" w:rsidRDefault="00E569F9" w:rsidP="00E569F9">
      <w:pPr>
        <w:ind w:firstLine="576"/>
        <w:jc w:val="both"/>
        <w:rPr>
          <w:rFonts w:eastAsia="宋体"/>
          <w:szCs w:val="28"/>
        </w:rPr>
      </w:pPr>
      <w:r w:rsidRPr="00B87AB8">
        <w:rPr>
          <w:rFonts w:eastAsia="宋体"/>
          <w:szCs w:val="28"/>
        </w:rPr>
        <w:t>“</w:t>
      </w:r>
      <w:r w:rsidRPr="00B87AB8">
        <w:rPr>
          <w:rFonts w:eastAsia="宋体" w:hint="eastAsia"/>
          <w:szCs w:val="28"/>
        </w:rPr>
        <w:t>比合</w:t>
      </w:r>
      <w:r w:rsidRPr="00B87AB8">
        <w:rPr>
          <w:rFonts w:eastAsia="宋体"/>
          <w:szCs w:val="28"/>
        </w:rPr>
        <w:t>”</w:t>
      </w:r>
      <w:r w:rsidRPr="00B87AB8">
        <w:rPr>
          <w:rFonts w:eastAsia="宋体"/>
          <w:szCs w:val="28"/>
        </w:rPr>
        <w:t>处理在</w:t>
      </w:r>
      <w:r w:rsidRPr="00B87AB8">
        <w:rPr>
          <w:rFonts w:eastAsia="宋体" w:hint="eastAsia"/>
          <w:szCs w:val="28"/>
        </w:rPr>
        <w:t>不仅</w:t>
      </w:r>
      <w:r w:rsidRPr="00B87AB8">
        <w:rPr>
          <w:rFonts w:eastAsia="宋体"/>
          <w:szCs w:val="28"/>
        </w:rPr>
        <w:t>在</w:t>
      </w:r>
      <w:r w:rsidRPr="00B87AB8">
        <w:rPr>
          <w:rFonts w:eastAsia="宋体"/>
          <w:szCs w:val="28"/>
        </w:rPr>
        <w:t>T</w:t>
      </w:r>
      <w:r w:rsidRPr="00B87AB8">
        <w:rPr>
          <w:rFonts w:eastAsia="宋体"/>
          <w:szCs w:val="28"/>
        </w:rPr>
        <w:t>全加法器中，在</w:t>
      </w:r>
      <w:r w:rsidRPr="00B87AB8">
        <w:rPr>
          <w:rFonts w:eastAsia="宋体"/>
          <w:szCs w:val="28"/>
        </w:rPr>
        <w:t>TRIA</w:t>
      </w:r>
      <w:r w:rsidRPr="00B87AB8">
        <w:rPr>
          <w:rFonts w:eastAsia="宋体"/>
          <w:szCs w:val="28"/>
        </w:rPr>
        <w:t>计算机处理中</w:t>
      </w:r>
      <w:r w:rsidRPr="00B87AB8">
        <w:rPr>
          <w:rFonts w:eastAsia="宋体" w:hint="eastAsia"/>
          <w:szCs w:val="28"/>
        </w:rPr>
        <w:t>“比合”三</w:t>
      </w:r>
      <w:r w:rsidRPr="00B87AB8">
        <w:rPr>
          <w:rFonts w:eastAsia="宋体" w:hint="eastAsia"/>
          <w:szCs w:val="28"/>
        </w:rPr>
        <w:lastRenderedPageBreak/>
        <w:t>进制</w:t>
      </w:r>
      <w:r w:rsidRPr="00B87AB8">
        <w:rPr>
          <w:rFonts w:eastAsia="宋体"/>
          <w:szCs w:val="28"/>
        </w:rPr>
        <w:t>信息的传输处理</w:t>
      </w:r>
      <w:r w:rsidRPr="00B87AB8">
        <w:rPr>
          <w:rFonts w:eastAsia="宋体" w:hint="eastAsia"/>
          <w:szCs w:val="28"/>
        </w:rPr>
        <w:t>、正反并行</w:t>
      </w:r>
      <w:r w:rsidRPr="00B87AB8">
        <w:rPr>
          <w:rFonts w:eastAsia="宋体"/>
          <w:szCs w:val="28"/>
        </w:rPr>
        <w:t>结构双链</w:t>
      </w:r>
      <w:r w:rsidRPr="00B87AB8">
        <w:rPr>
          <w:rFonts w:eastAsia="宋体" w:hint="eastAsia"/>
          <w:szCs w:val="28"/>
        </w:rPr>
        <w:t>位</w:t>
      </w:r>
      <w:r w:rsidRPr="00B87AB8">
        <w:rPr>
          <w:rFonts w:eastAsia="宋体"/>
          <w:szCs w:val="28"/>
        </w:rPr>
        <w:t>操作</w:t>
      </w:r>
      <w:r w:rsidRPr="00B87AB8">
        <w:rPr>
          <w:rFonts w:eastAsia="宋体" w:hint="eastAsia"/>
          <w:szCs w:val="28"/>
        </w:rPr>
        <w:t>、串行</w:t>
      </w:r>
      <w:r w:rsidRPr="00B87AB8">
        <w:rPr>
          <w:rFonts w:eastAsia="宋体"/>
          <w:szCs w:val="28"/>
        </w:rPr>
        <w:t>结构奇偶</w:t>
      </w:r>
      <w:r w:rsidRPr="00B87AB8">
        <w:rPr>
          <w:rFonts w:eastAsia="宋体" w:hint="eastAsia"/>
          <w:szCs w:val="28"/>
        </w:rPr>
        <w:t>位</w:t>
      </w:r>
      <w:r w:rsidRPr="00B87AB8">
        <w:rPr>
          <w:rFonts w:eastAsia="宋体"/>
          <w:szCs w:val="28"/>
        </w:rPr>
        <w:t>的存储</w:t>
      </w:r>
      <w:r w:rsidRPr="00B87AB8">
        <w:rPr>
          <w:rFonts w:eastAsia="宋体" w:hint="eastAsia"/>
          <w:szCs w:val="28"/>
        </w:rPr>
        <w:t>上</w:t>
      </w:r>
      <w:r w:rsidRPr="00B87AB8">
        <w:rPr>
          <w:rFonts w:eastAsia="宋体"/>
          <w:szCs w:val="28"/>
        </w:rPr>
        <w:t>也使用，为了更加有效的处理</w:t>
      </w:r>
      <w:r w:rsidRPr="00B87AB8">
        <w:rPr>
          <w:rFonts w:eastAsia="宋体" w:hint="eastAsia"/>
          <w:szCs w:val="28"/>
        </w:rPr>
        <w:t>，</w:t>
      </w:r>
      <w:r w:rsidRPr="00B87AB8">
        <w:rPr>
          <w:rFonts w:eastAsia="宋体"/>
          <w:szCs w:val="28"/>
        </w:rPr>
        <w:t>根据本</w:t>
      </w:r>
      <w:r w:rsidRPr="00B87AB8">
        <w:rPr>
          <w:rFonts w:eastAsia="宋体" w:hint="eastAsia"/>
          <w:szCs w:val="28"/>
        </w:rPr>
        <w:t>发明</w:t>
      </w:r>
      <w:r w:rsidRPr="00B87AB8">
        <w:rPr>
          <w:rFonts w:eastAsia="宋体"/>
          <w:szCs w:val="28"/>
        </w:rPr>
        <w:t>的</w:t>
      </w:r>
      <w:r w:rsidRPr="00B87AB8">
        <w:rPr>
          <w:rFonts w:eastAsia="宋体" w:hint="eastAsia"/>
          <w:szCs w:val="28"/>
        </w:rPr>
        <w:t>“比合”处理可</w:t>
      </w:r>
      <w:r w:rsidRPr="00B87AB8">
        <w:rPr>
          <w:rFonts w:eastAsia="宋体"/>
          <w:szCs w:val="28"/>
        </w:rPr>
        <w:t>通过光学</w:t>
      </w:r>
      <w:r w:rsidRPr="00B87AB8">
        <w:rPr>
          <w:rFonts w:eastAsia="宋体" w:hint="eastAsia"/>
          <w:szCs w:val="28"/>
        </w:rPr>
        <w:t>方法等效</w:t>
      </w:r>
      <w:r w:rsidRPr="00B87AB8">
        <w:rPr>
          <w:rFonts w:eastAsia="宋体"/>
          <w:szCs w:val="28"/>
        </w:rPr>
        <w:t>处理</w:t>
      </w:r>
      <w:r w:rsidRPr="00B87AB8">
        <w:rPr>
          <w:rFonts w:eastAsia="宋体" w:hint="eastAsia"/>
          <w:szCs w:val="28"/>
        </w:rPr>
        <w:t>来实现计算</w:t>
      </w:r>
      <w:r w:rsidRPr="00B87AB8">
        <w:rPr>
          <w:rFonts w:eastAsia="宋体"/>
          <w:szCs w:val="28"/>
        </w:rPr>
        <w:t>逻辑门电路</w:t>
      </w:r>
      <w:r w:rsidRPr="00B87AB8">
        <w:rPr>
          <w:rFonts w:eastAsia="宋体" w:hint="eastAsia"/>
          <w:szCs w:val="28"/>
        </w:rPr>
        <w:t>的“比合”处理</w:t>
      </w:r>
      <w:r w:rsidRPr="00B87AB8">
        <w:rPr>
          <w:rFonts w:eastAsia="宋体"/>
          <w:szCs w:val="28"/>
        </w:rPr>
        <w:t>。</w:t>
      </w:r>
    </w:p>
    <w:p w14:paraId="0DA46691" w14:textId="77777777" w:rsidR="00E569F9" w:rsidRPr="00B87AB8" w:rsidRDefault="00E569F9" w:rsidP="00E569F9">
      <w:pPr>
        <w:ind w:firstLine="576"/>
        <w:jc w:val="both"/>
        <w:rPr>
          <w:rFonts w:eastAsia="宋体"/>
          <w:szCs w:val="28"/>
        </w:rPr>
      </w:pPr>
      <w:r w:rsidRPr="00B87AB8">
        <w:rPr>
          <w:rFonts w:eastAsia="宋体" w:hint="eastAsia"/>
          <w:szCs w:val="28"/>
        </w:rPr>
        <w:t>若干个光波（成员波）相遇时产生的光强分布不等，由各个成员波单独造成的光强分布之和，而出现明暗相间的现象。光学中两列光波的频率相同，相位差恒定，振动方向一致的相干光源，才能产生光的干涉。光波长λ通过双缝到屏上发生干涉，如果路程差是半波长的偶数倍，即△</w:t>
      </w:r>
      <w:r w:rsidRPr="00B87AB8">
        <w:rPr>
          <w:rFonts w:eastAsia="宋体" w:hint="eastAsia"/>
          <w:szCs w:val="28"/>
        </w:rPr>
        <w:t>X=2n</w:t>
      </w:r>
      <w:r w:rsidRPr="00B87AB8">
        <w:rPr>
          <w:rFonts w:eastAsia="宋体" w:hint="eastAsia"/>
          <w:szCs w:val="28"/>
        </w:rPr>
        <w:t>λ</w:t>
      </w:r>
      <w:r w:rsidRPr="00B87AB8">
        <w:rPr>
          <w:rFonts w:eastAsia="宋体" w:hint="eastAsia"/>
          <w:szCs w:val="28"/>
        </w:rPr>
        <w:t>/2;</w:t>
      </w:r>
      <w:r w:rsidRPr="00B87AB8">
        <w:rPr>
          <w:rFonts w:eastAsia="宋体" w:hint="eastAsia"/>
          <w:szCs w:val="28"/>
        </w:rPr>
        <w:t>那么产生的是亮条纹，如果半波长的奇数倍，那么产生的是暗条纹△</w:t>
      </w:r>
      <w:r w:rsidRPr="00B87AB8">
        <w:rPr>
          <w:rFonts w:eastAsia="宋体" w:hint="eastAsia"/>
          <w:szCs w:val="28"/>
        </w:rPr>
        <w:t>X=(2n+1)</w:t>
      </w:r>
      <w:r w:rsidRPr="00B87AB8">
        <w:rPr>
          <w:rFonts w:eastAsia="宋体" w:hint="eastAsia"/>
          <w:szCs w:val="28"/>
        </w:rPr>
        <w:t>λ</w:t>
      </w:r>
      <w:r w:rsidRPr="00B87AB8">
        <w:rPr>
          <w:rFonts w:eastAsia="宋体" w:hint="eastAsia"/>
          <w:szCs w:val="28"/>
        </w:rPr>
        <w:t>/2</w:t>
      </w:r>
      <w:r w:rsidRPr="00B87AB8">
        <w:rPr>
          <w:rFonts w:eastAsia="宋体" w:hint="eastAsia"/>
          <w:szCs w:val="28"/>
        </w:rPr>
        <w:t>。光电耦合器是以光为媒介传输电信号的一种电</w:t>
      </w:r>
      <w:r w:rsidRPr="00B87AB8">
        <w:rPr>
          <w:rFonts w:eastAsia="宋体" w:hint="eastAsia"/>
          <w:szCs w:val="28"/>
        </w:rPr>
        <w:t>-</w:t>
      </w:r>
      <w:r w:rsidRPr="00B87AB8">
        <w:rPr>
          <w:rFonts w:eastAsia="宋体" w:hint="eastAsia"/>
          <w:szCs w:val="28"/>
        </w:rPr>
        <w:t>光</w:t>
      </w:r>
      <w:r w:rsidRPr="00B87AB8">
        <w:rPr>
          <w:rFonts w:eastAsia="宋体" w:hint="eastAsia"/>
          <w:szCs w:val="28"/>
        </w:rPr>
        <w:t>-</w:t>
      </w:r>
      <w:r w:rsidRPr="00B87AB8">
        <w:rPr>
          <w:rFonts w:eastAsia="宋体" w:hint="eastAsia"/>
          <w:szCs w:val="28"/>
        </w:rPr>
        <w:t>电转换器件。它由发光源和受光器两部分组成。把发光源和受光器组装在同一密闭的壳体内，彼此间用透明绝缘体隔离。在光电耦合器输入端加电信号使发光源发光，光的强度取决于激励电流的大小，光照射到封装在一起的受光器上后，因光电效应而产生了光电流，由受光器输出端引出，这样就实现了电</w:t>
      </w:r>
      <w:r w:rsidRPr="00B87AB8">
        <w:rPr>
          <w:rFonts w:eastAsia="宋体" w:hint="eastAsia"/>
          <w:szCs w:val="28"/>
        </w:rPr>
        <w:t>-</w:t>
      </w:r>
      <w:r w:rsidRPr="00B87AB8">
        <w:rPr>
          <w:rFonts w:eastAsia="宋体" w:hint="eastAsia"/>
          <w:szCs w:val="28"/>
        </w:rPr>
        <w:t>光</w:t>
      </w:r>
      <w:r w:rsidRPr="00B87AB8">
        <w:rPr>
          <w:rFonts w:eastAsia="宋体" w:hint="eastAsia"/>
          <w:szCs w:val="28"/>
        </w:rPr>
        <w:t>-</w:t>
      </w:r>
      <w:r w:rsidRPr="00B87AB8">
        <w:rPr>
          <w:rFonts w:eastAsia="宋体" w:hint="eastAsia"/>
          <w:szCs w:val="28"/>
        </w:rPr>
        <w:t>电的转换。发光源的引脚为输入端，受光器的引脚为输出端，常见的发光源为发光二极管，受光器为光敏二极管、光敏三极管等。</w:t>
      </w:r>
    </w:p>
    <w:p w14:paraId="76FF9061" w14:textId="77777777" w:rsidR="00E569F9" w:rsidRPr="00B87AB8" w:rsidRDefault="00E569F9" w:rsidP="00E569F9">
      <w:pPr>
        <w:ind w:firstLine="576"/>
        <w:jc w:val="both"/>
        <w:rPr>
          <w:rFonts w:eastAsia="宋体"/>
          <w:szCs w:val="28"/>
        </w:rPr>
      </w:pPr>
      <w:r w:rsidRPr="00B87AB8">
        <w:rPr>
          <w:rFonts w:eastAsia="宋体"/>
          <w:szCs w:val="28"/>
        </w:rPr>
        <w:t>根据本</w:t>
      </w:r>
      <w:r w:rsidRPr="00B87AB8">
        <w:rPr>
          <w:rFonts w:eastAsia="宋体" w:hint="eastAsia"/>
          <w:szCs w:val="28"/>
        </w:rPr>
        <w:t>发明干涉光等效“比合”处理，</w:t>
      </w:r>
      <w:r w:rsidRPr="00B87AB8">
        <w:rPr>
          <w:rFonts w:eastAsia="宋体"/>
          <w:szCs w:val="28"/>
        </w:rPr>
        <w:t>附图</w:t>
      </w:r>
      <w:r w:rsidRPr="00B87AB8">
        <w:rPr>
          <w:rFonts w:eastAsia="宋体" w:hint="eastAsia"/>
          <w:szCs w:val="28"/>
        </w:rPr>
        <w:t>4</w:t>
      </w:r>
      <w:r w:rsidRPr="00B87AB8">
        <w:rPr>
          <w:rFonts w:eastAsia="宋体"/>
          <w:szCs w:val="28"/>
        </w:rPr>
        <w:t>-403</w:t>
      </w:r>
      <w:r w:rsidRPr="00B87AB8">
        <w:rPr>
          <w:rFonts w:eastAsia="宋体" w:hint="eastAsia"/>
          <w:szCs w:val="28"/>
        </w:rPr>
        <w:t>中</w:t>
      </w:r>
      <w:r w:rsidRPr="00B87AB8">
        <w:rPr>
          <w:rFonts w:eastAsia="宋体"/>
          <w:szCs w:val="28"/>
        </w:rPr>
        <w:t>的</w:t>
      </w:r>
      <w:r w:rsidRPr="00B87AB8">
        <w:rPr>
          <w:rFonts w:eastAsia="宋体" w:hint="eastAsia"/>
          <w:szCs w:val="28"/>
        </w:rPr>
        <w:t>比合逻辑门光路等效处理器单元可</w:t>
      </w:r>
      <w:r w:rsidRPr="00B87AB8">
        <w:rPr>
          <w:rFonts w:eastAsia="宋体"/>
          <w:szCs w:val="28"/>
        </w:rPr>
        <w:t>通过光学</w:t>
      </w:r>
      <w:r w:rsidRPr="00B87AB8">
        <w:rPr>
          <w:rFonts w:eastAsia="宋体" w:hint="eastAsia"/>
          <w:szCs w:val="28"/>
        </w:rPr>
        <w:t>元器件，如光电</w:t>
      </w:r>
      <w:r w:rsidRPr="00B87AB8">
        <w:rPr>
          <w:rFonts w:eastAsia="宋体"/>
          <w:szCs w:val="28"/>
        </w:rPr>
        <w:t>耦合器</w:t>
      </w:r>
      <w:r w:rsidRPr="00B87AB8">
        <w:rPr>
          <w:rFonts w:eastAsia="宋体" w:hint="eastAsia"/>
          <w:szCs w:val="28"/>
        </w:rPr>
        <w:t>等来实现</w:t>
      </w:r>
      <w:r w:rsidRPr="00B87AB8">
        <w:rPr>
          <w:rFonts w:eastAsia="宋体"/>
          <w:szCs w:val="28"/>
        </w:rPr>
        <w:t>。</w:t>
      </w:r>
      <w:r w:rsidRPr="00B87AB8">
        <w:rPr>
          <w:rFonts w:eastAsia="宋体" w:hint="eastAsia"/>
          <w:szCs w:val="28"/>
        </w:rPr>
        <w:t>至少以</w:t>
      </w:r>
      <w:r w:rsidRPr="00B87AB8">
        <w:rPr>
          <w:rFonts w:eastAsia="宋体"/>
          <w:szCs w:val="28"/>
        </w:rPr>
        <w:t>半个波长的</w:t>
      </w:r>
      <w:r w:rsidRPr="00B87AB8">
        <w:rPr>
          <w:rFonts w:eastAsia="宋体" w:hint="eastAsia"/>
          <w:szCs w:val="28"/>
        </w:rPr>
        <w:t>五倍</w:t>
      </w:r>
      <w:r w:rsidRPr="00B87AB8">
        <w:rPr>
          <w:rFonts w:eastAsia="宋体"/>
          <w:szCs w:val="28"/>
        </w:rPr>
        <w:t>为直径的</w:t>
      </w:r>
      <w:r w:rsidRPr="00B87AB8">
        <w:rPr>
          <w:rFonts w:eastAsia="宋体" w:hint="eastAsia"/>
          <w:szCs w:val="28"/>
        </w:rPr>
        <w:t>一个单位</w:t>
      </w:r>
      <w:r w:rsidRPr="00B87AB8">
        <w:rPr>
          <w:rFonts w:eastAsia="宋体"/>
          <w:szCs w:val="28"/>
        </w:rPr>
        <w:t>圆空间上，</w:t>
      </w:r>
      <w:r w:rsidRPr="00B87AB8">
        <w:rPr>
          <w:rFonts w:eastAsia="宋体" w:hint="eastAsia"/>
          <w:szCs w:val="28"/>
        </w:rPr>
        <w:t>圆周</w:t>
      </w:r>
      <w:r w:rsidRPr="00B87AB8">
        <w:rPr>
          <w:rFonts w:eastAsia="宋体"/>
          <w:szCs w:val="28"/>
        </w:rPr>
        <w:t>上布置</w:t>
      </w:r>
      <w:r w:rsidRPr="00B87AB8">
        <w:rPr>
          <w:rFonts w:eastAsia="宋体" w:hint="eastAsia"/>
          <w:szCs w:val="28"/>
        </w:rPr>
        <w:t>投光器和</w:t>
      </w:r>
      <w:r w:rsidRPr="00B87AB8">
        <w:rPr>
          <w:rFonts w:eastAsia="宋体"/>
          <w:szCs w:val="28"/>
        </w:rPr>
        <w:t>受光器，通过</w:t>
      </w:r>
      <w:r w:rsidRPr="00B87AB8">
        <w:rPr>
          <w:rFonts w:eastAsia="宋体"/>
          <w:szCs w:val="28"/>
        </w:rPr>
        <w:t>A</w:t>
      </w:r>
      <w:r w:rsidRPr="00B87AB8">
        <w:rPr>
          <w:rFonts w:eastAsia="宋体"/>
          <w:szCs w:val="28"/>
        </w:rPr>
        <w:t>和</w:t>
      </w:r>
      <w:r w:rsidRPr="00B87AB8">
        <w:rPr>
          <w:rFonts w:eastAsia="宋体"/>
          <w:szCs w:val="28"/>
        </w:rPr>
        <w:t>a</w:t>
      </w:r>
      <w:r w:rsidRPr="00B87AB8">
        <w:rPr>
          <w:rFonts w:eastAsia="宋体" w:hint="eastAsia"/>
          <w:szCs w:val="28"/>
        </w:rPr>
        <w:t>上投光器</w:t>
      </w:r>
      <w:r w:rsidRPr="00B87AB8">
        <w:rPr>
          <w:rFonts w:eastAsia="宋体"/>
          <w:szCs w:val="28"/>
        </w:rPr>
        <w:t>两个</w:t>
      </w:r>
      <w:r w:rsidRPr="00B87AB8">
        <w:rPr>
          <w:rFonts w:eastAsia="宋体" w:hint="eastAsia"/>
          <w:szCs w:val="28"/>
        </w:rPr>
        <w:t>入射</w:t>
      </w:r>
      <w:r w:rsidRPr="00B87AB8">
        <w:rPr>
          <w:rFonts w:eastAsia="宋体"/>
          <w:szCs w:val="28"/>
        </w:rPr>
        <w:t>光和</w:t>
      </w:r>
      <w:r w:rsidRPr="00B87AB8">
        <w:rPr>
          <w:rFonts w:eastAsia="宋体"/>
          <w:szCs w:val="28"/>
        </w:rPr>
        <w:t>B</w:t>
      </w:r>
      <w:r w:rsidRPr="00B87AB8">
        <w:rPr>
          <w:rFonts w:eastAsia="宋体"/>
          <w:szCs w:val="28"/>
        </w:rPr>
        <w:t>和</w:t>
      </w:r>
      <w:r w:rsidRPr="00B87AB8">
        <w:rPr>
          <w:rFonts w:eastAsia="宋体"/>
          <w:szCs w:val="28"/>
        </w:rPr>
        <w:t>b</w:t>
      </w:r>
      <w:r w:rsidRPr="00B87AB8">
        <w:rPr>
          <w:rFonts w:eastAsia="宋体" w:hint="eastAsia"/>
          <w:szCs w:val="28"/>
        </w:rPr>
        <w:t>上受光器的光</w:t>
      </w:r>
      <w:r w:rsidRPr="00B87AB8">
        <w:rPr>
          <w:rFonts w:eastAsia="宋体"/>
          <w:szCs w:val="28"/>
        </w:rPr>
        <w:t>检测装置</w:t>
      </w:r>
      <w:r w:rsidRPr="00B87AB8">
        <w:rPr>
          <w:rFonts w:eastAsia="宋体" w:hint="eastAsia"/>
          <w:szCs w:val="28"/>
        </w:rPr>
        <w:t>组成</w:t>
      </w:r>
      <w:r w:rsidRPr="00B87AB8">
        <w:rPr>
          <w:rFonts w:eastAsia="宋体"/>
          <w:szCs w:val="28"/>
        </w:rPr>
        <w:t>，其中</w:t>
      </w:r>
      <w:r w:rsidRPr="00B87AB8">
        <w:rPr>
          <w:rFonts w:eastAsia="宋体" w:hint="eastAsia"/>
          <w:szCs w:val="28"/>
        </w:rPr>
        <w:t>入射</w:t>
      </w:r>
      <w:r w:rsidRPr="00B87AB8">
        <w:rPr>
          <w:rFonts w:eastAsia="宋体"/>
          <w:szCs w:val="28"/>
        </w:rPr>
        <w:t>光单位</w:t>
      </w:r>
      <w:r w:rsidRPr="00B87AB8">
        <w:rPr>
          <w:rFonts w:eastAsia="宋体" w:hint="eastAsia"/>
          <w:szCs w:val="28"/>
        </w:rPr>
        <w:t>长度</w:t>
      </w:r>
      <w:r w:rsidRPr="00B87AB8">
        <w:rPr>
          <w:rFonts w:eastAsia="宋体"/>
          <w:szCs w:val="28"/>
        </w:rPr>
        <w:t>为半个光波长</w:t>
      </w:r>
      <w:r w:rsidRPr="00B87AB8">
        <w:rPr>
          <w:rFonts w:eastAsia="宋体" w:hint="eastAsia"/>
          <w:szCs w:val="28"/>
        </w:rPr>
        <w:t>λ</w:t>
      </w:r>
      <w:r w:rsidRPr="00B87AB8">
        <w:rPr>
          <w:rFonts w:eastAsia="宋体" w:hint="eastAsia"/>
          <w:szCs w:val="28"/>
        </w:rPr>
        <w:t>/2</w:t>
      </w:r>
      <w:r w:rsidRPr="00B87AB8">
        <w:rPr>
          <w:rFonts w:eastAsia="宋体" w:hint="eastAsia"/>
          <w:szCs w:val="28"/>
        </w:rPr>
        <w:t>，</w:t>
      </w:r>
      <w:r w:rsidRPr="00B87AB8">
        <w:rPr>
          <w:rFonts w:eastAsia="宋体"/>
          <w:szCs w:val="28"/>
        </w:rPr>
        <w:t>A</w:t>
      </w:r>
      <w:r w:rsidRPr="00B87AB8">
        <w:rPr>
          <w:rFonts w:eastAsia="宋体" w:hint="eastAsia"/>
          <w:szCs w:val="28"/>
        </w:rPr>
        <w:t>与</w:t>
      </w:r>
      <w:r w:rsidRPr="00B87AB8">
        <w:rPr>
          <w:rFonts w:eastAsia="宋体"/>
          <w:szCs w:val="28"/>
        </w:rPr>
        <w:t>a</w:t>
      </w:r>
      <w:r w:rsidRPr="00B87AB8">
        <w:rPr>
          <w:rFonts w:eastAsia="宋体" w:hint="eastAsia"/>
          <w:szCs w:val="28"/>
        </w:rPr>
        <w:t>和</w:t>
      </w:r>
      <w:r w:rsidRPr="00B87AB8">
        <w:rPr>
          <w:rFonts w:eastAsia="宋体"/>
          <w:szCs w:val="28"/>
        </w:rPr>
        <w:t>B</w:t>
      </w:r>
      <w:r w:rsidRPr="00B87AB8">
        <w:rPr>
          <w:rFonts w:eastAsia="宋体" w:hint="eastAsia"/>
          <w:szCs w:val="28"/>
        </w:rPr>
        <w:t>与</w:t>
      </w:r>
      <w:r w:rsidRPr="00B87AB8">
        <w:rPr>
          <w:rFonts w:eastAsia="宋体"/>
          <w:szCs w:val="28"/>
        </w:rPr>
        <w:t>b</w:t>
      </w:r>
      <w:r w:rsidRPr="00B87AB8">
        <w:rPr>
          <w:rFonts w:eastAsia="宋体" w:hint="eastAsia"/>
          <w:szCs w:val="28"/>
        </w:rPr>
        <w:t>在</w:t>
      </w:r>
      <w:r w:rsidRPr="00B87AB8">
        <w:rPr>
          <w:rFonts w:eastAsia="宋体"/>
          <w:szCs w:val="28"/>
        </w:rPr>
        <w:t>一个同心圆上</w:t>
      </w:r>
      <w:r w:rsidRPr="00B87AB8">
        <w:rPr>
          <w:rFonts w:eastAsia="宋体" w:hint="eastAsia"/>
          <w:szCs w:val="28"/>
        </w:rPr>
        <w:t>。</w:t>
      </w:r>
      <w:r w:rsidRPr="00B87AB8">
        <w:rPr>
          <w:rFonts w:eastAsia="宋体"/>
          <w:szCs w:val="28"/>
        </w:rPr>
        <w:t>A</w:t>
      </w:r>
      <w:r w:rsidRPr="00B87AB8">
        <w:rPr>
          <w:rFonts w:eastAsia="宋体" w:hint="eastAsia"/>
          <w:szCs w:val="28"/>
        </w:rPr>
        <w:t>与</w:t>
      </w:r>
      <w:r w:rsidRPr="00B87AB8">
        <w:rPr>
          <w:rFonts w:eastAsia="宋体"/>
          <w:szCs w:val="28"/>
        </w:rPr>
        <w:t>b</w:t>
      </w:r>
      <w:r w:rsidRPr="00B87AB8">
        <w:rPr>
          <w:rFonts w:eastAsia="宋体" w:hint="eastAsia"/>
          <w:szCs w:val="28"/>
        </w:rPr>
        <w:t>和</w:t>
      </w:r>
      <w:r w:rsidRPr="00B87AB8">
        <w:rPr>
          <w:rFonts w:eastAsia="宋体"/>
          <w:szCs w:val="28"/>
        </w:rPr>
        <w:t>a</w:t>
      </w:r>
      <w:r w:rsidRPr="00B87AB8">
        <w:rPr>
          <w:rFonts w:eastAsia="宋体" w:hint="eastAsia"/>
          <w:szCs w:val="28"/>
        </w:rPr>
        <w:t>与</w:t>
      </w:r>
      <w:r w:rsidRPr="00B87AB8">
        <w:rPr>
          <w:rFonts w:eastAsia="宋体"/>
          <w:szCs w:val="28"/>
        </w:rPr>
        <w:t>B</w:t>
      </w:r>
      <w:r w:rsidRPr="00B87AB8">
        <w:rPr>
          <w:rFonts w:eastAsia="宋体" w:hint="eastAsia"/>
          <w:szCs w:val="28"/>
        </w:rPr>
        <w:t>在</w:t>
      </w:r>
      <w:r w:rsidRPr="00B87AB8">
        <w:rPr>
          <w:rFonts w:eastAsia="宋体"/>
          <w:szCs w:val="28"/>
        </w:rPr>
        <w:t>同心圆的</w:t>
      </w:r>
      <w:r w:rsidRPr="00B87AB8">
        <w:rPr>
          <w:rFonts w:eastAsia="宋体" w:hint="eastAsia"/>
          <w:szCs w:val="28"/>
        </w:rPr>
        <w:t>两个</w:t>
      </w:r>
      <w:r w:rsidRPr="00B87AB8">
        <w:rPr>
          <w:rFonts w:eastAsia="宋体"/>
          <w:szCs w:val="28"/>
        </w:rPr>
        <w:t>直径</w:t>
      </w:r>
      <w:r w:rsidRPr="00B87AB8">
        <w:rPr>
          <w:rFonts w:eastAsia="宋体" w:hint="eastAsia"/>
          <w:szCs w:val="28"/>
        </w:rPr>
        <w:t>距离，长度</w:t>
      </w:r>
      <w:r w:rsidRPr="00B87AB8">
        <w:rPr>
          <w:rFonts w:eastAsia="宋体"/>
          <w:szCs w:val="28"/>
        </w:rPr>
        <w:t>为</w:t>
      </w:r>
      <w:r w:rsidRPr="00B87AB8">
        <w:rPr>
          <w:rFonts w:eastAsia="宋体" w:hint="eastAsia"/>
          <w:szCs w:val="28"/>
        </w:rPr>
        <w:t>5</w:t>
      </w:r>
      <w:r w:rsidRPr="00B87AB8">
        <w:rPr>
          <w:rFonts w:eastAsia="宋体"/>
          <w:szCs w:val="28"/>
        </w:rPr>
        <w:t>*</w:t>
      </w:r>
      <w:r w:rsidRPr="00B87AB8">
        <w:rPr>
          <w:rFonts w:eastAsia="宋体" w:hint="eastAsia"/>
          <w:szCs w:val="28"/>
        </w:rPr>
        <w:t>(</w:t>
      </w:r>
      <w:r w:rsidRPr="00B87AB8">
        <w:rPr>
          <w:rFonts w:eastAsia="宋体" w:hint="eastAsia"/>
          <w:szCs w:val="28"/>
        </w:rPr>
        <w:t>λ</w:t>
      </w:r>
      <w:r w:rsidRPr="00B87AB8">
        <w:rPr>
          <w:rFonts w:eastAsia="宋体" w:hint="eastAsia"/>
          <w:szCs w:val="28"/>
        </w:rPr>
        <w:t>/2</w:t>
      </w:r>
      <w:r w:rsidRPr="00B87AB8">
        <w:rPr>
          <w:rFonts w:eastAsia="宋体"/>
          <w:szCs w:val="28"/>
        </w:rPr>
        <w:t>)</w:t>
      </w:r>
      <w:r w:rsidRPr="00B87AB8">
        <w:rPr>
          <w:rFonts w:eastAsia="宋体" w:hint="eastAsia"/>
          <w:szCs w:val="28"/>
        </w:rPr>
        <w:t>，入射</w:t>
      </w:r>
      <w:r w:rsidRPr="00B87AB8">
        <w:rPr>
          <w:rFonts w:eastAsia="宋体"/>
          <w:szCs w:val="28"/>
        </w:rPr>
        <w:t>光源</w:t>
      </w:r>
      <w:r w:rsidRPr="00B87AB8">
        <w:rPr>
          <w:rFonts w:eastAsia="宋体"/>
          <w:szCs w:val="28"/>
        </w:rPr>
        <w:t>A</w:t>
      </w:r>
      <w:r w:rsidRPr="00B87AB8">
        <w:rPr>
          <w:rFonts w:eastAsia="宋体" w:hint="eastAsia"/>
          <w:szCs w:val="28"/>
        </w:rPr>
        <w:t>与</w:t>
      </w:r>
      <w:r w:rsidRPr="00B87AB8">
        <w:rPr>
          <w:rFonts w:eastAsia="宋体"/>
          <w:szCs w:val="28"/>
        </w:rPr>
        <w:t>a</w:t>
      </w:r>
      <w:r w:rsidRPr="00B87AB8">
        <w:rPr>
          <w:rFonts w:eastAsia="宋体" w:hint="eastAsia"/>
          <w:szCs w:val="28"/>
        </w:rPr>
        <w:t>的</w:t>
      </w:r>
      <w:r w:rsidRPr="00B87AB8">
        <w:rPr>
          <w:rFonts w:eastAsia="宋体"/>
          <w:szCs w:val="28"/>
        </w:rPr>
        <w:t>距离为</w:t>
      </w:r>
      <w:r w:rsidRPr="00B87AB8">
        <w:rPr>
          <w:rFonts w:eastAsia="宋体" w:hint="eastAsia"/>
          <w:szCs w:val="28"/>
        </w:rPr>
        <w:t>3</w:t>
      </w:r>
      <w:r w:rsidRPr="00B87AB8">
        <w:rPr>
          <w:rFonts w:eastAsia="宋体"/>
          <w:szCs w:val="28"/>
        </w:rPr>
        <w:t>*</w:t>
      </w:r>
      <w:r w:rsidRPr="00B87AB8">
        <w:rPr>
          <w:rFonts w:eastAsia="宋体" w:hint="eastAsia"/>
          <w:szCs w:val="28"/>
        </w:rPr>
        <w:t>(</w:t>
      </w:r>
      <w:r w:rsidRPr="00B87AB8">
        <w:rPr>
          <w:rFonts w:eastAsia="宋体" w:hint="eastAsia"/>
          <w:szCs w:val="28"/>
        </w:rPr>
        <w:t>λ</w:t>
      </w:r>
      <w:r w:rsidRPr="00B87AB8">
        <w:rPr>
          <w:rFonts w:eastAsia="宋体" w:hint="eastAsia"/>
          <w:szCs w:val="28"/>
        </w:rPr>
        <w:t>/2</w:t>
      </w:r>
      <w:r w:rsidRPr="00B87AB8">
        <w:rPr>
          <w:rFonts w:eastAsia="宋体"/>
          <w:szCs w:val="28"/>
        </w:rPr>
        <w:t>)</w:t>
      </w:r>
      <w:r w:rsidRPr="00B87AB8">
        <w:rPr>
          <w:rFonts w:eastAsia="宋体" w:hint="eastAsia"/>
          <w:szCs w:val="28"/>
        </w:rPr>
        <w:t>，</w:t>
      </w:r>
      <w:r w:rsidRPr="00B87AB8">
        <w:rPr>
          <w:rFonts w:eastAsia="宋体"/>
          <w:szCs w:val="28"/>
        </w:rPr>
        <w:t>A</w:t>
      </w:r>
      <w:r w:rsidRPr="00B87AB8">
        <w:rPr>
          <w:rFonts w:eastAsia="宋体" w:hint="eastAsia"/>
          <w:szCs w:val="28"/>
        </w:rPr>
        <w:t>与</w:t>
      </w:r>
      <w:r w:rsidRPr="00B87AB8">
        <w:rPr>
          <w:rFonts w:eastAsia="宋体"/>
          <w:szCs w:val="28"/>
        </w:rPr>
        <w:t>B</w:t>
      </w:r>
      <w:r w:rsidRPr="00B87AB8">
        <w:rPr>
          <w:rFonts w:eastAsia="宋体" w:hint="eastAsia"/>
          <w:szCs w:val="28"/>
        </w:rPr>
        <w:t>和</w:t>
      </w:r>
      <w:r w:rsidRPr="00B87AB8">
        <w:rPr>
          <w:rFonts w:eastAsia="宋体" w:hint="eastAsia"/>
          <w:szCs w:val="28"/>
        </w:rPr>
        <w:t>a</w:t>
      </w:r>
      <w:r w:rsidRPr="00B87AB8">
        <w:rPr>
          <w:rFonts w:eastAsia="宋体" w:hint="eastAsia"/>
          <w:szCs w:val="28"/>
        </w:rPr>
        <w:t>与</w:t>
      </w:r>
      <w:r w:rsidRPr="00B87AB8">
        <w:rPr>
          <w:rFonts w:eastAsia="宋体"/>
          <w:szCs w:val="28"/>
        </w:rPr>
        <w:t>b</w:t>
      </w:r>
      <w:r w:rsidRPr="00B87AB8">
        <w:rPr>
          <w:rFonts w:eastAsia="宋体" w:hint="eastAsia"/>
          <w:szCs w:val="28"/>
        </w:rPr>
        <w:t>的投射</w:t>
      </w:r>
      <w:r w:rsidRPr="00B87AB8">
        <w:rPr>
          <w:rFonts w:eastAsia="宋体"/>
          <w:szCs w:val="28"/>
        </w:rPr>
        <w:t>距离为</w:t>
      </w:r>
      <w:r w:rsidRPr="00B87AB8">
        <w:rPr>
          <w:rFonts w:eastAsia="宋体" w:hint="eastAsia"/>
          <w:szCs w:val="28"/>
        </w:rPr>
        <w:t>4</w:t>
      </w:r>
      <w:r w:rsidRPr="00B87AB8">
        <w:rPr>
          <w:rFonts w:eastAsia="宋体"/>
          <w:szCs w:val="28"/>
        </w:rPr>
        <w:t>*</w:t>
      </w:r>
      <w:r w:rsidRPr="00B87AB8">
        <w:rPr>
          <w:rFonts w:eastAsia="宋体" w:hint="eastAsia"/>
          <w:szCs w:val="28"/>
        </w:rPr>
        <w:t>(</w:t>
      </w:r>
      <w:r w:rsidRPr="00B87AB8">
        <w:rPr>
          <w:rFonts w:eastAsia="宋体" w:hint="eastAsia"/>
          <w:szCs w:val="28"/>
        </w:rPr>
        <w:t>λ</w:t>
      </w:r>
      <w:r w:rsidRPr="00B87AB8">
        <w:rPr>
          <w:rFonts w:eastAsia="宋体" w:hint="eastAsia"/>
          <w:szCs w:val="28"/>
        </w:rPr>
        <w:t>/2</w:t>
      </w:r>
      <w:r w:rsidRPr="00B87AB8">
        <w:rPr>
          <w:rFonts w:eastAsia="宋体"/>
          <w:szCs w:val="28"/>
        </w:rPr>
        <w:t>)</w:t>
      </w:r>
      <w:r w:rsidRPr="00B87AB8">
        <w:rPr>
          <w:rFonts w:eastAsia="宋体" w:hint="eastAsia"/>
          <w:szCs w:val="28"/>
        </w:rPr>
        <w:t>。</w:t>
      </w:r>
      <w:r w:rsidRPr="00B87AB8">
        <w:rPr>
          <w:rFonts w:eastAsia="宋体"/>
          <w:szCs w:val="28"/>
        </w:rPr>
        <w:t>入射</w:t>
      </w:r>
      <w:r w:rsidRPr="00B87AB8">
        <w:rPr>
          <w:rFonts w:eastAsia="宋体" w:hint="eastAsia"/>
          <w:szCs w:val="28"/>
        </w:rPr>
        <w:t>光源</w:t>
      </w:r>
      <w:r w:rsidRPr="00B87AB8">
        <w:rPr>
          <w:rFonts w:eastAsia="宋体"/>
          <w:szCs w:val="28"/>
        </w:rPr>
        <w:t>A</w:t>
      </w:r>
      <w:r w:rsidRPr="00B87AB8">
        <w:rPr>
          <w:rFonts w:eastAsia="宋体"/>
          <w:szCs w:val="28"/>
        </w:rPr>
        <w:t>和</w:t>
      </w:r>
      <w:r w:rsidRPr="00B87AB8">
        <w:rPr>
          <w:rFonts w:eastAsia="宋体" w:hint="eastAsia"/>
          <w:szCs w:val="28"/>
        </w:rPr>
        <w:t>a</w:t>
      </w:r>
      <w:r w:rsidRPr="00B87AB8">
        <w:rPr>
          <w:rFonts w:eastAsia="宋体" w:hint="eastAsia"/>
          <w:szCs w:val="28"/>
        </w:rPr>
        <w:t>，</w:t>
      </w:r>
      <w:r w:rsidRPr="00B87AB8">
        <w:rPr>
          <w:rFonts w:eastAsia="宋体"/>
          <w:szCs w:val="28"/>
        </w:rPr>
        <w:t>以同频率</w:t>
      </w:r>
      <w:r w:rsidRPr="00B87AB8">
        <w:rPr>
          <w:rFonts w:eastAsia="宋体" w:hint="eastAsia"/>
          <w:szCs w:val="28"/>
        </w:rPr>
        <w:t>、同相位、同</w:t>
      </w:r>
      <w:r w:rsidRPr="00B87AB8">
        <w:rPr>
          <w:rFonts w:eastAsia="宋体"/>
          <w:szCs w:val="28"/>
        </w:rPr>
        <w:t>方向</w:t>
      </w:r>
      <w:r w:rsidRPr="00B87AB8">
        <w:rPr>
          <w:rFonts w:eastAsia="宋体" w:hint="eastAsia"/>
          <w:szCs w:val="28"/>
        </w:rPr>
        <w:t>入射（输入</w:t>
      </w:r>
      <w:r w:rsidRPr="00B87AB8">
        <w:rPr>
          <w:rFonts w:eastAsia="宋体"/>
          <w:szCs w:val="28"/>
        </w:rPr>
        <w:t>信号</w:t>
      </w:r>
      <w:r w:rsidRPr="00B87AB8">
        <w:rPr>
          <w:rFonts w:eastAsia="宋体" w:hint="eastAsia"/>
          <w:szCs w:val="28"/>
        </w:rPr>
        <w:t>A</w:t>
      </w:r>
      <w:r w:rsidRPr="00B87AB8">
        <w:rPr>
          <w:rFonts w:eastAsia="宋体"/>
          <w:szCs w:val="28"/>
        </w:rPr>
        <w:t>=</w:t>
      </w:r>
      <w:r w:rsidRPr="00B87AB8">
        <w:rPr>
          <w:rFonts w:eastAsia="宋体" w:hint="eastAsia"/>
          <w:szCs w:val="28"/>
        </w:rPr>
        <w:t>1</w:t>
      </w:r>
      <w:r w:rsidRPr="00B87AB8">
        <w:rPr>
          <w:rFonts w:eastAsia="宋体" w:hint="eastAsia"/>
          <w:szCs w:val="28"/>
        </w:rPr>
        <w:t>，</w:t>
      </w:r>
      <w:r w:rsidRPr="00B87AB8">
        <w:rPr>
          <w:rFonts w:eastAsia="宋体" w:hint="eastAsia"/>
          <w:szCs w:val="28"/>
        </w:rPr>
        <w:t>a=1</w:t>
      </w:r>
      <w:r w:rsidRPr="00B87AB8">
        <w:rPr>
          <w:rFonts w:eastAsia="宋体" w:hint="eastAsia"/>
          <w:szCs w:val="28"/>
        </w:rPr>
        <w:t>）到密闭的壳体内，</w:t>
      </w:r>
      <w:r w:rsidRPr="00B87AB8">
        <w:rPr>
          <w:rFonts w:eastAsia="宋体" w:hint="eastAsia"/>
          <w:szCs w:val="28"/>
        </w:rPr>
        <w:t>A</w:t>
      </w:r>
      <w:r w:rsidRPr="00B87AB8">
        <w:rPr>
          <w:rFonts w:eastAsia="宋体"/>
          <w:szCs w:val="28"/>
        </w:rPr>
        <w:t>B</w:t>
      </w:r>
      <w:r w:rsidRPr="00B87AB8">
        <w:rPr>
          <w:rFonts w:eastAsia="宋体"/>
          <w:szCs w:val="28"/>
        </w:rPr>
        <w:t>与</w:t>
      </w:r>
      <w:r w:rsidRPr="00B87AB8">
        <w:rPr>
          <w:rFonts w:eastAsia="宋体" w:hint="eastAsia"/>
          <w:szCs w:val="28"/>
        </w:rPr>
        <w:t>aB</w:t>
      </w:r>
      <w:r w:rsidRPr="00B87AB8">
        <w:rPr>
          <w:rFonts w:eastAsia="宋体" w:hint="eastAsia"/>
          <w:szCs w:val="28"/>
        </w:rPr>
        <w:t>和</w:t>
      </w:r>
      <w:r w:rsidRPr="00B87AB8">
        <w:rPr>
          <w:rFonts w:eastAsia="宋体" w:hint="eastAsia"/>
          <w:szCs w:val="28"/>
        </w:rPr>
        <w:t>ab</w:t>
      </w:r>
      <w:r w:rsidRPr="00B87AB8">
        <w:rPr>
          <w:rFonts w:eastAsia="宋体" w:hint="eastAsia"/>
          <w:szCs w:val="28"/>
        </w:rPr>
        <w:t>与</w:t>
      </w:r>
      <w:r w:rsidRPr="00B87AB8">
        <w:rPr>
          <w:rFonts w:eastAsia="宋体"/>
          <w:szCs w:val="28"/>
        </w:rPr>
        <w:t>aB</w:t>
      </w:r>
      <w:r w:rsidRPr="00B87AB8">
        <w:rPr>
          <w:rFonts w:eastAsia="宋体" w:hint="eastAsia"/>
          <w:szCs w:val="28"/>
        </w:rPr>
        <w:t>的</w:t>
      </w:r>
      <w:r w:rsidRPr="00B87AB8">
        <w:rPr>
          <w:rFonts w:eastAsia="宋体"/>
          <w:szCs w:val="28"/>
        </w:rPr>
        <w:t>光路程相差半个波长，</w:t>
      </w:r>
      <w:r w:rsidRPr="00B87AB8">
        <w:rPr>
          <w:rFonts w:eastAsia="宋体" w:hint="eastAsia"/>
          <w:szCs w:val="28"/>
        </w:rPr>
        <w:t>受光器</w:t>
      </w:r>
      <w:r w:rsidRPr="00B87AB8">
        <w:rPr>
          <w:rFonts w:eastAsia="宋体"/>
          <w:szCs w:val="28"/>
        </w:rPr>
        <w:t>B</w:t>
      </w:r>
      <w:r w:rsidRPr="00B87AB8">
        <w:rPr>
          <w:rFonts w:eastAsia="宋体"/>
          <w:szCs w:val="28"/>
        </w:rPr>
        <w:t>和</w:t>
      </w:r>
      <w:r w:rsidRPr="00B87AB8">
        <w:rPr>
          <w:rFonts w:eastAsia="宋体"/>
          <w:szCs w:val="28"/>
        </w:rPr>
        <w:t>b</w:t>
      </w:r>
      <w:r w:rsidRPr="00B87AB8">
        <w:rPr>
          <w:rFonts w:eastAsia="宋体" w:hint="eastAsia"/>
          <w:szCs w:val="28"/>
        </w:rPr>
        <w:t>的</w:t>
      </w:r>
      <w:r w:rsidRPr="00B87AB8">
        <w:rPr>
          <w:rFonts w:eastAsia="宋体"/>
          <w:szCs w:val="28"/>
        </w:rPr>
        <w:t>上</w:t>
      </w:r>
      <w:r w:rsidRPr="00B87AB8">
        <w:rPr>
          <w:rFonts w:eastAsia="宋体" w:hint="eastAsia"/>
          <w:szCs w:val="28"/>
        </w:rPr>
        <w:t>两个光波</w:t>
      </w:r>
      <w:r w:rsidRPr="00B87AB8">
        <w:rPr>
          <w:rFonts w:eastAsia="宋体"/>
          <w:szCs w:val="28"/>
        </w:rPr>
        <w:t>的叠加而显示暗光</w:t>
      </w:r>
      <w:r w:rsidRPr="00B87AB8">
        <w:rPr>
          <w:rFonts w:eastAsia="宋体" w:hint="eastAsia"/>
          <w:szCs w:val="28"/>
        </w:rPr>
        <w:t>，</w:t>
      </w:r>
      <w:r w:rsidRPr="00B87AB8">
        <w:rPr>
          <w:rFonts w:eastAsia="宋体"/>
          <w:szCs w:val="28"/>
        </w:rPr>
        <w:t>使</w:t>
      </w:r>
      <w:r w:rsidRPr="00B87AB8">
        <w:rPr>
          <w:rFonts w:eastAsia="宋体"/>
          <w:szCs w:val="28"/>
        </w:rPr>
        <w:t>B</w:t>
      </w:r>
      <w:r w:rsidRPr="00B87AB8">
        <w:rPr>
          <w:rFonts w:eastAsia="宋体"/>
          <w:szCs w:val="28"/>
        </w:rPr>
        <w:t>和</w:t>
      </w:r>
      <w:r w:rsidRPr="00B87AB8">
        <w:rPr>
          <w:rFonts w:eastAsia="宋体"/>
          <w:szCs w:val="28"/>
        </w:rPr>
        <w:t>b</w:t>
      </w:r>
      <w:r w:rsidRPr="00B87AB8">
        <w:rPr>
          <w:rFonts w:eastAsia="宋体" w:hint="eastAsia"/>
          <w:szCs w:val="28"/>
        </w:rPr>
        <w:t>的</w:t>
      </w:r>
      <w:r w:rsidRPr="00B87AB8">
        <w:rPr>
          <w:rFonts w:eastAsia="宋体"/>
          <w:szCs w:val="28"/>
        </w:rPr>
        <w:t>受光器同时为输出值</w:t>
      </w:r>
      <w:r w:rsidRPr="00B87AB8">
        <w:rPr>
          <w:rFonts w:eastAsia="宋体" w:hint="eastAsia"/>
          <w:szCs w:val="28"/>
        </w:rPr>
        <w:t>信号</w:t>
      </w:r>
      <w:r w:rsidRPr="00B87AB8">
        <w:rPr>
          <w:rFonts w:eastAsia="宋体" w:hint="eastAsia"/>
          <w:szCs w:val="28"/>
        </w:rPr>
        <w:t>0</w:t>
      </w:r>
      <w:r w:rsidRPr="00B87AB8">
        <w:rPr>
          <w:rFonts w:eastAsia="宋体" w:hint="eastAsia"/>
          <w:szCs w:val="28"/>
        </w:rPr>
        <w:t>（</w:t>
      </w:r>
      <w:r w:rsidRPr="00B87AB8">
        <w:rPr>
          <w:rFonts w:eastAsia="宋体"/>
          <w:szCs w:val="28"/>
        </w:rPr>
        <w:t>输出信号</w:t>
      </w:r>
      <w:r w:rsidRPr="00B87AB8">
        <w:rPr>
          <w:rFonts w:eastAsia="宋体"/>
          <w:szCs w:val="28"/>
        </w:rPr>
        <w:t>B=0</w:t>
      </w:r>
      <w:r w:rsidRPr="00B87AB8">
        <w:rPr>
          <w:rFonts w:eastAsia="宋体" w:hint="eastAsia"/>
          <w:szCs w:val="28"/>
        </w:rPr>
        <w:t>，</w:t>
      </w:r>
      <w:r w:rsidRPr="00B87AB8">
        <w:rPr>
          <w:rFonts w:eastAsia="宋体"/>
          <w:szCs w:val="28"/>
        </w:rPr>
        <w:t>b=0</w:t>
      </w:r>
      <w:r w:rsidRPr="00B87AB8">
        <w:rPr>
          <w:rFonts w:eastAsia="宋体" w:hint="eastAsia"/>
          <w:szCs w:val="28"/>
        </w:rPr>
        <w:t>）。</w:t>
      </w:r>
      <w:r w:rsidRPr="00B87AB8">
        <w:rPr>
          <w:rFonts w:eastAsia="宋体"/>
          <w:szCs w:val="28"/>
        </w:rPr>
        <w:t>入射</w:t>
      </w:r>
      <w:r w:rsidRPr="00B87AB8">
        <w:rPr>
          <w:rFonts w:eastAsia="宋体" w:hint="eastAsia"/>
          <w:szCs w:val="28"/>
        </w:rPr>
        <w:t>光源</w:t>
      </w:r>
      <w:r w:rsidRPr="00B87AB8">
        <w:rPr>
          <w:rFonts w:eastAsia="宋体"/>
          <w:szCs w:val="28"/>
        </w:rPr>
        <w:t>A</w:t>
      </w:r>
      <w:r w:rsidRPr="00B87AB8">
        <w:rPr>
          <w:rFonts w:eastAsia="宋体"/>
          <w:szCs w:val="28"/>
        </w:rPr>
        <w:t>与</w:t>
      </w:r>
      <w:r w:rsidRPr="00B87AB8">
        <w:rPr>
          <w:rFonts w:eastAsia="宋体" w:hint="eastAsia"/>
          <w:szCs w:val="28"/>
        </w:rPr>
        <w:t>a</w:t>
      </w:r>
      <w:r w:rsidRPr="00B87AB8">
        <w:rPr>
          <w:rFonts w:eastAsia="宋体" w:hint="eastAsia"/>
          <w:szCs w:val="28"/>
        </w:rPr>
        <w:t>之中</w:t>
      </w:r>
      <w:r w:rsidRPr="00B87AB8">
        <w:rPr>
          <w:rFonts w:eastAsia="宋体"/>
          <w:szCs w:val="28"/>
        </w:rPr>
        <w:t>，只有一个入射时，</w:t>
      </w:r>
      <w:r w:rsidRPr="00B87AB8">
        <w:rPr>
          <w:rFonts w:eastAsia="宋体" w:hint="eastAsia"/>
          <w:szCs w:val="28"/>
        </w:rPr>
        <w:t>没有</w:t>
      </w:r>
      <w:r w:rsidRPr="00B87AB8">
        <w:rPr>
          <w:rFonts w:eastAsia="宋体"/>
          <w:szCs w:val="28"/>
        </w:rPr>
        <w:t>光的干涉</w:t>
      </w:r>
      <w:r w:rsidRPr="00B87AB8">
        <w:rPr>
          <w:rFonts w:eastAsia="宋体" w:hint="eastAsia"/>
          <w:szCs w:val="28"/>
        </w:rPr>
        <w:t>，当</w:t>
      </w:r>
      <w:r w:rsidRPr="00B87AB8">
        <w:rPr>
          <w:rFonts w:eastAsia="宋体"/>
          <w:szCs w:val="28"/>
        </w:rPr>
        <w:t>A</w:t>
      </w:r>
      <w:r w:rsidRPr="00B87AB8">
        <w:rPr>
          <w:rFonts w:eastAsia="宋体"/>
          <w:szCs w:val="28"/>
        </w:rPr>
        <w:t>入射</w:t>
      </w:r>
      <w:r w:rsidRPr="00B87AB8">
        <w:rPr>
          <w:rFonts w:eastAsia="宋体" w:hint="eastAsia"/>
          <w:szCs w:val="28"/>
        </w:rPr>
        <w:t>光源</w:t>
      </w:r>
      <w:r w:rsidRPr="00B87AB8">
        <w:rPr>
          <w:rFonts w:eastAsia="宋体"/>
          <w:szCs w:val="28"/>
        </w:rPr>
        <w:t>信号</w:t>
      </w:r>
      <w:r w:rsidRPr="00B87AB8">
        <w:rPr>
          <w:rFonts w:eastAsia="宋体" w:hint="eastAsia"/>
          <w:szCs w:val="28"/>
        </w:rPr>
        <w:t>1</w:t>
      </w:r>
      <w:r w:rsidRPr="00B87AB8">
        <w:rPr>
          <w:rFonts w:eastAsia="宋体" w:hint="eastAsia"/>
          <w:szCs w:val="28"/>
        </w:rPr>
        <w:t>同时</w:t>
      </w:r>
      <w:r w:rsidRPr="00B87AB8">
        <w:rPr>
          <w:rFonts w:eastAsia="宋体" w:hint="eastAsia"/>
          <w:szCs w:val="28"/>
        </w:rPr>
        <w:t>a</w:t>
      </w:r>
      <w:r w:rsidRPr="00B87AB8">
        <w:rPr>
          <w:rFonts w:eastAsia="宋体" w:hint="eastAsia"/>
          <w:szCs w:val="28"/>
        </w:rPr>
        <w:t>入射</w:t>
      </w:r>
      <w:r w:rsidRPr="00B87AB8">
        <w:rPr>
          <w:rFonts w:eastAsia="宋体"/>
          <w:szCs w:val="28"/>
        </w:rPr>
        <w:t>光源信号</w:t>
      </w:r>
      <w:r w:rsidRPr="00B87AB8">
        <w:rPr>
          <w:rFonts w:eastAsia="宋体" w:hint="eastAsia"/>
          <w:szCs w:val="28"/>
        </w:rPr>
        <w:t>0</w:t>
      </w:r>
      <w:r w:rsidRPr="00B87AB8">
        <w:rPr>
          <w:rFonts w:eastAsia="宋体" w:hint="eastAsia"/>
          <w:szCs w:val="28"/>
        </w:rPr>
        <w:t>时（</w:t>
      </w:r>
      <w:r w:rsidRPr="00B87AB8">
        <w:rPr>
          <w:rFonts w:eastAsia="宋体" w:hint="eastAsia"/>
          <w:szCs w:val="28"/>
        </w:rPr>
        <w:t>A</w:t>
      </w:r>
      <w:r w:rsidRPr="00B87AB8">
        <w:rPr>
          <w:rFonts w:eastAsia="宋体"/>
          <w:szCs w:val="28"/>
        </w:rPr>
        <w:t>=1</w:t>
      </w:r>
      <w:r w:rsidRPr="00B87AB8">
        <w:rPr>
          <w:rFonts w:eastAsia="宋体" w:hint="eastAsia"/>
          <w:szCs w:val="28"/>
        </w:rPr>
        <w:t>，</w:t>
      </w:r>
      <w:r w:rsidRPr="00B87AB8">
        <w:rPr>
          <w:rFonts w:eastAsia="宋体" w:hint="eastAsia"/>
          <w:szCs w:val="28"/>
        </w:rPr>
        <w:t>a=0</w:t>
      </w:r>
      <w:r w:rsidRPr="00B87AB8">
        <w:rPr>
          <w:rFonts w:eastAsia="宋体"/>
          <w:szCs w:val="28"/>
        </w:rPr>
        <w:t>），</w:t>
      </w:r>
      <w:r w:rsidRPr="00B87AB8">
        <w:rPr>
          <w:rFonts w:eastAsia="宋体"/>
          <w:szCs w:val="28"/>
        </w:rPr>
        <w:t>B</w:t>
      </w:r>
      <w:r w:rsidRPr="00B87AB8">
        <w:rPr>
          <w:rFonts w:eastAsia="宋体"/>
          <w:szCs w:val="28"/>
        </w:rPr>
        <w:t>受光器输出信号</w:t>
      </w:r>
      <w:r w:rsidRPr="00B87AB8">
        <w:rPr>
          <w:rFonts w:eastAsia="宋体" w:hint="eastAsia"/>
          <w:szCs w:val="28"/>
        </w:rPr>
        <w:t>1</w:t>
      </w:r>
      <w:r w:rsidRPr="00B87AB8">
        <w:rPr>
          <w:rFonts w:eastAsia="宋体" w:hint="eastAsia"/>
          <w:szCs w:val="28"/>
        </w:rPr>
        <w:t>、</w:t>
      </w:r>
      <w:r w:rsidRPr="00B87AB8">
        <w:rPr>
          <w:rFonts w:eastAsia="宋体"/>
          <w:szCs w:val="28"/>
        </w:rPr>
        <w:t>b</w:t>
      </w:r>
      <w:r w:rsidRPr="00B87AB8">
        <w:rPr>
          <w:rFonts w:eastAsia="宋体" w:hint="eastAsia"/>
          <w:szCs w:val="28"/>
        </w:rPr>
        <w:t>受光器</w:t>
      </w:r>
      <w:r w:rsidRPr="00B87AB8">
        <w:rPr>
          <w:rFonts w:eastAsia="宋体"/>
          <w:szCs w:val="28"/>
        </w:rPr>
        <w:t>无光信号</w:t>
      </w:r>
      <w:r w:rsidRPr="00B87AB8">
        <w:rPr>
          <w:rFonts w:eastAsia="宋体" w:hint="eastAsia"/>
          <w:szCs w:val="28"/>
        </w:rPr>
        <w:t>检测而</w:t>
      </w:r>
      <w:r w:rsidRPr="00B87AB8">
        <w:rPr>
          <w:rFonts w:eastAsia="宋体"/>
          <w:szCs w:val="28"/>
        </w:rPr>
        <w:t>输出</w:t>
      </w:r>
      <w:r w:rsidRPr="00B87AB8">
        <w:rPr>
          <w:rFonts w:eastAsia="宋体" w:hint="eastAsia"/>
          <w:szCs w:val="28"/>
        </w:rPr>
        <w:t>信号</w:t>
      </w:r>
      <w:r w:rsidRPr="00B87AB8">
        <w:rPr>
          <w:rFonts w:eastAsia="宋体" w:hint="eastAsia"/>
          <w:szCs w:val="28"/>
        </w:rPr>
        <w:t>0</w:t>
      </w:r>
      <w:r w:rsidRPr="00B87AB8">
        <w:rPr>
          <w:rFonts w:eastAsia="宋体"/>
          <w:szCs w:val="28"/>
        </w:rPr>
        <w:t>(B=1,b=0)</w:t>
      </w:r>
      <w:r w:rsidRPr="00B87AB8">
        <w:rPr>
          <w:rFonts w:eastAsia="宋体" w:hint="eastAsia"/>
          <w:szCs w:val="28"/>
        </w:rPr>
        <w:t>；同理，当</w:t>
      </w:r>
      <w:r w:rsidRPr="00B87AB8">
        <w:rPr>
          <w:rFonts w:eastAsia="宋体"/>
          <w:szCs w:val="28"/>
        </w:rPr>
        <w:t>a</w:t>
      </w:r>
      <w:r w:rsidRPr="00B87AB8">
        <w:rPr>
          <w:rFonts w:eastAsia="宋体"/>
          <w:szCs w:val="28"/>
        </w:rPr>
        <w:t>入射</w:t>
      </w:r>
      <w:r w:rsidRPr="00B87AB8">
        <w:rPr>
          <w:rFonts w:eastAsia="宋体" w:hint="eastAsia"/>
          <w:szCs w:val="28"/>
        </w:rPr>
        <w:t>光源</w:t>
      </w:r>
      <w:r w:rsidRPr="00B87AB8">
        <w:rPr>
          <w:rFonts w:eastAsia="宋体"/>
          <w:szCs w:val="28"/>
        </w:rPr>
        <w:t>信号</w:t>
      </w:r>
      <w:r w:rsidRPr="00B87AB8">
        <w:rPr>
          <w:rFonts w:eastAsia="宋体" w:hint="eastAsia"/>
          <w:szCs w:val="28"/>
        </w:rPr>
        <w:t>1</w:t>
      </w:r>
      <w:r w:rsidRPr="00B87AB8">
        <w:rPr>
          <w:rFonts w:eastAsia="宋体" w:hint="eastAsia"/>
          <w:szCs w:val="28"/>
        </w:rPr>
        <w:t>时同时</w:t>
      </w:r>
      <w:r w:rsidRPr="00B87AB8">
        <w:rPr>
          <w:rFonts w:eastAsia="宋体"/>
          <w:szCs w:val="28"/>
        </w:rPr>
        <w:t>A</w:t>
      </w:r>
      <w:r w:rsidRPr="00B87AB8">
        <w:rPr>
          <w:rFonts w:eastAsia="宋体"/>
          <w:szCs w:val="28"/>
        </w:rPr>
        <w:t>入射光信号</w:t>
      </w:r>
      <w:r w:rsidRPr="00B87AB8">
        <w:rPr>
          <w:rFonts w:eastAsia="宋体" w:hint="eastAsia"/>
          <w:szCs w:val="28"/>
        </w:rPr>
        <w:t>0</w:t>
      </w:r>
      <w:r w:rsidRPr="00B87AB8">
        <w:rPr>
          <w:rFonts w:eastAsia="宋体" w:hint="eastAsia"/>
          <w:szCs w:val="28"/>
        </w:rPr>
        <w:t>时</w:t>
      </w:r>
      <w:r w:rsidRPr="00B87AB8">
        <w:rPr>
          <w:rFonts w:eastAsia="宋体" w:hint="eastAsia"/>
          <w:szCs w:val="28"/>
        </w:rPr>
        <w:t>(</w:t>
      </w:r>
      <w:r w:rsidRPr="00B87AB8">
        <w:rPr>
          <w:rFonts w:eastAsia="宋体"/>
          <w:szCs w:val="28"/>
        </w:rPr>
        <w:t>A=0,a=1</w:t>
      </w:r>
      <w:r w:rsidRPr="00B87AB8">
        <w:rPr>
          <w:rFonts w:eastAsia="宋体" w:hint="eastAsia"/>
          <w:szCs w:val="28"/>
        </w:rPr>
        <w:t>)</w:t>
      </w:r>
      <w:r w:rsidRPr="00B87AB8">
        <w:rPr>
          <w:rFonts w:eastAsia="宋体"/>
          <w:szCs w:val="28"/>
        </w:rPr>
        <w:t>，</w:t>
      </w:r>
      <w:r w:rsidRPr="00B87AB8">
        <w:rPr>
          <w:rFonts w:eastAsia="宋体"/>
          <w:szCs w:val="28"/>
        </w:rPr>
        <w:t>b</w:t>
      </w:r>
      <w:r w:rsidRPr="00B87AB8">
        <w:rPr>
          <w:rFonts w:eastAsia="宋体"/>
          <w:szCs w:val="28"/>
        </w:rPr>
        <w:t>受光器输出信号</w:t>
      </w:r>
      <w:r w:rsidRPr="00B87AB8">
        <w:rPr>
          <w:rFonts w:eastAsia="宋体" w:hint="eastAsia"/>
          <w:szCs w:val="28"/>
        </w:rPr>
        <w:t>1</w:t>
      </w:r>
      <w:r w:rsidRPr="00B87AB8">
        <w:rPr>
          <w:rFonts w:eastAsia="宋体" w:hint="eastAsia"/>
          <w:szCs w:val="28"/>
        </w:rPr>
        <w:t>、</w:t>
      </w:r>
      <w:r w:rsidRPr="00B87AB8">
        <w:rPr>
          <w:rFonts w:eastAsia="宋体" w:hint="eastAsia"/>
          <w:szCs w:val="28"/>
        </w:rPr>
        <w:t>B</w:t>
      </w:r>
      <w:r w:rsidRPr="00B87AB8">
        <w:rPr>
          <w:rFonts w:eastAsia="宋体" w:hint="eastAsia"/>
          <w:szCs w:val="28"/>
        </w:rPr>
        <w:t>受光器</w:t>
      </w:r>
      <w:r w:rsidRPr="00B87AB8">
        <w:rPr>
          <w:rFonts w:eastAsia="宋体"/>
          <w:szCs w:val="28"/>
        </w:rPr>
        <w:t>无光信号</w:t>
      </w:r>
      <w:r w:rsidRPr="00B87AB8">
        <w:rPr>
          <w:rFonts w:eastAsia="宋体" w:hint="eastAsia"/>
          <w:szCs w:val="28"/>
        </w:rPr>
        <w:t>检测而</w:t>
      </w:r>
      <w:r w:rsidRPr="00B87AB8">
        <w:rPr>
          <w:rFonts w:eastAsia="宋体"/>
          <w:szCs w:val="28"/>
        </w:rPr>
        <w:t>输出</w:t>
      </w:r>
      <w:r w:rsidRPr="00B87AB8">
        <w:rPr>
          <w:rFonts w:eastAsia="宋体" w:hint="eastAsia"/>
          <w:szCs w:val="28"/>
        </w:rPr>
        <w:t>信号</w:t>
      </w:r>
      <w:r w:rsidRPr="00B87AB8">
        <w:rPr>
          <w:rFonts w:eastAsia="宋体" w:hint="eastAsia"/>
          <w:szCs w:val="28"/>
        </w:rPr>
        <w:t>0</w:t>
      </w:r>
      <w:r w:rsidRPr="00B87AB8">
        <w:rPr>
          <w:rFonts w:eastAsia="宋体"/>
          <w:szCs w:val="28"/>
        </w:rPr>
        <w:t>(B=0,b=1)</w:t>
      </w:r>
      <w:r w:rsidRPr="00B87AB8">
        <w:rPr>
          <w:rFonts w:eastAsia="宋体" w:hint="eastAsia"/>
          <w:szCs w:val="28"/>
        </w:rPr>
        <w:t>；入射</w:t>
      </w:r>
      <w:r w:rsidRPr="00B87AB8">
        <w:rPr>
          <w:rFonts w:eastAsia="宋体"/>
          <w:szCs w:val="28"/>
        </w:rPr>
        <w:t>光源</w:t>
      </w:r>
      <w:r w:rsidRPr="00B87AB8">
        <w:rPr>
          <w:rFonts w:eastAsia="宋体"/>
          <w:szCs w:val="28"/>
        </w:rPr>
        <w:t>A</w:t>
      </w:r>
      <w:r w:rsidRPr="00B87AB8">
        <w:rPr>
          <w:rFonts w:eastAsia="宋体"/>
          <w:szCs w:val="28"/>
        </w:rPr>
        <w:t>与</w:t>
      </w:r>
      <w:r w:rsidRPr="00B87AB8">
        <w:rPr>
          <w:rFonts w:eastAsia="宋体" w:hint="eastAsia"/>
          <w:szCs w:val="28"/>
        </w:rPr>
        <w:t>a</w:t>
      </w:r>
      <w:r w:rsidRPr="00B87AB8">
        <w:rPr>
          <w:rFonts w:eastAsia="宋体" w:hint="eastAsia"/>
          <w:szCs w:val="28"/>
        </w:rPr>
        <w:t>同时</w:t>
      </w:r>
      <w:r w:rsidRPr="00B87AB8">
        <w:rPr>
          <w:rFonts w:eastAsia="宋体"/>
          <w:szCs w:val="28"/>
        </w:rPr>
        <w:t>无光信号时（</w:t>
      </w:r>
      <w:r w:rsidRPr="00B87AB8">
        <w:rPr>
          <w:rFonts w:eastAsia="宋体" w:hint="eastAsia"/>
          <w:szCs w:val="28"/>
        </w:rPr>
        <w:t>输入</w:t>
      </w:r>
      <w:r w:rsidRPr="00B87AB8">
        <w:rPr>
          <w:rFonts w:eastAsia="宋体"/>
          <w:szCs w:val="28"/>
        </w:rPr>
        <w:t>信号</w:t>
      </w:r>
      <w:r w:rsidRPr="00B87AB8">
        <w:rPr>
          <w:rFonts w:eastAsia="宋体" w:hint="eastAsia"/>
          <w:szCs w:val="28"/>
        </w:rPr>
        <w:t>A=a=0</w:t>
      </w:r>
      <w:r w:rsidRPr="00B87AB8">
        <w:rPr>
          <w:rFonts w:eastAsia="宋体" w:hint="eastAsia"/>
          <w:szCs w:val="28"/>
        </w:rPr>
        <w:t>），</w:t>
      </w:r>
      <w:r w:rsidRPr="00B87AB8">
        <w:rPr>
          <w:rFonts w:eastAsia="宋体"/>
          <w:szCs w:val="28"/>
        </w:rPr>
        <w:t>受光器</w:t>
      </w:r>
      <w:r w:rsidRPr="00B87AB8">
        <w:rPr>
          <w:rFonts w:eastAsia="宋体" w:hint="eastAsia"/>
          <w:szCs w:val="28"/>
        </w:rPr>
        <w:lastRenderedPageBreak/>
        <w:t>B</w:t>
      </w:r>
      <w:r w:rsidRPr="00B87AB8">
        <w:rPr>
          <w:rFonts w:eastAsia="宋体" w:hint="eastAsia"/>
          <w:szCs w:val="28"/>
        </w:rPr>
        <w:t>与</w:t>
      </w:r>
      <w:r w:rsidRPr="00B87AB8">
        <w:rPr>
          <w:rFonts w:eastAsia="宋体"/>
          <w:szCs w:val="28"/>
        </w:rPr>
        <w:t>b</w:t>
      </w:r>
      <w:r w:rsidRPr="00B87AB8">
        <w:rPr>
          <w:rFonts w:eastAsia="宋体" w:hint="eastAsia"/>
          <w:szCs w:val="28"/>
        </w:rPr>
        <w:t>同时无</w:t>
      </w:r>
      <w:r w:rsidRPr="00B87AB8">
        <w:rPr>
          <w:rFonts w:eastAsia="宋体"/>
          <w:szCs w:val="28"/>
        </w:rPr>
        <w:t>光信号检测而输出信号为</w:t>
      </w:r>
      <w:r w:rsidRPr="00B87AB8">
        <w:rPr>
          <w:rFonts w:eastAsia="宋体" w:hint="eastAsia"/>
          <w:szCs w:val="28"/>
        </w:rPr>
        <w:t>0</w:t>
      </w:r>
      <w:r w:rsidRPr="00B87AB8">
        <w:rPr>
          <w:rFonts w:eastAsia="宋体" w:hint="eastAsia"/>
          <w:szCs w:val="28"/>
        </w:rPr>
        <w:t>（输出</w:t>
      </w:r>
      <w:r w:rsidRPr="00B87AB8">
        <w:rPr>
          <w:rFonts w:eastAsia="宋体"/>
          <w:szCs w:val="28"/>
        </w:rPr>
        <w:t>信号</w:t>
      </w:r>
      <w:r w:rsidRPr="00B87AB8">
        <w:rPr>
          <w:rFonts w:eastAsia="宋体" w:hint="eastAsia"/>
          <w:szCs w:val="28"/>
        </w:rPr>
        <w:t>B=b=0</w:t>
      </w:r>
      <w:r w:rsidRPr="00B87AB8">
        <w:rPr>
          <w:rFonts w:eastAsia="宋体" w:hint="eastAsia"/>
          <w:szCs w:val="28"/>
        </w:rPr>
        <w:t>）。其中入射</w:t>
      </w:r>
      <w:r w:rsidRPr="00B87AB8">
        <w:rPr>
          <w:rFonts w:eastAsia="宋体"/>
          <w:szCs w:val="28"/>
        </w:rPr>
        <w:t>光源距离</w:t>
      </w:r>
      <w:r w:rsidRPr="00B87AB8">
        <w:rPr>
          <w:rFonts w:eastAsia="宋体"/>
          <w:szCs w:val="28"/>
        </w:rPr>
        <w:t>A</w:t>
      </w:r>
      <w:r w:rsidRPr="00B87AB8">
        <w:rPr>
          <w:rFonts w:eastAsia="宋体" w:hint="eastAsia"/>
          <w:szCs w:val="28"/>
        </w:rPr>
        <w:t>与</w:t>
      </w:r>
      <w:r w:rsidRPr="00B87AB8">
        <w:rPr>
          <w:rFonts w:eastAsia="宋体"/>
          <w:szCs w:val="28"/>
        </w:rPr>
        <w:t>a</w:t>
      </w:r>
      <w:r w:rsidRPr="00B87AB8">
        <w:rPr>
          <w:rFonts w:eastAsia="宋体" w:hint="eastAsia"/>
          <w:szCs w:val="28"/>
        </w:rPr>
        <w:t>用</w:t>
      </w:r>
      <w:r w:rsidRPr="00B87AB8">
        <w:rPr>
          <w:rFonts w:eastAsia="宋体"/>
          <w:szCs w:val="28"/>
        </w:rPr>
        <w:t>勾股数</w:t>
      </w:r>
      <w:r w:rsidRPr="00B87AB8">
        <w:rPr>
          <w:rFonts w:eastAsia="宋体" w:hint="eastAsia"/>
          <w:szCs w:val="28"/>
        </w:rPr>
        <w:t>3</w:t>
      </w:r>
      <w:r w:rsidRPr="00B87AB8">
        <w:rPr>
          <w:rFonts w:eastAsia="宋体" w:hint="eastAsia"/>
          <w:szCs w:val="28"/>
        </w:rPr>
        <w:t>的</w:t>
      </w:r>
      <w:r w:rsidRPr="00B87AB8">
        <w:rPr>
          <w:rFonts w:eastAsia="宋体"/>
          <w:szCs w:val="28"/>
        </w:rPr>
        <w:t>半个</w:t>
      </w:r>
      <w:r w:rsidRPr="00B87AB8">
        <w:rPr>
          <w:rFonts w:eastAsia="宋体" w:hint="eastAsia"/>
          <w:szCs w:val="28"/>
        </w:rPr>
        <w:t>光波长</w:t>
      </w:r>
      <w:r w:rsidRPr="00B87AB8">
        <w:rPr>
          <w:rFonts w:eastAsia="宋体"/>
          <w:szCs w:val="28"/>
        </w:rPr>
        <w:t>相差</w:t>
      </w:r>
      <w:r w:rsidRPr="00B87AB8">
        <w:rPr>
          <w:rFonts w:eastAsia="宋体" w:hint="eastAsia"/>
          <w:szCs w:val="28"/>
        </w:rPr>
        <w:t>倍数</w:t>
      </w:r>
      <w:r w:rsidRPr="00B87AB8">
        <w:rPr>
          <w:rFonts w:eastAsia="宋体"/>
          <w:szCs w:val="28"/>
        </w:rPr>
        <w:t>，</w:t>
      </w:r>
      <w:r w:rsidRPr="00B87AB8">
        <w:rPr>
          <w:rFonts w:eastAsia="宋体" w:hint="eastAsia"/>
          <w:szCs w:val="28"/>
        </w:rPr>
        <w:t>A</w:t>
      </w:r>
      <w:r w:rsidRPr="00B87AB8">
        <w:rPr>
          <w:rFonts w:eastAsia="宋体" w:hint="eastAsia"/>
          <w:szCs w:val="28"/>
        </w:rPr>
        <w:t>与</w:t>
      </w:r>
      <w:r w:rsidRPr="00B87AB8">
        <w:rPr>
          <w:rFonts w:eastAsia="宋体" w:hint="eastAsia"/>
          <w:szCs w:val="28"/>
        </w:rPr>
        <w:t>B</w:t>
      </w:r>
      <w:r w:rsidRPr="00B87AB8">
        <w:rPr>
          <w:rFonts w:eastAsia="宋体" w:hint="eastAsia"/>
          <w:szCs w:val="28"/>
        </w:rPr>
        <w:t>和</w:t>
      </w:r>
      <w:r w:rsidRPr="00B87AB8">
        <w:rPr>
          <w:rFonts w:eastAsia="宋体" w:hint="eastAsia"/>
          <w:szCs w:val="28"/>
        </w:rPr>
        <w:t>a</w:t>
      </w:r>
      <w:r w:rsidRPr="00B87AB8">
        <w:rPr>
          <w:rFonts w:eastAsia="宋体" w:hint="eastAsia"/>
          <w:szCs w:val="28"/>
        </w:rPr>
        <w:t>与</w:t>
      </w:r>
      <w:r w:rsidRPr="00B87AB8">
        <w:rPr>
          <w:rFonts w:eastAsia="宋体"/>
          <w:szCs w:val="28"/>
        </w:rPr>
        <w:t>b</w:t>
      </w:r>
      <w:r w:rsidRPr="00B87AB8">
        <w:rPr>
          <w:rFonts w:eastAsia="宋体" w:hint="eastAsia"/>
          <w:szCs w:val="28"/>
        </w:rPr>
        <w:t>的垂直</w:t>
      </w:r>
      <w:r w:rsidRPr="00B87AB8">
        <w:rPr>
          <w:rFonts w:eastAsia="宋体"/>
          <w:szCs w:val="28"/>
        </w:rPr>
        <w:t>投射距离</w:t>
      </w:r>
      <w:r w:rsidRPr="00B87AB8">
        <w:rPr>
          <w:rFonts w:eastAsia="宋体" w:hint="eastAsia"/>
          <w:szCs w:val="28"/>
        </w:rPr>
        <w:t>用</w:t>
      </w:r>
      <w:r w:rsidRPr="00B87AB8">
        <w:rPr>
          <w:rFonts w:eastAsia="宋体"/>
          <w:szCs w:val="28"/>
        </w:rPr>
        <w:t>勾股数</w:t>
      </w:r>
      <w:r w:rsidRPr="00B87AB8">
        <w:rPr>
          <w:rFonts w:eastAsia="宋体" w:hint="eastAsia"/>
          <w:szCs w:val="28"/>
        </w:rPr>
        <w:t>4</w:t>
      </w:r>
      <w:r w:rsidRPr="00B87AB8">
        <w:rPr>
          <w:rFonts w:eastAsia="宋体" w:hint="eastAsia"/>
          <w:szCs w:val="28"/>
        </w:rPr>
        <w:t>的半个光波长相差</w:t>
      </w:r>
      <w:r w:rsidRPr="00B87AB8">
        <w:rPr>
          <w:rFonts w:eastAsia="宋体"/>
          <w:szCs w:val="28"/>
        </w:rPr>
        <w:t>倍数，按照勾股定理</w:t>
      </w:r>
      <w:r w:rsidRPr="00B87AB8">
        <w:rPr>
          <w:rFonts w:eastAsia="宋体" w:hint="eastAsia"/>
          <w:szCs w:val="28"/>
        </w:rPr>
        <w:t>干涉</w:t>
      </w:r>
      <w:r w:rsidRPr="00B87AB8">
        <w:rPr>
          <w:rFonts w:eastAsia="宋体"/>
          <w:szCs w:val="28"/>
        </w:rPr>
        <w:t>光源</w:t>
      </w:r>
      <w:r w:rsidRPr="00B87AB8">
        <w:rPr>
          <w:rFonts w:eastAsia="宋体" w:hint="eastAsia"/>
          <w:szCs w:val="28"/>
        </w:rPr>
        <w:t>A</w:t>
      </w:r>
      <w:r w:rsidRPr="00B87AB8">
        <w:rPr>
          <w:rFonts w:eastAsia="宋体" w:hint="eastAsia"/>
          <w:szCs w:val="28"/>
        </w:rPr>
        <w:t>与</w:t>
      </w:r>
      <w:r w:rsidRPr="00B87AB8">
        <w:rPr>
          <w:rFonts w:eastAsia="宋体"/>
          <w:szCs w:val="28"/>
        </w:rPr>
        <w:t>b</w:t>
      </w:r>
      <w:r w:rsidRPr="00B87AB8">
        <w:rPr>
          <w:rFonts w:eastAsia="宋体" w:hint="eastAsia"/>
          <w:szCs w:val="28"/>
        </w:rPr>
        <w:t>和</w:t>
      </w:r>
      <w:r w:rsidRPr="00B87AB8">
        <w:rPr>
          <w:rFonts w:eastAsia="宋体" w:hint="eastAsia"/>
          <w:szCs w:val="28"/>
        </w:rPr>
        <w:t>a</w:t>
      </w:r>
      <w:r w:rsidRPr="00B87AB8">
        <w:rPr>
          <w:rFonts w:eastAsia="宋体" w:hint="eastAsia"/>
          <w:szCs w:val="28"/>
        </w:rPr>
        <w:t>与</w:t>
      </w:r>
      <w:r w:rsidRPr="00B87AB8">
        <w:rPr>
          <w:rFonts w:eastAsia="宋体"/>
          <w:szCs w:val="28"/>
        </w:rPr>
        <w:t>B</w:t>
      </w:r>
      <w:r w:rsidRPr="00B87AB8">
        <w:rPr>
          <w:rFonts w:eastAsia="宋体" w:hint="eastAsia"/>
          <w:szCs w:val="28"/>
        </w:rPr>
        <w:t>之间</w:t>
      </w:r>
      <w:r w:rsidRPr="00B87AB8">
        <w:rPr>
          <w:rFonts w:eastAsia="宋体"/>
          <w:szCs w:val="28"/>
        </w:rPr>
        <w:t>的距离为</w:t>
      </w:r>
      <w:r w:rsidRPr="00B87AB8">
        <w:rPr>
          <w:rFonts w:eastAsia="宋体" w:hint="eastAsia"/>
          <w:szCs w:val="28"/>
        </w:rPr>
        <w:t>勾股数</w:t>
      </w:r>
      <w:r w:rsidRPr="00B87AB8">
        <w:rPr>
          <w:rFonts w:eastAsia="宋体" w:hint="eastAsia"/>
          <w:szCs w:val="28"/>
        </w:rPr>
        <w:t>5</w:t>
      </w:r>
      <w:r w:rsidRPr="00B87AB8">
        <w:rPr>
          <w:rFonts w:eastAsia="宋体" w:hint="eastAsia"/>
          <w:szCs w:val="28"/>
        </w:rPr>
        <w:t>的半个</w:t>
      </w:r>
      <w:r w:rsidRPr="00B87AB8">
        <w:rPr>
          <w:rFonts w:eastAsia="宋体"/>
          <w:szCs w:val="28"/>
        </w:rPr>
        <w:t>光波长相差倍数</w:t>
      </w:r>
      <w:r w:rsidRPr="00B87AB8">
        <w:rPr>
          <w:rFonts w:eastAsia="宋体" w:hint="eastAsia"/>
          <w:szCs w:val="28"/>
        </w:rPr>
        <w:t>，两个</w:t>
      </w:r>
      <w:r w:rsidRPr="00B87AB8">
        <w:rPr>
          <w:rFonts w:eastAsia="宋体"/>
          <w:szCs w:val="28"/>
        </w:rPr>
        <w:t>干涉光路程相差</w:t>
      </w:r>
      <w:r w:rsidRPr="00B87AB8">
        <w:rPr>
          <w:rFonts w:eastAsia="宋体" w:hint="eastAsia"/>
          <w:szCs w:val="28"/>
        </w:rPr>
        <w:t>5-4=1</w:t>
      </w:r>
      <w:r w:rsidRPr="00B87AB8">
        <w:rPr>
          <w:rFonts w:eastAsia="宋体" w:hint="eastAsia"/>
          <w:szCs w:val="28"/>
        </w:rPr>
        <w:t>一个</w:t>
      </w:r>
      <w:r w:rsidRPr="00B87AB8">
        <w:rPr>
          <w:rFonts w:eastAsia="宋体"/>
          <w:szCs w:val="28"/>
        </w:rPr>
        <w:t>半个</w:t>
      </w:r>
      <w:r w:rsidRPr="00B87AB8">
        <w:rPr>
          <w:rFonts w:eastAsia="宋体" w:hint="eastAsia"/>
          <w:szCs w:val="28"/>
        </w:rPr>
        <w:t>光</w:t>
      </w:r>
      <w:r w:rsidRPr="00B87AB8">
        <w:rPr>
          <w:rFonts w:eastAsia="宋体"/>
          <w:szCs w:val="28"/>
        </w:rPr>
        <w:t>波长的</w:t>
      </w:r>
      <w:r w:rsidRPr="00B87AB8">
        <w:rPr>
          <w:rFonts w:eastAsia="宋体" w:hint="eastAsia"/>
          <w:szCs w:val="28"/>
        </w:rPr>
        <w:t>倍数</w:t>
      </w:r>
      <w:r w:rsidRPr="00B87AB8">
        <w:rPr>
          <w:rFonts w:eastAsia="宋体"/>
          <w:szCs w:val="28"/>
        </w:rPr>
        <w:t>，使</w:t>
      </w:r>
      <w:r w:rsidRPr="00B87AB8">
        <w:rPr>
          <w:rFonts w:eastAsia="宋体"/>
          <w:szCs w:val="28"/>
        </w:rPr>
        <w:t>B</w:t>
      </w:r>
      <w:r w:rsidRPr="00B87AB8">
        <w:rPr>
          <w:rFonts w:eastAsia="宋体"/>
          <w:szCs w:val="28"/>
        </w:rPr>
        <w:t>和</w:t>
      </w:r>
      <w:r w:rsidRPr="00B87AB8">
        <w:rPr>
          <w:rFonts w:eastAsia="宋体"/>
          <w:szCs w:val="28"/>
        </w:rPr>
        <w:t>b</w:t>
      </w:r>
      <w:r w:rsidRPr="00B87AB8">
        <w:rPr>
          <w:rFonts w:eastAsia="宋体"/>
          <w:szCs w:val="28"/>
        </w:rPr>
        <w:t>受光器在光干涉时</w:t>
      </w:r>
      <w:r w:rsidRPr="00B87AB8">
        <w:rPr>
          <w:rFonts w:eastAsia="宋体" w:hint="eastAsia"/>
          <w:szCs w:val="28"/>
        </w:rPr>
        <w:t>，</w:t>
      </w:r>
      <w:r w:rsidRPr="00B87AB8">
        <w:rPr>
          <w:rFonts w:eastAsia="宋体"/>
          <w:szCs w:val="28"/>
        </w:rPr>
        <w:t>同时</w:t>
      </w:r>
      <w:r w:rsidRPr="00B87AB8">
        <w:rPr>
          <w:rFonts w:eastAsia="宋体" w:hint="eastAsia"/>
          <w:szCs w:val="28"/>
        </w:rPr>
        <w:t>光</w:t>
      </w:r>
      <w:r w:rsidRPr="00B87AB8">
        <w:rPr>
          <w:rFonts w:eastAsia="宋体"/>
          <w:szCs w:val="28"/>
        </w:rPr>
        <w:t>波峰和</w:t>
      </w:r>
      <w:r w:rsidRPr="00B87AB8">
        <w:rPr>
          <w:rFonts w:eastAsia="宋体" w:hint="eastAsia"/>
          <w:szCs w:val="28"/>
        </w:rPr>
        <w:t>光</w:t>
      </w:r>
      <w:r w:rsidRPr="00B87AB8">
        <w:rPr>
          <w:rFonts w:eastAsia="宋体"/>
          <w:szCs w:val="28"/>
        </w:rPr>
        <w:t>波谷相互抵消</w:t>
      </w:r>
      <w:r w:rsidRPr="00B87AB8">
        <w:rPr>
          <w:rFonts w:eastAsia="宋体" w:hint="eastAsia"/>
          <w:szCs w:val="28"/>
        </w:rPr>
        <w:t>而产生暗光。本发明</w:t>
      </w:r>
      <w:r w:rsidRPr="00B87AB8">
        <w:rPr>
          <w:rFonts w:eastAsia="宋体"/>
          <w:szCs w:val="28"/>
        </w:rPr>
        <w:t>通过</w:t>
      </w:r>
      <w:r w:rsidRPr="00B87AB8">
        <w:rPr>
          <w:rFonts w:eastAsia="宋体" w:hint="eastAsia"/>
          <w:szCs w:val="28"/>
        </w:rPr>
        <w:t>光</w:t>
      </w:r>
      <w:r w:rsidRPr="00B87AB8">
        <w:rPr>
          <w:rFonts w:eastAsia="宋体"/>
          <w:szCs w:val="28"/>
        </w:rPr>
        <w:t>的干涉原理和勾股定理，在最小的空间上实现</w:t>
      </w:r>
      <w:r w:rsidRPr="00B87AB8">
        <w:rPr>
          <w:rFonts w:eastAsia="宋体" w:hint="eastAsia"/>
          <w:szCs w:val="28"/>
        </w:rPr>
        <w:t>“比合”逻辑门等效</w:t>
      </w:r>
      <w:r w:rsidRPr="00B87AB8">
        <w:rPr>
          <w:rFonts w:eastAsia="宋体"/>
          <w:szCs w:val="28"/>
        </w:rPr>
        <w:t>处理</w:t>
      </w:r>
      <w:r w:rsidRPr="00B87AB8">
        <w:rPr>
          <w:rFonts w:eastAsia="宋体" w:hint="eastAsia"/>
          <w:szCs w:val="28"/>
        </w:rPr>
        <w:t>，</w:t>
      </w:r>
      <w:r w:rsidRPr="00B87AB8">
        <w:rPr>
          <w:rFonts w:eastAsia="宋体"/>
          <w:szCs w:val="28"/>
        </w:rPr>
        <w:t>此</w:t>
      </w:r>
      <w:r w:rsidRPr="00B87AB8">
        <w:rPr>
          <w:rFonts w:eastAsia="宋体" w:hint="eastAsia"/>
          <w:szCs w:val="28"/>
        </w:rPr>
        <w:t>等效“比合”干涉</w:t>
      </w:r>
      <w:r w:rsidRPr="00B87AB8">
        <w:rPr>
          <w:rFonts w:eastAsia="宋体"/>
          <w:szCs w:val="28"/>
        </w:rPr>
        <w:t>光处理</w:t>
      </w:r>
      <w:r w:rsidRPr="00B87AB8">
        <w:rPr>
          <w:rFonts w:eastAsia="宋体" w:hint="eastAsia"/>
          <w:szCs w:val="28"/>
        </w:rPr>
        <w:t>方法，不仅可</w:t>
      </w:r>
      <w:r w:rsidRPr="00B87AB8">
        <w:rPr>
          <w:rFonts w:eastAsia="宋体"/>
          <w:szCs w:val="28"/>
        </w:rPr>
        <w:t>用在光电耦合器上，也可以</w:t>
      </w:r>
      <w:r w:rsidRPr="00B87AB8">
        <w:rPr>
          <w:rFonts w:eastAsia="宋体" w:hint="eastAsia"/>
          <w:szCs w:val="28"/>
        </w:rPr>
        <w:t>适用</w:t>
      </w:r>
      <w:r w:rsidRPr="00B87AB8">
        <w:rPr>
          <w:rFonts w:eastAsia="宋体"/>
          <w:szCs w:val="28"/>
        </w:rPr>
        <w:t>于全光器</w:t>
      </w:r>
      <w:r w:rsidRPr="00B87AB8">
        <w:rPr>
          <w:rFonts w:eastAsia="宋体" w:hint="eastAsia"/>
          <w:szCs w:val="28"/>
        </w:rPr>
        <w:t>元器件（全光</w:t>
      </w:r>
      <w:r w:rsidRPr="00B87AB8">
        <w:rPr>
          <w:rFonts w:eastAsia="宋体"/>
          <w:szCs w:val="28"/>
        </w:rPr>
        <w:t>器，</w:t>
      </w:r>
      <w:r w:rsidRPr="00B87AB8">
        <w:rPr>
          <w:rFonts w:eastAsia="宋体" w:hint="eastAsia"/>
          <w:szCs w:val="28"/>
        </w:rPr>
        <w:t>光</w:t>
      </w:r>
      <w:r w:rsidRPr="00B87AB8">
        <w:rPr>
          <w:rFonts w:eastAsia="宋体"/>
          <w:szCs w:val="28"/>
        </w:rPr>
        <w:t>控制光</w:t>
      </w:r>
      <w:r w:rsidRPr="00B87AB8">
        <w:rPr>
          <w:rFonts w:eastAsia="宋体" w:hint="eastAsia"/>
          <w:szCs w:val="28"/>
        </w:rPr>
        <w:t>的</w:t>
      </w:r>
      <w:r w:rsidRPr="00B87AB8">
        <w:rPr>
          <w:rFonts w:eastAsia="宋体"/>
          <w:szCs w:val="28"/>
        </w:rPr>
        <w:t>光学元器件）上</w:t>
      </w:r>
      <w:r w:rsidRPr="00B87AB8">
        <w:rPr>
          <w:rFonts w:eastAsia="宋体" w:hint="eastAsia"/>
          <w:szCs w:val="28"/>
        </w:rPr>
        <w:t>。以下</w:t>
      </w:r>
      <w:r w:rsidRPr="00B87AB8">
        <w:rPr>
          <w:rFonts w:eastAsia="宋体"/>
          <w:szCs w:val="28"/>
        </w:rPr>
        <w:t>是干涉光</w:t>
      </w:r>
      <w:r w:rsidRPr="00B87AB8">
        <w:rPr>
          <w:rFonts w:eastAsia="宋体" w:hint="eastAsia"/>
          <w:szCs w:val="28"/>
        </w:rPr>
        <w:t>“比合”处理</w:t>
      </w:r>
      <w:r w:rsidRPr="00B87AB8">
        <w:rPr>
          <w:rFonts w:eastAsia="宋体"/>
          <w:szCs w:val="28"/>
        </w:rPr>
        <w:t>的表</w:t>
      </w:r>
      <w:r w:rsidRPr="00B87AB8">
        <w:rPr>
          <w:rFonts w:eastAsia="宋体" w:hint="eastAsia"/>
          <w:szCs w:val="28"/>
        </w:rPr>
        <w:t>(</w:t>
      </w:r>
      <w:r w:rsidRPr="00B87AB8">
        <w:rPr>
          <w:rFonts w:eastAsia="宋体" w:hint="eastAsia"/>
          <w:szCs w:val="28"/>
        </w:rPr>
        <w:t>表中</w:t>
      </w:r>
      <w:r w:rsidRPr="00B87AB8">
        <w:rPr>
          <w:rFonts w:eastAsia="宋体"/>
          <w:szCs w:val="28"/>
        </w:rPr>
        <w:t>入</w:t>
      </w:r>
      <w:r w:rsidRPr="00B87AB8">
        <w:rPr>
          <w:rFonts w:eastAsia="宋体"/>
          <w:szCs w:val="28"/>
        </w:rPr>
        <w:t>A</w:t>
      </w:r>
      <w:r w:rsidRPr="00B87AB8">
        <w:rPr>
          <w:rFonts w:eastAsia="宋体" w:hint="eastAsia"/>
          <w:szCs w:val="28"/>
        </w:rPr>
        <w:t>与</w:t>
      </w:r>
      <w:r w:rsidRPr="00B87AB8">
        <w:rPr>
          <w:rFonts w:eastAsia="宋体"/>
          <w:szCs w:val="28"/>
        </w:rPr>
        <w:t>a</w:t>
      </w:r>
      <w:r w:rsidRPr="00B87AB8">
        <w:rPr>
          <w:rFonts w:eastAsia="宋体" w:hint="eastAsia"/>
          <w:szCs w:val="28"/>
        </w:rPr>
        <w:t>，</w:t>
      </w:r>
      <w:r w:rsidRPr="00B87AB8">
        <w:rPr>
          <w:rFonts w:eastAsia="宋体"/>
          <w:szCs w:val="28"/>
        </w:rPr>
        <w:t>出</w:t>
      </w:r>
      <w:r w:rsidRPr="00B87AB8">
        <w:rPr>
          <w:rFonts w:eastAsia="宋体"/>
          <w:szCs w:val="28"/>
        </w:rPr>
        <w:t>B</w:t>
      </w:r>
      <w:r w:rsidRPr="00B87AB8">
        <w:rPr>
          <w:rFonts w:eastAsia="宋体"/>
          <w:szCs w:val="28"/>
        </w:rPr>
        <w:t>与</w:t>
      </w:r>
      <w:r w:rsidRPr="00B87AB8">
        <w:rPr>
          <w:rFonts w:eastAsia="宋体"/>
          <w:szCs w:val="28"/>
        </w:rPr>
        <w:t>b</w:t>
      </w:r>
      <w:r w:rsidRPr="00B87AB8">
        <w:rPr>
          <w:rFonts w:eastAsia="宋体" w:hint="eastAsia"/>
          <w:szCs w:val="28"/>
        </w:rPr>
        <w:t>信号</w:t>
      </w:r>
      <w:r w:rsidRPr="00B87AB8">
        <w:rPr>
          <w:rFonts w:eastAsia="宋体"/>
          <w:szCs w:val="28"/>
        </w:rPr>
        <w:t>值</w:t>
      </w:r>
      <w:r w:rsidRPr="00B87AB8">
        <w:rPr>
          <w:rFonts w:eastAsia="宋体" w:hint="eastAsia"/>
          <w:szCs w:val="28"/>
        </w:rPr>
        <w:t>)</w:t>
      </w:r>
      <w:r w:rsidRPr="00B87AB8">
        <w:rPr>
          <w:rFonts w:eastAsia="宋体" w:hint="eastAsia"/>
          <w:szCs w:val="28"/>
        </w:rPr>
        <w:t>。应理解，这里的</w:t>
      </w:r>
      <w:r w:rsidRPr="00B87AB8">
        <w:rPr>
          <w:rFonts w:eastAsia="宋体" w:hint="eastAsia"/>
          <w:szCs w:val="28"/>
        </w:rPr>
        <w:t>3</w:t>
      </w:r>
      <w:r w:rsidRPr="00B87AB8">
        <w:rPr>
          <w:rFonts w:eastAsia="宋体" w:hint="eastAsia"/>
          <w:szCs w:val="28"/>
        </w:rPr>
        <w:t>、</w:t>
      </w:r>
      <w:r w:rsidRPr="00B87AB8">
        <w:rPr>
          <w:rFonts w:eastAsia="宋体" w:hint="eastAsia"/>
          <w:szCs w:val="28"/>
        </w:rPr>
        <w:t>4</w:t>
      </w:r>
      <w:r w:rsidRPr="00B87AB8">
        <w:rPr>
          <w:rFonts w:eastAsia="宋体" w:hint="eastAsia"/>
          <w:szCs w:val="28"/>
        </w:rPr>
        <w:t>、</w:t>
      </w:r>
      <w:r w:rsidRPr="00B87AB8">
        <w:rPr>
          <w:rFonts w:eastAsia="宋体" w:hint="eastAsia"/>
          <w:szCs w:val="28"/>
        </w:rPr>
        <w:t>5</w:t>
      </w:r>
      <w:r w:rsidRPr="00B87AB8">
        <w:rPr>
          <w:rFonts w:eastAsia="宋体" w:hint="eastAsia"/>
          <w:szCs w:val="28"/>
        </w:rPr>
        <w:t>倍半波长仅是勾股数的一个示例，只要满足</w:t>
      </w:r>
      <w:r w:rsidRPr="00B87AB8">
        <w:rPr>
          <w:rFonts w:eastAsia="宋体" w:hint="eastAsia"/>
          <w:szCs w:val="28"/>
        </w:rPr>
        <w:t>2n+1</w:t>
      </w:r>
      <w:r w:rsidRPr="00B87AB8">
        <w:rPr>
          <w:rFonts w:eastAsia="宋体" w:hint="eastAsia"/>
          <w:szCs w:val="28"/>
        </w:rPr>
        <w:t>、</w:t>
      </w:r>
      <w:r w:rsidRPr="00B87AB8">
        <w:rPr>
          <w:rFonts w:eastAsia="宋体" w:hint="eastAsia"/>
          <w:szCs w:val="28"/>
        </w:rPr>
        <w:t>2n</w:t>
      </w:r>
      <w:r w:rsidRPr="00B87AB8">
        <w:rPr>
          <w:rFonts w:eastAsia="宋体" w:hint="eastAsia"/>
          <w:szCs w:val="28"/>
          <w:vertAlign w:val="superscript"/>
        </w:rPr>
        <w:t>2</w:t>
      </w:r>
      <w:r w:rsidRPr="00B87AB8">
        <w:rPr>
          <w:rFonts w:eastAsia="宋体" w:hint="eastAsia"/>
          <w:szCs w:val="28"/>
        </w:rPr>
        <w:t>+2n</w:t>
      </w:r>
      <w:r w:rsidRPr="00B87AB8">
        <w:rPr>
          <w:rFonts w:eastAsia="宋体" w:hint="eastAsia"/>
          <w:szCs w:val="28"/>
        </w:rPr>
        <w:t>、</w:t>
      </w:r>
      <w:r w:rsidRPr="00B87AB8">
        <w:rPr>
          <w:rFonts w:eastAsia="宋体" w:hint="eastAsia"/>
          <w:szCs w:val="28"/>
        </w:rPr>
        <w:t>2n</w:t>
      </w:r>
      <w:r w:rsidRPr="00B87AB8">
        <w:rPr>
          <w:rFonts w:eastAsia="宋体" w:hint="eastAsia"/>
          <w:szCs w:val="28"/>
          <w:vertAlign w:val="superscript"/>
        </w:rPr>
        <w:t>2</w:t>
      </w:r>
      <w:r w:rsidRPr="00B87AB8">
        <w:rPr>
          <w:rFonts w:eastAsia="宋体" w:hint="eastAsia"/>
          <w:szCs w:val="28"/>
        </w:rPr>
        <w:t>+2n+1</w:t>
      </w:r>
      <w:r w:rsidRPr="00B87AB8">
        <w:rPr>
          <w:rFonts w:eastAsia="宋体" w:hint="eastAsia"/>
          <w:szCs w:val="28"/>
        </w:rPr>
        <w:t>的勾股数关系即可，</w:t>
      </w:r>
      <w:r w:rsidRPr="00B87AB8">
        <w:rPr>
          <w:rFonts w:eastAsia="宋体"/>
          <w:szCs w:val="28"/>
        </w:rPr>
        <w:t>勾股数的目的是为了两个干涉光之</w:t>
      </w:r>
      <w:r w:rsidRPr="00B87AB8">
        <w:rPr>
          <w:rFonts w:eastAsia="宋体" w:hint="eastAsia"/>
          <w:szCs w:val="28"/>
        </w:rPr>
        <w:t>相差</w:t>
      </w:r>
      <w:r w:rsidRPr="00B87AB8">
        <w:rPr>
          <w:rFonts w:eastAsia="宋体"/>
          <w:szCs w:val="28"/>
        </w:rPr>
        <w:t>达到半个</w:t>
      </w:r>
      <w:r w:rsidRPr="00B87AB8">
        <w:rPr>
          <w:rFonts w:eastAsia="宋体" w:hint="eastAsia"/>
          <w:szCs w:val="28"/>
        </w:rPr>
        <w:t>波长</w:t>
      </w:r>
      <w:r w:rsidRPr="00B87AB8">
        <w:rPr>
          <w:rFonts w:eastAsia="宋体"/>
          <w:szCs w:val="28"/>
        </w:rPr>
        <w:t>相差，使两束</w:t>
      </w:r>
      <w:r w:rsidRPr="00B87AB8">
        <w:rPr>
          <w:rFonts w:eastAsia="宋体" w:hint="eastAsia"/>
          <w:szCs w:val="28"/>
        </w:rPr>
        <w:t>干涉</w:t>
      </w:r>
      <w:r w:rsidRPr="00B87AB8">
        <w:rPr>
          <w:rFonts w:eastAsia="宋体"/>
          <w:szCs w:val="28"/>
        </w:rPr>
        <w:t>光同时输入信号相互抵消作用</w:t>
      </w:r>
      <w:r w:rsidRPr="00B87AB8">
        <w:rPr>
          <w:rFonts w:eastAsia="宋体" w:hint="eastAsia"/>
          <w:szCs w:val="28"/>
        </w:rPr>
        <w:t>比合</w:t>
      </w:r>
      <w:r w:rsidRPr="00B87AB8">
        <w:rPr>
          <w:rFonts w:eastAsia="宋体"/>
          <w:szCs w:val="28"/>
        </w:rPr>
        <w:t>计算目的，</w:t>
      </w:r>
      <w:r w:rsidRPr="00B87AB8">
        <w:rPr>
          <w:rFonts w:eastAsia="宋体" w:hint="eastAsia"/>
          <w:szCs w:val="28"/>
        </w:rPr>
        <w:t>不影响</w:t>
      </w:r>
      <w:r w:rsidRPr="00B87AB8">
        <w:rPr>
          <w:rFonts w:eastAsia="宋体"/>
          <w:szCs w:val="28"/>
        </w:rPr>
        <w:t>本发明的</w:t>
      </w:r>
      <w:r w:rsidRPr="00B87AB8">
        <w:rPr>
          <w:rFonts w:eastAsia="宋体" w:hint="eastAsia"/>
          <w:szCs w:val="28"/>
        </w:rPr>
        <w:t>实现</w:t>
      </w:r>
      <w:r w:rsidRPr="00B87AB8">
        <w:rPr>
          <w:rFonts w:eastAsia="宋体"/>
          <w:szCs w:val="28"/>
        </w:rPr>
        <w:t>目的的情况下，</w:t>
      </w:r>
      <w:r w:rsidRPr="00B87AB8">
        <w:rPr>
          <w:rFonts w:eastAsia="宋体" w:hint="eastAsia"/>
          <w:szCs w:val="28"/>
        </w:rPr>
        <w:t>应该理解，</w:t>
      </w:r>
      <w:r w:rsidRPr="00B87AB8">
        <w:rPr>
          <w:rFonts w:eastAsia="宋体"/>
          <w:szCs w:val="28"/>
        </w:rPr>
        <w:t>其他</w:t>
      </w:r>
      <w:r w:rsidRPr="00B87AB8">
        <w:rPr>
          <w:rFonts w:eastAsia="宋体" w:hint="eastAsia"/>
          <w:szCs w:val="28"/>
        </w:rPr>
        <w:t>长度</w:t>
      </w:r>
      <w:r w:rsidRPr="00B87AB8">
        <w:rPr>
          <w:rFonts w:eastAsia="宋体"/>
          <w:szCs w:val="28"/>
        </w:rPr>
        <w:t>的调整</w:t>
      </w:r>
      <w:r w:rsidRPr="00B87AB8">
        <w:rPr>
          <w:rFonts w:eastAsia="宋体" w:hint="eastAsia"/>
          <w:szCs w:val="28"/>
        </w:rPr>
        <w:t>的变动、修改及其等同物全部包括在本发明的范围内。</w:t>
      </w:r>
    </w:p>
    <w:p w14:paraId="4552D2EC" w14:textId="77777777" w:rsidR="00E569F9" w:rsidRPr="00B87AB8" w:rsidRDefault="00E569F9" w:rsidP="00E569F9">
      <w:pPr>
        <w:ind w:firstLine="576"/>
        <w:jc w:val="both"/>
        <w:rPr>
          <w:rFonts w:eastAsia="宋体"/>
          <w:szCs w:val="28"/>
        </w:rPr>
      </w:pPr>
      <w:r w:rsidRPr="00B87AB8">
        <w:rPr>
          <w:rFonts w:eastAsia="宋体"/>
          <w:szCs w:val="28"/>
        </w:rPr>
        <w:t>综上所述</w:t>
      </w:r>
      <w:r w:rsidRPr="00B87AB8">
        <w:rPr>
          <w:rFonts w:eastAsia="宋体" w:hint="eastAsia"/>
          <w:szCs w:val="28"/>
        </w:rPr>
        <w:t>，“比合”干涉</w:t>
      </w:r>
      <w:r w:rsidRPr="00B87AB8">
        <w:rPr>
          <w:rFonts w:eastAsia="宋体"/>
          <w:szCs w:val="28"/>
        </w:rPr>
        <w:t>光</w:t>
      </w:r>
      <w:r w:rsidRPr="00B87AB8">
        <w:rPr>
          <w:rFonts w:eastAsia="宋体" w:hint="eastAsia"/>
          <w:szCs w:val="28"/>
        </w:rPr>
        <w:t>处理</w:t>
      </w:r>
      <w:r w:rsidRPr="00B87AB8">
        <w:rPr>
          <w:rFonts w:eastAsia="宋体"/>
          <w:szCs w:val="28"/>
        </w:rPr>
        <w:t>是一对入射光源</w:t>
      </w:r>
      <w:r w:rsidRPr="00B87AB8">
        <w:rPr>
          <w:rFonts w:eastAsia="宋体" w:hint="eastAsia"/>
          <w:szCs w:val="28"/>
        </w:rPr>
        <w:t>与一对</w:t>
      </w:r>
      <w:r w:rsidRPr="00B87AB8">
        <w:rPr>
          <w:rFonts w:eastAsia="宋体"/>
          <w:szCs w:val="28"/>
        </w:rPr>
        <w:t>投射输出光之间的</w:t>
      </w:r>
      <w:r w:rsidRPr="00B87AB8">
        <w:rPr>
          <w:rFonts w:eastAsia="宋体" w:hint="eastAsia"/>
          <w:szCs w:val="28"/>
        </w:rPr>
        <w:t>半个</w:t>
      </w:r>
      <w:r w:rsidRPr="00B87AB8">
        <w:rPr>
          <w:rFonts w:eastAsia="宋体"/>
          <w:szCs w:val="28"/>
        </w:rPr>
        <w:t>光波长相差距离，</w:t>
      </w:r>
      <w:r w:rsidRPr="00B87AB8">
        <w:rPr>
          <w:rFonts w:eastAsia="宋体" w:hint="eastAsia"/>
          <w:szCs w:val="28"/>
        </w:rPr>
        <w:t>通过</w:t>
      </w:r>
      <w:r w:rsidRPr="00B87AB8">
        <w:rPr>
          <w:rFonts w:eastAsia="宋体"/>
          <w:szCs w:val="28"/>
        </w:rPr>
        <w:t>光的衍射和干涉现象</w:t>
      </w:r>
      <w:r w:rsidRPr="00B87AB8">
        <w:rPr>
          <w:rFonts w:eastAsia="宋体" w:hint="eastAsia"/>
          <w:szCs w:val="28"/>
        </w:rPr>
        <w:t>，改变</w:t>
      </w:r>
      <w:r w:rsidRPr="00B87AB8">
        <w:rPr>
          <w:rFonts w:eastAsia="宋体"/>
          <w:szCs w:val="28"/>
        </w:rPr>
        <w:t>投射部分的明暗值</w:t>
      </w:r>
      <w:r w:rsidRPr="00B87AB8">
        <w:rPr>
          <w:rFonts w:eastAsia="宋体" w:hint="eastAsia"/>
          <w:szCs w:val="28"/>
        </w:rPr>
        <w:t>的</w:t>
      </w:r>
      <w:r w:rsidRPr="00B87AB8">
        <w:rPr>
          <w:rFonts w:eastAsia="宋体"/>
          <w:szCs w:val="28"/>
        </w:rPr>
        <w:t>变化规律，计算处理</w:t>
      </w:r>
      <w:r w:rsidRPr="00B87AB8">
        <w:rPr>
          <w:rFonts w:eastAsia="宋体" w:hint="eastAsia"/>
          <w:szCs w:val="28"/>
        </w:rPr>
        <w:t>“比合”操作</w:t>
      </w:r>
      <w:r w:rsidRPr="00B87AB8">
        <w:rPr>
          <w:rFonts w:eastAsia="宋体"/>
          <w:szCs w:val="28"/>
        </w:rPr>
        <w:t>，具体</w:t>
      </w:r>
      <w:r w:rsidRPr="00B87AB8">
        <w:rPr>
          <w:rFonts w:eastAsia="宋体" w:hint="eastAsia"/>
          <w:szCs w:val="28"/>
        </w:rPr>
        <w:t>的</w:t>
      </w:r>
      <w:r w:rsidRPr="00B87AB8">
        <w:rPr>
          <w:rFonts w:eastAsia="宋体"/>
          <w:szCs w:val="28"/>
        </w:rPr>
        <w:t>处理</w:t>
      </w:r>
      <w:r w:rsidRPr="00B87AB8">
        <w:rPr>
          <w:rFonts w:eastAsia="宋体" w:hint="eastAsia"/>
          <w:szCs w:val="28"/>
        </w:rPr>
        <w:t>“入射值”和“输出值”变化</w:t>
      </w:r>
      <w:r w:rsidRPr="00B87AB8">
        <w:rPr>
          <w:rFonts w:eastAsia="宋体"/>
          <w:szCs w:val="28"/>
        </w:rPr>
        <w:t>关系，参考如下</w:t>
      </w:r>
      <w:r w:rsidRPr="00B87AB8">
        <w:rPr>
          <w:rFonts w:eastAsia="宋体" w:hint="eastAsia"/>
          <w:szCs w:val="28"/>
        </w:rPr>
        <w:t>“比合”等效</w:t>
      </w:r>
      <w:r w:rsidRPr="00B87AB8">
        <w:rPr>
          <w:rFonts w:eastAsia="宋体"/>
          <w:szCs w:val="28"/>
        </w:rPr>
        <w:t>光路表</w:t>
      </w:r>
      <w:r w:rsidR="00501BB0" w:rsidRPr="00B87AB8">
        <w:rPr>
          <w:rFonts w:eastAsia="宋体" w:hint="eastAsia"/>
          <w:szCs w:val="28"/>
        </w:rPr>
        <w:t>13</w:t>
      </w:r>
      <w:r w:rsidRPr="00B87AB8">
        <w:rPr>
          <w:rFonts w:eastAsia="宋体" w:hint="eastAsia"/>
          <w:szCs w:val="28"/>
        </w:rPr>
        <w:t>。</w:t>
      </w:r>
    </w:p>
    <w:p w14:paraId="157280FA" w14:textId="77777777" w:rsidR="00E569F9" w:rsidRPr="00B87AB8" w:rsidRDefault="00E569F9" w:rsidP="00E569F9">
      <w:pPr>
        <w:ind w:firstLine="576"/>
        <w:jc w:val="both"/>
        <w:rPr>
          <w:rFonts w:eastAsia="宋体"/>
          <w:szCs w:val="28"/>
        </w:rPr>
      </w:pPr>
      <w:r w:rsidRPr="00B87AB8">
        <w:rPr>
          <w:rFonts w:eastAsia="宋体" w:hint="eastAsia"/>
          <w:szCs w:val="28"/>
        </w:rPr>
        <w:t>表</w:t>
      </w:r>
      <w:r w:rsidR="00501BB0" w:rsidRPr="00B87AB8">
        <w:rPr>
          <w:rFonts w:eastAsia="宋体" w:hint="eastAsia"/>
          <w:szCs w:val="28"/>
        </w:rPr>
        <w:t>13</w:t>
      </w:r>
      <w:r w:rsidRPr="00B87AB8">
        <w:rPr>
          <w:rFonts w:eastAsia="宋体"/>
          <w:szCs w:val="28"/>
        </w:rPr>
        <w:t>：</w:t>
      </w:r>
      <w:r w:rsidRPr="00B87AB8">
        <w:rPr>
          <w:rFonts w:eastAsia="宋体" w:hint="eastAsia"/>
          <w:szCs w:val="28"/>
        </w:rPr>
        <w:t>TRIA</w:t>
      </w:r>
      <w:r w:rsidRPr="00B87AB8">
        <w:rPr>
          <w:rFonts w:eastAsia="宋体"/>
          <w:szCs w:val="28"/>
        </w:rPr>
        <w:t>比合三进制处理</w:t>
      </w:r>
      <w:r w:rsidRPr="00B87AB8">
        <w:rPr>
          <w:rFonts w:eastAsia="宋体" w:hint="eastAsia"/>
          <w:szCs w:val="28"/>
        </w:rPr>
        <w:t>“比合”逻辑门</w:t>
      </w:r>
      <w:r w:rsidRPr="00B87AB8">
        <w:rPr>
          <w:rFonts w:eastAsia="宋体"/>
          <w:szCs w:val="28"/>
        </w:rPr>
        <w:t>等效光路</w:t>
      </w:r>
    </w:p>
    <w:tbl>
      <w:tblPr>
        <w:tblW w:w="0" w:type="auto"/>
        <w:tblInd w:w="108" w:type="dxa"/>
        <w:tblLook w:val="04A0" w:firstRow="1" w:lastRow="0" w:firstColumn="1" w:lastColumn="0" w:noHBand="0" w:noVBand="1"/>
      </w:tblPr>
      <w:tblGrid>
        <w:gridCol w:w="980"/>
        <w:gridCol w:w="636"/>
        <w:gridCol w:w="3276"/>
        <w:gridCol w:w="636"/>
        <w:gridCol w:w="456"/>
        <w:gridCol w:w="456"/>
        <w:gridCol w:w="456"/>
        <w:gridCol w:w="456"/>
        <w:gridCol w:w="456"/>
        <w:gridCol w:w="456"/>
        <w:gridCol w:w="456"/>
        <w:gridCol w:w="456"/>
      </w:tblGrid>
      <w:tr w:rsidR="00E569F9" w:rsidRPr="00B87AB8" w14:paraId="3A769394" w14:textId="77777777" w:rsidTr="005C6556">
        <w:trPr>
          <w:trHeight w:val="43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4CAB71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宋体" w:hint="eastAsia"/>
                <w:kern w:val="0"/>
                <w:sz w:val="24"/>
                <w:szCs w:val="24"/>
              </w:rPr>
              <w:t>比合操作光干涉等效处理</w:t>
            </w:r>
          </w:p>
        </w:tc>
        <w:tc>
          <w:tcPr>
            <w:tcW w:w="0" w:type="auto"/>
            <w:gridSpan w:val="3"/>
            <w:tcBorders>
              <w:top w:val="single" w:sz="4" w:space="0" w:color="auto"/>
              <w:left w:val="nil"/>
              <w:bottom w:val="single" w:sz="4" w:space="0" w:color="auto"/>
              <w:right w:val="single" w:sz="4" w:space="0" w:color="auto"/>
            </w:tcBorders>
            <w:shd w:val="clear" w:color="auto" w:fill="auto"/>
            <w:vAlign w:val="center"/>
          </w:tcPr>
          <w:p w14:paraId="4FDF812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宋体" w:hint="eastAsia"/>
                <w:kern w:val="0"/>
                <w:sz w:val="24"/>
                <w:szCs w:val="24"/>
              </w:rPr>
              <w:t>勾股定理在光干涉效应的“比合”处理</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4C6B19D9"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入</w:t>
            </w:r>
          </w:p>
        </w:tc>
        <w:tc>
          <w:tcPr>
            <w:tcW w:w="0" w:type="auto"/>
            <w:tcBorders>
              <w:top w:val="single" w:sz="4" w:space="0" w:color="auto"/>
              <w:left w:val="nil"/>
              <w:bottom w:val="single" w:sz="4" w:space="0" w:color="auto"/>
              <w:right w:val="single" w:sz="4" w:space="0" w:color="auto"/>
            </w:tcBorders>
            <w:shd w:val="clear" w:color="auto" w:fill="auto"/>
            <w:vAlign w:val="center"/>
          </w:tcPr>
          <w:p w14:paraId="43CB81C2"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出</w:t>
            </w:r>
          </w:p>
        </w:tc>
        <w:tc>
          <w:tcPr>
            <w:tcW w:w="0" w:type="auto"/>
            <w:tcBorders>
              <w:top w:val="single" w:sz="4" w:space="0" w:color="auto"/>
              <w:left w:val="nil"/>
              <w:bottom w:val="single" w:sz="4" w:space="0" w:color="auto"/>
              <w:right w:val="single" w:sz="4" w:space="0" w:color="auto"/>
            </w:tcBorders>
            <w:shd w:val="clear" w:color="auto" w:fill="auto"/>
            <w:vAlign w:val="center"/>
          </w:tcPr>
          <w:p w14:paraId="713DC6D7"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入</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6A021E5D"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出</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6E53C427"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入</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1E98FB5D"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出</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6DEFE78A"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入</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27928149"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出</w:t>
            </w:r>
          </w:p>
        </w:tc>
      </w:tr>
      <w:tr w:rsidR="00E569F9" w:rsidRPr="00B87AB8" w14:paraId="74F96922" w14:textId="77777777" w:rsidTr="005C6556">
        <w:trPr>
          <w:trHeight w:val="324"/>
        </w:trPr>
        <w:tc>
          <w:tcPr>
            <w:tcW w:w="0" w:type="auto"/>
            <w:vMerge/>
            <w:tcBorders>
              <w:top w:val="single" w:sz="4" w:space="0" w:color="auto"/>
              <w:left w:val="single" w:sz="4" w:space="0" w:color="auto"/>
              <w:bottom w:val="single" w:sz="4" w:space="0" w:color="auto"/>
              <w:right w:val="single" w:sz="4" w:space="0" w:color="auto"/>
            </w:tcBorders>
            <w:vAlign w:val="center"/>
          </w:tcPr>
          <w:p w14:paraId="7208683C"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0" w:type="auto"/>
            <w:tcBorders>
              <w:top w:val="nil"/>
              <w:left w:val="nil"/>
              <w:bottom w:val="single" w:sz="4" w:space="0" w:color="auto"/>
              <w:right w:val="single" w:sz="4" w:space="0" w:color="auto"/>
            </w:tcBorders>
            <w:shd w:val="clear" w:color="auto" w:fill="auto"/>
            <w:noWrap/>
            <w:vAlign w:val="center"/>
          </w:tcPr>
          <w:p w14:paraId="4793ACF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宋体" w:hint="eastAsia"/>
                <w:kern w:val="0"/>
                <w:sz w:val="24"/>
                <w:szCs w:val="24"/>
              </w:rPr>
              <w:t>A入</w:t>
            </w:r>
          </w:p>
        </w:tc>
        <w:tc>
          <w:tcPr>
            <w:tcW w:w="0" w:type="auto"/>
            <w:tcBorders>
              <w:top w:val="nil"/>
              <w:left w:val="nil"/>
              <w:bottom w:val="single" w:sz="4" w:space="0" w:color="auto"/>
              <w:right w:val="single" w:sz="4" w:space="0" w:color="auto"/>
            </w:tcBorders>
            <w:shd w:val="clear" w:color="auto" w:fill="auto"/>
            <w:noWrap/>
            <w:vAlign w:val="center"/>
          </w:tcPr>
          <w:p w14:paraId="075FAAF2"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cs="宋体" w:hint="eastAsia"/>
                <w:kern w:val="0"/>
                <w:sz w:val="24"/>
                <w:szCs w:val="24"/>
              </w:rPr>
              <w:t>AB与aB光路程半个光波相差</w:t>
            </w:r>
          </w:p>
        </w:tc>
        <w:tc>
          <w:tcPr>
            <w:tcW w:w="0" w:type="auto"/>
            <w:tcBorders>
              <w:top w:val="nil"/>
              <w:left w:val="nil"/>
              <w:bottom w:val="single" w:sz="4" w:space="0" w:color="auto"/>
              <w:right w:val="single" w:sz="4" w:space="0" w:color="auto"/>
            </w:tcBorders>
            <w:shd w:val="clear" w:color="auto" w:fill="auto"/>
            <w:noWrap/>
            <w:vAlign w:val="center"/>
          </w:tcPr>
          <w:p w14:paraId="7C2DBB42"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B出</w:t>
            </w:r>
          </w:p>
        </w:tc>
        <w:tc>
          <w:tcPr>
            <w:tcW w:w="0" w:type="auto"/>
            <w:tcBorders>
              <w:top w:val="nil"/>
              <w:left w:val="nil"/>
              <w:bottom w:val="single" w:sz="4" w:space="0" w:color="auto"/>
              <w:right w:val="single" w:sz="4" w:space="0" w:color="auto"/>
            </w:tcBorders>
            <w:shd w:val="clear" w:color="auto" w:fill="auto"/>
            <w:noWrap/>
            <w:vAlign w:val="center"/>
          </w:tcPr>
          <w:p w14:paraId="0175DFC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221647B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4BCAAF7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0" w:type="auto"/>
            <w:tcBorders>
              <w:top w:val="nil"/>
              <w:left w:val="nil"/>
              <w:bottom w:val="single" w:sz="4" w:space="0" w:color="auto"/>
              <w:right w:val="single" w:sz="4" w:space="0" w:color="auto"/>
            </w:tcBorders>
            <w:shd w:val="clear" w:color="000000" w:fill="F2F2F2"/>
            <w:noWrap/>
            <w:vAlign w:val="center"/>
          </w:tcPr>
          <w:p w14:paraId="39BB62F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0" w:type="auto"/>
            <w:tcBorders>
              <w:top w:val="nil"/>
              <w:left w:val="nil"/>
              <w:bottom w:val="single" w:sz="4" w:space="0" w:color="auto"/>
              <w:right w:val="single" w:sz="4" w:space="0" w:color="auto"/>
            </w:tcBorders>
            <w:shd w:val="clear" w:color="auto" w:fill="auto"/>
            <w:noWrap/>
            <w:vAlign w:val="center"/>
          </w:tcPr>
          <w:p w14:paraId="64D01BA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0" w:type="auto"/>
            <w:tcBorders>
              <w:top w:val="nil"/>
              <w:left w:val="nil"/>
              <w:bottom w:val="single" w:sz="4" w:space="0" w:color="auto"/>
              <w:right w:val="single" w:sz="4" w:space="0" w:color="auto"/>
            </w:tcBorders>
            <w:shd w:val="clear" w:color="000000" w:fill="F2F2F2"/>
            <w:noWrap/>
            <w:vAlign w:val="center"/>
          </w:tcPr>
          <w:p w14:paraId="1EC0EC6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0" w:type="auto"/>
            <w:tcBorders>
              <w:top w:val="nil"/>
              <w:left w:val="nil"/>
              <w:bottom w:val="single" w:sz="4" w:space="0" w:color="auto"/>
              <w:right w:val="single" w:sz="4" w:space="0" w:color="auto"/>
            </w:tcBorders>
            <w:shd w:val="clear" w:color="auto" w:fill="auto"/>
            <w:noWrap/>
            <w:vAlign w:val="center"/>
          </w:tcPr>
          <w:p w14:paraId="6A39B0A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0" w:type="auto"/>
            <w:tcBorders>
              <w:top w:val="nil"/>
              <w:left w:val="nil"/>
              <w:bottom w:val="single" w:sz="8" w:space="0" w:color="auto"/>
              <w:right w:val="single" w:sz="8" w:space="0" w:color="auto"/>
            </w:tcBorders>
            <w:shd w:val="clear" w:color="000000" w:fill="F2F2F2"/>
            <w:noWrap/>
            <w:vAlign w:val="center"/>
          </w:tcPr>
          <w:p w14:paraId="423B38A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r>
      <w:tr w:rsidR="00E569F9" w:rsidRPr="00B87AB8" w14:paraId="0750713B" w14:textId="77777777" w:rsidTr="005C6556">
        <w:trPr>
          <w:trHeight w:val="324"/>
        </w:trPr>
        <w:tc>
          <w:tcPr>
            <w:tcW w:w="0" w:type="auto"/>
            <w:vMerge/>
            <w:tcBorders>
              <w:top w:val="single" w:sz="4" w:space="0" w:color="auto"/>
              <w:left w:val="single" w:sz="4" w:space="0" w:color="auto"/>
              <w:bottom w:val="single" w:sz="4" w:space="0" w:color="auto"/>
              <w:right w:val="single" w:sz="4" w:space="0" w:color="auto"/>
            </w:tcBorders>
            <w:vAlign w:val="center"/>
          </w:tcPr>
          <w:p w14:paraId="1F4330F8"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p>
        </w:tc>
        <w:tc>
          <w:tcPr>
            <w:tcW w:w="0" w:type="auto"/>
            <w:tcBorders>
              <w:top w:val="nil"/>
              <w:left w:val="nil"/>
              <w:bottom w:val="single" w:sz="4" w:space="0" w:color="auto"/>
              <w:right w:val="single" w:sz="4" w:space="0" w:color="auto"/>
            </w:tcBorders>
            <w:shd w:val="clear" w:color="auto" w:fill="auto"/>
            <w:noWrap/>
            <w:vAlign w:val="center"/>
          </w:tcPr>
          <w:p w14:paraId="6FBA580F" w14:textId="77777777" w:rsidR="00E569F9" w:rsidRPr="00B87AB8" w:rsidRDefault="00501BB0"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cs="宋体" w:hint="eastAsia"/>
                <w:kern w:val="0"/>
                <w:sz w:val="24"/>
                <w:szCs w:val="24"/>
              </w:rPr>
              <w:t>a</w:t>
            </w:r>
            <w:r w:rsidR="00E569F9" w:rsidRPr="00B87AB8">
              <w:rPr>
                <w:rFonts w:ascii="宋体" w:eastAsia="宋体" w:hAnsi="宋体" w:cs="宋体" w:hint="eastAsia"/>
                <w:kern w:val="0"/>
                <w:sz w:val="24"/>
                <w:szCs w:val="24"/>
              </w:rPr>
              <w:t>入</w:t>
            </w:r>
          </w:p>
        </w:tc>
        <w:tc>
          <w:tcPr>
            <w:tcW w:w="0" w:type="auto"/>
            <w:tcBorders>
              <w:top w:val="nil"/>
              <w:left w:val="nil"/>
              <w:bottom w:val="single" w:sz="4" w:space="0" w:color="auto"/>
              <w:right w:val="single" w:sz="4" w:space="0" w:color="auto"/>
            </w:tcBorders>
            <w:shd w:val="clear" w:color="auto" w:fill="auto"/>
            <w:noWrap/>
            <w:vAlign w:val="center"/>
          </w:tcPr>
          <w:p w14:paraId="5AD1199B"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cs="宋体" w:hint="eastAsia"/>
                <w:kern w:val="0"/>
                <w:sz w:val="24"/>
                <w:szCs w:val="24"/>
              </w:rPr>
              <w:t>ab与Ab光路程半个光波相差</w:t>
            </w:r>
          </w:p>
        </w:tc>
        <w:tc>
          <w:tcPr>
            <w:tcW w:w="0" w:type="auto"/>
            <w:tcBorders>
              <w:top w:val="nil"/>
              <w:left w:val="nil"/>
              <w:bottom w:val="single" w:sz="4" w:space="0" w:color="auto"/>
              <w:right w:val="single" w:sz="4" w:space="0" w:color="auto"/>
            </w:tcBorders>
            <w:shd w:val="clear" w:color="auto" w:fill="auto"/>
            <w:noWrap/>
            <w:vAlign w:val="center"/>
          </w:tcPr>
          <w:p w14:paraId="22D0275A" w14:textId="77777777" w:rsidR="00E569F9" w:rsidRPr="00B87AB8" w:rsidRDefault="00E569F9" w:rsidP="005C6556">
            <w:pPr>
              <w:widowControl/>
              <w:adjustRightInd/>
              <w:spacing w:line="240" w:lineRule="auto"/>
              <w:ind w:firstLine="0"/>
              <w:textAlignment w:val="auto"/>
              <w:rPr>
                <w:rFonts w:ascii="宋体" w:eastAsia="宋体" w:hAnsi="宋体"/>
                <w:kern w:val="0"/>
                <w:sz w:val="24"/>
                <w:szCs w:val="24"/>
              </w:rPr>
            </w:pPr>
            <w:r w:rsidRPr="00B87AB8">
              <w:rPr>
                <w:rFonts w:ascii="宋体" w:eastAsia="宋体" w:hAnsi="宋体" w:hint="eastAsia"/>
                <w:kern w:val="0"/>
                <w:sz w:val="24"/>
                <w:szCs w:val="24"/>
              </w:rPr>
              <w:t>b出</w:t>
            </w:r>
          </w:p>
        </w:tc>
        <w:tc>
          <w:tcPr>
            <w:tcW w:w="0" w:type="auto"/>
            <w:tcBorders>
              <w:top w:val="nil"/>
              <w:left w:val="nil"/>
              <w:bottom w:val="single" w:sz="4" w:space="0" w:color="auto"/>
              <w:right w:val="single" w:sz="4" w:space="0" w:color="auto"/>
            </w:tcBorders>
            <w:shd w:val="clear" w:color="auto" w:fill="auto"/>
            <w:noWrap/>
            <w:vAlign w:val="center"/>
          </w:tcPr>
          <w:p w14:paraId="26826B9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0" w:type="auto"/>
            <w:tcBorders>
              <w:top w:val="nil"/>
              <w:left w:val="nil"/>
              <w:bottom w:val="single" w:sz="4" w:space="0" w:color="auto"/>
              <w:right w:val="single" w:sz="4" w:space="0" w:color="auto"/>
            </w:tcBorders>
            <w:shd w:val="clear" w:color="000000" w:fill="F2F2F2"/>
            <w:vAlign w:val="center"/>
          </w:tcPr>
          <w:p w14:paraId="7465FC5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0" w:type="auto"/>
            <w:tcBorders>
              <w:top w:val="nil"/>
              <w:left w:val="nil"/>
              <w:bottom w:val="single" w:sz="4" w:space="0" w:color="auto"/>
              <w:right w:val="single" w:sz="4" w:space="0" w:color="auto"/>
            </w:tcBorders>
            <w:shd w:val="clear" w:color="auto" w:fill="auto"/>
            <w:vAlign w:val="center"/>
          </w:tcPr>
          <w:p w14:paraId="078E347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0" w:type="auto"/>
            <w:tcBorders>
              <w:top w:val="nil"/>
              <w:left w:val="nil"/>
              <w:bottom w:val="single" w:sz="4" w:space="0" w:color="auto"/>
              <w:right w:val="single" w:sz="4" w:space="0" w:color="auto"/>
            </w:tcBorders>
            <w:shd w:val="clear" w:color="000000" w:fill="F2F2F2"/>
            <w:noWrap/>
            <w:vAlign w:val="center"/>
          </w:tcPr>
          <w:p w14:paraId="757FFFD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c>
          <w:tcPr>
            <w:tcW w:w="0" w:type="auto"/>
            <w:tcBorders>
              <w:top w:val="nil"/>
              <w:left w:val="nil"/>
              <w:bottom w:val="single" w:sz="4" w:space="0" w:color="auto"/>
              <w:right w:val="single" w:sz="4" w:space="0" w:color="auto"/>
            </w:tcBorders>
            <w:shd w:val="clear" w:color="auto" w:fill="auto"/>
            <w:noWrap/>
            <w:vAlign w:val="center"/>
          </w:tcPr>
          <w:p w14:paraId="4A87AF6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0" w:type="auto"/>
            <w:tcBorders>
              <w:top w:val="nil"/>
              <w:left w:val="nil"/>
              <w:bottom w:val="single" w:sz="4" w:space="0" w:color="auto"/>
              <w:right w:val="single" w:sz="4" w:space="0" w:color="auto"/>
            </w:tcBorders>
            <w:shd w:val="clear" w:color="000000" w:fill="F2F2F2"/>
            <w:noWrap/>
            <w:vAlign w:val="center"/>
          </w:tcPr>
          <w:p w14:paraId="5261E96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0" w:type="auto"/>
            <w:tcBorders>
              <w:top w:val="nil"/>
              <w:left w:val="nil"/>
              <w:bottom w:val="single" w:sz="4" w:space="0" w:color="auto"/>
              <w:right w:val="single" w:sz="4" w:space="0" w:color="auto"/>
            </w:tcBorders>
            <w:shd w:val="clear" w:color="auto" w:fill="auto"/>
            <w:noWrap/>
            <w:vAlign w:val="center"/>
          </w:tcPr>
          <w:p w14:paraId="1143D11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1</w:t>
            </w:r>
          </w:p>
        </w:tc>
        <w:tc>
          <w:tcPr>
            <w:tcW w:w="0" w:type="auto"/>
            <w:tcBorders>
              <w:top w:val="nil"/>
              <w:left w:val="nil"/>
              <w:bottom w:val="single" w:sz="8" w:space="0" w:color="auto"/>
              <w:right w:val="single" w:sz="8" w:space="0" w:color="auto"/>
            </w:tcBorders>
            <w:shd w:val="clear" w:color="000000" w:fill="F2F2F2"/>
            <w:noWrap/>
            <w:vAlign w:val="center"/>
          </w:tcPr>
          <w:p w14:paraId="71B9FDF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4"/>
                <w:szCs w:val="24"/>
              </w:rPr>
            </w:pPr>
            <w:r w:rsidRPr="00B87AB8">
              <w:rPr>
                <w:rFonts w:ascii="宋体" w:eastAsia="宋体" w:hAnsi="宋体" w:hint="eastAsia"/>
                <w:kern w:val="0"/>
                <w:sz w:val="24"/>
                <w:szCs w:val="24"/>
              </w:rPr>
              <w:t>0</w:t>
            </w:r>
          </w:p>
        </w:tc>
      </w:tr>
    </w:tbl>
    <w:p w14:paraId="34149404" w14:textId="77777777" w:rsidR="00E569F9" w:rsidRPr="00B87AB8" w:rsidRDefault="00E569F9" w:rsidP="00E569F9">
      <w:pPr>
        <w:ind w:firstLine="600"/>
        <w:jc w:val="both"/>
        <w:rPr>
          <w:rFonts w:eastAsia="宋体"/>
          <w:szCs w:val="28"/>
        </w:rPr>
      </w:pPr>
      <w:r w:rsidRPr="00B87AB8">
        <w:rPr>
          <w:rFonts w:eastAsia="宋体" w:hint="eastAsia"/>
          <w:szCs w:val="28"/>
        </w:rPr>
        <w:t>通过“比合”光</w:t>
      </w:r>
      <w:r w:rsidRPr="00B87AB8">
        <w:rPr>
          <w:rFonts w:eastAsia="宋体"/>
          <w:szCs w:val="28"/>
        </w:rPr>
        <w:t>元器件替代</w:t>
      </w:r>
      <w:r w:rsidRPr="00B87AB8">
        <w:rPr>
          <w:rFonts w:eastAsia="宋体" w:hint="eastAsia"/>
          <w:szCs w:val="28"/>
        </w:rPr>
        <w:t>“比合”电</w:t>
      </w:r>
      <w:r w:rsidRPr="00B87AB8">
        <w:rPr>
          <w:rFonts w:eastAsia="宋体"/>
          <w:szCs w:val="28"/>
        </w:rPr>
        <w:t>元器件</w:t>
      </w:r>
      <w:r w:rsidRPr="00B87AB8">
        <w:rPr>
          <w:rFonts w:eastAsia="宋体" w:hint="eastAsia"/>
          <w:szCs w:val="28"/>
        </w:rPr>
        <w:t>，提高处理</w:t>
      </w:r>
      <w:r w:rsidRPr="00B87AB8">
        <w:rPr>
          <w:rFonts w:eastAsia="宋体"/>
          <w:szCs w:val="28"/>
        </w:rPr>
        <w:t>效率和处理</w:t>
      </w:r>
      <w:r w:rsidRPr="00B87AB8">
        <w:rPr>
          <w:rFonts w:eastAsia="宋体" w:hint="eastAsia"/>
          <w:szCs w:val="28"/>
        </w:rPr>
        <w:t>信息</w:t>
      </w:r>
      <w:r w:rsidRPr="00B87AB8">
        <w:rPr>
          <w:rFonts w:eastAsia="宋体"/>
          <w:szCs w:val="28"/>
        </w:rPr>
        <w:t>密度。</w:t>
      </w:r>
      <w:r w:rsidRPr="00B87AB8">
        <w:rPr>
          <w:rFonts w:eastAsia="宋体" w:hint="eastAsia"/>
          <w:szCs w:val="28"/>
        </w:rPr>
        <w:t>“比合”干涉</w:t>
      </w:r>
      <w:r w:rsidRPr="00B87AB8">
        <w:rPr>
          <w:rFonts w:eastAsia="宋体"/>
          <w:szCs w:val="28"/>
        </w:rPr>
        <w:t>光等效处理单元</w:t>
      </w:r>
      <w:r w:rsidRPr="00B87AB8">
        <w:rPr>
          <w:rFonts w:eastAsia="宋体" w:hint="eastAsia"/>
          <w:szCs w:val="28"/>
        </w:rPr>
        <w:t>替代电路</w:t>
      </w:r>
      <w:r w:rsidRPr="00B87AB8">
        <w:rPr>
          <w:rFonts w:eastAsia="宋体"/>
          <w:szCs w:val="28"/>
        </w:rPr>
        <w:t>的</w:t>
      </w:r>
      <w:r w:rsidRPr="00B87AB8">
        <w:rPr>
          <w:rFonts w:eastAsia="宋体" w:hint="eastAsia"/>
          <w:szCs w:val="28"/>
        </w:rPr>
        <w:t>效益</w:t>
      </w:r>
      <w:r w:rsidRPr="00B87AB8">
        <w:rPr>
          <w:rFonts w:eastAsia="宋体"/>
          <w:szCs w:val="28"/>
        </w:rPr>
        <w:t>是，</w:t>
      </w:r>
      <w:r w:rsidRPr="00B87AB8">
        <w:rPr>
          <w:rFonts w:eastAsia="宋体" w:hint="eastAsia"/>
          <w:szCs w:val="28"/>
        </w:rPr>
        <w:t>第一，光器件允许通过的光频率高、范围大，也就是所谓的带宽非常大，传输和处理的信息量极大。两束光要发生干涉，必须频率相同，振动方向一致和有不变的初始相位差。第二，信息传输中畸变和失真小，信息运算速度高。第三，光传输和转换时，能量消耗极低。使用光波而不是电流来处理数据和信息对于计算机的发展而言是非常重要的一步；摩尔</w:t>
      </w:r>
      <w:r w:rsidRPr="00B87AB8">
        <w:rPr>
          <w:rFonts w:eastAsia="宋体"/>
          <w:szCs w:val="28"/>
        </w:rPr>
        <w:t>定理也接近临界值，</w:t>
      </w:r>
      <w:r w:rsidRPr="00B87AB8">
        <w:rPr>
          <w:rFonts w:eastAsia="宋体" w:hint="eastAsia"/>
          <w:szCs w:val="28"/>
        </w:rPr>
        <w:t>在将来，光计算机将为我们带来更强劲的运算能力和处理速度。</w:t>
      </w:r>
    </w:p>
    <w:p w14:paraId="147F1E0B" w14:textId="77777777" w:rsidR="00E569F9" w:rsidRPr="00B87AB8" w:rsidRDefault="00E569F9" w:rsidP="00E569F9">
      <w:pPr>
        <w:ind w:firstLine="600"/>
        <w:jc w:val="both"/>
        <w:rPr>
          <w:rFonts w:eastAsia="宋体"/>
          <w:szCs w:val="28"/>
        </w:rPr>
      </w:pPr>
      <w:r w:rsidRPr="00B87AB8">
        <w:rPr>
          <w:rFonts w:eastAsia="宋体" w:hint="eastAsia"/>
          <w:szCs w:val="28"/>
        </w:rPr>
        <w:t>附图</w:t>
      </w:r>
      <w:r w:rsidRPr="00B87AB8">
        <w:rPr>
          <w:rFonts w:eastAsia="宋体" w:hint="eastAsia"/>
          <w:szCs w:val="28"/>
        </w:rPr>
        <w:t>5</w:t>
      </w:r>
      <w:r w:rsidRPr="00B87AB8">
        <w:rPr>
          <w:rFonts w:eastAsia="宋体" w:hint="eastAsia"/>
          <w:szCs w:val="28"/>
        </w:rPr>
        <w:t>的</w:t>
      </w:r>
      <w:r w:rsidR="00501BB0" w:rsidRPr="00B87AB8">
        <w:rPr>
          <w:rFonts w:eastAsia="宋体" w:hint="eastAsia"/>
          <w:szCs w:val="28"/>
        </w:rPr>
        <w:t>502</w:t>
      </w:r>
      <w:r w:rsidRPr="00B87AB8">
        <w:rPr>
          <w:rFonts w:eastAsia="宋体" w:hint="eastAsia"/>
          <w:szCs w:val="28"/>
        </w:rPr>
        <w:t>示出二进制</w:t>
      </w:r>
      <w:r w:rsidRPr="00B87AB8">
        <w:rPr>
          <w:rFonts w:eastAsia="宋体"/>
          <w:szCs w:val="28"/>
        </w:rPr>
        <w:t>光路全加法器，</w:t>
      </w:r>
      <w:r w:rsidR="00501BB0" w:rsidRPr="00B87AB8">
        <w:rPr>
          <w:rFonts w:eastAsia="宋体" w:hint="eastAsia"/>
          <w:szCs w:val="28"/>
        </w:rPr>
        <w:t>其中包括</w:t>
      </w:r>
      <w:r w:rsidRPr="00B87AB8">
        <w:rPr>
          <w:rFonts w:eastAsia="宋体" w:hint="eastAsia"/>
          <w:szCs w:val="28"/>
        </w:rPr>
        <w:t>示出二进制</w:t>
      </w:r>
      <w:r w:rsidRPr="00B87AB8">
        <w:rPr>
          <w:rFonts w:eastAsia="宋体"/>
          <w:szCs w:val="28"/>
        </w:rPr>
        <w:t>半加器</w:t>
      </w:r>
      <w:r w:rsidRPr="00B87AB8">
        <w:rPr>
          <w:rFonts w:eastAsia="宋体" w:hint="eastAsia"/>
          <w:szCs w:val="28"/>
        </w:rPr>
        <w:t>光</w:t>
      </w:r>
      <w:r w:rsidRPr="00B87AB8">
        <w:rPr>
          <w:rFonts w:eastAsia="宋体" w:hint="eastAsia"/>
          <w:szCs w:val="28"/>
        </w:rPr>
        <w:lastRenderedPageBreak/>
        <w:t>路</w:t>
      </w:r>
      <w:r w:rsidRPr="00B87AB8">
        <w:rPr>
          <w:rFonts w:eastAsia="宋体"/>
          <w:szCs w:val="28"/>
        </w:rPr>
        <w:t>元件，</w:t>
      </w:r>
      <w:r w:rsidRPr="00B87AB8">
        <w:rPr>
          <w:rFonts w:eastAsia="宋体" w:hint="eastAsia"/>
          <w:szCs w:val="28"/>
        </w:rPr>
        <w:t>通过</w:t>
      </w:r>
      <w:r w:rsidRPr="00B87AB8">
        <w:rPr>
          <w:rFonts w:eastAsia="宋体"/>
          <w:szCs w:val="28"/>
        </w:rPr>
        <w:t>两个光</w:t>
      </w:r>
      <w:r w:rsidRPr="00B87AB8">
        <w:rPr>
          <w:rFonts w:eastAsia="宋体" w:hint="eastAsia"/>
          <w:szCs w:val="28"/>
        </w:rPr>
        <w:t>路</w:t>
      </w:r>
      <w:r w:rsidRPr="00B87AB8">
        <w:rPr>
          <w:rFonts w:eastAsia="宋体"/>
          <w:szCs w:val="28"/>
        </w:rPr>
        <w:t>半加器</w:t>
      </w:r>
      <w:r w:rsidRPr="00B87AB8">
        <w:rPr>
          <w:rFonts w:eastAsia="宋体" w:hint="eastAsia"/>
          <w:szCs w:val="28"/>
        </w:rPr>
        <w:t>的</w:t>
      </w:r>
      <w:r w:rsidRPr="00B87AB8">
        <w:rPr>
          <w:rFonts w:eastAsia="宋体"/>
          <w:szCs w:val="28"/>
        </w:rPr>
        <w:t>进位光的聚焦</w:t>
      </w:r>
      <w:r w:rsidRPr="00B87AB8">
        <w:rPr>
          <w:rFonts w:eastAsia="宋体" w:hint="eastAsia"/>
          <w:szCs w:val="28"/>
        </w:rPr>
        <w:t>作为</w:t>
      </w:r>
      <w:r w:rsidRPr="00B87AB8">
        <w:rPr>
          <w:rFonts w:eastAsia="宋体"/>
          <w:szCs w:val="28"/>
        </w:rPr>
        <w:t>进位光</w:t>
      </w:r>
      <w:r w:rsidRPr="00B87AB8">
        <w:rPr>
          <w:rFonts w:eastAsia="宋体" w:hint="eastAsia"/>
          <w:szCs w:val="28"/>
        </w:rPr>
        <w:t>接收器</w:t>
      </w:r>
      <w:r w:rsidRPr="00B87AB8">
        <w:rPr>
          <w:rFonts w:eastAsia="宋体"/>
          <w:szCs w:val="28"/>
        </w:rPr>
        <w:t>的二进制进位</w:t>
      </w:r>
      <w:r w:rsidRPr="00B87AB8">
        <w:rPr>
          <w:rFonts w:eastAsia="宋体" w:hint="eastAsia"/>
          <w:szCs w:val="28"/>
        </w:rPr>
        <w:t>值</w:t>
      </w:r>
      <w:r w:rsidRPr="00B87AB8">
        <w:rPr>
          <w:rFonts w:eastAsia="宋体" w:hint="eastAsia"/>
          <w:szCs w:val="28"/>
        </w:rPr>
        <w:t>C</w:t>
      </w:r>
      <w:r w:rsidRPr="00B87AB8">
        <w:rPr>
          <w:rFonts w:eastAsia="宋体"/>
          <w:szCs w:val="28"/>
        </w:rPr>
        <w:t>，</w:t>
      </w:r>
      <w:r w:rsidRPr="00B87AB8">
        <w:rPr>
          <w:rFonts w:eastAsia="宋体" w:hint="eastAsia"/>
          <w:szCs w:val="28"/>
        </w:rPr>
        <w:t>两个光路</w:t>
      </w:r>
      <w:r w:rsidRPr="00B87AB8">
        <w:rPr>
          <w:rFonts w:eastAsia="宋体"/>
          <w:szCs w:val="28"/>
        </w:rPr>
        <w:t>半加器的串联结果值</w:t>
      </w:r>
      <w:r w:rsidRPr="00B87AB8">
        <w:rPr>
          <w:rFonts w:eastAsia="宋体" w:hint="eastAsia"/>
          <w:szCs w:val="28"/>
        </w:rPr>
        <w:t>S</w:t>
      </w:r>
      <w:r w:rsidRPr="00B87AB8">
        <w:rPr>
          <w:rFonts w:eastAsia="宋体" w:hint="eastAsia"/>
          <w:szCs w:val="28"/>
        </w:rPr>
        <w:t>的</w:t>
      </w:r>
      <w:r w:rsidRPr="00B87AB8">
        <w:rPr>
          <w:rFonts w:eastAsia="宋体"/>
          <w:szCs w:val="28"/>
        </w:rPr>
        <w:t>相互结合一个二进制全加法器的光路逻辑运算</w:t>
      </w:r>
      <w:r w:rsidRPr="00B87AB8">
        <w:rPr>
          <w:rFonts w:eastAsia="宋体" w:hint="eastAsia"/>
          <w:szCs w:val="28"/>
        </w:rPr>
        <w:t>，这和</w:t>
      </w:r>
      <w:r w:rsidRPr="00B87AB8">
        <w:rPr>
          <w:rFonts w:eastAsia="宋体"/>
          <w:szCs w:val="28"/>
        </w:rPr>
        <w:t>二进制全加法器的</w:t>
      </w:r>
      <w:r w:rsidRPr="00B87AB8">
        <w:rPr>
          <w:rFonts w:eastAsia="宋体" w:hint="eastAsia"/>
          <w:szCs w:val="28"/>
        </w:rPr>
        <w:t>逻辑</w:t>
      </w:r>
      <w:r w:rsidRPr="00B87AB8">
        <w:rPr>
          <w:rFonts w:eastAsia="宋体"/>
          <w:szCs w:val="28"/>
        </w:rPr>
        <w:t>结构相似。</w:t>
      </w:r>
    </w:p>
    <w:p w14:paraId="6BB05580" w14:textId="77777777" w:rsidR="00E569F9" w:rsidRPr="00B87AB8" w:rsidRDefault="00E569F9" w:rsidP="00E569F9">
      <w:pPr>
        <w:ind w:firstLine="600"/>
        <w:jc w:val="both"/>
        <w:rPr>
          <w:rFonts w:eastAsia="宋体"/>
          <w:szCs w:val="28"/>
        </w:rPr>
      </w:pPr>
      <w:r w:rsidRPr="00B87AB8">
        <w:rPr>
          <w:rFonts w:eastAsia="宋体" w:hint="eastAsia"/>
          <w:szCs w:val="28"/>
        </w:rPr>
        <w:t>以上介绍了根据</w:t>
      </w:r>
      <w:r w:rsidRPr="00B87AB8">
        <w:rPr>
          <w:rFonts w:eastAsia="宋体"/>
          <w:szCs w:val="28"/>
        </w:rPr>
        <w:t>本发明的</w:t>
      </w:r>
      <w:r w:rsidRPr="00B87AB8">
        <w:rPr>
          <w:rFonts w:eastAsia="宋体" w:hint="eastAsia"/>
          <w:szCs w:val="28"/>
        </w:rPr>
        <w:t>光</w:t>
      </w:r>
      <w:r w:rsidRPr="00B87AB8">
        <w:rPr>
          <w:rFonts w:eastAsia="宋体"/>
          <w:szCs w:val="28"/>
        </w:rPr>
        <w:t>干涉</w:t>
      </w:r>
      <w:r w:rsidRPr="00B87AB8">
        <w:rPr>
          <w:rFonts w:eastAsia="宋体" w:hint="eastAsia"/>
          <w:szCs w:val="28"/>
        </w:rPr>
        <w:t>“比合”处理</w:t>
      </w:r>
      <w:r w:rsidRPr="00B87AB8">
        <w:rPr>
          <w:rFonts w:eastAsia="宋体"/>
          <w:szCs w:val="28"/>
        </w:rPr>
        <w:t>等效勾股</w:t>
      </w:r>
      <w:r w:rsidRPr="00B87AB8">
        <w:rPr>
          <w:rFonts w:eastAsia="宋体" w:hint="eastAsia"/>
          <w:szCs w:val="28"/>
        </w:rPr>
        <w:t>数</w:t>
      </w:r>
      <w:r w:rsidRPr="00B87AB8">
        <w:rPr>
          <w:rFonts w:eastAsia="宋体"/>
          <w:szCs w:val="28"/>
        </w:rPr>
        <w:t>光学元器件</w:t>
      </w:r>
      <w:r w:rsidRPr="00B87AB8">
        <w:rPr>
          <w:rFonts w:eastAsia="宋体" w:hint="eastAsia"/>
          <w:szCs w:val="28"/>
        </w:rPr>
        <w:t>。下面将介绍“比合”三进制“才亚”转对称三进制“才特”（</w:t>
      </w:r>
      <w:r w:rsidRPr="00B87AB8">
        <w:rPr>
          <w:rFonts w:eastAsia="宋体" w:hint="eastAsia"/>
          <w:szCs w:val="28"/>
        </w:rPr>
        <w:t>trito</w:t>
      </w:r>
      <w:r w:rsidRPr="00B87AB8">
        <w:rPr>
          <w:rFonts w:eastAsia="宋体" w:hint="eastAsia"/>
          <w:szCs w:val="28"/>
        </w:rPr>
        <w:t>）的</w:t>
      </w:r>
      <w:r w:rsidRPr="00B87AB8">
        <w:rPr>
          <w:rFonts w:eastAsia="宋体"/>
          <w:szCs w:val="28"/>
        </w:rPr>
        <w:t>光学元器件在</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光学元器件的基础上改进，</w:t>
      </w:r>
      <w:r w:rsidRPr="00B87AB8">
        <w:rPr>
          <w:rFonts w:eastAsia="宋体" w:hint="eastAsia"/>
          <w:szCs w:val="28"/>
        </w:rPr>
        <w:t>详细</w:t>
      </w:r>
      <w:r w:rsidRPr="00B87AB8">
        <w:rPr>
          <w:rFonts w:eastAsia="宋体"/>
          <w:szCs w:val="28"/>
        </w:rPr>
        <w:t>内容</w:t>
      </w:r>
      <w:r w:rsidRPr="00B87AB8">
        <w:rPr>
          <w:rFonts w:eastAsia="宋体" w:hint="eastAsia"/>
          <w:szCs w:val="28"/>
        </w:rPr>
        <w:t>在“才亚”转“才特”部分中描述</w:t>
      </w:r>
      <w:r w:rsidRPr="00B87AB8">
        <w:rPr>
          <w:rFonts w:eastAsia="宋体"/>
          <w:szCs w:val="28"/>
        </w:rPr>
        <w:t>。</w:t>
      </w:r>
    </w:p>
    <w:p w14:paraId="66CCF09B" w14:textId="77777777" w:rsidR="00E569F9" w:rsidRPr="00B87AB8" w:rsidRDefault="00E569F9" w:rsidP="00E569F9">
      <w:pPr>
        <w:pStyle w:val="Heading3"/>
        <w:rPr>
          <w:rFonts w:ascii="宋体" w:eastAsia="宋体" w:hAnsi="宋体"/>
          <w:sz w:val="28"/>
          <w:szCs w:val="28"/>
          <w:u w:val="single"/>
        </w:rPr>
      </w:pPr>
      <w:r w:rsidRPr="00B87AB8">
        <w:rPr>
          <w:rFonts w:ascii="宋体" w:eastAsia="宋体" w:hAnsi="宋体" w:hint="eastAsia"/>
          <w:sz w:val="28"/>
          <w:szCs w:val="28"/>
          <w:u w:val="single"/>
        </w:rPr>
        <w:t>“比合</w:t>
      </w:r>
      <w:r w:rsidRPr="00B87AB8">
        <w:rPr>
          <w:rFonts w:ascii="宋体" w:eastAsia="宋体" w:hAnsi="宋体"/>
          <w:sz w:val="28"/>
          <w:szCs w:val="28"/>
          <w:u w:val="single"/>
        </w:rPr>
        <w:t>”</w:t>
      </w:r>
      <w:r w:rsidRPr="00B87AB8">
        <w:rPr>
          <w:rFonts w:ascii="宋体" w:eastAsia="宋体" w:hAnsi="宋体" w:hint="eastAsia"/>
          <w:sz w:val="28"/>
          <w:szCs w:val="28"/>
          <w:u w:val="single"/>
        </w:rPr>
        <w:t>二进制转译“比合”</w:t>
      </w:r>
      <w:r w:rsidRPr="00B87AB8">
        <w:rPr>
          <w:rFonts w:ascii="宋体" w:eastAsia="宋体" w:hAnsi="宋体"/>
          <w:sz w:val="28"/>
          <w:szCs w:val="28"/>
          <w:u w:val="single"/>
        </w:rPr>
        <w:t>三进制</w:t>
      </w:r>
      <w:r w:rsidRPr="00B87AB8">
        <w:rPr>
          <w:rFonts w:ascii="宋体" w:eastAsia="宋体" w:hAnsi="宋体" w:hint="eastAsia"/>
          <w:sz w:val="28"/>
          <w:szCs w:val="28"/>
          <w:u w:val="single"/>
        </w:rPr>
        <w:t>处理(tria2to3)</w:t>
      </w:r>
    </w:p>
    <w:p w14:paraId="5F3753BB" w14:textId="77777777" w:rsidR="00E569F9" w:rsidRPr="00B87AB8" w:rsidRDefault="00E569F9" w:rsidP="00E569F9">
      <w:pPr>
        <w:ind w:firstLine="600"/>
        <w:jc w:val="both"/>
        <w:rPr>
          <w:rFonts w:eastAsia="宋体"/>
          <w:szCs w:val="28"/>
        </w:rPr>
      </w:pPr>
      <w:r w:rsidRPr="00B87AB8">
        <w:rPr>
          <w:rFonts w:eastAsia="宋体" w:hint="eastAsia"/>
          <w:szCs w:val="28"/>
        </w:rPr>
        <w:t>在本申请中，</w:t>
      </w:r>
      <w:r w:rsidRPr="00B87AB8">
        <w:rPr>
          <w:rFonts w:eastAsia="宋体" w:hint="eastAsia"/>
          <w:szCs w:val="28"/>
        </w:rPr>
        <w:t>TRIA</w:t>
      </w:r>
      <w:r w:rsidRPr="00B87AB8">
        <w:rPr>
          <w:rFonts w:eastAsia="宋体" w:hint="eastAsia"/>
          <w:szCs w:val="28"/>
        </w:rPr>
        <w:t>比合三进制</w:t>
      </w:r>
      <w:r w:rsidRPr="00B87AB8">
        <w:rPr>
          <w:rFonts w:eastAsia="宋体"/>
          <w:szCs w:val="28"/>
        </w:rPr>
        <w:t>Z</w:t>
      </w:r>
      <w:r w:rsidRPr="00B87AB8">
        <w:rPr>
          <w:rFonts w:eastAsia="宋体" w:hint="eastAsia"/>
          <w:szCs w:val="28"/>
        </w:rPr>
        <w:t>是类复数</w:t>
      </w:r>
      <w:r w:rsidRPr="00B87AB8">
        <w:rPr>
          <w:rFonts w:eastAsia="宋体"/>
          <w:szCs w:val="28"/>
        </w:rPr>
        <w:t>f(x, y)</w:t>
      </w:r>
      <w:r w:rsidRPr="00B87AB8">
        <w:rPr>
          <w:rFonts w:eastAsia="宋体" w:hint="eastAsia"/>
          <w:szCs w:val="28"/>
        </w:rPr>
        <w:t>的三进制“</w:t>
      </w:r>
      <w:r w:rsidRPr="00B87AB8">
        <w:rPr>
          <w:rFonts w:eastAsia="宋体"/>
          <w:szCs w:val="28"/>
        </w:rPr>
        <w:t>比合数</w:t>
      </w:r>
      <w:r w:rsidRPr="00B87AB8">
        <w:rPr>
          <w:rFonts w:eastAsia="宋体" w:hint="eastAsia"/>
          <w:szCs w:val="28"/>
        </w:rPr>
        <w:t>”，其</w:t>
      </w:r>
      <w:r w:rsidRPr="00B87AB8">
        <w:rPr>
          <w:rFonts w:eastAsia="宋体"/>
          <w:szCs w:val="28"/>
        </w:rPr>
        <w:t>单位是</w:t>
      </w:r>
      <w:r w:rsidRPr="00B87AB8">
        <w:rPr>
          <w:rFonts w:eastAsia="宋体" w:hint="eastAsia"/>
          <w:szCs w:val="28"/>
        </w:rPr>
        <w:t>3</w:t>
      </w:r>
      <w:r w:rsidRPr="00B87AB8">
        <w:rPr>
          <w:rFonts w:eastAsia="宋体" w:hint="eastAsia"/>
          <w:szCs w:val="28"/>
        </w:rPr>
        <w:t>。</w:t>
      </w:r>
    </w:p>
    <w:p w14:paraId="68941C93" w14:textId="77777777" w:rsidR="00E569F9" w:rsidRPr="00B87AB8" w:rsidRDefault="00E569F9" w:rsidP="00E569F9">
      <w:pPr>
        <w:ind w:firstLine="0"/>
      </w:pPr>
      <w:r w:rsidRPr="00B87AB8">
        <w:rPr>
          <w:rFonts w:ascii="Arial Unicode MS" w:eastAsia="Arial Unicode MS" w:hAnsi="Arial Unicode MS" w:cs="Arial Unicode MS" w:hint="eastAsia"/>
        </w:rPr>
        <w:t>Z</w:t>
      </w:r>
      <w:r w:rsidRPr="00B87AB8">
        <w:rPr>
          <w:rFonts w:ascii="Arial Unicode MS" w:eastAsia="Arial Unicode MS" w:hAnsi="Arial Unicode MS" w:cs="Arial Unicode MS" w:hint="eastAsia"/>
          <w:vertAlign w:val="subscript"/>
        </w:rPr>
        <w:t xml:space="preserve">x </w:t>
      </w:r>
      <w:r w:rsidRPr="00B87AB8">
        <w:rPr>
          <w:rFonts w:ascii="Arial Unicode MS" w:eastAsia="Arial Unicode MS" w:hAnsi="Arial Unicode MS" w:cs="Arial Unicode MS" w:hint="eastAsia"/>
        </w:rPr>
        <w:t xml:space="preserve">=∑X </w:t>
      </w:r>
      <w:r w:rsidRPr="00B87AB8">
        <w:t>=x</w:t>
      </w:r>
      <w:r w:rsidRPr="00B87AB8">
        <w:rPr>
          <w:vertAlign w:val="subscript"/>
        </w:rPr>
        <w:t>n</w:t>
      </w:r>
      <w:r w:rsidRPr="00B87AB8">
        <w:t>3</w:t>
      </w:r>
      <w:r w:rsidRPr="00B87AB8">
        <w:rPr>
          <w:vertAlign w:val="superscript"/>
        </w:rPr>
        <w:t>n</w:t>
      </w:r>
      <w:r w:rsidRPr="00B87AB8">
        <w:t>+ x</w:t>
      </w:r>
      <w:r w:rsidRPr="00B87AB8">
        <w:rPr>
          <w:vertAlign w:val="subscript"/>
        </w:rPr>
        <w:t>n-1</w:t>
      </w:r>
      <w:r w:rsidRPr="00B87AB8">
        <w:t>3</w:t>
      </w:r>
      <w:r w:rsidRPr="00B87AB8">
        <w:rPr>
          <w:vertAlign w:val="superscript"/>
        </w:rPr>
        <w:t>n-1</w:t>
      </w:r>
      <w:r w:rsidRPr="00B87AB8">
        <w:t>…+ x</w:t>
      </w:r>
      <w:r w:rsidRPr="00B87AB8">
        <w:rPr>
          <w:vertAlign w:val="subscript"/>
        </w:rPr>
        <w:t>3</w:t>
      </w:r>
      <w:r w:rsidRPr="00B87AB8">
        <w:t>3</w:t>
      </w:r>
      <w:r w:rsidRPr="00B87AB8">
        <w:rPr>
          <w:vertAlign w:val="superscript"/>
        </w:rPr>
        <w:t>2</w:t>
      </w:r>
      <w:r w:rsidRPr="00B87AB8">
        <w:t>+x</w:t>
      </w:r>
      <w:r w:rsidRPr="00B87AB8">
        <w:rPr>
          <w:vertAlign w:val="subscript"/>
        </w:rPr>
        <w:t>2</w:t>
      </w:r>
      <w:r w:rsidRPr="00B87AB8">
        <w:t>3</w:t>
      </w:r>
      <w:r w:rsidRPr="00B87AB8">
        <w:rPr>
          <w:vertAlign w:val="superscript"/>
        </w:rPr>
        <w:t>1</w:t>
      </w:r>
      <w:r w:rsidRPr="00B87AB8">
        <w:t>+x</w:t>
      </w:r>
      <w:r w:rsidRPr="00B87AB8">
        <w:rPr>
          <w:vertAlign w:val="subscript"/>
        </w:rPr>
        <w:t>0</w:t>
      </w:r>
      <w:r w:rsidRPr="00B87AB8">
        <w:t>3</w:t>
      </w:r>
      <w:r w:rsidRPr="00B87AB8">
        <w:rPr>
          <w:vertAlign w:val="superscript"/>
        </w:rPr>
        <w:t>0</w:t>
      </w:r>
      <w:r w:rsidRPr="00B87AB8">
        <w:t xml:space="preserve"> ; (x{1,0});</w:t>
      </w:r>
    </w:p>
    <w:p w14:paraId="151925F8" w14:textId="77777777" w:rsidR="00E569F9" w:rsidRPr="00B87AB8" w:rsidRDefault="00E569F9" w:rsidP="00E569F9">
      <w:pPr>
        <w:ind w:firstLine="0"/>
      </w:pPr>
      <w:r w:rsidRPr="00B87AB8">
        <w:rPr>
          <w:rFonts w:ascii="Arial Unicode MS" w:eastAsia="Arial Unicode MS" w:hAnsi="Arial Unicode MS" w:cs="Arial Unicode MS" w:hint="eastAsia"/>
        </w:rPr>
        <w:t>Z</w:t>
      </w:r>
      <w:r w:rsidRPr="00B87AB8">
        <w:rPr>
          <w:rFonts w:ascii="Arial Unicode MS" w:eastAsia="Arial Unicode MS" w:hAnsi="Arial Unicode MS" w:cs="Arial Unicode MS" w:hint="eastAsia"/>
          <w:vertAlign w:val="subscript"/>
        </w:rPr>
        <w:t xml:space="preserve">y </w:t>
      </w:r>
      <w:r w:rsidRPr="00B87AB8">
        <w:rPr>
          <w:rFonts w:ascii="Arial Unicode MS" w:eastAsia="Arial Unicode MS" w:hAnsi="Arial Unicode MS" w:cs="Arial Unicode MS" w:hint="eastAsia"/>
        </w:rPr>
        <w:t xml:space="preserve">=∑Y </w:t>
      </w:r>
      <w:r w:rsidRPr="00B87AB8">
        <w:t>=y</w:t>
      </w:r>
      <w:r w:rsidRPr="00B87AB8">
        <w:rPr>
          <w:vertAlign w:val="subscript"/>
        </w:rPr>
        <w:t>n</w:t>
      </w:r>
      <w:r w:rsidRPr="00B87AB8">
        <w:t>3</w:t>
      </w:r>
      <w:r w:rsidRPr="00B87AB8">
        <w:rPr>
          <w:vertAlign w:val="superscript"/>
        </w:rPr>
        <w:t>n</w:t>
      </w:r>
      <w:r w:rsidRPr="00B87AB8">
        <w:t>+ y</w:t>
      </w:r>
      <w:r w:rsidRPr="00B87AB8">
        <w:rPr>
          <w:vertAlign w:val="subscript"/>
        </w:rPr>
        <w:t>n-1</w:t>
      </w:r>
      <w:r w:rsidRPr="00B87AB8">
        <w:t>3</w:t>
      </w:r>
      <w:r w:rsidRPr="00B87AB8">
        <w:rPr>
          <w:vertAlign w:val="superscript"/>
        </w:rPr>
        <w:t>n-1</w:t>
      </w:r>
      <w:r w:rsidRPr="00B87AB8">
        <w:t>…+ y</w:t>
      </w:r>
      <w:r w:rsidRPr="00B87AB8">
        <w:rPr>
          <w:vertAlign w:val="subscript"/>
        </w:rPr>
        <w:t>3</w:t>
      </w:r>
      <w:r w:rsidRPr="00B87AB8">
        <w:t>3</w:t>
      </w:r>
      <w:r w:rsidRPr="00B87AB8">
        <w:rPr>
          <w:vertAlign w:val="superscript"/>
        </w:rPr>
        <w:t>2</w:t>
      </w:r>
      <w:r w:rsidRPr="00B87AB8">
        <w:t>+y</w:t>
      </w:r>
      <w:r w:rsidRPr="00B87AB8">
        <w:rPr>
          <w:vertAlign w:val="subscript"/>
        </w:rPr>
        <w:t>2</w:t>
      </w:r>
      <w:r w:rsidRPr="00B87AB8">
        <w:t>3</w:t>
      </w:r>
      <w:r w:rsidRPr="00B87AB8">
        <w:rPr>
          <w:vertAlign w:val="superscript"/>
        </w:rPr>
        <w:t>1</w:t>
      </w:r>
      <w:r w:rsidRPr="00B87AB8">
        <w:t>+y</w:t>
      </w:r>
      <w:r w:rsidRPr="00B87AB8">
        <w:rPr>
          <w:vertAlign w:val="subscript"/>
        </w:rPr>
        <w:t>0</w:t>
      </w:r>
      <w:r w:rsidRPr="00B87AB8">
        <w:t>3</w:t>
      </w:r>
      <w:r w:rsidRPr="00B87AB8">
        <w:rPr>
          <w:vertAlign w:val="superscript"/>
        </w:rPr>
        <w:t>0</w:t>
      </w:r>
      <w:r w:rsidRPr="00B87AB8">
        <w:t xml:space="preserve"> ; (y{1,0});</w:t>
      </w:r>
    </w:p>
    <w:p w14:paraId="00D26A86" w14:textId="77777777" w:rsidR="00E569F9" w:rsidRPr="00B87AB8" w:rsidRDefault="00E569F9" w:rsidP="00E569F9">
      <w:pPr>
        <w:ind w:left="425" w:hanging="425"/>
      </w:pPr>
      <w:r w:rsidRPr="00B87AB8">
        <w:rPr>
          <w:rFonts w:ascii="Arial Unicode MS" w:eastAsia="Arial Unicode MS" w:hAnsi="Arial Unicode MS" w:cs="Arial Unicode MS" w:hint="eastAsia"/>
        </w:rPr>
        <w:t>Z</w:t>
      </w:r>
      <w:r w:rsidRPr="00B87AB8">
        <w:rPr>
          <w:rFonts w:ascii="Arial Unicode MS" w:eastAsia="Arial Unicode MS" w:hAnsi="Arial Unicode MS" w:cs="Arial Unicode MS" w:hint="eastAsia"/>
          <w:vertAlign w:val="subscript"/>
        </w:rPr>
        <w:t xml:space="preserve">t </w:t>
      </w:r>
      <w:r w:rsidRPr="00B87AB8">
        <w:rPr>
          <w:rFonts w:ascii="Arial Unicode MS" w:eastAsia="Arial Unicode MS" w:hAnsi="Arial Unicode MS" w:cs="Arial Unicode MS" w:hint="eastAsia"/>
        </w:rPr>
        <w:t xml:space="preserve">=|∑X| -|∑Y |= </w:t>
      </w:r>
      <w:r w:rsidRPr="00B87AB8">
        <w:t>x</w:t>
      </w:r>
      <w:r w:rsidRPr="00B87AB8">
        <w:rPr>
          <w:vertAlign w:val="subscript"/>
        </w:rPr>
        <w:t>n</w:t>
      </w:r>
      <w:r w:rsidRPr="00B87AB8">
        <w:t>3</w:t>
      </w:r>
      <w:r w:rsidRPr="00B87AB8">
        <w:rPr>
          <w:vertAlign w:val="superscript"/>
        </w:rPr>
        <w:t>n</w:t>
      </w:r>
      <w:r w:rsidRPr="00B87AB8">
        <w:t>+ x</w:t>
      </w:r>
      <w:r w:rsidRPr="00B87AB8">
        <w:rPr>
          <w:vertAlign w:val="subscript"/>
        </w:rPr>
        <w:t>n-1</w:t>
      </w:r>
      <w:r w:rsidRPr="00B87AB8">
        <w:t>3</w:t>
      </w:r>
      <w:r w:rsidRPr="00B87AB8">
        <w:rPr>
          <w:vertAlign w:val="superscript"/>
        </w:rPr>
        <w:t>n-1</w:t>
      </w:r>
      <w:r w:rsidRPr="00B87AB8">
        <w:t>…+x</w:t>
      </w:r>
      <w:r w:rsidRPr="00B87AB8">
        <w:rPr>
          <w:vertAlign w:val="subscript"/>
        </w:rPr>
        <w:t>2</w:t>
      </w:r>
      <w:r w:rsidRPr="00B87AB8">
        <w:t>3</w:t>
      </w:r>
      <w:r w:rsidRPr="00B87AB8">
        <w:rPr>
          <w:vertAlign w:val="superscript"/>
        </w:rPr>
        <w:t>1</w:t>
      </w:r>
      <w:r w:rsidRPr="00B87AB8">
        <w:t>+x</w:t>
      </w:r>
      <w:r w:rsidRPr="00B87AB8">
        <w:rPr>
          <w:vertAlign w:val="subscript"/>
        </w:rPr>
        <w:t>0</w:t>
      </w:r>
      <w:r w:rsidRPr="00B87AB8">
        <w:t>3</w:t>
      </w:r>
      <w:r w:rsidRPr="00B87AB8">
        <w:rPr>
          <w:vertAlign w:val="superscript"/>
        </w:rPr>
        <w:t>0</w:t>
      </w:r>
      <w:r w:rsidRPr="00B87AB8">
        <w:t>-y</w:t>
      </w:r>
      <w:r w:rsidRPr="00B87AB8">
        <w:rPr>
          <w:vertAlign w:val="subscript"/>
        </w:rPr>
        <w:t>n-1</w:t>
      </w:r>
      <w:r w:rsidRPr="00B87AB8">
        <w:t>3</w:t>
      </w:r>
      <w:r w:rsidRPr="00B87AB8">
        <w:rPr>
          <w:vertAlign w:val="superscript"/>
        </w:rPr>
        <w:t>n-1</w:t>
      </w:r>
      <w:r w:rsidRPr="00B87AB8">
        <w:t>…-y</w:t>
      </w:r>
      <w:r w:rsidRPr="00B87AB8">
        <w:rPr>
          <w:vertAlign w:val="subscript"/>
        </w:rPr>
        <w:t>1</w:t>
      </w:r>
      <w:r w:rsidRPr="00B87AB8">
        <w:t>3</w:t>
      </w:r>
      <w:r w:rsidRPr="00B87AB8">
        <w:rPr>
          <w:vertAlign w:val="superscript"/>
        </w:rPr>
        <w:t>1</w:t>
      </w:r>
      <w:r w:rsidRPr="00B87AB8">
        <w:t>-y</w:t>
      </w:r>
      <w:r w:rsidRPr="00B87AB8">
        <w:rPr>
          <w:vertAlign w:val="subscript"/>
        </w:rPr>
        <w:t>0</w:t>
      </w:r>
      <w:r w:rsidRPr="00B87AB8">
        <w:t>3</w:t>
      </w:r>
      <w:r w:rsidRPr="00B87AB8">
        <w:rPr>
          <w:vertAlign w:val="superscript"/>
        </w:rPr>
        <w:t>0</w:t>
      </w:r>
    </w:p>
    <w:p w14:paraId="234D3879" w14:textId="77777777" w:rsidR="00E569F9" w:rsidRPr="00B87AB8" w:rsidRDefault="00E569F9" w:rsidP="00E569F9">
      <w:pPr>
        <w:ind w:firstLine="0"/>
      </w:pPr>
      <w:r w:rsidRPr="00B87AB8">
        <w:t>= ( x</w:t>
      </w:r>
      <w:r w:rsidRPr="00B87AB8">
        <w:rPr>
          <w:vertAlign w:val="subscript"/>
        </w:rPr>
        <w:t>n</w:t>
      </w:r>
      <w:r w:rsidRPr="00B87AB8">
        <w:t>-y</w:t>
      </w:r>
      <w:r w:rsidRPr="00B87AB8">
        <w:rPr>
          <w:vertAlign w:val="subscript"/>
        </w:rPr>
        <w:t>n</w:t>
      </w:r>
      <w:r w:rsidRPr="00B87AB8">
        <w:t>)3</w:t>
      </w:r>
      <w:r w:rsidRPr="00B87AB8">
        <w:rPr>
          <w:vertAlign w:val="superscript"/>
        </w:rPr>
        <w:t>n</w:t>
      </w:r>
      <w:r w:rsidRPr="00B87AB8">
        <w:t>+(x</w:t>
      </w:r>
      <w:r w:rsidRPr="00B87AB8">
        <w:rPr>
          <w:vertAlign w:val="subscript"/>
        </w:rPr>
        <w:t>n-1</w:t>
      </w:r>
      <w:r w:rsidRPr="00B87AB8">
        <w:t xml:space="preserve"> –y</w:t>
      </w:r>
      <w:r w:rsidRPr="00B87AB8">
        <w:rPr>
          <w:vertAlign w:val="subscript"/>
        </w:rPr>
        <w:t>n-1</w:t>
      </w:r>
      <w:r w:rsidRPr="00B87AB8">
        <w:t>) 3</w:t>
      </w:r>
      <w:r w:rsidRPr="00B87AB8">
        <w:rPr>
          <w:vertAlign w:val="superscript"/>
        </w:rPr>
        <w:t>n-1</w:t>
      </w:r>
      <w:r w:rsidRPr="00B87AB8">
        <w:t>+…+(x</w:t>
      </w:r>
      <w:r w:rsidRPr="00B87AB8">
        <w:rPr>
          <w:vertAlign w:val="subscript"/>
        </w:rPr>
        <w:t>1</w:t>
      </w:r>
      <w:r w:rsidRPr="00B87AB8">
        <w:t>-y</w:t>
      </w:r>
      <w:r w:rsidRPr="00B87AB8">
        <w:rPr>
          <w:vertAlign w:val="subscript"/>
        </w:rPr>
        <w:t>1</w:t>
      </w:r>
      <w:r w:rsidRPr="00B87AB8">
        <w:t>) 3</w:t>
      </w:r>
      <w:r w:rsidRPr="00B87AB8">
        <w:rPr>
          <w:vertAlign w:val="superscript"/>
        </w:rPr>
        <w:t>1</w:t>
      </w:r>
      <w:r w:rsidRPr="00B87AB8">
        <w:t>+ (x</w:t>
      </w:r>
      <w:r w:rsidRPr="00B87AB8">
        <w:rPr>
          <w:vertAlign w:val="subscript"/>
        </w:rPr>
        <w:t>0</w:t>
      </w:r>
      <w:r w:rsidRPr="00B87AB8">
        <w:t>-y</w:t>
      </w:r>
      <w:r w:rsidRPr="00B87AB8">
        <w:rPr>
          <w:vertAlign w:val="subscript"/>
        </w:rPr>
        <w:t>0</w:t>
      </w:r>
      <w:r w:rsidRPr="00B87AB8">
        <w:t>) 3</w:t>
      </w:r>
      <w:r w:rsidRPr="00B87AB8">
        <w:rPr>
          <w:vertAlign w:val="superscript"/>
        </w:rPr>
        <w:t>0</w:t>
      </w:r>
      <w:r w:rsidRPr="00B87AB8">
        <w:t>; (x, y={1,0});</w:t>
      </w:r>
    </w:p>
    <w:p w14:paraId="647C50B9" w14:textId="77777777" w:rsidR="00E569F9" w:rsidRPr="00B87AB8" w:rsidRDefault="00E569F9" w:rsidP="00E569F9">
      <w:pPr>
        <w:ind w:firstLine="0"/>
      </w:pPr>
      <w:r w:rsidRPr="00B87AB8">
        <w:t>= ( Z</w:t>
      </w:r>
      <w:r w:rsidRPr="00B87AB8">
        <w:rPr>
          <w:vertAlign w:val="subscript"/>
        </w:rPr>
        <w:t>n</w:t>
      </w:r>
      <w:r w:rsidRPr="00B87AB8">
        <w:t>)3</w:t>
      </w:r>
      <w:r w:rsidRPr="00B87AB8">
        <w:rPr>
          <w:vertAlign w:val="superscript"/>
        </w:rPr>
        <w:t>n</w:t>
      </w:r>
      <w:r w:rsidRPr="00B87AB8">
        <w:t>+ (Z</w:t>
      </w:r>
      <w:r w:rsidRPr="00B87AB8">
        <w:rPr>
          <w:vertAlign w:val="subscript"/>
        </w:rPr>
        <w:t>n-1</w:t>
      </w:r>
      <w:r w:rsidRPr="00B87AB8">
        <w:t>) 3</w:t>
      </w:r>
      <w:r w:rsidRPr="00B87AB8">
        <w:rPr>
          <w:vertAlign w:val="superscript"/>
        </w:rPr>
        <w:t>n-1</w:t>
      </w:r>
      <w:r w:rsidRPr="00B87AB8">
        <w:t>…+(Z</w:t>
      </w:r>
      <w:r w:rsidRPr="00B87AB8">
        <w:rPr>
          <w:vertAlign w:val="subscript"/>
        </w:rPr>
        <w:t>1</w:t>
      </w:r>
      <w:r w:rsidRPr="00B87AB8">
        <w:t>) 3</w:t>
      </w:r>
      <w:r w:rsidRPr="00B87AB8">
        <w:rPr>
          <w:vertAlign w:val="superscript"/>
        </w:rPr>
        <w:t>1</w:t>
      </w:r>
      <w:r w:rsidRPr="00B87AB8">
        <w:t>+ (Z</w:t>
      </w:r>
      <w:r w:rsidRPr="00B87AB8">
        <w:rPr>
          <w:vertAlign w:val="subscript"/>
        </w:rPr>
        <w:t>0</w:t>
      </w:r>
      <w:r w:rsidRPr="00B87AB8">
        <w:t>) 3</w:t>
      </w:r>
      <w:r w:rsidRPr="00B87AB8">
        <w:rPr>
          <w:vertAlign w:val="superscript"/>
        </w:rPr>
        <w:t>0</w:t>
      </w:r>
      <w:r w:rsidRPr="00B87AB8">
        <w:t>; (Z = {1, 0, T});</w:t>
      </w:r>
    </w:p>
    <w:p w14:paraId="1031BB97" w14:textId="77777777" w:rsidR="00E569F9" w:rsidRPr="00B87AB8" w:rsidRDefault="00E569F9" w:rsidP="00E569F9">
      <w:pPr>
        <w:ind w:firstLine="0"/>
      </w:pPr>
      <w:r w:rsidRPr="00B87AB8">
        <w:t>= Z</w:t>
      </w:r>
      <w:r w:rsidRPr="00B87AB8">
        <w:rPr>
          <w:vertAlign w:val="subscript"/>
        </w:rPr>
        <w:t>n</w:t>
      </w:r>
      <w:r w:rsidRPr="00B87AB8">
        <w:t>Z</w:t>
      </w:r>
      <w:r w:rsidRPr="00B87AB8">
        <w:rPr>
          <w:vertAlign w:val="subscript"/>
        </w:rPr>
        <w:t>n-1</w:t>
      </w:r>
      <w:r w:rsidRPr="00B87AB8">
        <w:t>…Z</w:t>
      </w:r>
      <w:r w:rsidRPr="00B87AB8">
        <w:rPr>
          <w:vertAlign w:val="subscript"/>
        </w:rPr>
        <w:t>1</w:t>
      </w:r>
      <w:r w:rsidRPr="00B87AB8">
        <w:t>Z</w:t>
      </w:r>
      <w:r w:rsidRPr="00B87AB8">
        <w:rPr>
          <w:vertAlign w:val="subscript"/>
        </w:rPr>
        <w:t>0</w:t>
      </w:r>
      <w:r w:rsidRPr="00B87AB8">
        <w:t xml:space="preserve">; </w:t>
      </w:r>
    </w:p>
    <w:p w14:paraId="5EF63AB7" w14:textId="77777777" w:rsidR="00E569F9" w:rsidRPr="00B87AB8" w:rsidRDefault="00E569F9" w:rsidP="00E569F9">
      <w:pPr>
        <w:ind w:firstLine="600"/>
        <w:jc w:val="both"/>
        <w:rPr>
          <w:rFonts w:eastAsia="宋体"/>
          <w:szCs w:val="28"/>
        </w:rPr>
      </w:pPr>
      <w:r w:rsidRPr="00B87AB8">
        <w:rPr>
          <w:rFonts w:eastAsia="宋体" w:hint="eastAsia"/>
          <w:szCs w:val="28"/>
        </w:rPr>
        <w:t>其中对称</w:t>
      </w:r>
      <w:r w:rsidRPr="00B87AB8">
        <w:rPr>
          <w:rFonts w:eastAsia="宋体"/>
          <w:szCs w:val="28"/>
        </w:rPr>
        <w:t>三进制</w:t>
      </w:r>
      <w:r w:rsidRPr="00B87AB8">
        <w:rPr>
          <w:rFonts w:eastAsia="宋体"/>
          <w:szCs w:val="28"/>
        </w:rPr>
        <w:t>1</w:t>
      </w:r>
      <w:r w:rsidRPr="00B87AB8">
        <w:rPr>
          <w:rFonts w:eastAsia="宋体" w:hint="eastAsia"/>
          <w:szCs w:val="28"/>
        </w:rPr>
        <w:t>表示，即：</w:t>
      </w:r>
      <w:r w:rsidRPr="00B87AB8">
        <w:rPr>
          <w:rFonts w:eastAsia="宋体"/>
          <w:szCs w:val="28"/>
        </w:rPr>
        <w:t>Z</w:t>
      </w:r>
      <w:r w:rsidRPr="00B87AB8">
        <w:rPr>
          <w:rFonts w:eastAsia="宋体"/>
          <w:szCs w:val="28"/>
          <w:vertAlign w:val="subscript"/>
        </w:rPr>
        <w:t>n</w:t>
      </w:r>
      <w:r w:rsidRPr="00B87AB8">
        <w:rPr>
          <w:rFonts w:eastAsia="宋体"/>
          <w:szCs w:val="28"/>
        </w:rPr>
        <w:t>=1= x</w:t>
      </w:r>
      <w:r w:rsidRPr="00B87AB8">
        <w:rPr>
          <w:rFonts w:eastAsia="宋体"/>
          <w:szCs w:val="28"/>
          <w:vertAlign w:val="subscript"/>
        </w:rPr>
        <w:t>n</w:t>
      </w:r>
      <w:r w:rsidRPr="00B87AB8">
        <w:rPr>
          <w:rFonts w:eastAsia="宋体"/>
          <w:szCs w:val="28"/>
        </w:rPr>
        <w:t xml:space="preserve"> –y</w:t>
      </w:r>
      <w:r w:rsidRPr="00B87AB8">
        <w:rPr>
          <w:rFonts w:eastAsia="宋体"/>
          <w:szCs w:val="28"/>
          <w:vertAlign w:val="subscript"/>
        </w:rPr>
        <w:t>n</w:t>
      </w:r>
      <w:r w:rsidRPr="00B87AB8">
        <w:rPr>
          <w:rFonts w:eastAsia="宋体"/>
          <w:szCs w:val="28"/>
        </w:rPr>
        <w:t>; (x=1, y=0);</w:t>
      </w:r>
    </w:p>
    <w:p w14:paraId="2737546D" w14:textId="77777777" w:rsidR="00E569F9" w:rsidRPr="00B87AB8" w:rsidRDefault="00E569F9" w:rsidP="00E569F9">
      <w:pPr>
        <w:ind w:firstLine="600"/>
        <w:jc w:val="both"/>
        <w:rPr>
          <w:rFonts w:eastAsia="宋体"/>
          <w:szCs w:val="28"/>
        </w:rPr>
      </w:pPr>
      <w:r w:rsidRPr="00B87AB8">
        <w:rPr>
          <w:rFonts w:eastAsia="宋体" w:hint="eastAsia"/>
          <w:szCs w:val="28"/>
        </w:rPr>
        <w:t>表示对称</w:t>
      </w:r>
      <w:r w:rsidRPr="00B87AB8">
        <w:rPr>
          <w:rFonts w:eastAsia="宋体"/>
          <w:szCs w:val="28"/>
        </w:rPr>
        <w:t>三进制</w:t>
      </w:r>
      <w:r w:rsidRPr="00B87AB8">
        <w:rPr>
          <w:rFonts w:eastAsia="宋体"/>
          <w:szCs w:val="28"/>
        </w:rPr>
        <w:t>0</w:t>
      </w:r>
      <w:r w:rsidRPr="00B87AB8">
        <w:rPr>
          <w:rFonts w:eastAsia="宋体" w:hint="eastAsia"/>
          <w:szCs w:val="28"/>
        </w:rPr>
        <w:t>，即：</w:t>
      </w:r>
      <w:r w:rsidRPr="00B87AB8">
        <w:rPr>
          <w:rFonts w:eastAsia="宋体"/>
          <w:szCs w:val="28"/>
        </w:rPr>
        <w:t>Z</w:t>
      </w:r>
      <w:r w:rsidRPr="00B87AB8">
        <w:rPr>
          <w:rFonts w:eastAsia="宋体"/>
          <w:szCs w:val="28"/>
          <w:vertAlign w:val="subscript"/>
        </w:rPr>
        <w:t>n</w:t>
      </w:r>
      <w:r w:rsidRPr="00B87AB8">
        <w:rPr>
          <w:rFonts w:eastAsia="宋体"/>
          <w:szCs w:val="28"/>
        </w:rPr>
        <w:t>=0= x</w:t>
      </w:r>
      <w:r w:rsidRPr="00B87AB8">
        <w:rPr>
          <w:rFonts w:eastAsia="宋体"/>
          <w:szCs w:val="28"/>
          <w:vertAlign w:val="subscript"/>
        </w:rPr>
        <w:t>n</w:t>
      </w:r>
      <w:r w:rsidRPr="00B87AB8">
        <w:rPr>
          <w:rFonts w:eastAsia="宋体"/>
          <w:szCs w:val="28"/>
        </w:rPr>
        <w:t xml:space="preserve"> –y</w:t>
      </w:r>
      <w:r w:rsidRPr="00B87AB8">
        <w:rPr>
          <w:rFonts w:eastAsia="宋体"/>
          <w:szCs w:val="28"/>
          <w:vertAlign w:val="subscript"/>
        </w:rPr>
        <w:t>n</w:t>
      </w:r>
      <w:r w:rsidRPr="00B87AB8">
        <w:rPr>
          <w:rFonts w:eastAsia="宋体"/>
          <w:szCs w:val="28"/>
        </w:rPr>
        <w:t>; (x=1, y=1</w:t>
      </w:r>
      <w:r w:rsidRPr="00B87AB8">
        <w:rPr>
          <w:rFonts w:eastAsia="宋体" w:hint="eastAsia"/>
          <w:szCs w:val="28"/>
        </w:rPr>
        <w:t>或</w:t>
      </w:r>
      <w:r w:rsidRPr="00B87AB8">
        <w:rPr>
          <w:rFonts w:eastAsia="宋体"/>
          <w:szCs w:val="28"/>
        </w:rPr>
        <w:t>x=0,y=0);</w:t>
      </w:r>
    </w:p>
    <w:p w14:paraId="10AE9A30" w14:textId="77777777" w:rsidR="00E569F9" w:rsidRPr="00B87AB8" w:rsidRDefault="00E569F9" w:rsidP="00E569F9">
      <w:pPr>
        <w:ind w:firstLine="600"/>
        <w:jc w:val="both"/>
        <w:rPr>
          <w:rFonts w:eastAsia="宋体"/>
          <w:szCs w:val="28"/>
        </w:rPr>
      </w:pPr>
      <w:r w:rsidRPr="00B87AB8">
        <w:rPr>
          <w:rFonts w:eastAsia="宋体" w:hint="eastAsia"/>
          <w:szCs w:val="28"/>
        </w:rPr>
        <w:t>表示对称</w:t>
      </w:r>
      <w:r w:rsidRPr="00B87AB8">
        <w:rPr>
          <w:rFonts w:eastAsia="宋体"/>
          <w:szCs w:val="28"/>
        </w:rPr>
        <w:t>三进制</w:t>
      </w:r>
      <w:r w:rsidRPr="00B87AB8">
        <w:rPr>
          <w:rFonts w:eastAsia="宋体"/>
          <w:szCs w:val="28"/>
        </w:rPr>
        <w:t>T (T</w:t>
      </w:r>
      <w:r w:rsidRPr="00B87AB8">
        <w:rPr>
          <w:rFonts w:eastAsia="宋体" w:hint="eastAsia"/>
          <w:szCs w:val="28"/>
        </w:rPr>
        <w:t>为</w:t>
      </w:r>
      <w:r w:rsidRPr="00B87AB8">
        <w:rPr>
          <w:rFonts w:eastAsia="宋体"/>
          <w:szCs w:val="28"/>
        </w:rPr>
        <w:t>-1)</w:t>
      </w:r>
      <w:r w:rsidRPr="00B87AB8">
        <w:rPr>
          <w:rFonts w:eastAsia="宋体" w:hint="eastAsia"/>
          <w:szCs w:val="28"/>
        </w:rPr>
        <w:t>，即：</w:t>
      </w:r>
      <w:r w:rsidRPr="00B87AB8">
        <w:rPr>
          <w:rFonts w:eastAsia="宋体"/>
          <w:szCs w:val="28"/>
        </w:rPr>
        <w:t>Z</w:t>
      </w:r>
      <w:r w:rsidRPr="00B87AB8">
        <w:rPr>
          <w:rFonts w:eastAsia="宋体"/>
          <w:szCs w:val="28"/>
          <w:vertAlign w:val="subscript"/>
        </w:rPr>
        <w:t>n</w:t>
      </w:r>
      <w:r w:rsidRPr="00B87AB8">
        <w:rPr>
          <w:rFonts w:eastAsia="宋体"/>
          <w:szCs w:val="28"/>
        </w:rPr>
        <w:t>=T=-1= x</w:t>
      </w:r>
      <w:r w:rsidRPr="00B87AB8">
        <w:rPr>
          <w:rFonts w:eastAsia="宋体"/>
          <w:szCs w:val="28"/>
          <w:vertAlign w:val="subscript"/>
        </w:rPr>
        <w:t>n</w:t>
      </w:r>
      <w:r w:rsidRPr="00B87AB8">
        <w:rPr>
          <w:rFonts w:eastAsia="宋体"/>
          <w:szCs w:val="28"/>
        </w:rPr>
        <w:t xml:space="preserve"> –y</w:t>
      </w:r>
      <w:r w:rsidRPr="00B87AB8">
        <w:rPr>
          <w:rFonts w:eastAsia="宋体"/>
          <w:szCs w:val="28"/>
          <w:vertAlign w:val="subscript"/>
        </w:rPr>
        <w:t>n</w:t>
      </w:r>
      <w:r w:rsidRPr="00B87AB8">
        <w:rPr>
          <w:rFonts w:eastAsia="宋体"/>
          <w:szCs w:val="28"/>
        </w:rPr>
        <w:t>; (x=0, y=1);</w:t>
      </w:r>
    </w:p>
    <w:p w14:paraId="155DECF2" w14:textId="77777777" w:rsidR="00E569F9" w:rsidRPr="00B87AB8" w:rsidRDefault="00E569F9" w:rsidP="00E569F9">
      <w:pPr>
        <w:ind w:firstLine="600"/>
        <w:jc w:val="both"/>
      </w:pPr>
      <w:r w:rsidRPr="00B87AB8">
        <w:rPr>
          <w:rFonts w:eastAsia="宋体" w:hint="eastAsia"/>
        </w:rPr>
        <w:t>二进制</w:t>
      </w:r>
      <w:r w:rsidRPr="00B87AB8">
        <w:rPr>
          <w:rFonts w:eastAsia="宋体"/>
        </w:rPr>
        <w:t>比合数和</w:t>
      </w:r>
      <w:r w:rsidRPr="00B87AB8">
        <w:rPr>
          <w:rFonts w:eastAsia="宋体" w:hint="eastAsia"/>
        </w:rPr>
        <w:t>三进制</w:t>
      </w:r>
      <w:r w:rsidRPr="00B87AB8">
        <w:rPr>
          <w:rFonts w:eastAsia="宋体"/>
        </w:rPr>
        <w:t>比合数之间不同编码方式，</w:t>
      </w:r>
      <w:r w:rsidRPr="00B87AB8">
        <w:rPr>
          <w:rFonts w:eastAsia="宋体" w:hint="eastAsia"/>
        </w:rPr>
        <w:t>-3</w:t>
      </w:r>
      <w:r w:rsidRPr="00B87AB8">
        <w:rPr>
          <w:rFonts w:eastAsia="宋体" w:hint="eastAsia"/>
        </w:rPr>
        <w:t>、</w:t>
      </w:r>
      <w:r w:rsidRPr="00B87AB8">
        <w:rPr>
          <w:rFonts w:eastAsia="宋体" w:hint="eastAsia"/>
        </w:rPr>
        <w:t>-2</w:t>
      </w:r>
      <w:r w:rsidRPr="00B87AB8">
        <w:rPr>
          <w:rFonts w:eastAsia="宋体" w:hint="eastAsia"/>
        </w:rPr>
        <w:t>、</w:t>
      </w:r>
      <w:r w:rsidRPr="00B87AB8">
        <w:rPr>
          <w:rFonts w:eastAsia="宋体" w:hint="eastAsia"/>
        </w:rPr>
        <w:t>2</w:t>
      </w:r>
      <w:r w:rsidRPr="00B87AB8">
        <w:rPr>
          <w:rFonts w:eastAsia="宋体" w:hint="eastAsia"/>
        </w:rPr>
        <w:t>、</w:t>
      </w:r>
      <w:r w:rsidRPr="00B87AB8">
        <w:rPr>
          <w:rFonts w:eastAsia="宋体" w:hint="eastAsia"/>
        </w:rPr>
        <w:t>3</w:t>
      </w:r>
      <w:r w:rsidRPr="00B87AB8">
        <w:rPr>
          <w:rFonts w:eastAsia="宋体" w:hint="eastAsia"/>
        </w:rPr>
        <w:t>的</w:t>
      </w:r>
      <w:r w:rsidRPr="00B87AB8">
        <w:rPr>
          <w:rFonts w:eastAsia="宋体"/>
        </w:rPr>
        <w:t>二进制</w:t>
      </w:r>
      <w:r w:rsidRPr="00B87AB8">
        <w:rPr>
          <w:rFonts w:eastAsia="宋体" w:hint="eastAsia"/>
        </w:rPr>
        <w:t>对称</w:t>
      </w:r>
      <w:r w:rsidRPr="00B87AB8">
        <w:rPr>
          <w:rFonts w:eastAsia="宋体"/>
        </w:rPr>
        <w:t>数</w:t>
      </w:r>
      <w:r w:rsidRPr="00B87AB8">
        <w:rPr>
          <w:rFonts w:eastAsia="宋体"/>
        </w:rPr>
        <w:t>BB</w:t>
      </w:r>
      <w:r w:rsidRPr="00B87AB8">
        <w:rPr>
          <w:rFonts w:eastAsia="宋体"/>
        </w:rPr>
        <w:t>、</w:t>
      </w:r>
      <w:r w:rsidRPr="00B87AB8">
        <w:rPr>
          <w:rFonts w:eastAsia="宋体"/>
          <w:szCs w:val="28"/>
        </w:rPr>
        <w:t>B0</w:t>
      </w:r>
      <w:r w:rsidRPr="00B87AB8">
        <w:rPr>
          <w:rFonts w:eastAsia="宋体" w:hint="eastAsia"/>
        </w:rPr>
        <w:t>、</w:t>
      </w:r>
      <w:r w:rsidRPr="00B87AB8">
        <w:rPr>
          <w:rFonts w:eastAsia="宋体" w:hint="eastAsia"/>
        </w:rPr>
        <w:t>10</w:t>
      </w:r>
      <w:r w:rsidRPr="00B87AB8">
        <w:rPr>
          <w:rFonts w:eastAsia="宋体" w:hint="eastAsia"/>
        </w:rPr>
        <w:t>、</w:t>
      </w:r>
      <w:r w:rsidRPr="00B87AB8">
        <w:rPr>
          <w:rFonts w:eastAsia="宋体" w:hint="eastAsia"/>
        </w:rPr>
        <w:t>11</w:t>
      </w:r>
      <w:r w:rsidRPr="00B87AB8">
        <w:rPr>
          <w:rFonts w:eastAsia="宋体" w:hint="eastAsia"/>
        </w:rPr>
        <w:t>的</w:t>
      </w:r>
      <w:r w:rsidRPr="00B87AB8">
        <w:rPr>
          <w:rFonts w:eastAsia="宋体"/>
        </w:rPr>
        <w:t>编码</w:t>
      </w:r>
      <w:r w:rsidRPr="00B87AB8">
        <w:rPr>
          <w:rFonts w:eastAsia="宋体" w:hint="eastAsia"/>
        </w:rPr>
        <w:t>，</w:t>
      </w:r>
      <w:r w:rsidRPr="00B87AB8">
        <w:rPr>
          <w:rFonts w:eastAsia="宋体"/>
        </w:rPr>
        <w:t>在</w:t>
      </w:r>
      <w:r w:rsidRPr="00B87AB8">
        <w:rPr>
          <w:rFonts w:eastAsia="宋体" w:hint="eastAsia"/>
        </w:rPr>
        <w:t>三</w:t>
      </w:r>
      <w:r w:rsidRPr="00B87AB8">
        <w:rPr>
          <w:rFonts w:eastAsia="宋体"/>
        </w:rPr>
        <w:t>进制</w:t>
      </w:r>
      <w:r w:rsidRPr="00B87AB8">
        <w:rPr>
          <w:rFonts w:eastAsia="宋体" w:hint="eastAsia"/>
        </w:rPr>
        <w:t>对称</w:t>
      </w:r>
      <w:r w:rsidRPr="00B87AB8">
        <w:rPr>
          <w:rFonts w:eastAsia="宋体"/>
        </w:rPr>
        <w:t>数</w:t>
      </w:r>
      <w:r w:rsidRPr="00B87AB8">
        <w:rPr>
          <w:rFonts w:eastAsia="宋体" w:hint="eastAsia"/>
        </w:rPr>
        <w:t>T0</w:t>
      </w:r>
      <w:r w:rsidRPr="00B87AB8">
        <w:rPr>
          <w:rFonts w:eastAsia="宋体" w:hint="eastAsia"/>
        </w:rPr>
        <w:t>、</w:t>
      </w:r>
      <w:r w:rsidRPr="00B87AB8">
        <w:rPr>
          <w:rFonts w:eastAsia="宋体"/>
        </w:rPr>
        <w:t>T1</w:t>
      </w:r>
      <w:r w:rsidRPr="00B87AB8">
        <w:rPr>
          <w:rFonts w:eastAsia="宋体"/>
        </w:rPr>
        <w:t>、</w:t>
      </w:r>
      <w:r w:rsidRPr="00B87AB8">
        <w:rPr>
          <w:rFonts w:eastAsia="宋体" w:hint="eastAsia"/>
        </w:rPr>
        <w:t>1</w:t>
      </w:r>
      <w:r w:rsidRPr="00B87AB8">
        <w:rPr>
          <w:rFonts w:eastAsia="宋体"/>
        </w:rPr>
        <w:t>T</w:t>
      </w:r>
      <w:r w:rsidRPr="00B87AB8">
        <w:rPr>
          <w:rFonts w:eastAsia="宋体"/>
        </w:rPr>
        <w:t>、</w:t>
      </w:r>
      <w:r w:rsidRPr="00B87AB8">
        <w:rPr>
          <w:rFonts w:eastAsia="宋体" w:hint="eastAsia"/>
        </w:rPr>
        <w:t>10</w:t>
      </w:r>
      <w:r w:rsidRPr="00B87AB8">
        <w:rPr>
          <w:rFonts w:eastAsia="宋体" w:hint="eastAsia"/>
        </w:rPr>
        <w:t>编码表示；二进制</w:t>
      </w:r>
      <w:r w:rsidRPr="00B87AB8">
        <w:rPr>
          <w:rFonts w:eastAsia="宋体"/>
        </w:rPr>
        <w:t>对称数</w:t>
      </w:r>
      <w:r w:rsidRPr="00B87AB8">
        <w:rPr>
          <w:rFonts w:eastAsia="宋体" w:hint="eastAsia"/>
        </w:rPr>
        <w:t>-1</w:t>
      </w:r>
      <w:r w:rsidRPr="00B87AB8">
        <w:rPr>
          <w:rFonts w:eastAsia="宋体" w:hint="eastAsia"/>
        </w:rPr>
        <w:t>和</w:t>
      </w:r>
      <w:r w:rsidRPr="00B87AB8">
        <w:rPr>
          <w:rFonts w:eastAsia="宋体" w:hint="eastAsia"/>
        </w:rPr>
        <w:t>1</w:t>
      </w:r>
      <w:r w:rsidRPr="00B87AB8">
        <w:rPr>
          <w:rFonts w:eastAsia="宋体" w:hint="eastAsia"/>
        </w:rPr>
        <w:t>各</w:t>
      </w:r>
      <w:r w:rsidRPr="00B87AB8">
        <w:rPr>
          <w:rFonts w:eastAsia="宋体"/>
        </w:rPr>
        <w:t>有两种编码方式</w:t>
      </w:r>
      <w:r w:rsidRPr="00B87AB8">
        <w:rPr>
          <w:rFonts w:eastAsia="宋体" w:hint="eastAsia"/>
        </w:rPr>
        <w:t>0</w:t>
      </w:r>
      <w:r w:rsidRPr="00B87AB8">
        <w:rPr>
          <w:rFonts w:eastAsia="宋体"/>
        </w:rPr>
        <w:t>B</w:t>
      </w:r>
      <w:r w:rsidRPr="00B87AB8">
        <w:rPr>
          <w:rFonts w:eastAsia="宋体" w:hint="eastAsia"/>
        </w:rPr>
        <w:t>、</w:t>
      </w:r>
      <w:r w:rsidRPr="00B87AB8">
        <w:rPr>
          <w:rFonts w:eastAsia="宋体"/>
        </w:rPr>
        <w:t>B1</w:t>
      </w:r>
      <w:r w:rsidRPr="00B87AB8">
        <w:rPr>
          <w:rFonts w:eastAsia="宋体" w:hint="eastAsia"/>
        </w:rPr>
        <w:t>和</w:t>
      </w:r>
      <w:r w:rsidRPr="00B87AB8">
        <w:rPr>
          <w:rFonts w:eastAsia="宋体" w:hint="eastAsia"/>
        </w:rPr>
        <w:t>01</w:t>
      </w:r>
      <w:r w:rsidRPr="00B87AB8">
        <w:rPr>
          <w:rFonts w:eastAsia="宋体" w:hint="eastAsia"/>
        </w:rPr>
        <w:t>、</w:t>
      </w:r>
      <w:r w:rsidRPr="00B87AB8">
        <w:rPr>
          <w:rFonts w:eastAsia="宋体" w:hint="eastAsia"/>
        </w:rPr>
        <w:t>1</w:t>
      </w:r>
      <w:r w:rsidRPr="00B87AB8">
        <w:rPr>
          <w:rFonts w:eastAsia="宋体"/>
        </w:rPr>
        <w:t>B</w:t>
      </w:r>
      <w:r w:rsidRPr="00B87AB8">
        <w:rPr>
          <w:rFonts w:eastAsia="宋体" w:hint="eastAsia"/>
        </w:rPr>
        <w:t>编码</w:t>
      </w:r>
      <w:r w:rsidRPr="00B87AB8">
        <w:rPr>
          <w:rFonts w:eastAsia="宋体"/>
        </w:rPr>
        <w:t>，</w:t>
      </w:r>
      <w:r w:rsidRPr="00B87AB8">
        <w:rPr>
          <w:rFonts w:eastAsia="宋体" w:hint="eastAsia"/>
        </w:rPr>
        <w:t>用三进制</w:t>
      </w:r>
      <w:r w:rsidRPr="00B87AB8">
        <w:rPr>
          <w:rFonts w:eastAsia="宋体"/>
        </w:rPr>
        <w:t>对称数</w:t>
      </w:r>
      <w:r w:rsidRPr="00B87AB8">
        <w:rPr>
          <w:rFonts w:eastAsia="宋体" w:hint="eastAsia"/>
        </w:rPr>
        <w:t>T</w:t>
      </w:r>
      <w:r w:rsidRPr="00B87AB8">
        <w:rPr>
          <w:rFonts w:eastAsia="宋体" w:hint="eastAsia"/>
        </w:rPr>
        <w:t>和</w:t>
      </w:r>
      <w:r w:rsidRPr="00B87AB8">
        <w:rPr>
          <w:rFonts w:eastAsia="宋体" w:hint="eastAsia"/>
        </w:rPr>
        <w:t>1</w:t>
      </w:r>
      <w:r w:rsidRPr="00B87AB8">
        <w:rPr>
          <w:rFonts w:eastAsia="宋体" w:hint="eastAsia"/>
        </w:rPr>
        <w:t>编码</w:t>
      </w:r>
      <w:r w:rsidRPr="00B87AB8">
        <w:rPr>
          <w:rFonts w:eastAsia="宋体"/>
        </w:rPr>
        <w:t>表示</w:t>
      </w:r>
      <w:r w:rsidRPr="00B87AB8">
        <w:rPr>
          <w:rFonts w:eastAsia="宋体" w:hint="eastAsia"/>
        </w:rPr>
        <w:t>。</w:t>
      </w:r>
      <w:r w:rsidRPr="00B87AB8">
        <w:rPr>
          <w:rFonts w:eastAsia="宋体" w:hint="eastAsia"/>
        </w:rPr>
        <w:t>T</w:t>
      </w:r>
      <w:r w:rsidRPr="00B87AB8">
        <w:rPr>
          <w:rFonts w:eastAsia="宋体"/>
        </w:rPr>
        <w:t>全加法器</w:t>
      </w:r>
      <w:r w:rsidRPr="00B87AB8">
        <w:rPr>
          <w:rFonts w:eastAsia="宋体" w:hint="eastAsia"/>
        </w:rPr>
        <w:t>201</w:t>
      </w:r>
      <w:r w:rsidRPr="00B87AB8">
        <w:rPr>
          <w:rFonts w:eastAsia="宋体"/>
        </w:rPr>
        <w:t>中</w:t>
      </w:r>
      <w:r w:rsidRPr="00B87AB8">
        <w:rPr>
          <w:rFonts w:eastAsia="宋体" w:hint="eastAsia"/>
        </w:rPr>
        <w:t>，经过</w:t>
      </w:r>
      <w:r w:rsidRPr="00B87AB8">
        <w:rPr>
          <w:rFonts w:eastAsia="宋体" w:hint="eastAsia"/>
        </w:rPr>
        <w:t>tria2to3</w:t>
      </w:r>
      <w:r w:rsidRPr="00B87AB8">
        <w:rPr>
          <w:rFonts w:eastAsia="宋体" w:hint="eastAsia"/>
        </w:rPr>
        <w:t>逻辑</w:t>
      </w:r>
      <w:r w:rsidRPr="00B87AB8">
        <w:rPr>
          <w:rFonts w:eastAsia="宋体"/>
        </w:rPr>
        <w:t>门处理</w:t>
      </w:r>
      <w:r w:rsidRPr="00B87AB8">
        <w:rPr>
          <w:rFonts w:eastAsia="宋体" w:hint="eastAsia"/>
        </w:rPr>
        <w:t>的位操作</w:t>
      </w:r>
      <w:r w:rsidRPr="00B87AB8">
        <w:rPr>
          <w:rFonts w:eastAsia="宋体"/>
        </w:rPr>
        <w:t>转译</w:t>
      </w:r>
      <w:r w:rsidRPr="00B87AB8">
        <w:rPr>
          <w:rFonts w:eastAsia="宋体" w:hint="eastAsia"/>
        </w:rPr>
        <w:t>，使“</w:t>
      </w:r>
      <w:r w:rsidRPr="00B87AB8">
        <w:rPr>
          <w:rFonts w:eastAsia="宋体"/>
        </w:rPr>
        <w:t>比合</w:t>
      </w:r>
      <w:r w:rsidRPr="00B87AB8">
        <w:rPr>
          <w:rFonts w:eastAsia="宋体" w:hint="eastAsia"/>
        </w:rPr>
        <w:t>”</w:t>
      </w:r>
      <w:r w:rsidRPr="00B87AB8">
        <w:rPr>
          <w:rFonts w:eastAsia="宋体"/>
        </w:rPr>
        <w:t>二进制</w:t>
      </w:r>
      <w:r w:rsidRPr="00B87AB8">
        <w:rPr>
          <w:rFonts w:eastAsia="宋体" w:hint="eastAsia"/>
        </w:rPr>
        <w:t>与“</w:t>
      </w:r>
      <w:r w:rsidRPr="00B87AB8">
        <w:rPr>
          <w:rFonts w:eastAsia="宋体"/>
        </w:rPr>
        <w:t>比合</w:t>
      </w:r>
      <w:r w:rsidRPr="00B87AB8">
        <w:rPr>
          <w:rFonts w:eastAsia="宋体" w:hint="eastAsia"/>
        </w:rPr>
        <w:t>”</w:t>
      </w:r>
      <w:r w:rsidRPr="00B87AB8">
        <w:rPr>
          <w:rFonts w:eastAsia="宋体"/>
        </w:rPr>
        <w:t>三进制</w:t>
      </w:r>
      <w:r w:rsidRPr="00B87AB8">
        <w:rPr>
          <w:rFonts w:eastAsia="宋体" w:hint="eastAsia"/>
        </w:rPr>
        <w:t>的阵列</w:t>
      </w:r>
      <w:r w:rsidRPr="00B87AB8">
        <w:rPr>
          <w:rFonts w:eastAsia="宋体"/>
        </w:rPr>
        <w:t>之间转译处理</w:t>
      </w:r>
      <w:r w:rsidRPr="00B87AB8">
        <w:rPr>
          <w:rFonts w:eastAsia="宋体" w:hint="eastAsia"/>
        </w:rPr>
        <w:t>，输出</w:t>
      </w:r>
      <w:r w:rsidRPr="00B87AB8">
        <w:rPr>
          <w:rFonts w:eastAsia="宋体"/>
        </w:rPr>
        <w:t>三进制进位的对称三进制数</w:t>
      </w:r>
      <w:r w:rsidRPr="00B87AB8">
        <w:rPr>
          <w:rFonts w:eastAsia="宋体" w:hint="eastAsia"/>
        </w:rPr>
        <w:t>，</w:t>
      </w:r>
      <w:r w:rsidRPr="00B87AB8">
        <w:rPr>
          <w:rFonts w:eastAsia="宋体"/>
        </w:rPr>
        <w:t>以下表</w:t>
      </w:r>
      <w:r w:rsidR="00501BB0" w:rsidRPr="00B87AB8">
        <w:rPr>
          <w:rFonts w:eastAsia="宋体" w:hint="eastAsia"/>
        </w:rPr>
        <w:t>14</w:t>
      </w:r>
      <w:r w:rsidRPr="00B87AB8">
        <w:rPr>
          <w:rFonts w:eastAsia="宋体"/>
        </w:rPr>
        <w:t>是比合二进制和比合三进制转译比较表。</w:t>
      </w:r>
    </w:p>
    <w:p w14:paraId="4F57BAA8" w14:textId="77777777" w:rsidR="00E569F9" w:rsidRPr="00B87AB8" w:rsidRDefault="00E569F9" w:rsidP="00E569F9">
      <w:pPr>
        <w:ind w:firstLine="0"/>
        <w:rPr>
          <w:rFonts w:eastAsia="宋体"/>
          <w:szCs w:val="28"/>
        </w:rPr>
      </w:pPr>
      <w:r w:rsidRPr="00B87AB8">
        <w:rPr>
          <w:rFonts w:eastAsia="宋体" w:hint="eastAsia"/>
          <w:szCs w:val="28"/>
        </w:rPr>
        <w:t>表</w:t>
      </w:r>
      <w:r w:rsidR="00501BB0" w:rsidRPr="00B87AB8">
        <w:rPr>
          <w:rFonts w:eastAsia="宋体" w:hint="eastAsia"/>
          <w:szCs w:val="28"/>
        </w:rPr>
        <w:t>14</w:t>
      </w:r>
      <w:r w:rsidRPr="00B87AB8">
        <w:rPr>
          <w:rFonts w:eastAsia="宋体"/>
          <w:szCs w:val="28"/>
        </w:rPr>
        <w:t>：</w:t>
      </w:r>
      <w:r w:rsidRPr="00B87AB8">
        <w:rPr>
          <w:rFonts w:eastAsia="宋体" w:hint="eastAsia"/>
          <w:szCs w:val="28"/>
        </w:rPr>
        <w:t>T</w:t>
      </w:r>
      <w:r w:rsidRPr="00B87AB8">
        <w:rPr>
          <w:rFonts w:eastAsia="宋体" w:hint="eastAsia"/>
          <w:szCs w:val="28"/>
        </w:rPr>
        <w:t>全加法器处理，</w:t>
      </w:r>
      <w:r w:rsidRPr="00B87AB8">
        <w:rPr>
          <w:rFonts w:eastAsia="宋体"/>
          <w:szCs w:val="28"/>
        </w:rPr>
        <w:t>比合二进制</w:t>
      </w:r>
      <w:r w:rsidRPr="00B87AB8">
        <w:rPr>
          <w:rFonts w:eastAsia="宋体" w:hint="eastAsia"/>
          <w:szCs w:val="28"/>
        </w:rPr>
        <w:t>与</w:t>
      </w:r>
      <w:r w:rsidRPr="00B87AB8">
        <w:rPr>
          <w:rFonts w:eastAsia="宋体"/>
          <w:szCs w:val="28"/>
        </w:rPr>
        <w:t>比合三进制转译表</w:t>
      </w:r>
      <w:r w:rsidRPr="00B87AB8">
        <w:rPr>
          <w:rFonts w:eastAsia="宋体" w:hint="eastAsia"/>
          <w:szCs w:val="28"/>
        </w:rPr>
        <w:t>(</w:t>
      </w:r>
      <w:r w:rsidRPr="00B87AB8">
        <w:rPr>
          <w:rFonts w:eastAsia="宋体" w:hint="eastAsia"/>
          <w:szCs w:val="28"/>
        </w:rPr>
        <w:t>符号</w:t>
      </w:r>
      <w:r w:rsidRPr="00B87AB8">
        <w:rPr>
          <w:rFonts w:eastAsia="宋体"/>
          <w:szCs w:val="28"/>
        </w:rPr>
        <w:t>B=-1</w:t>
      </w:r>
      <w:r w:rsidRPr="00B87AB8">
        <w:rPr>
          <w:rFonts w:eastAsia="宋体" w:hint="eastAsia"/>
          <w:szCs w:val="28"/>
        </w:rPr>
        <w:t>，</w:t>
      </w:r>
      <w:r w:rsidRPr="00B87AB8">
        <w:rPr>
          <w:rFonts w:eastAsia="宋体"/>
          <w:szCs w:val="28"/>
        </w:rPr>
        <w:t>T=-1</w:t>
      </w:r>
      <w:r w:rsidRPr="00B87AB8">
        <w:rPr>
          <w:rFonts w:eastAsia="宋体" w:hint="eastAsia"/>
          <w:szCs w:val="28"/>
        </w:rPr>
        <w:t>)</w:t>
      </w:r>
    </w:p>
    <w:tbl>
      <w:tblPr>
        <w:tblW w:w="0" w:type="auto"/>
        <w:tblInd w:w="108" w:type="dxa"/>
        <w:tblLook w:val="04A0" w:firstRow="1" w:lastRow="0" w:firstColumn="1" w:lastColumn="0" w:noHBand="0" w:noVBand="1"/>
      </w:tblPr>
      <w:tblGrid>
        <w:gridCol w:w="1116"/>
        <w:gridCol w:w="892"/>
        <w:gridCol w:w="892"/>
        <w:gridCol w:w="892"/>
        <w:gridCol w:w="892"/>
        <w:gridCol w:w="892"/>
        <w:gridCol w:w="892"/>
        <w:gridCol w:w="892"/>
        <w:gridCol w:w="892"/>
        <w:gridCol w:w="892"/>
      </w:tblGrid>
      <w:tr w:rsidR="00E569F9" w:rsidRPr="00B87AB8" w14:paraId="3D877519" w14:textId="77777777" w:rsidTr="005C6556">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3A0A87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宋体" w:eastAsia="宋体" w:hAnsi="宋体" w:cs="宋体" w:hint="eastAsia"/>
                <w:kern w:val="0"/>
                <w:sz w:val="18"/>
                <w:szCs w:val="22"/>
              </w:rPr>
              <w:t>十进</w:t>
            </w:r>
            <w:r w:rsidRPr="00B87AB8">
              <w:rPr>
                <w:rFonts w:ascii="宋体" w:eastAsia="宋体" w:hAnsi="宋体" w:cs="宋体"/>
                <w:kern w:val="0"/>
                <w:sz w:val="18"/>
                <w:szCs w:val="22"/>
              </w:rPr>
              <w:t>制</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756B59C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-3</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3260405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-2</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319259F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5691862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27D4A64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0</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23FC451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1FF365E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579889D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2</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11EC9E7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3</w:t>
            </w:r>
          </w:p>
        </w:tc>
      </w:tr>
      <w:tr w:rsidR="00E569F9" w:rsidRPr="00B87AB8" w14:paraId="6CF49800"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vAlign w:val="center"/>
          </w:tcPr>
          <w:p w14:paraId="10A4195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宋体" w:eastAsia="宋体" w:hAnsi="宋体" w:cs="宋体"/>
                <w:kern w:val="0"/>
                <w:sz w:val="18"/>
                <w:szCs w:val="22"/>
              </w:rPr>
              <w:t>2进制比合</w:t>
            </w:r>
          </w:p>
        </w:tc>
        <w:tc>
          <w:tcPr>
            <w:tcW w:w="0" w:type="auto"/>
            <w:tcBorders>
              <w:top w:val="nil"/>
              <w:left w:val="nil"/>
              <w:bottom w:val="single" w:sz="4" w:space="0" w:color="auto"/>
              <w:right w:val="single" w:sz="4" w:space="0" w:color="auto"/>
            </w:tcBorders>
            <w:shd w:val="clear" w:color="auto" w:fill="auto"/>
            <w:noWrap/>
            <w:vAlign w:val="center"/>
          </w:tcPr>
          <w:p w14:paraId="026C457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0-3=-3</w:t>
            </w:r>
          </w:p>
        </w:tc>
        <w:tc>
          <w:tcPr>
            <w:tcW w:w="0" w:type="auto"/>
            <w:tcBorders>
              <w:top w:val="nil"/>
              <w:left w:val="nil"/>
              <w:bottom w:val="single" w:sz="4" w:space="0" w:color="auto"/>
              <w:right w:val="single" w:sz="4" w:space="0" w:color="auto"/>
            </w:tcBorders>
            <w:shd w:val="clear" w:color="auto" w:fill="auto"/>
            <w:noWrap/>
            <w:vAlign w:val="center"/>
          </w:tcPr>
          <w:p w14:paraId="0EB0D40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0-2=-2</w:t>
            </w:r>
          </w:p>
        </w:tc>
        <w:tc>
          <w:tcPr>
            <w:tcW w:w="0" w:type="auto"/>
            <w:tcBorders>
              <w:top w:val="nil"/>
              <w:left w:val="nil"/>
              <w:bottom w:val="single" w:sz="4" w:space="0" w:color="auto"/>
              <w:right w:val="single" w:sz="4" w:space="0" w:color="auto"/>
            </w:tcBorders>
            <w:shd w:val="clear" w:color="auto" w:fill="auto"/>
            <w:noWrap/>
            <w:vAlign w:val="center"/>
          </w:tcPr>
          <w:p w14:paraId="30C39B9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0-1=-1</w:t>
            </w:r>
          </w:p>
        </w:tc>
        <w:tc>
          <w:tcPr>
            <w:tcW w:w="0" w:type="auto"/>
            <w:tcBorders>
              <w:top w:val="nil"/>
              <w:left w:val="nil"/>
              <w:bottom w:val="single" w:sz="4" w:space="0" w:color="auto"/>
              <w:right w:val="single" w:sz="4" w:space="0" w:color="auto"/>
            </w:tcBorders>
            <w:shd w:val="clear" w:color="auto" w:fill="auto"/>
            <w:noWrap/>
            <w:vAlign w:val="center"/>
          </w:tcPr>
          <w:p w14:paraId="5B34C86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1-2=-1</w:t>
            </w:r>
          </w:p>
        </w:tc>
        <w:tc>
          <w:tcPr>
            <w:tcW w:w="0" w:type="auto"/>
            <w:tcBorders>
              <w:top w:val="nil"/>
              <w:left w:val="nil"/>
              <w:bottom w:val="single" w:sz="4" w:space="0" w:color="auto"/>
              <w:right w:val="single" w:sz="4" w:space="0" w:color="auto"/>
            </w:tcBorders>
            <w:shd w:val="clear" w:color="auto" w:fill="auto"/>
            <w:noWrap/>
            <w:vAlign w:val="center"/>
          </w:tcPr>
          <w:p w14:paraId="12F9A58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0-0=0</w:t>
            </w:r>
          </w:p>
        </w:tc>
        <w:tc>
          <w:tcPr>
            <w:tcW w:w="0" w:type="auto"/>
            <w:tcBorders>
              <w:top w:val="nil"/>
              <w:left w:val="nil"/>
              <w:bottom w:val="single" w:sz="4" w:space="0" w:color="auto"/>
              <w:right w:val="single" w:sz="4" w:space="0" w:color="auto"/>
            </w:tcBorders>
            <w:shd w:val="clear" w:color="auto" w:fill="auto"/>
            <w:noWrap/>
            <w:vAlign w:val="center"/>
          </w:tcPr>
          <w:p w14:paraId="0E504B7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1-0=1</w:t>
            </w:r>
          </w:p>
        </w:tc>
        <w:tc>
          <w:tcPr>
            <w:tcW w:w="0" w:type="auto"/>
            <w:tcBorders>
              <w:top w:val="nil"/>
              <w:left w:val="nil"/>
              <w:bottom w:val="single" w:sz="4" w:space="0" w:color="auto"/>
              <w:right w:val="single" w:sz="4" w:space="0" w:color="auto"/>
            </w:tcBorders>
            <w:shd w:val="clear" w:color="auto" w:fill="auto"/>
            <w:noWrap/>
            <w:vAlign w:val="center"/>
          </w:tcPr>
          <w:p w14:paraId="396CE8A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2-1=1</w:t>
            </w:r>
          </w:p>
        </w:tc>
        <w:tc>
          <w:tcPr>
            <w:tcW w:w="0" w:type="auto"/>
            <w:tcBorders>
              <w:top w:val="nil"/>
              <w:left w:val="nil"/>
              <w:bottom w:val="single" w:sz="4" w:space="0" w:color="auto"/>
              <w:right w:val="single" w:sz="4" w:space="0" w:color="auto"/>
            </w:tcBorders>
            <w:shd w:val="clear" w:color="auto" w:fill="auto"/>
            <w:noWrap/>
            <w:vAlign w:val="center"/>
          </w:tcPr>
          <w:p w14:paraId="222549B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2-0=2</w:t>
            </w:r>
          </w:p>
        </w:tc>
        <w:tc>
          <w:tcPr>
            <w:tcW w:w="0" w:type="auto"/>
            <w:tcBorders>
              <w:top w:val="nil"/>
              <w:left w:val="nil"/>
              <w:bottom w:val="single" w:sz="4" w:space="0" w:color="auto"/>
              <w:right w:val="single" w:sz="4" w:space="0" w:color="auto"/>
            </w:tcBorders>
            <w:shd w:val="clear" w:color="auto" w:fill="auto"/>
            <w:noWrap/>
            <w:vAlign w:val="center"/>
          </w:tcPr>
          <w:p w14:paraId="0B8AF56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3+0=3</w:t>
            </w:r>
          </w:p>
        </w:tc>
      </w:tr>
      <w:tr w:rsidR="00E569F9" w:rsidRPr="00B87AB8" w14:paraId="26716D2A"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vAlign w:val="center"/>
          </w:tcPr>
          <w:p w14:paraId="7E782B5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B(</w:t>
            </w:r>
            <w:r w:rsidRPr="00B87AB8">
              <w:rPr>
                <w:rFonts w:ascii="宋体" w:eastAsia="宋体" w:hAnsi="宋体" w:cs="宋体"/>
                <w:kern w:val="0"/>
                <w:sz w:val="18"/>
                <w:szCs w:val="22"/>
              </w:rPr>
              <w:t>正</w:t>
            </w:r>
            <w:r w:rsidRPr="00B87AB8">
              <w:rPr>
                <w:rFonts w:ascii="Calibri" w:eastAsia="Times New Roman" w:hAnsi="Calibri"/>
                <w:kern w:val="0"/>
                <w:sz w:val="18"/>
                <w:szCs w:val="22"/>
              </w:rPr>
              <w:t>)(</w:t>
            </w:r>
            <w:r w:rsidRPr="00B87AB8">
              <w:rPr>
                <w:rFonts w:ascii="宋体" w:eastAsia="宋体" w:hAnsi="宋体" w:cs="宋体"/>
                <w:kern w:val="0"/>
                <w:sz w:val="18"/>
                <w:szCs w:val="22"/>
              </w:rPr>
              <w:t>反</w:t>
            </w:r>
            <w:r w:rsidRPr="00B87AB8">
              <w:rPr>
                <w:rFonts w:ascii="Calibri" w:eastAsia="Times New Roman" w:hAnsi="Calibri"/>
                <w:kern w:val="0"/>
                <w:sz w:val="18"/>
                <w:szCs w:val="22"/>
              </w:rPr>
              <w:t>)</w:t>
            </w:r>
          </w:p>
        </w:tc>
        <w:tc>
          <w:tcPr>
            <w:tcW w:w="0" w:type="auto"/>
            <w:tcBorders>
              <w:top w:val="nil"/>
              <w:left w:val="nil"/>
              <w:bottom w:val="single" w:sz="4" w:space="0" w:color="auto"/>
              <w:right w:val="single" w:sz="4" w:space="0" w:color="auto"/>
            </w:tcBorders>
            <w:shd w:val="clear" w:color="auto" w:fill="auto"/>
            <w:noWrap/>
            <w:vAlign w:val="bottom"/>
          </w:tcPr>
          <w:p w14:paraId="63228AE1"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(0,0)(1,1)</w:t>
            </w:r>
          </w:p>
        </w:tc>
        <w:tc>
          <w:tcPr>
            <w:tcW w:w="0" w:type="auto"/>
            <w:tcBorders>
              <w:top w:val="nil"/>
              <w:left w:val="nil"/>
              <w:bottom w:val="single" w:sz="4" w:space="0" w:color="auto"/>
              <w:right w:val="single" w:sz="4" w:space="0" w:color="auto"/>
            </w:tcBorders>
            <w:shd w:val="clear" w:color="auto" w:fill="auto"/>
            <w:noWrap/>
            <w:vAlign w:val="bottom"/>
          </w:tcPr>
          <w:p w14:paraId="3F36CC74"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(0,0)(1,0)</w:t>
            </w:r>
          </w:p>
        </w:tc>
        <w:tc>
          <w:tcPr>
            <w:tcW w:w="0" w:type="auto"/>
            <w:tcBorders>
              <w:top w:val="nil"/>
              <w:left w:val="nil"/>
              <w:bottom w:val="single" w:sz="4" w:space="0" w:color="auto"/>
              <w:right w:val="single" w:sz="4" w:space="0" w:color="auto"/>
            </w:tcBorders>
            <w:shd w:val="clear" w:color="auto" w:fill="auto"/>
            <w:noWrap/>
            <w:vAlign w:val="bottom"/>
          </w:tcPr>
          <w:p w14:paraId="344E5B81"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(0,0)(0,1)</w:t>
            </w:r>
          </w:p>
        </w:tc>
        <w:tc>
          <w:tcPr>
            <w:tcW w:w="0" w:type="auto"/>
            <w:tcBorders>
              <w:top w:val="nil"/>
              <w:left w:val="nil"/>
              <w:bottom w:val="single" w:sz="4" w:space="0" w:color="auto"/>
              <w:right w:val="single" w:sz="4" w:space="0" w:color="auto"/>
            </w:tcBorders>
            <w:shd w:val="clear" w:color="auto" w:fill="auto"/>
            <w:noWrap/>
            <w:vAlign w:val="bottom"/>
          </w:tcPr>
          <w:p w14:paraId="3D1923C7"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(0,1)(1,0)</w:t>
            </w:r>
          </w:p>
        </w:tc>
        <w:tc>
          <w:tcPr>
            <w:tcW w:w="0" w:type="auto"/>
            <w:tcBorders>
              <w:top w:val="nil"/>
              <w:left w:val="nil"/>
              <w:bottom w:val="single" w:sz="4" w:space="0" w:color="auto"/>
              <w:right w:val="single" w:sz="4" w:space="0" w:color="auto"/>
            </w:tcBorders>
            <w:shd w:val="clear" w:color="auto" w:fill="auto"/>
            <w:noWrap/>
            <w:vAlign w:val="bottom"/>
          </w:tcPr>
          <w:p w14:paraId="087E60D0"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(0,0)(0,0)</w:t>
            </w:r>
          </w:p>
        </w:tc>
        <w:tc>
          <w:tcPr>
            <w:tcW w:w="0" w:type="auto"/>
            <w:tcBorders>
              <w:top w:val="nil"/>
              <w:left w:val="nil"/>
              <w:bottom w:val="single" w:sz="4" w:space="0" w:color="auto"/>
              <w:right w:val="single" w:sz="4" w:space="0" w:color="auto"/>
            </w:tcBorders>
            <w:shd w:val="clear" w:color="auto" w:fill="auto"/>
            <w:noWrap/>
            <w:vAlign w:val="bottom"/>
          </w:tcPr>
          <w:p w14:paraId="7354C50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(0,1)(0,0)</w:t>
            </w:r>
          </w:p>
        </w:tc>
        <w:tc>
          <w:tcPr>
            <w:tcW w:w="0" w:type="auto"/>
            <w:tcBorders>
              <w:top w:val="nil"/>
              <w:left w:val="nil"/>
              <w:bottom w:val="single" w:sz="4" w:space="0" w:color="auto"/>
              <w:right w:val="single" w:sz="4" w:space="0" w:color="auto"/>
            </w:tcBorders>
            <w:shd w:val="clear" w:color="auto" w:fill="auto"/>
            <w:noWrap/>
            <w:vAlign w:val="bottom"/>
          </w:tcPr>
          <w:p w14:paraId="1617A9F6"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(1,0)(0,1)</w:t>
            </w:r>
          </w:p>
        </w:tc>
        <w:tc>
          <w:tcPr>
            <w:tcW w:w="0" w:type="auto"/>
            <w:tcBorders>
              <w:top w:val="nil"/>
              <w:left w:val="nil"/>
              <w:bottom w:val="single" w:sz="4" w:space="0" w:color="auto"/>
              <w:right w:val="single" w:sz="4" w:space="0" w:color="auto"/>
            </w:tcBorders>
            <w:shd w:val="clear" w:color="auto" w:fill="auto"/>
            <w:noWrap/>
            <w:vAlign w:val="bottom"/>
          </w:tcPr>
          <w:p w14:paraId="24E00521"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(1,0)(0,0)</w:t>
            </w:r>
          </w:p>
        </w:tc>
        <w:tc>
          <w:tcPr>
            <w:tcW w:w="0" w:type="auto"/>
            <w:tcBorders>
              <w:top w:val="nil"/>
              <w:left w:val="nil"/>
              <w:bottom w:val="single" w:sz="4" w:space="0" w:color="auto"/>
              <w:right w:val="single" w:sz="4" w:space="0" w:color="auto"/>
            </w:tcBorders>
            <w:shd w:val="clear" w:color="auto" w:fill="auto"/>
            <w:noWrap/>
            <w:vAlign w:val="bottom"/>
          </w:tcPr>
          <w:p w14:paraId="413196C2"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(1,1)(0,0)</w:t>
            </w:r>
          </w:p>
        </w:tc>
      </w:tr>
      <w:tr w:rsidR="00E569F9" w:rsidRPr="00B87AB8" w14:paraId="5D53B630"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vAlign w:val="center"/>
          </w:tcPr>
          <w:p w14:paraId="6875B22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宋体" w:eastAsia="宋体" w:hAnsi="宋体" w:cs="宋体"/>
                <w:kern w:val="0"/>
                <w:sz w:val="18"/>
                <w:szCs w:val="22"/>
              </w:rPr>
              <w:t>比</w:t>
            </w:r>
            <w:r w:rsidRPr="00B87AB8">
              <w:rPr>
                <w:rFonts w:ascii="宋体" w:eastAsia="宋体" w:hAnsi="宋体" w:cs="宋体" w:hint="eastAsia"/>
                <w:kern w:val="0"/>
                <w:sz w:val="18"/>
                <w:szCs w:val="22"/>
              </w:rPr>
              <w:t>合</w:t>
            </w:r>
            <w:r w:rsidRPr="00B87AB8">
              <w:rPr>
                <w:rFonts w:ascii="宋体" w:eastAsia="宋体" w:hAnsi="宋体" w:cs="宋体"/>
                <w:kern w:val="0"/>
                <w:sz w:val="18"/>
                <w:szCs w:val="22"/>
              </w:rPr>
              <w:t>2进制</w:t>
            </w:r>
          </w:p>
        </w:tc>
        <w:tc>
          <w:tcPr>
            <w:tcW w:w="0" w:type="auto"/>
            <w:tcBorders>
              <w:top w:val="nil"/>
              <w:left w:val="nil"/>
              <w:bottom w:val="single" w:sz="4" w:space="0" w:color="auto"/>
              <w:right w:val="single" w:sz="4" w:space="0" w:color="auto"/>
            </w:tcBorders>
            <w:shd w:val="clear" w:color="auto" w:fill="auto"/>
            <w:noWrap/>
            <w:vAlign w:val="bottom"/>
          </w:tcPr>
          <w:p w14:paraId="06418B52"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[0,1][0,1]</w:t>
            </w:r>
          </w:p>
        </w:tc>
        <w:tc>
          <w:tcPr>
            <w:tcW w:w="0" w:type="auto"/>
            <w:tcBorders>
              <w:top w:val="nil"/>
              <w:left w:val="nil"/>
              <w:bottom w:val="single" w:sz="4" w:space="0" w:color="auto"/>
              <w:right w:val="single" w:sz="4" w:space="0" w:color="auto"/>
            </w:tcBorders>
            <w:shd w:val="clear" w:color="auto" w:fill="auto"/>
            <w:noWrap/>
            <w:vAlign w:val="bottom"/>
          </w:tcPr>
          <w:p w14:paraId="1B8A7EE4"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[0,1][0,0]</w:t>
            </w:r>
          </w:p>
        </w:tc>
        <w:tc>
          <w:tcPr>
            <w:tcW w:w="0" w:type="auto"/>
            <w:tcBorders>
              <w:top w:val="nil"/>
              <w:left w:val="nil"/>
              <w:bottom w:val="single" w:sz="4" w:space="0" w:color="auto"/>
              <w:right w:val="single" w:sz="4" w:space="0" w:color="auto"/>
            </w:tcBorders>
            <w:shd w:val="clear" w:color="auto" w:fill="auto"/>
            <w:noWrap/>
            <w:vAlign w:val="bottom"/>
          </w:tcPr>
          <w:p w14:paraId="2B32A9DA"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[0,0][0,1]</w:t>
            </w:r>
          </w:p>
        </w:tc>
        <w:tc>
          <w:tcPr>
            <w:tcW w:w="0" w:type="auto"/>
            <w:tcBorders>
              <w:top w:val="nil"/>
              <w:left w:val="nil"/>
              <w:bottom w:val="single" w:sz="4" w:space="0" w:color="auto"/>
              <w:right w:val="single" w:sz="4" w:space="0" w:color="auto"/>
            </w:tcBorders>
            <w:shd w:val="clear" w:color="auto" w:fill="auto"/>
            <w:noWrap/>
            <w:vAlign w:val="bottom"/>
          </w:tcPr>
          <w:p w14:paraId="51AACC70"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[0,1][1,0]</w:t>
            </w:r>
          </w:p>
        </w:tc>
        <w:tc>
          <w:tcPr>
            <w:tcW w:w="0" w:type="auto"/>
            <w:tcBorders>
              <w:top w:val="nil"/>
              <w:left w:val="nil"/>
              <w:bottom w:val="single" w:sz="4" w:space="0" w:color="auto"/>
              <w:right w:val="single" w:sz="4" w:space="0" w:color="auto"/>
            </w:tcBorders>
            <w:shd w:val="clear" w:color="auto" w:fill="auto"/>
            <w:noWrap/>
            <w:vAlign w:val="bottom"/>
          </w:tcPr>
          <w:p w14:paraId="2071C007"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[0,0][0,0]</w:t>
            </w:r>
          </w:p>
        </w:tc>
        <w:tc>
          <w:tcPr>
            <w:tcW w:w="0" w:type="auto"/>
            <w:tcBorders>
              <w:top w:val="nil"/>
              <w:left w:val="nil"/>
              <w:bottom w:val="single" w:sz="4" w:space="0" w:color="auto"/>
              <w:right w:val="single" w:sz="4" w:space="0" w:color="auto"/>
            </w:tcBorders>
            <w:shd w:val="clear" w:color="auto" w:fill="auto"/>
            <w:noWrap/>
            <w:vAlign w:val="bottom"/>
          </w:tcPr>
          <w:p w14:paraId="46E09021"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[0,0][1,0]</w:t>
            </w:r>
          </w:p>
        </w:tc>
        <w:tc>
          <w:tcPr>
            <w:tcW w:w="0" w:type="auto"/>
            <w:tcBorders>
              <w:top w:val="nil"/>
              <w:left w:val="nil"/>
              <w:bottom w:val="single" w:sz="4" w:space="0" w:color="auto"/>
              <w:right w:val="single" w:sz="4" w:space="0" w:color="auto"/>
            </w:tcBorders>
            <w:shd w:val="clear" w:color="auto" w:fill="auto"/>
            <w:noWrap/>
            <w:vAlign w:val="bottom"/>
          </w:tcPr>
          <w:p w14:paraId="300615AF"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[1,0][0,1]</w:t>
            </w:r>
          </w:p>
        </w:tc>
        <w:tc>
          <w:tcPr>
            <w:tcW w:w="0" w:type="auto"/>
            <w:tcBorders>
              <w:top w:val="nil"/>
              <w:left w:val="nil"/>
              <w:bottom w:val="single" w:sz="4" w:space="0" w:color="auto"/>
              <w:right w:val="single" w:sz="4" w:space="0" w:color="auto"/>
            </w:tcBorders>
            <w:shd w:val="clear" w:color="auto" w:fill="auto"/>
            <w:noWrap/>
            <w:vAlign w:val="bottom"/>
          </w:tcPr>
          <w:p w14:paraId="747AB04A"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[1,0][0,0]</w:t>
            </w:r>
          </w:p>
        </w:tc>
        <w:tc>
          <w:tcPr>
            <w:tcW w:w="0" w:type="auto"/>
            <w:tcBorders>
              <w:top w:val="nil"/>
              <w:left w:val="nil"/>
              <w:bottom w:val="single" w:sz="4" w:space="0" w:color="auto"/>
              <w:right w:val="single" w:sz="4" w:space="0" w:color="auto"/>
            </w:tcBorders>
            <w:shd w:val="clear" w:color="auto" w:fill="auto"/>
            <w:noWrap/>
            <w:vAlign w:val="bottom"/>
          </w:tcPr>
          <w:p w14:paraId="21C9FF4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[1,0][1,0]</w:t>
            </w:r>
          </w:p>
        </w:tc>
      </w:tr>
      <w:tr w:rsidR="00E569F9" w:rsidRPr="00B87AB8" w14:paraId="5A6D3BB3"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vAlign w:val="center"/>
          </w:tcPr>
          <w:p w14:paraId="6F81366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宋体" w:eastAsia="宋体" w:hAnsi="宋体" w:cs="宋体"/>
                <w:kern w:val="0"/>
                <w:sz w:val="18"/>
                <w:szCs w:val="22"/>
              </w:rPr>
              <w:t>对</w:t>
            </w:r>
            <w:r w:rsidRPr="00B87AB8">
              <w:rPr>
                <w:rFonts w:ascii="宋体" w:eastAsia="宋体" w:hAnsi="宋体" w:cs="宋体" w:hint="eastAsia"/>
                <w:kern w:val="0"/>
                <w:sz w:val="18"/>
                <w:szCs w:val="22"/>
              </w:rPr>
              <w:t>成</w:t>
            </w:r>
            <w:r w:rsidRPr="00B87AB8">
              <w:rPr>
                <w:rFonts w:ascii="宋体" w:eastAsia="宋体" w:hAnsi="宋体" w:cs="宋体"/>
                <w:kern w:val="0"/>
                <w:sz w:val="18"/>
                <w:szCs w:val="22"/>
              </w:rPr>
              <w:t>2进制</w:t>
            </w:r>
          </w:p>
        </w:tc>
        <w:tc>
          <w:tcPr>
            <w:tcW w:w="0" w:type="auto"/>
            <w:tcBorders>
              <w:top w:val="nil"/>
              <w:left w:val="nil"/>
              <w:bottom w:val="single" w:sz="4" w:space="0" w:color="auto"/>
              <w:right w:val="single" w:sz="4" w:space="0" w:color="auto"/>
            </w:tcBorders>
            <w:shd w:val="clear" w:color="auto" w:fill="auto"/>
            <w:noWrap/>
            <w:vAlign w:val="center"/>
          </w:tcPr>
          <w:p w14:paraId="4B1063D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BB</w:t>
            </w:r>
          </w:p>
        </w:tc>
        <w:tc>
          <w:tcPr>
            <w:tcW w:w="0" w:type="auto"/>
            <w:tcBorders>
              <w:top w:val="nil"/>
              <w:left w:val="nil"/>
              <w:bottom w:val="single" w:sz="4" w:space="0" w:color="auto"/>
              <w:right w:val="single" w:sz="4" w:space="0" w:color="auto"/>
            </w:tcBorders>
            <w:shd w:val="clear" w:color="auto" w:fill="auto"/>
            <w:noWrap/>
            <w:vAlign w:val="center"/>
          </w:tcPr>
          <w:p w14:paraId="4ED2C38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B0</w:t>
            </w:r>
          </w:p>
        </w:tc>
        <w:tc>
          <w:tcPr>
            <w:tcW w:w="0" w:type="auto"/>
            <w:tcBorders>
              <w:top w:val="nil"/>
              <w:left w:val="nil"/>
              <w:bottom w:val="single" w:sz="4" w:space="0" w:color="auto"/>
              <w:right w:val="single" w:sz="4" w:space="0" w:color="auto"/>
            </w:tcBorders>
            <w:shd w:val="clear" w:color="auto" w:fill="auto"/>
            <w:noWrap/>
            <w:vAlign w:val="center"/>
          </w:tcPr>
          <w:p w14:paraId="06A5355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0B</w:t>
            </w:r>
          </w:p>
        </w:tc>
        <w:tc>
          <w:tcPr>
            <w:tcW w:w="0" w:type="auto"/>
            <w:tcBorders>
              <w:top w:val="nil"/>
              <w:left w:val="nil"/>
              <w:bottom w:val="single" w:sz="4" w:space="0" w:color="auto"/>
              <w:right w:val="single" w:sz="4" w:space="0" w:color="auto"/>
            </w:tcBorders>
            <w:shd w:val="clear" w:color="auto" w:fill="auto"/>
            <w:noWrap/>
            <w:vAlign w:val="center"/>
          </w:tcPr>
          <w:p w14:paraId="0AFC362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B1</w:t>
            </w:r>
          </w:p>
        </w:tc>
        <w:tc>
          <w:tcPr>
            <w:tcW w:w="0" w:type="auto"/>
            <w:tcBorders>
              <w:top w:val="nil"/>
              <w:left w:val="nil"/>
              <w:bottom w:val="single" w:sz="4" w:space="0" w:color="auto"/>
              <w:right w:val="single" w:sz="4" w:space="0" w:color="auto"/>
            </w:tcBorders>
            <w:shd w:val="clear" w:color="auto" w:fill="auto"/>
            <w:noWrap/>
            <w:vAlign w:val="center"/>
          </w:tcPr>
          <w:p w14:paraId="08B55C9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00</w:t>
            </w:r>
          </w:p>
        </w:tc>
        <w:tc>
          <w:tcPr>
            <w:tcW w:w="0" w:type="auto"/>
            <w:tcBorders>
              <w:top w:val="nil"/>
              <w:left w:val="nil"/>
              <w:bottom w:val="single" w:sz="4" w:space="0" w:color="auto"/>
              <w:right w:val="single" w:sz="4" w:space="0" w:color="auto"/>
            </w:tcBorders>
            <w:shd w:val="clear" w:color="auto" w:fill="auto"/>
            <w:noWrap/>
            <w:vAlign w:val="center"/>
          </w:tcPr>
          <w:p w14:paraId="30ACF29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01</w:t>
            </w:r>
          </w:p>
        </w:tc>
        <w:tc>
          <w:tcPr>
            <w:tcW w:w="0" w:type="auto"/>
            <w:tcBorders>
              <w:top w:val="nil"/>
              <w:left w:val="nil"/>
              <w:bottom w:val="single" w:sz="4" w:space="0" w:color="auto"/>
              <w:right w:val="single" w:sz="4" w:space="0" w:color="auto"/>
            </w:tcBorders>
            <w:shd w:val="clear" w:color="auto" w:fill="auto"/>
            <w:noWrap/>
            <w:vAlign w:val="center"/>
          </w:tcPr>
          <w:p w14:paraId="75E2F1A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1B</w:t>
            </w:r>
          </w:p>
        </w:tc>
        <w:tc>
          <w:tcPr>
            <w:tcW w:w="0" w:type="auto"/>
            <w:tcBorders>
              <w:top w:val="nil"/>
              <w:left w:val="nil"/>
              <w:bottom w:val="single" w:sz="4" w:space="0" w:color="auto"/>
              <w:right w:val="single" w:sz="4" w:space="0" w:color="auto"/>
            </w:tcBorders>
            <w:shd w:val="clear" w:color="auto" w:fill="auto"/>
            <w:noWrap/>
            <w:vAlign w:val="center"/>
          </w:tcPr>
          <w:p w14:paraId="1E5E78D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10</w:t>
            </w:r>
          </w:p>
        </w:tc>
        <w:tc>
          <w:tcPr>
            <w:tcW w:w="0" w:type="auto"/>
            <w:tcBorders>
              <w:top w:val="nil"/>
              <w:left w:val="nil"/>
              <w:bottom w:val="single" w:sz="4" w:space="0" w:color="auto"/>
              <w:right w:val="single" w:sz="4" w:space="0" w:color="auto"/>
            </w:tcBorders>
            <w:shd w:val="clear" w:color="auto" w:fill="auto"/>
            <w:noWrap/>
            <w:vAlign w:val="center"/>
          </w:tcPr>
          <w:p w14:paraId="294F188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11</w:t>
            </w:r>
          </w:p>
        </w:tc>
      </w:tr>
      <w:tr w:rsidR="00E569F9" w:rsidRPr="00B87AB8" w14:paraId="5CD48220"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vAlign w:val="center"/>
          </w:tcPr>
          <w:p w14:paraId="2B982C8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宋体" w:eastAsia="宋体" w:hAnsi="宋体" w:cs="宋体"/>
                <w:kern w:val="0"/>
                <w:sz w:val="18"/>
                <w:szCs w:val="22"/>
              </w:rPr>
              <w:lastRenderedPageBreak/>
              <w:t>比</w:t>
            </w:r>
            <w:r w:rsidRPr="00B87AB8">
              <w:rPr>
                <w:rFonts w:ascii="宋体" w:eastAsia="宋体" w:hAnsi="宋体" w:cs="宋体" w:hint="eastAsia"/>
                <w:kern w:val="0"/>
                <w:sz w:val="18"/>
                <w:szCs w:val="22"/>
              </w:rPr>
              <w:t>合</w:t>
            </w:r>
            <w:r w:rsidRPr="00B87AB8">
              <w:rPr>
                <w:rFonts w:ascii="宋体" w:eastAsia="宋体" w:hAnsi="宋体" w:cs="宋体"/>
                <w:kern w:val="0"/>
                <w:sz w:val="18"/>
                <w:szCs w:val="22"/>
              </w:rPr>
              <w:t>3进制</w:t>
            </w:r>
          </w:p>
        </w:tc>
        <w:tc>
          <w:tcPr>
            <w:tcW w:w="0" w:type="auto"/>
            <w:tcBorders>
              <w:top w:val="nil"/>
              <w:left w:val="nil"/>
              <w:bottom w:val="single" w:sz="4" w:space="0" w:color="auto"/>
              <w:right w:val="single" w:sz="4" w:space="0" w:color="auto"/>
            </w:tcBorders>
            <w:shd w:val="clear" w:color="auto" w:fill="auto"/>
            <w:noWrap/>
            <w:vAlign w:val="bottom"/>
          </w:tcPr>
          <w:p w14:paraId="07F0089D"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[0,1][0,0]</w:t>
            </w:r>
          </w:p>
        </w:tc>
        <w:tc>
          <w:tcPr>
            <w:tcW w:w="0" w:type="auto"/>
            <w:tcBorders>
              <w:top w:val="nil"/>
              <w:left w:val="nil"/>
              <w:bottom w:val="single" w:sz="4" w:space="0" w:color="auto"/>
              <w:right w:val="single" w:sz="4" w:space="0" w:color="auto"/>
            </w:tcBorders>
            <w:shd w:val="clear" w:color="auto" w:fill="auto"/>
            <w:noWrap/>
            <w:vAlign w:val="bottom"/>
          </w:tcPr>
          <w:p w14:paraId="1E8727E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[0,1][1,0]</w:t>
            </w:r>
          </w:p>
        </w:tc>
        <w:tc>
          <w:tcPr>
            <w:tcW w:w="0" w:type="auto"/>
            <w:tcBorders>
              <w:top w:val="nil"/>
              <w:left w:val="nil"/>
              <w:bottom w:val="single" w:sz="4" w:space="0" w:color="auto"/>
              <w:right w:val="single" w:sz="4" w:space="0" w:color="auto"/>
            </w:tcBorders>
            <w:shd w:val="clear" w:color="auto" w:fill="auto"/>
            <w:noWrap/>
            <w:vAlign w:val="bottom"/>
          </w:tcPr>
          <w:p w14:paraId="4212C3F3"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[0,0][0,1]</w:t>
            </w:r>
          </w:p>
        </w:tc>
        <w:tc>
          <w:tcPr>
            <w:tcW w:w="0" w:type="auto"/>
            <w:tcBorders>
              <w:top w:val="nil"/>
              <w:left w:val="nil"/>
              <w:bottom w:val="single" w:sz="4" w:space="0" w:color="auto"/>
              <w:right w:val="single" w:sz="4" w:space="0" w:color="auto"/>
            </w:tcBorders>
            <w:shd w:val="clear" w:color="auto" w:fill="auto"/>
            <w:noWrap/>
            <w:vAlign w:val="bottom"/>
          </w:tcPr>
          <w:p w14:paraId="64F424D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[0,0][0,1]</w:t>
            </w:r>
          </w:p>
        </w:tc>
        <w:tc>
          <w:tcPr>
            <w:tcW w:w="0" w:type="auto"/>
            <w:tcBorders>
              <w:top w:val="nil"/>
              <w:left w:val="nil"/>
              <w:bottom w:val="single" w:sz="4" w:space="0" w:color="auto"/>
              <w:right w:val="single" w:sz="4" w:space="0" w:color="auto"/>
            </w:tcBorders>
            <w:shd w:val="clear" w:color="auto" w:fill="auto"/>
            <w:noWrap/>
            <w:vAlign w:val="bottom"/>
          </w:tcPr>
          <w:p w14:paraId="0536CEC3"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[0,0][0,0]</w:t>
            </w:r>
          </w:p>
        </w:tc>
        <w:tc>
          <w:tcPr>
            <w:tcW w:w="0" w:type="auto"/>
            <w:tcBorders>
              <w:top w:val="nil"/>
              <w:left w:val="nil"/>
              <w:bottom w:val="single" w:sz="4" w:space="0" w:color="auto"/>
              <w:right w:val="single" w:sz="4" w:space="0" w:color="auto"/>
            </w:tcBorders>
            <w:shd w:val="clear" w:color="auto" w:fill="auto"/>
            <w:noWrap/>
            <w:vAlign w:val="bottom"/>
          </w:tcPr>
          <w:p w14:paraId="22A6C33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[0,0][1,0]</w:t>
            </w:r>
          </w:p>
        </w:tc>
        <w:tc>
          <w:tcPr>
            <w:tcW w:w="0" w:type="auto"/>
            <w:tcBorders>
              <w:top w:val="nil"/>
              <w:left w:val="nil"/>
              <w:bottom w:val="single" w:sz="4" w:space="0" w:color="auto"/>
              <w:right w:val="single" w:sz="4" w:space="0" w:color="auto"/>
            </w:tcBorders>
            <w:shd w:val="clear" w:color="auto" w:fill="auto"/>
            <w:noWrap/>
            <w:vAlign w:val="bottom"/>
          </w:tcPr>
          <w:p w14:paraId="729BED8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[0,0][1,0]</w:t>
            </w:r>
          </w:p>
        </w:tc>
        <w:tc>
          <w:tcPr>
            <w:tcW w:w="0" w:type="auto"/>
            <w:tcBorders>
              <w:top w:val="nil"/>
              <w:left w:val="nil"/>
              <w:bottom w:val="single" w:sz="4" w:space="0" w:color="auto"/>
              <w:right w:val="single" w:sz="4" w:space="0" w:color="auto"/>
            </w:tcBorders>
            <w:shd w:val="clear" w:color="auto" w:fill="auto"/>
            <w:noWrap/>
            <w:vAlign w:val="bottom"/>
          </w:tcPr>
          <w:p w14:paraId="62F4E22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[1,0][0,1]</w:t>
            </w:r>
          </w:p>
        </w:tc>
        <w:tc>
          <w:tcPr>
            <w:tcW w:w="0" w:type="auto"/>
            <w:tcBorders>
              <w:top w:val="nil"/>
              <w:left w:val="nil"/>
              <w:bottom w:val="single" w:sz="4" w:space="0" w:color="auto"/>
              <w:right w:val="single" w:sz="4" w:space="0" w:color="auto"/>
            </w:tcBorders>
            <w:shd w:val="clear" w:color="auto" w:fill="auto"/>
            <w:noWrap/>
            <w:vAlign w:val="bottom"/>
          </w:tcPr>
          <w:p w14:paraId="679511B0"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18"/>
                <w:szCs w:val="22"/>
              </w:rPr>
            </w:pPr>
            <w:r w:rsidRPr="00B87AB8">
              <w:rPr>
                <w:rFonts w:ascii="Calibri" w:eastAsia="Times New Roman" w:hAnsi="Calibri"/>
                <w:kern w:val="0"/>
                <w:sz w:val="18"/>
                <w:szCs w:val="22"/>
              </w:rPr>
              <w:t>[1,0][0,0]</w:t>
            </w:r>
          </w:p>
        </w:tc>
      </w:tr>
      <w:tr w:rsidR="00E569F9" w:rsidRPr="00B87AB8" w14:paraId="0FA833EB" w14:textId="77777777" w:rsidTr="005C6556">
        <w:trPr>
          <w:trHeight w:val="288"/>
        </w:trPr>
        <w:tc>
          <w:tcPr>
            <w:tcW w:w="0" w:type="auto"/>
            <w:tcBorders>
              <w:top w:val="nil"/>
              <w:left w:val="single" w:sz="4" w:space="0" w:color="auto"/>
              <w:bottom w:val="single" w:sz="4" w:space="0" w:color="auto"/>
              <w:right w:val="single" w:sz="4" w:space="0" w:color="auto"/>
            </w:tcBorders>
            <w:shd w:val="clear" w:color="auto" w:fill="auto"/>
            <w:vAlign w:val="center"/>
          </w:tcPr>
          <w:p w14:paraId="5F90E2C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宋体" w:eastAsia="宋体" w:hAnsi="宋体" w:cs="宋体"/>
                <w:kern w:val="0"/>
                <w:sz w:val="18"/>
                <w:szCs w:val="22"/>
              </w:rPr>
              <w:t>对</w:t>
            </w:r>
            <w:r w:rsidRPr="00B87AB8">
              <w:rPr>
                <w:rFonts w:ascii="宋体" w:eastAsia="宋体" w:hAnsi="宋体" w:cs="宋体" w:hint="eastAsia"/>
                <w:kern w:val="0"/>
                <w:sz w:val="18"/>
                <w:szCs w:val="22"/>
              </w:rPr>
              <w:t>称</w:t>
            </w:r>
            <w:r w:rsidRPr="00B87AB8">
              <w:rPr>
                <w:rFonts w:ascii="宋体" w:eastAsia="宋体" w:hAnsi="宋体" w:cs="宋体"/>
                <w:kern w:val="0"/>
                <w:sz w:val="18"/>
                <w:szCs w:val="22"/>
              </w:rPr>
              <w:t>3进制</w:t>
            </w:r>
          </w:p>
        </w:tc>
        <w:tc>
          <w:tcPr>
            <w:tcW w:w="0" w:type="auto"/>
            <w:tcBorders>
              <w:top w:val="nil"/>
              <w:left w:val="nil"/>
              <w:bottom w:val="single" w:sz="4" w:space="0" w:color="auto"/>
              <w:right w:val="single" w:sz="4" w:space="0" w:color="auto"/>
            </w:tcBorders>
            <w:shd w:val="clear" w:color="auto" w:fill="auto"/>
            <w:noWrap/>
            <w:vAlign w:val="center"/>
          </w:tcPr>
          <w:p w14:paraId="5458243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T0</w:t>
            </w:r>
          </w:p>
        </w:tc>
        <w:tc>
          <w:tcPr>
            <w:tcW w:w="0" w:type="auto"/>
            <w:tcBorders>
              <w:top w:val="nil"/>
              <w:left w:val="nil"/>
              <w:bottom w:val="single" w:sz="4" w:space="0" w:color="auto"/>
              <w:right w:val="single" w:sz="4" w:space="0" w:color="auto"/>
            </w:tcBorders>
            <w:shd w:val="clear" w:color="auto" w:fill="auto"/>
            <w:noWrap/>
            <w:vAlign w:val="center"/>
          </w:tcPr>
          <w:p w14:paraId="54720F7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T1</w:t>
            </w:r>
          </w:p>
        </w:tc>
        <w:tc>
          <w:tcPr>
            <w:tcW w:w="0" w:type="auto"/>
            <w:tcBorders>
              <w:top w:val="nil"/>
              <w:left w:val="nil"/>
              <w:bottom w:val="single" w:sz="4" w:space="0" w:color="auto"/>
              <w:right w:val="single" w:sz="4" w:space="0" w:color="auto"/>
            </w:tcBorders>
            <w:shd w:val="clear" w:color="auto" w:fill="auto"/>
            <w:noWrap/>
            <w:vAlign w:val="center"/>
          </w:tcPr>
          <w:p w14:paraId="36C959D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T</w:t>
            </w:r>
          </w:p>
        </w:tc>
        <w:tc>
          <w:tcPr>
            <w:tcW w:w="0" w:type="auto"/>
            <w:tcBorders>
              <w:top w:val="nil"/>
              <w:left w:val="nil"/>
              <w:bottom w:val="single" w:sz="4" w:space="0" w:color="auto"/>
              <w:right w:val="single" w:sz="4" w:space="0" w:color="auto"/>
            </w:tcBorders>
            <w:shd w:val="clear" w:color="auto" w:fill="auto"/>
            <w:noWrap/>
            <w:vAlign w:val="center"/>
          </w:tcPr>
          <w:p w14:paraId="6588A41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T</w:t>
            </w:r>
          </w:p>
        </w:tc>
        <w:tc>
          <w:tcPr>
            <w:tcW w:w="0" w:type="auto"/>
            <w:tcBorders>
              <w:top w:val="nil"/>
              <w:left w:val="nil"/>
              <w:bottom w:val="single" w:sz="4" w:space="0" w:color="auto"/>
              <w:right w:val="single" w:sz="4" w:space="0" w:color="auto"/>
            </w:tcBorders>
            <w:shd w:val="clear" w:color="auto" w:fill="auto"/>
            <w:noWrap/>
            <w:vAlign w:val="center"/>
          </w:tcPr>
          <w:p w14:paraId="460BBA0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0</w:t>
            </w:r>
          </w:p>
        </w:tc>
        <w:tc>
          <w:tcPr>
            <w:tcW w:w="0" w:type="auto"/>
            <w:tcBorders>
              <w:top w:val="nil"/>
              <w:left w:val="nil"/>
              <w:bottom w:val="single" w:sz="4" w:space="0" w:color="auto"/>
              <w:right w:val="single" w:sz="4" w:space="0" w:color="auto"/>
            </w:tcBorders>
            <w:shd w:val="clear" w:color="auto" w:fill="auto"/>
            <w:noWrap/>
            <w:vAlign w:val="center"/>
          </w:tcPr>
          <w:p w14:paraId="4AED91A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w:t>
            </w:r>
          </w:p>
        </w:tc>
        <w:tc>
          <w:tcPr>
            <w:tcW w:w="0" w:type="auto"/>
            <w:tcBorders>
              <w:top w:val="nil"/>
              <w:left w:val="nil"/>
              <w:bottom w:val="single" w:sz="4" w:space="0" w:color="auto"/>
              <w:right w:val="single" w:sz="4" w:space="0" w:color="auto"/>
            </w:tcBorders>
            <w:shd w:val="clear" w:color="auto" w:fill="auto"/>
            <w:noWrap/>
            <w:vAlign w:val="center"/>
          </w:tcPr>
          <w:p w14:paraId="16F9F3C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w:t>
            </w:r>
          </w:p>
        </w:tc>
        <w:tc>
          <w:tcPr>
            <w:tcW w:w="0" w:type="auto"/>
            <w:tcBorders>
              <w:top w:val="nil"/>
              <w:left w:val="nil"/>
              <w:bottom w:val="single" w:sz="4" w:space="0" w:color="auto"/>
              <w:right w:val="single" w:sz="4" w:space="0" w:color="auto"/>
            </w:tcBorders>
            <w:shd w:val="clear" w:color="auto" w:fill="auto"/>
            <w:noWrap/>
            <w:vAlign w:val="center"/>
          </w:tcPr>
          <w:p w14:paraId="0E0A355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1T</w:t>
            </w:r>
          </w:p>
        </w:tc>
        <w:tc>
          <w:tcPr>
            <w:tcW w:w="0" w:type="auto"/>
            <w:tcBorders>
              <w:top w:val="nil"/>
              <w:left w:val="nil"/>
              <w:bottom w:val="single" w:sz="4" w:space="0" w:color="auto"/>
              <w:right w:val="single" w:sz="4" w:space="0" w:color="auto"/>
            </w:tcBorders>
            <w:shd w:val="clear" w:color="auto" w:fill="auto"/>
            <w:noWrap/>
            <w:vAlign w:val="center"/>
          </w:tcPr>
          <w:p w14:paraId="38AE3EB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18"/>
                <w:szCs w:val="22"/>
              </w:rPr>
            </w:pPr>
            <w:r w:rsidRPr="00B87AB8">
              <w:rPr>
                <w:rFonts w:ascii="Calibri" w:eastAsia="Times New Roman" w:hAnsi="Calibri"/>
                <w:kern w:val="0"/>
                <w:sz w:val="18"/>
                <w:szCs w:val="22"/>
              </w:rPr>
              <w:t>10</w:t>
            </w:r>
          </w:p>
        </w:tc>
      </w:tr>
    </w:tbl>
    <w:p w14:paraId="42DC7E83" w14:textId="77777777" w:rsidR="00E569F9" w:rsidRPr="00B87AB8" w:rsidRDefault="00E569F9" w:rsidP="00E569F9">
      <w:pPr>
        <w:ind w:firstLine="564"/>
        <w:rPr>
          <w:rFonts w:eastAsia="宋体"/>
          <w:szCs w:val="28"/>
        </w:rPr>
      </w:pPr>
      <w:r w:rsidRPr="00B87AB8">
        <w:rPr>
          <w:rFonts w:eastAsia="宋体" w:hint="eastAsia"/>
          <w:szCs w:val="28"/>
        </w:rPr>
        <w:t>如上所述，为了解决</w:t>
      </w:r>
      <w:r w:rsidRPr="00B87AB8">
        <w:rPr>
          <w:rFonts w:eastAsia="宋体" w:hint="eastAsia"/>
          <w:szCs w:val="28"/>
        </w:rPr>
        <w:t>T</w:t>
      </w:r>
      <w:r w:rsidRPr="00B87AB8">
        <w:rPr>
          <w:rFonts w:eastAsia="宋体"/>
          <w:szCs w:val="28"/>
        </w:rPr>
        <w:t>全加法器</w:t>
      </w:r>
      <w:r w:rsidRPr="00B87AB8">
        <w:rPr>
          <w:rFonts w:eastAsia="宋体" w:hint="eastAsia"/>
          <w:szCs w:val="28"/>
        </w:rPr>
        <w:t>201</w:t>
      </w:r>
      <w:r w:rsidRPr="00B87AB8">
        <w:rPr>
          <w:rFonts w:eastAsia="宋体"/>
          <w:szCs w:val="28"/>
        </w:rPr>
        <w:t>的</w:t>
      </w:r>
      <w:r w:rsidRPr="00B87AB8">
        <w:rPr>
          <w:rFonts w:eastAsia="宋体" w:hint="eastAsia"/>
          <w:szCs w:val="28"/>
        </w:rPr>
        <w:t>“比合”二进制阵列</w:t>
      </w:r>
      <w:r w:rsidRPr="00B87AB8">
        <w:rPr>
          <w:rFonts w:eastAsia="宋体"/>
          <w:szCs w:val="28"/>
        </w:rPr>
        <w:t>运算</w:t>
      </w:r>
      <w:r w:rsidRPr="00B87AB8">
        <w:rPr>
          <w:rFonts w:eastAsia="宋体" w:hint="eastAsia"/>
          <w:szCs w:val="28"/>
        </w:rPr>
        <w:t>和</w:t>
      </w:r>
      <w:r w:rsidRPr="00B87AB8">
        <w:rPr>
          <w:rFonts w:eastAsia="宋体"/>
          <w:szCs w:val="28"/>
        </w:rPr>
        <w:t>“</w:t>
      </w:r>
      <w:r w:rsidRPr="00B87AB8">
        <w:rPr>
          <w:rFonts w:eastAsia="宋体" w:hint="eastAsia"/>
          <w:szCs w:val="28"/>
        </w:rPr>
        <w:t>比合</w:t>
      </w:r>
      <w:r w:rsidRPr="00B87AB8">
        <w:rPr>
          <w:rFonts w:eastAsia="宋体"/>
          <w:szCs w:val="28"/>
        </w:rPr>
        <w:t>”</w:t>
      </w:r>
      <w:r w:rsidRPr="00B87AB8">
        <w:rPr>
          <w:rFonts w:eastAsia="宋体" w:hint="eastAsia"/>
          <w:szCs w:val="28"/>
        </w:rPr>
        <w:t>三进制</w:t>
      </w:r>
      <w:r w:rsidRPr="00B87AB8">
        <w:rPr>
          <w:rFonts w:eastAsia="宋体"/>
          <w:szCs w:val="28"/>
        </w:rPr>
        <w:t>运算结果之间的</w:t>
      </w:r>
      <w:r w:rsidRPr="00B87AB8">
        <w:rPr>
          <w:rFonts w:eastAsia="宋体" w:hint="eastAsia"/>
          <w:szCs w:val="28"/>
        </w:rPr>
        <w:t>矛盾，根据本发明的实施例</w:t>
      </w:r>
      <w:r w:rsidRPr="00B87AB8">
        <w:rPr>
          <w:rFonts w:eastAsia="宋体"/>
          <w:szCs w:val="28"/>
        </w:rPr>
        <w:t>T</w:t>
      </w:r>
      <w:r w:rsidRPr="00B87AB8">
        <w:rPr>
          <w:rFonts w:eastAsia="宋体"/>
          <w:szCs w:val="28"/>
        </w:rPr>
        <w:t>全加法器</w:t>
      </w:r>
      <w:r w:rsidRPr="00B87AB8">
        <w:rPr>
          <w:rFonts w:eastAsia="宋体" w:hint="eastAsia"/>
          <w:szCs w:val="28"/>
        </w:rPr>
        <w:t>201</w:t>
      </w:r>
      <w:r w:rsidRPr="00B87AB8">
        <w:rPr>
          <w:rFonts w:eastAsia="宋体"/>
          <w:szCs w:val="28"/>
        </w:rPr>
        <w:t>中</w:t>
      </w:r>
      <w:r w:rsidRPr="00B87AB8">
        <w:rPr>
          <w:rFonts w:eastAsia="宋体" w:hint="eastAsia"/>
          <w:szCs w:val="28"/>
        </w:rPr>
        <w:t>的</w:t>
      </w:r>
      <w:r w:rsidRPr="00B87AB8">
        <w:rPr>
          <w:rFonts w:eastAsia="宋体" w:hint="eastAsia"/>
          <w:szCs w:val="28"/>
        </w:rPr>
        <w:t>tria2to3</w:t>
      </w:r>
      <w:r w:rsidRPr="00B87AB8">
        <w:rPr>
          <w:rFonts w:eastAsia="宋体" w:hint="eastAsia"/>
          <w:szCs w:val="28"/>
        </w:rPr>
        <w:t>逻辑门</w:t>
      </w:r>
      <w:r w:rsidRPr="00B87AB8">
        <w:rPr>
          <w:rFonts w:eastAsia="宋体"/>
          <w:szCs w:val="28"/>
        </w:rPr>
        <w:t>处理单元</w:t>
      </w:r>
      <w:r w:rsidRPr="00B87AB8">
        <w:rPr>
          <w:rFonts w:eastAsia="宋体" w:hint="eastAsia"/>
          <w:szCs w:val="28"/>
        </w:rPr>
        <w:t>304</w:t>
      </w:r>
      <w:r w:rsidRPr="00B87AB8">
        <w:rPr>
          <w:rFonts w:eastAsia="宋体" w:hint="eastAsia"/>
          <w:szCs w:val="28"/>
        </w:rPr>
        <w:t>在</w:t>
      </w:r>
      <w:r w:rsidRPr="00B87AB8">
        <w:rPr>
          <w:rFonts w:eastAsia="宋体"/>
          <w:szCs w:val="28"/>
        </w:rPr>
        <w:t>完成双二进制加法处理后</w:t>
      </w:r>
      <w:r w:rsidRPr="00B87AB8">
        <w:rPr>
          <w:rFonts w:eastAsia="宋体" w:hint="eastAsia"/>
          <w:szCs w:val="28"/>
        </w:rPr>
        <w:t>，可进行“</w:t>
      </w:r>
      <w:r w:rsidRPr="00B87AB8">
        <w:rPr>
          <w:rFonts w:eastAsia="宋体"/>
          <w:szCs w:val="28"/>
        </w:rPr>
        <w:t>比合</w:t>
      </w:r>
      <w:r w:rsidRPr="00B87AB8">
        <w:rPr>
          <w:rFonts w:eastAsia="宋体" w:hint="eastAsia"/>
          <w:szCs w:val="28"/>
        </w:rPr>
        <w:t>”</w:t>
      </w:r>
      <w:r w:rsidRPr="00B87AB8">
        <w:rPr>
          <w:rFonts w:eastAsia="宋体"/>
          <w:szCs w:val="28"/>
        </w:rPr>
        <w:t>二进制输出</w:t>
      </w:r>
      <w:r w:rsidRPr="00B87AB8">
        <w:rPr>
          <w:rFonts w:eastAsia="宋体" w:hint="eastAsia"/>
          <w:szCs w:val="28"/>
        </w:rPr>
        <w:t>值的“比合”三进制</w:t>
      </w:r>
      <w:r w:rsidRPr="00B87AB8">
        <w:rPr>
          <w:rFonts w:eastAsia="宋体"/>
          <w:szCs w:val="28"/>
        </w:rPr>
        <w:t>的转译处理。</w:t>
      </w:r>
    </w:p>
    <w:p w14:paraId="1FEE2DA6" w14:textId="77777777" w:rsidR="00E569F9" w:rsidRPr="00B87AB8" w:rsidRDefault="00E569F9" w:rsidP="00E569F9">
      <w:pPr>
        <w:ind w:firstLine="564"/>
      </w:pPr>
      <w:r w:rsidRPr="00B87AB8">
        <w:rPr>
          <w:rFonts w:eastAsia="宋体" w:hint="eastAsia"/>
          <w:szCs w:val="28"/>
        </w:rPr>
        <w:t>为了</w:t>
      </w:r>
      <w:r w:rsidRPr="00B87AB8">
        <w:rPr>
          <w:rFonts w:eastAsia="宋体"/>
          <w:szCs w:val="28"/>
        </w:rPr>
        <w:t>清晰表示</w:t>
      </w:r>
      <w:r w:rsidRPr="00B87AB8">
        <w:rPr>
          <w:rFonts w:eastAsia="宋体" w:hint="eastAsia"/>
          <w:szCs w:val="28"/>
        </w:rPr>
        <w:t>，结合</w:t>
      </w:r>
      <w:r w:rsidRPr="00B87AB8">
        <w:rPr>
          <w:rFonts w:eastAsia="宋体"/>
          <w:szCs w:val="28"/>
        </w:rPr>
        <w:t>附图</w:t>
      </w:r>
      <w:r w:rsidRPr="00B87AB8">
        <w:rPr>
          <w:rFonts w:eastAsia="宋体" w:hint="eastAsia"/>
          <w:szCs w:val="28"/>
        </w:rPr>
        <w:t>3-304</w:t>
      </w:r>
      <w:r w:rsidRPr="00B87AB8">
        <w:rPr>
          <w:rFonts w:eastAsia="宋体" w:hint="eastAsia"/>
          <w:szCs w:val="28"/>
        </w:rPr>
        <w:t>中</w:t>
      </w:r>
      <w:r w:rsidRPr="00B87AB8">
        <w:rPr>
          <w:rFonts w:eastAsia="宋体"/>
          <w:szCs w:val="28"/>
        </w:rPr>
        <w:t>的</w:t>
      </w:r>
      <w:r w:rsidRPr="00B87AB8">
        <w:rPr>
          <w:rFonts w:eastAsia="宋体" w:hint="eastAsia"/>
          <w:szCs w:val="28"/>
        </w:rPr>
        <w:t>虚</w:t>
      </w:r>
      <w:r w:rsidRPr="00B87AB8">
        <w:rPr>
          <w:rFonts w:eastAsia="宋体"/>
          <w:szCs w:val="28"/>
        </w:rPr>
        <w:t>框包含的</w:t>
      </w:r>
      <w:r w:rsidRPr="00B87AB8">
        <w:rPr>
          <w:rFonts w:eastAsia="宋体" w:hint="eastAsia"/>
          <w:szCs w:val="28"/>
        </w:rPr>
        <w:t>TRIA</w:t>
      </w:r>
      <w:r w:rsidRPr="00B87AB8">
        <w:rPr>
          <w:rFonts w:eastAsia="宋体" w:hint="eastAsia"/>
          <w:szCs w:val="28"/>
        </w:rPr>
        <w:t>比合三进制</w:t>
      </w:r>
      <w:r w:rsidRPr="00B87AB8">
        <w:rPr>
          <w:rFonts w:eastAsia="宋体"/>
          <w:szCs w:val="28"/>
        </w:rPr>
        <w:t>转译</w:t>
      </w:r>
      <w:r w:rsidRPr="00B87AB8">
        <w:rPr>
          <w:rFonts w:eastAsia="宋体" w:hint="eastAsia"/>
          <w:szCs w:val="28"/>
        </w:rPr>
        <w:t>逻辑</w:t>
      </w:r>
      <w:r w:rsidRPr="00B87AB8">
        <w:rPr>
          <w:rFonts w:eastAsia="宋体"/>
          <w:szCs w:val="28"/>
        </w:rPr>
        <w:t>电路</w:t>
      </w:r>
      <w:r w:rsidRPr="00B87AB8">
        <w:rPr>
          <w:rFonts w:eastAsia="宋体" w:hint="eastAsia"/>
          <w:szCs w:val="28"/>
        </w:rPr>
        <w:t>来说明根据本发明的</w:t>
      </w:r>
      <w:r w:rsidRPr="00B87AB8">
        <w:rPr>
          <w:rFonts w:eastAsia="宋体"/>
          <w:szCs w:val="28"/>
        </w:rPr>
        <w:t>比合</w:t>
      </w:r>
      <w:r w:rsidRPr="00B87AB8">
        <w:rPr>
          <w:rFonts w:eastAsia="宋体" w:hint="eastAsia"/>
          <w:szCs w:val="28"/>
        </w:rPr>
        <w:t>二进制</w:t>
      </w:r>
      <w:r w:rsidRPr="00B87AB8">
        <w:rPr>
          <w:rFonts w:eastAsia="宋体"/>
          <w:szCs w:val="28"/>
        </w:rPr>
        <w:t>转译</w:t>
      </w:r>
      <w:r w:rsidRPr="00B87AB8">
        <w:rPr>
          <w:rFonts w:eastAsia="宋体" w:hint="eastAsia"/>
          <w:szCs w:val="28"/>
        </w:rPr>
        <w:t>三进制</w:t>
      </w:r>
      <w:r w:rsidRPr="00B87AB8">
        <w:rPr>
          <w:rFonts w:eastAsia="宋体"/>
          <w:szCs w:val="28"/>
        </w:rPr>
        <w:t>的方法</w:t>
      </w:r>
      <w:r w:rsidRPr="00B87AB8">
        <w:rPr>
          <w:rFonts w:eastAsia="宋体" w:hint="eastAsia"/>
          <w:szCs w:val="28"/>
        </w:rPr>
        <w:t>。</w:t>
      </w:r>
    </w:p>
    <w:p w14:paraId="0F5A0CC7" w14:textId="77777777" w:rsidR="00E569F9" w:rsidRPr="00B87AB8" w:rsidRDefault="00E569F9" w:rsidP="00E569F9">
      <w:pPr>
        <w:ind w:firstLine="576"/>
        <w:jc w:val="both"/>
        <w:rPr>
          <w:rFonts w:eastAsia="宋体"/>
          <w:szCs w:val="28"/>
        </w:rPr>
      </w:pPr>
      <w:r w:rsidRPr="00B87AB8">
        <w:rPr>
          <w:rFonts w:eastAsia="宋体" w:hint="eastAsia"/>
          <w:szCs w:val="28"/>
        </w:rPr>
        <w:t>其中，二进制和</w:t>
      </w:r>
      <w:r w:rsidRPr="00B87AB8">
        <w:rPr>
          <w:rFonts w:eastAsia="宋体"/>
          <w:szCs w:val="28"/>
        </w:rPr>
        <w:t>三进制之间转译处理</w:t>
      </w:r>
      <w:r w:rsidRPr="00B87AB8">
        <w:rPr>
          <w:rFonts w:eastAsia="宋体" w:hint="eastAsia"/>
          <w:szCs w:val="28"/>
        </w:rPr>
        <w:t>方法</w:t>
      </w:r>
      <w:r w:rsidRPr="00B87AB8">
        <w:rPr>
          <w:rFonts w:eastAsia="宋体"/>
          <w:szCs w:val="28"/>
        </w:rPr>
        <w:t>是</w:t>
      </w:r>
      <w:r w:rsidRPr="00B87AB8">
        <w:rPr>
          <w:rFonts w:eastAsia="宋体" w:hint="eastAsia"/>
          <w:szCs w:val="28"/>
        </w:rPr>
        <w:t>：当</w:t>
      </w:r>
      <w:r w:rsidRPr="00B87AB8">
        <w:rPr>
          <w:rFonts w:eastAsia="宋体"/>
          <w:szCs w:val="28"/>
        </w:rPr>
        <w:t>正部</w:t>
      </w:r>
      <w:r w:rsidRPr="00B87AB8">
        <w:rPr>
          <w:rFonts w:eastAsia="宋体" w:hint="eastAsia"/>
          <w:szCs w:val="28"/>
        </w:rPr>
        <w:t>（正数链</w:t>
      </w:r>
      <w:r w:rsidRPr="00B87AB8">
        <w:rPr>
          <w:rFonts w:eastAsia="宋体"/>
          <w:szCs w:val="28"/>
        </w:rPr>
        <w:t>）和</w:t>
      </w:r>
      <w:r w:rsidRPr="00B87AB8">
        <w:rPr>
          <w:rFonts w:eastAsia="宋体" w:hint="eastAsia"/>
          <w:szCs w:val="28"/>
        </w:rPr>
        <w:t>反</w:t>
      </w:r>
      <w:r w:rsidRPr="00B87AB8">
        <w:rPr>
          <w:rFonts w:eastAsia="宋体"/>
          <w:szCs w:val="28"/>
        </w:rPr>
        <w:t>部</w:t>
      </w:r>
      <w:r w:rsidRPr="00B87AB8">
        <w:rPr>
          <w:rFonts w:eastAsia="宋体" w:hint="eastAsia"/>
          <w:szCs w:val="28"/>
        </w:rPr>
        <w:t>（负数</w:t>
      </w:r>
      <w:r w:rsidRPr="00B87AB8">
        <w:rPr>
          <w:rFonts w:eastAsia="宋体"/>
          <w:szCs w:val="28"/>
        </w:rPr>
        <w:t>链）</w:t>
      </w:r>
      <w:r w:rsidRPr="00B87AB8">
        <w:rPr>
          <w:rFonts w:eastAsia="宋体" w:hint="eastAsia"/>
          <w:szCs w:val="28"/>
        </w:rPr>
        <w:t>的</w:t>
      </w:r>
      <w:r w:rsidRPr="00B87AB8">
        <w:rPr>
          <w:rFonts w:eastAsia="宋体"/>
          <w:szCs w:val="28"/>
        </w:rPr>
        <w:t>两个进位值</w:t>
      </w:r>
      <w:r w:rsidRPr="00B87AB8">
        <w:rPr>
          <w:rFonts w:eastAsia="宋体" w:hint="eastAsia"/>
          <w:szCs w:val="28"/>
        </w:rPr>
        <w:t>（</w:t>
      </w:r>
      <w:r w:rsidRPr="00B87AB8">
        <w:rPr>
          <w:rFonts w:eastAsia="宋体"/>
          <w:szCs w:val="28"/>
        </w:rPr>
        <w:t>G</w:t>
      </w:r>
      <w:r w:rsidRPr="00B87AB8">
        <w:rPr>
          <w:rFonts w:eastAsia="宋体"/>
          <w:szCs w:val="28"/>
        </w:rPr>
        <w:t>，</w:t>
      </w:r>
      <w:r w:rsidRPr="00B87AB8">
        <w:rPr>
          <w:rFonts w:eastAsia="宋体"/>
          <w:szCs w:val="28"/>
        </w:rPr>
        <w:t>g</w:t>
      </w:r>
      <w:r w:rsidRPr="00B87AB8">
        <w:rPr>
          <w:rFonts w:eastAsia="宋体" w:hint="eastAsia"/>
          <w:szCs w:val="28"/>
        </w:rPr>
        <w:t>）逻辑</w:t>
      </w:r>
      <w:r w:rsidRPr="00B87AB8">
        <w:rPr>
          <w:rFonts w:eastAsia="宋体"/>
          <w:szCs w:val="28"/>
        </w:rPr>
        <w:t>异或</w:t>
      </w:r>
      <w:r w:rsidRPr="00B87AB8">
        <w:rPr>
          <w:rFonts w:eastAsia="宋体" w:hint="eastAsia"/>
          <w:szCs w:val="28"/>
        </w:rPr>
        <w:t>(XOR)</w:t>
      </w:r>
      <w:r w:rsidRPr="00B87AB8">
        <w:rPr>
          <w:rFonts w:eastAsia="宋体" w:hint="eastAsia"/>
          <w:szCs w:val="28"/>
        </w:rPr>
        <w:t>判断</w:t>
      </w:r>
      <w:r w:rsidRPr="00B87AB8">
        <w:rPr>
          <w:rFonts w:eastAsia="宋体"/>
          <w:szCs w:val="28"/>
        </w:rPr>
        <w:t>结果为</w:t>
      </w:r>
      <w:r w:rsidRPr="00B87AB8">
        <w:rPr>
          <w:rFonts w:eastAsia="宋体" w:hint="eastAsia"/>
          <w:szCs w:val="28"/>
        </w:rPr>
        <w:t>0</w:t>
      </w:r>
      <w:r w:rsidRPr="00B87AB8">
        <w:rPr>
          <w:rFonts w:eastAsia="宋体" w:hint="eastAsia"/>
          <w:szCs w:val="28"/>
        </w:rPr>
        <w:t>时，</w:t>
      </w:r>
      <w:r w:rsidRPr="00B87AB8">
        <w:rPr>
          <w:rFonts w:eastAsia="宋体"/>
          <w:szCs w:val="28"/>
        </w:rPr>
        <w:t>即</w:t>
      </w:r>
      <w:r w:rsidRPr="00B87AB8">
        <w:rPr>
          <w:rFonts w:eastAsia="宋体" w:hint="eastAsia"/>
          <w:szCs w:val="28"/>
        </w:rPr>
        <w:t>两个</w:t>
      </w:r>
      <w:r w:rsidRPr="00B87AB8">
        <w:rPr>
          <w:rFonts w:eastAsia="宋体"/>
          <w:szCs w:val="28"/>
        </w:rPr>
        <w:t>输入值</w:t>
      </w:r>
      <w:r w:rsidRPr="00B87AB8">
        <w:rPr>
          <w:rFonts w:eastAsia="宋体" w:hint="eastAsia"/>
          <w:szCs w:val="28"/>
        </w:rPr>
        <w:t>（</w:t>
      </w:r>
      <w:r w:rsidRPr="00B87AB8">
        <w:rPr>
          <w:rFonts w:eastAsia="宋体" w:hint="eastAsia"/>
          <w:szCs w:val="28"/>
        </w:rPr>
        <w:t>G</w:t>
      </w:r>
      <w:r w:rsidRPr="00B87AB8">
        <w:rPr>
          <w:rFonts w:eastAsia="宋体" w:hint="eastAsia"/>
          <w:szCs w:val="28"/>
        </w:rPr>
        <w:t>，</w:t>
      </w:r>
      <w:r w:rsidRPr="00B87AB8">
        <w:rPr>
          <w:rFonts w:eastAsia="宋体" w:hint="eastAsia"/>
          <w:szCs w:val="28"/>
        </w:rPr>
        <w:t>g</w:t>
      </w:r>
      <w:r w:rsidRPr="00B87AB8">
        <w:rPr>
          <w:rFonts w:eastAsia="宋体"/>
          <w:szCs w:val="28"/>
        </w:rPr>
        <w:t>）相同</w:t>
      </w:r>
      <w:r w:rsidRPr="00B87AB8">
        <w:rPr>
          <w:rFonts w:eastAsia="宋体" w:hint="eastAsia"/>
          <w:szCs w:val="28"/>
        </w:rPr>
        <w:t>时</w:t>
      </w:r>
      <w:r w:rsidRPr="00B87AB8">
        <w:rPr>
          <w:rFonts w:eastAsia="宋体"/>
          <w:szCs w:val="28"/>
        </w:rPr>
        <w:t>直接输出各自的相应的</w:t>
      </w:r>
      <w:r w:rsidRPr="00B87AB8">
        <w:rPr>
          <w:rFonts w:eastAsia="宋体"/>
          <w:szCs w:val="28"/>
        </w:rPr>
        <w:t>“</w:t>
      </w:r>
      <w:r w:rsidRPr="00B87AB8">
        <w:rPr>
          <w:rFonts w:eastAsia="宋体"/>
          <w:szCs w:val="28"/>
        </w:rPr>
        <w:t>比合</w:t>
      </w:r>
      <w:r w:rsidRPr="00B87AB8">
        <w:rPr>
          <w:rFonts w:eastAsia="宋体"/>
          <w:szCs w:val="28"/>
        </w:rPr>
        <w:t>”</w:t>
      </w:r>
      <w:r w:rsidRPr="00B87AB8">
        <w:rPr>
          <w:rFonts w:eastAsia="宋体"/>
          <w:szCs w:val="28"/>
        </w:rPr>
        <w:t>处理后的结果</w:t>
      </w:r>
      <w:r w:rsidRPr="00B87AB8">
        <w:rPr>
          <w:rFonts w:eastAsia="宋体" w:hint="eastAsia"/>
          <w:szCs w:val="28"/>
        </w:rPr>
        <w:t>值。当</w:t>
      </w:r>
      <w:r w:rsidRPr="00B87AB8">
        <w:rPr>
          <w:rFonts w:eastAsia="宋体"/>
          <w:szCs w:val="28"/>
        </w:rPr>
        <w:t>两个</w:t>
      </w:r>
      <w:r w:rsidRPr="00B87AB8">
        <w:rPr>
          <w:rFonts w:eastAsia="宋体" w:hint="eastAsia"/>
          <w:szCs w:val="28"/>
        </w:rPr>
        <w:t>进位值</w:t>
      </w:r>
      <w:r w:rsidRPr="00B87AB8">
        <w:rPr>
          <w:rFonts w:eastAsia="宋体"/>
          <w:szCs w:val="28"/>
        </w:rPr>
        <w:t>（</w:t>
      </w:r>
      <w:r w:rsidRPr="00B87AB8">
        <w:rPr>
          <w:rFonts w:eastAsia="宋体"/>
          <w:szCs w:val="28"/>
        </w:rPr>
        <w:t>G</w:t>
      </w:r>
      <w:r w:rsidRPr="00B87AB8">
        <w:rPr>
          <w:rFonts w:eastAsia="宋体" w:hint="eastAsia"/>
          <w:szCs w:val="28"/>
        </w:rPr>
        <w:t>，</w:t>
      </w:r>
      <w:r w:rsidRPr="00B87AB8">
        <w:rPr>
          <w:rFonts w:eastAsia="宋体" w:hint="eastAsia"/>
          <w:szCs w:val="28"/>
        </w:rPr>
        <w:t>g</w:t>
      </w:r>
      <w:r w:rsidRPr="00B87AB8">
        <w:rPr>
          <w:rFonts w:eastAsia="宋体" w:hint="eastAsia"/>
          <w:szCs w:val="28"/>
        </w:rPr>
        <w:t>）逻辑</w:t>
      </w:r>
      <w:r w:rsidRPr="00B87AB8">
        <w:rPr>
          <w:rFonts w:eastAsia="宋体"/>
          <w:szCs w:val="28"/>
        </w:rPr>
        <w:t>异或</w:t>
      </w:r>
      <w:r w:rsidRPr="00B87AB8">
        <w:rPr>
          <w:rFonts w:eastAsia="宋体" w:hint="eastAsia"/>
          <w:szCs w:val="28"/>
        </w:rPr>
        <w:t>(XOR)</w:t>
      </w:r>
      <w:r w:rsidRPr="00B87AB8">
        <w:rPr>
          <w:rFonts w:eastAsia="宋体" w:hint="eastAsia"/>
          <w:szCs w:val="28"/>
        </w:rPr>
        <w:t>判断</w:t>
      </w:r>
      <w:r w:rsidRPr="00B87AB8">
        <w:rPr>
          <w:rFonts w:eastAsia="宋体"/>
          <w:szCs w:val="28"/>
        </w:rPr>
        <w:t>结果为</w:t>
      </w:r>
      <w:r w:rsidRPr="00B87AB8">
        <w:rPr>
          <w:rFonts w:eastAsia="宋体" w:hint="eastAsia"/>
          <w:szCs w:val="28"/>
        </w:rPr>
        <w:t>1</w:t>
      </w:r>
      <w:r w:rsidRPr="00B87AB8">
        <w:rPr>
          <w:rFonts w:eastAsia="宋体" w:hint="eastAsia"/>
          <w:szCs w:val="28"/>
        </w:rPr>
        <w:t>时</w:t>
      </w:r>
      <w:r w:rsidRPr="00B87AB8">
        <w:rPr>
          <w:rFonts w:eastAsia="宋体"/>
          <w:szCs w:val="28"/>
        </w:rPr>
        <w:t>，即</w:t>
      </w:r>
      <w:r w:rsidRPr="00B87AB8">
        <w:rPr>
          <w:rFonts w:eastAsia="宋体" w:hint="eastAsia"/>
          <w:szCs w:val="28"/>
        </w:rPr>
        <w:t>两个</w:t>
      </w:r>
      <w:r w:rsidRPr="00B87AB8">
        <w:rPr>
          <w:rFonts w:eastAsia="宋体"/>
          <w:szCs w:val="28"/>
        </w:rPr>
        <w:t>输入值相异</w:t>
      </w:r>
      <w:r w:rsidRPr="00B87AB8">
        <w:rPr>
          <w:rFonts w:eastAsia="宋体" w:hint="eastAsia"/>
          <w:szCs w:val="28"/>
        </w:rPr>
        <w:t>时</w:t>
      </w:r>
      <w:r w:rsidRPr="00B87AB8">
        <w:rPr>
          <w:rFonts w:eastAsia="宋体"/>
          <w:szCs w:val="28"/>
        </w:rPr>
        <w:t>，</w:t>
      </w:r>
      <w:r w:rsidRPr="00B87AB8">
        <w:rPr>
          <w:rFonts w:eastAsia="宋体" w:hint="eastAsia"/>
          <w:szCs w:val="28"/>
        </w:rPr>
        <w:t>继续进行下</w:t>
      </w:r>
      <w:r w:rsidRPr="00B87AB8">
        <w:rPr>
          <w:rFonts w:eastAsia="宋体"/>
          <w:szCs w:val="28"/>
        </w:rPr>
        <w:t>一步</w:t>
      </w:r>
      <w:r w:rsidRPr="00B87AB8">
        <w:rPr>
          <w:rFonts w:eastAsia="宋体" w:hint="eastAsia"/>
          <w:szCs w:val="28"/>
        </w:rPr>
        <w:t>的判断，其中，当正</w:t>
      </w:r>
      <w:r w:rsidRPr="00B87AB8">
        <w:rPr>
          <w:rFonts w:eastAsia="宋体"/>
          <w:szCs w:val="28"/>
        </w:rPr>
        <w:t>进位值</w:t>
      </w:r>
      <w:r w:rsidRPr="00B87AB8">
        <w:rPr>
          <w:rFonts w:eastAsia="宋体" w:hint="eastAsia"/>
          <w:szCs w:val="28"/>
        </w:rPr>
        <w:t>G</w:t>
      </w:r>
      <w:r w:rsidRPr="00B87AB8">
        <w:rPr>
          <w:rFonts w:eastAsia="宋体" w:hint="eastAsia"/>
          <w:szCs w:val="28"/>
        </w:rPr>
        <w:t>是</w:t>
      </w:r>
      <w:r w:rsidRPr="00B87AB8">
        <w:rPr>
          <w:rFonts w:eastAsia="宋体" w:hint="eastAsia"/>
          <w:szCs w:val="28"/>
        </w:rPr>
        <w:t>1</w:t>
      </w:r>
      <w:r w:rsidRPr="00B87AB8">
        <w:rPr>
          <w:rFonts w:eastAsia="宋体" w:hint="eastAsia"/>
          <w:szCs w:val="28"/>
        </w:rPr>
        <w:t>时</w:t>
      </w:r>
      <w:r w:rsidRPr="00B87AB8">
        <w:rPr>
          <w:rFonts w:eastAsia="宋体"/>
          <w:szCs w:val="28"/>
        </w:rPr>
        <w:t>，</w:t>
      </w:r>
      <w:r w:rsidRPr="00B87AB8">
        <w:rPr>
          <w:rFonts w:eastAsia="宋体" w:hint="eastAsia"/>
          <w:szCs w:val="28"/>
        </w:rPr>
        <w:t>正进位值</w:t>
      </w:r>
      <w:r w:rsidRPr="00B87AB8">
        <w:rPr>
          <w:rFonts w:eastAsia="宋体"/>
          <w:szCs w:val="28"/>
        </w:rPr>
        <w:t>G</w:t>
      </w:r>
      <w:r w:rsidRPr="00B87AB8">
        <w:rPr>
          <w:rFonts w:eastAsia="宋体" w:hint="eastAsia"/>
          <w:szCs w:val="28"/>
        </w:rPr>
        <w:t>和</w:t>
      </w:r>
      <w:r w:rsidRPr="00B87AB8">
        <w:rPr>
          <w:rFonts w:eastAsia="宋体"/>
          <w:szCs w:val="28"/>
        </w:rPr>
        <w:t>负累加值</w:t>
      </w:r>
      <w:r w:rsidRPr="00B87AB8">
        <w:rPr>
          <w:rFonts w:eastAsia="宋体" w:hint="eastAsia"/>
          <w:szCs w:val="28"/>
        </w:rPr>
        <w:t>s</w:t>
      </w:r>
      <w:r w:rsidRPr="00B87AB8">
        <w:rPr>
          <w:rFonts w:eastAsia="宋体" w:hint="eastAsia"/>
          <w:szCs w:val="28"/>
        </w:rPr>
        <w:t>相互</w:t>
      </w:r>
      <w:r w:rsidRPr="00B87AB8">
        <w:rPr>
          <w:rFonts w:eastAsia="宋体"/>
          <w:szCs w:val="28"/>
        </w:rPr>
        <w:t>逻辑</w:t>
      </w:r>
      <w:r w:rsidRPr="00B87AB8">
        <w:rPr>
          <w:rFonts w:eastAsia="宋体" w:hint="eastAsia"/>
          <w:szCs w:val="28"/>
        </w:rPr>
        <w:t>异或</w:t>
      </w:r>
      <w:r w:rsidRPr="00B87AB8">
        <w:rPr>
          <w:rFonts w:eastAsia="宋体" w:hint="eastAsia"/>
          <w:szCs w:val="28"/>
        </w:rPr>
        <w:t>(XOR)</w:t>
      </w:r>
      <w:r w:rsidRPr="00B87AB8">
        <w:rPr>
          <w:rFonts w:eastAsia="宋体" w:hint="eastAsia"/>
          <w:szCs w:val="28"/>
        </w:rPr>
        <w:t>处理</w:t>
      </w:r>
      <w:r w:rsidRPr="00B87AB8">
        <w:rPr>
          <w:rFonts w:eastAsia="宋体"/>
          <w:szCs w:val="28"/>
        </w:rPr>
        <w:t>后</w:t>
      </w:r>
      <w:r w:rsidRPr="00B87AB8">
        <w:rPr>
          <w:rFonts w:eastAsia="宋体" w:hint="eastAsia"/>
          <w:szCs w:val="28"/>
        </w:rPr>
        <w:t>的</w:t>
      </w:r>
      <w:r w:rsidRPr="00B87AB8">
        <w:rPr>
          <w:rFonts w:eastAsia="宋体"/>
          <w:szCs w:val="28"/>
        </w:rPr>
        <w:t>结果输出到正进位</w:t>
      </w:r>
      <w:r w:rsidRPr="00B87AB8">
        <w:rPr>
          <w:rFonts w:eastAsia="宋体"/>
          <w:szCs w:val="28"/>
        </w:rPr>
        <w:t>G</w:t>
      </w:r>
      <w:r w:rsidRPr="00B87AB8">
        <w:rPr>
          <w:rFonts w:eastAsia="宋体"/>
          <w:szCs w:val="28"/>
        </w:rPr>
        <w:t>，正进位值</w:t>
      </w:r>
      <w:r w:rsidRPr="00B87AB8">
        <w:rPr>
          <w:rFonts w:eastAsia="宋体"/>
          <w:szCs w:val="28"/>
        </w:rPr>
        <w:t>G</w:t>
      </w:r>
      <w:r w:rsidRPr="00B87AB8">
        <w:rPr>
          <w:rFonts w:eastAsia="宋体"/>
          <w:szCs w:val="28"/>
        </w:rPr>
        <w:t>和负累加值</w:t>
      </w:r>
      <w:r w:rsidRPr="00B87AB8">
        <w:rPr>
          <w:rFonts w:eastAsia="宋体" w:hint="eastAsia"/>
          <w:szCs w:val="28"/>
        </w:rPr>
        <w:t>s</w:t>
      </w:r>
      <w:r w:rsidRPr="00B87AB8">
        <w:rPr>
          <w:rFonts w:eastAsia="宋体" w:hint="eastAsia"/>
          <w:szCs w:val="28"/>
        </w:rPr>
        <w:t>之间</w:t>
      </w:r>
      <w:r w:rsidRPr="00B87AB8">
        <w:rPr>
          <w:rFonts w:eastAsia="宋体"/>
          <w:szCs w:val="28"/>
        </w:rPr>
        <w:t>与</w:t>
      </w:r>
      <w:r w:rsidRPr="00B87AB8">
        <w:rPr>
          <w:rFonts w:eastAsia="宋体" w:hint="eastAsia"/>
          <w:szCs w:val="28"/>
        </w:rPr>
        <w:t>操作</w:t>
      </w:r>
      <w:r w:rsidRPr="00B87AB8">
        <w:rPr>
          <w:rFonts w:eastAsia="宋体"/>
          <w:szCs w:val="28"/>
        </w:rPr>
        <w:t>(AND)</w:t>
      </w:r>
      <w:r w:rsidRPr="00B87AB8">
        <w:rPr>
          <w:rFonts w:eastAsia="宋体" w:hint="eastAsia"/>
          <w:szCs w:val="28"/>
        </w:rPr>
        <w:t>处理</w:t>
      </w:r>
      <w:r w:rsidRPr="00B87AB8">
        <w:rPr>
          <w:rFonts w:eastAsia="宋体"/>
          <w:szCs w:val="28"/>
        </w:rPr>
        <w:t>后结果输出到正累加值</w:t>
      </w:r>
      <w:r w:rsidRPr="00B87AB8">
        <w:rPr>
          <w:rFonts w:eastAsia="宋体"/>
          <w:szCs w:val="28"/>
        </w:rPr>
        <w:t>S</w:t>
      </w:r>
      <w:r w:rsidRPr="00B87AB8">
        <w:rPr>
          <w:rFonts w:eastAsia="宋体"/>
          <w:szCs w:val="28"/>
        </w:rPr>
        <w:t>，</w:t>
      </w:r>
      <w:r w:rsidRPr="00B87AB8">
        <w:rPr>
          <w:rFonts w:eastAsia="宋体" w:hint="eastAsia"/>
          <w:szCs w:val="28"/>
        </w:rPr>
        <w:t>反</w:t>
      </w:r>
      <w:r w:rsidRPr="00B87AB8">
        <w:rPr>
          <w:rFonts w:eastAsia="宋体"/>
          <w:szCs w:val="28"/>
        </w:rPr>
        <w:t>进位值</w:t>
      </w:r>
      <w:r w:rsidRPr="00B87AB8">
        <w:rPr>
          <w:rFonts w:eastAsia="宋体" w:hint="eastAsia"/>
          <w:szCs w:val="28"/>
        </w:rPr>
        <w:t>g</w:t>
      </w:r>
      <w:r w:rsidRPr="00B87AB8">
        <w:rPr>
          <w:rFonts w:eastAsia="宋体" w:hint="eastAsia"/>
          <w:szCs w:val="28"/>
        </w:rPr>
        <w:t>直接</w:t>
      </w:r>
      <w:r w:rsidRPr="00B87AB8">
        <w:rPr>
          <w:rFonts w:eastAsia="宋体"/>
          <w:szCs w:val="28"/>
        </w:rPr>
        <w:t>输出到</w:t>
      </w:r>
      <w:r w:rsidRPr="00B87AB8">
        <w:rPr>
          <w:rFonts w:eastAsia="宋体" w:hint="eastAsia"/>
          <w:szCs w:val="28"/>
        </w:rPr>
        <w:t>反</w:t>
      </w:r>
      <w:r w:rsidRPr="00B87AB8">
        <w:rPr>
          <w:rFonts w:eastAsia="宋体"/>
          <w:szCs w:val="28"/>
        </w:rPr>
        <w:t>进位值</w:t>
      </w:r>
      <w:r w:rsidRPr="00B87AB8">
        <w:rPr>
          <w:rFonts w:eastAsia="宋体"/>
          <w:szCs w:val="28"/>
        </w:rPr>
        <w:t>g</w:t>
      </w:r>
      <w:r w:rsidRPr="00B87AB8">
        <w:rPr>
          <w:rFonts w:eastAsia="宋体" w:hint="eastAsia"/>
          <w:szCs w:val="28"/>
        </w:rPr>
        <w:t>，</w:t>
      </w:r>
      <w:r w:rsidRPr="00B87AB8">
        <w:rPr>
          <w:rFonts w:eastAsia="宋体"/>
          <w:szCs w:val="28"/>
        </w:rPr>
        <w:t>正进位</w:t>
      </w:r>
      <w:r w:rsidRPr="00B87AB8">
        <w:rPr>
          <w:rFonts w:eastAsia="宋体" w:hint="eastAsia"/>
          <w:szCs w:val="28"/>
        </w:rPr>
        <w:t>值</w:t>
      </w:r>
      <w:r w:rsidRPr="00B87AB8">
        <w:rPr>
          <w:rFonts w:eastAsia="宋体" w:hint="eastAsia"/>
          <w:szCs w:val="28"/>
        </w:rPr>
        <w:t>G</w:t>
      </w:r>
      <w:r w:rsidRPr="00B87AB8">
        <w:rPr>
          <w:rFonts w:eastAsia="宋体" w:hint="eastAsia"/>
          <w:szCs w:val="28"/>
        </w:rPr>
        <w:t>、正</w:t>
      </w:r>
      <w:r w:rsidRPr="00B87AB8">
        <w:rPr>
          <w:rFonts w:eastAsia="宋体"/>
          <w:szCs w:val="28"/>
        </w:rPr>
        <w:t>累加值</w:t>
      </w:r>
      <w:r w:rsidRPr="00B87AB8">
        <w:rPr>
          <w:rFonts w:eastAsia="宋体"/>
          <w:szCs w:val="28"/>
        </w:rPr>
        <w:t>S</w:t>
      </w:r>
      <w:r w:rsidRPr="00B87AB8">
        <w:rPr>
          <w:rFonts w:eastAsia="宋体"/>
          <w:szCs w:val="28"/>
        </w:rPr>
        <w:t>和</w:t>
      </w:r>
      <w:r w:rsidRPr="00B87AB8">
        <w:rPr>
          <w:rFonts w:eastAsia="宋体" w:hint="eastAsia"/>
          <w:szCs w:val="28"/>
        </w:rPr>
        <w:t>反</w:t>
      </w:r>
      <w:r w:rsidRPr="00B87AB8">
        <w:rPr>
          <w:rFonts w:eastAsia="宋体"/>
          <w:szCs w:val="28"/>
        </w:rPr>
        <w:t>累加值</w:t>
      </w:r>
      <w:r w:rsidRPr="00B87AB8">
        <w:rPr>
          <w:rFonts w:eastAsia="宋体"/>
          <w:szCs w:val="28"/>
        </w:rPr>
        <w:t>s</w:t>
      </w:r>
      <w:r w:rsidRPr="00B87AB8">
        <w:rPr>
          <w:rFonts w:eastAsia="宋体" w:hint="eastAsia"/>
          <w:szCs w:val="28"/>
        </w:rPr>
        <w:t>之间的</w:t>
      </w:r>
      <w:r w:rsidRPr="00B87AB8">
        <w:rPr>
          <w:rFonts w:eastAsia="宋体"/>
          <w:szCs w:val="28"/>
        </w:rPr>
        <w:t>异或</w:t>
      </w:r>
      <w:r w:rsidRPr="00B87AB8">
        <w:rPr>
          <w:rFonts w:eastAsia="宋体" w:hint="eastAsia"/>
          <w:szCs w:val="28"/>
        </w:rPr>
        <w:t>操作</w:t>
      </w:r>
      <w:r w:rsidRPr="00B87AB8">
        <w:rPr>
          <w:rFonts w:eastAsia="宋体" w:hint="eastAsia"/>
          <w:szCs w:val="28"/>
        </w:rPr>
        <w:t>(XOR)</w:t>
      </w:r>
      <w:r w:rsidRPr="00B87AB8">
        <w:rPr>
          <w:rFonts w:eastAsia="宋体" w:hint="eastAsia"/>
          <w:szCs w:val="28"/>
        </w:rPr>
        <w:t>处理</w:t>
      </w:r>
      <w:r w:rsidRPr="00B87AB8">
        <w:rPr>
          <w:rFonts w:eastAsia="宋体"/>
          <w:szCs w:val="28"/>
        </w:rPr>
        <w:t>结果</w:t>
      </w:r>
      <w:r w:rsidRPr="00B87AB8">
        <w:rPr>
          <w:rFonts w:eastAsia="宋体" w:hint="eastAsia"/>
          <w:szCs w:val="28"/>
        </w:rPr>
        <w:t>输出</w:t>
      </w:r>
      <w:r w:rsidRPr="00B87AB8">
        <w:rPr>
          <w:rFonts w:eastAsia="宋体"/>
          <w:szCs w:val="28"/>
        </w:rPr>
        <w:t>到</w:t>
      </w:r>
      <w:r w:rsidRPr="00B87AB8">
        <w:rPr>
          <w:rFonts w:eastAsia="宋体" w:hint="eastAsia"/>
          <w:szCs w:val="28"/>
        </w:rPr>
        <w:t>反</w:t>
      </w:r>
      <w:r w:rsidRPr="00B87AB8">
        <w:rPr>
          <w:rFonts w:eastAsia="宋体"/>
          <w:szCs w:val="28"/>
        </w:rPr>
        <w:t>累加值</w:t>
      </w:r>
      <w:r w:rsidRPr="00B87AB8">
        <w:rPr>
          <w:rFonts w:eastAsia="宋体"/>
          <w:szCs w:val="28"/>
        </w:rPr>
        <w:t>s</w:t>
      </w:r>
      <w:r w:rsidRPr="00B87AB8">
        <w:rPr>
          <w:rFonts w:eastAsia="宋体" w:hint="eastAsia"/>
          <w:szCs w:val="28"/>
        </w:rPr>
        <w:t>；当反进位值</w:t>
      </w:r>
      <w:r w:rsidRPr="00B87AB8">
        <w:rPr>
          <w:rFonts w:eastAsia="宋体" w:hint="eastAsia"/>
          <w:szCs w:val="28"/>
        </w:rPr>
        <w:t>g</w:t>
      </w:r>
      <w:r w:rsidRPr="00B87AB8">
        <w:rPr>
          <w:rFonts w:eastAsia="宋体"/>
          <w:szCs w:val="28"/>
        </w:rPr>
        <w:t>为</w:t>
      </w:r>
      <w:r w:rsidRPr="00B87AB8">
        <w:rPr>
          <w:rFonts w:eastAsia="宋体" w:hint="eastAsia"/>
          <w:szCs w:val="28"/>
        </w:rPr>
        <w:t>1</w:t>
      </w:r>
      <w:r w:rsidRPr="00B87AB8">
        <w:rPr>
          <w:rFonts w:eastAsia="宋体" w:hint="eastAsia"/>
          <w:szCs w:val="28"/>
        </w:rPr>
        <w:t>时</w:t>
      </w:r>
      <w:r w:rsidRPr="00B87AB8">
        <w:rPr>
          <w:rFonts w:eastAsia="宋体"/>
          <w:szCs w:val="28"/>
        </w:rPr>
        <w:t>，</w:t>
      </w:r>
      <w:r w:rsidRPr="00B87AB8">
        <w:rPr>
          <w:rFonts w:eastAsia="宋体" w:hint="eastAsia"/>
          <w:szCs w:val="28"/>
        </w:rPr>
        <w:t>正</w:t>
      </w:r>
      <w:r w:rsidRPr="00B87AB8">
        <w:rPr>
          <w:rFonts w:eastAsia="宋体"/>
          <w:szCs w:val="28"/>
        </w:rPr>
        <w:t>进位值</w:t>
      </w:r>
      <w:r w:rsidRPr="00B87AB8">
        <w:rPr>
          <w:rFonts w:eastAsia="宋体"/>
          <w:szCs w:val="28"/>
        </w:rPr>
        <w:t>G</w:t>
      </w:r>
      <w:r w:rsidRPr="00B87AB8">
        <w:rPr>
          <w:rFonts w:eastAsia="宋体"/>
          <w:szCs w:val="28"/>
        </w:rPr>
        <w:t>直接输出到正进位值</w:t>
      </w:r>
      <w:r w:rsidRPr="00B87AB8">
        <w:rPr>
          <w:rFonts w:eastAsia="宋体"/>
          <w:szCs w:val="28"/>
        </w:rPr>
        <w:t>G</w:t>
      </w:r>
      <w:r w:rsidRPr="00B87AB8">
        <w:rPr>
          <w:rFonts w:eastAsia="宋体"/>
          <w:szCs w:val="28"/>
        </w:rPr>
        <w:t>，</w:t>
      </w:r>
      <w:r w:rsidRPr="00B87AB8">
        <w:rPr>
          <w:rFonts w:eastAsia="宋体" w:hint="eastAsia"/>
          <w:szCs w:val="28"/>
        </w:rPr>
        <w:t>反</w:t>
      </w:r>
      <w:r w:rsidRPr="00B87AB8">
        <w:rPr>
          <w:rFonts w:eastAsia="宋体"/>
          <w:szCs w:val="28"/>
        </w:rPr>
        <w:t>进位值</w:t>
      </w:r>
      <w:r w:rsidRPr="00B87AB8">
        <w:rPr>
          <w:rFonts w:eastAsia="宋体"/>
          <w:szCs w:val="28"/>
        </w:rPr>
        <w:t>g</w:t>
      </w:r>
      <w:r w:rsidRPr="00B87AB8">
        <w:rPr>
          <w:rFonts w:eastAsia="宋体" w:hint="eastAsia"/>
          <w:szCs w:val="28"/>
        </w:rPr>
        <w:t>、反</w:t>
      </w:r>
      <w:r w:rsidRPr="00B87AB8">
        <w:rPr>
          <w:rFonts w:eastAsia="宋体"/>
          <w:szCs w:val="28"/>
        </w:rPr>
        <w:t>累加值</w:t>
      </w:r>
      <w:r w:rsidRPr="00B87AB8">
        <w:rPr>
          <w:rFonts w:eastAsia="宋体"/>
          <w:szCs w:val="28"/>
        </w:rPr>
        <w:t>s</w:t>
      </w:r>
      <w:r w:rsidRPr="00B87AB8">
        <w:rPr>
          <w:rFonts w:eastAsia="宋体" w:hint="eastAsia"/>
          <w:szCs w:val="28"/>
        </w:rPr>
        <w:t>和正</w:t>
      </w:r>
      <w:r w:rsidRPr="00B87AB8">
        <w:rPr>
          <w:rFonts w:eastAsia="宋体"/>
          <w:szCs w:val="28"/>
        </w:rPr>
        <w:t>累加值</w:t>
      </w:r>
      <w:r w:rsidRPr="00B87AB8">
        <w:rPr>
          <w:rFonts w:eastAsia="宋体"/>
          <w:szCs w:val="28"/>
        </w:rPr>
        <w:t>S</w:t>
      </w:r>
      <w:r w:rsidRPr="00B87AB8">
        <w:rPr>
          <w:rFonts w:eastAsia="宋体"/>
          <w:szCs w:val="28"/>
        </w:rPr>
        <w:t>之间</w:t>
      </w:r>
      <w:r w:rsidRPr="00B87AB8">
        <w:rPr>
          <w:rFonts w:eastAsia="宋体" w:hint="eastAsia"/>
          <w:szCs w:val="28"/>
        </w:rPr>
        <w:t>(XOR)</w:t>
      </w:r>
      <w:r w:rsidRPr="00B87AB8">
        <w:rPr>
          <w:rFonts w:eastAsia="宋体" w:hint="eastAsia"/>
          <w:szCs w:val="28"/>
        </w:rPr>
        <w:t>异或</w:t>
      </w:r>
      <w:r w:rsidRPr="00B87AB8">
        <w:rPr>
          <w:rFonts w:eastAsia="宋体"/>
          <w:szCs w:val="28"/>
        </w:rPr>
        <w:t>操作</w:t>
      </w:r>
      <w:r w:rsidRPr="00B87AB8">
        <w:rPr>
          <w:rFonts w:eastAsia="宋体" w:hint="eastAsia"/>
          <w:szCs w:val="28"/>
        </w:rPr>
        <w:t>后</w:t>
      </w:r>
      <w:r w:rsidRPr="00B87AB8">
        <w:rPr>
          <w:rFonts w:eastAsia="宋体"/>
          <w:szCs w:val="28"/>
        </w:rPr>
        <w:t>结果输出到</w:t>
      </w:r>
      <w:r w:rsidRPr="00B87AB8">
        <w:rPr>
          <w:rFonts w:eastAsia="宋体" w:hint="eastAsia"/>
          <w:szCs w:val="28"/>
        </w:rPr>
        <w:t>正累加值</w:t>
      </w:r>
      <w:r w:rsidRPr="00B87AB8">
        <w:rPr>
          <w:rFonts w:eastAsia="宋体"/>
          <w:szCs w:val="28"/>
        </w:rPr>
        <w:t>S</w:t>
      </w:r>
      <w:r w:rsidRPr="00B87AB8">
        <w:rPr>
          <w:rFonts w:eastAsia="宋体"/>
          <w:szCs w:val="28"/>
        </w:rPr>
        <w:t>上，</w:t>
      </w:r>
      <w:r w:rsidRPr="00B87AB8">
        <w:rPr>
          <w:rFonts w:eastAsia="宋体" w:hint="eastAsia"/>
          <w:szCs w:val="28"/>
        </w:rPr>
        <w:t>反</w:t>
      </w:r>
      <w:r w:rsidRPr="00B87AB8">
        <w:rPr>
          <w:rFonts w:eastAsia="宋体"/>
          <w:szCs w:val="28"/>
        </w:rPr>
        <w:t>进位值</w:t>
      </w:r>
      <w:r w:rsidRPr="00B87AB8">
        <w:rPr>
          <w:rFonts w:eastAsia="宋体"/>
          <w:szCs w:val="28"/>
        </w:rPr>
        <w:t>g</w:t>
      </w:r>
      <w:r w:rsidRPr="00B87AB8">
        <w:rPr>
          <w:rFonts w:eastAsia="宋体" w:hint="eastAsia"/>
          <w:szCs w:val="28"/>
        </w:rPr>
        <w:t>和</w:t>
      </w:r>
      <w:r w:rsidRPr="00B87AB8">
        <w:rPr>
          <w:rFonts w:eastAsia="宋体"/>
          <w:szCs w:val="28"/>
        </w:rPr>
        <w:t>正累加值</w:t>
      </w:r>
      <w:r w:rsidRPr="00B87AB8">
        <w:rPr>
          <w:rFonts w:eastAsia="宋体"/>
          <w:szCs w:val="28"/>
        </w:rPr>
        <w:t>S</w:t>
      </w:r>
      <w:r w:rsidRPr="00B87AB8">
        <w:rPr>
          <w:rFonts w:eastAsia="宋体"/>
          <w:szCs w:val="28"/>
        </w:rPr>
        <w:t>之间</w:t>
      </w:r>
      <w:r w:rsidRPr="00B87AB8">
        <w:rPr>
          <w:rFonts w:eastAsia="宋体"/>
          <w:szCs w:val="28"/>
        </w:rPr>
        <w:t>(XOR)</w:t>
      </w:r>
      <w:r w:rsidRPr="00B87AB8">
        <w:rPr>
          <w:rFonts w:eastAsia="宋体" w:hint="eastAsia"/>
          <w:szCs w:val="28"/>
        </w:rPr>
        <w:t>异或</w:t>
      </w:r>
      <w:r w:rsidRPr="00B87AB8">
        <w:rPr>
          <w:rFonts w:eastAsia="宋体"/>
          <w:szCs w:val="28"/>
        </w:rPr>
        <w:t>操作后结果输出到</w:t>
      </w:r>
      <w:r w:rsidRPr="00B87AB8">
        <w:rPr>
          <w:rFonts w:eastAsia="宋体" w:hint="eastAsia"/>
          <w:szCs w:val="28"/>
        </w:rPr>
        <w:t>反</w:t>
      </w:r>
      <w:r w:rsidRPr="00B87AB8">
        <w:rPr>
          <w:rFonts w:eastAsia="宋体"/>
          <w:szCs w:val="28"/>
        </w:rPr>
        <w:t>进位值</w:t>
      </w:r>
      <w:r w:rsidRPr="00B87AB8">
        <w:rPr>
          <w:rFonts w:eastAsia="宋体" w:hint="eastAsia"/>
          <w:szCs w:val="28"/>
        </w:rPr>
        <w:t>g</w:t>
      </w:r>
      <w:r w:rsidRPr="00B87AB8">
        <w:rPr>
          <w:rFonts w:eastAsia="宋体" w:hint="eastAsia"/>
          <w:szCs w:val="28"/>
        </w:rPr>
        <w:t>上</w:t>
      </w:r>
      <w:r w:rsidRPr="00B87AB8">
        <w:rPr>
          <w:rFonts w:eastAsia="宋体"/>
          <w:szCs w:val="28"/>
        </w:rPr>
        <w:t>，</w:t>
      </w:r>
      <w:r w:rsidRPr="00B87AB8">
        <w:rPr>
          <w:rFonts w:eastAsia="宋体" w:hint="eastAsia"/>
          <w:szCs w:val="28"/>
        </w:rPr>
        <w:t>反</w:t>
      </w:r>
      <w:r w:rsidRPr="00B87AB8">
        <w:rPr>
          <w:rFonts w:eastAsia="宋体"/>
          <w:szCs w:val="28"/>
        </w:rPr>
        <w:t>进位值</w:t>
      </w:r>
      <w:r w:rsidRPr="00B87AB8">
        <w:rPr>
          <w:rFonts w:eastAsia="宋体"/>
          <w:szCs w:val="28"/>
        </w:rPr>
        <w:t>g</w:t>
      </w:r>
      <w:r w:rsidRPr="00B87AB8">
        <w:rPr>
          <w:rFonts w:eastAsia="宋体" w:hint="eastAsia"/>
          <w:szCs w:val="28"/>
        </w:rPr>
        <w:t>和</w:t>
      </w:r>
      <w:r w:rsidRPr="00B87AB8">
        <w:rPr>
          <w:rFonts w:eastAsia="宋体"/>
          <w:szCs w:val="28"/>
        </w:rPr>
        <w:t>正累加值</w:t>
      </w:r>
      <w:r w:rsidRPr="00B87AB8">
        <w:rPr>
          <w:rFonts w:eastAsia="宋体"/>
          <w:szCs w:val="28"/>
        </w:rPr>
        <w:t>S</w:t>
      </w:r>
      <w:r w:rsidRPr="00B87AB8">
        <w:rPr>
          <w:rFonts w:eastAsia="宋体"/>
          <w:szCs w:val="28"/>
        </w:rPr>
        <w:t>之间</w:t>
      </w:r>
      <w:r w:rsidRPr="00B87AB8">
        <w:rPr>
          <w:rFonts w:eastAsia="宋体"/>
          <w:szCs w:val="28"/>
        </w:rPr>
        <w:t>(AND)</w:t>
      </w:r>
      <w:r w:rsidRPr="00B87AB8">
        <w:rPr>
          <w:rFonts w:eastAsia="宋体" w:hint="eastAsia"/>
          <w:szCs w:val="28"/>
        </w:rPr>
        <w:t>与</w:t>
      </w:r>
      <w:r w:rsidRPr="00B87AB8">
        <w:rPr>
          <w:rFonts w:eastAsia="宋体"/>
          <w:szCs w:val="28"/>
        </w:rPr>
        <w:t>操作后结果输出到</w:t>
      </w:r>
      <w:r w:rsidRPr="00B87AB8">
        <w:rPr>
          <w:rFonts w:eastAsia="宋体" w:hint="eastAsia"/>
          <w:szCs w:val="28"/>
        </w:rPr>
        <w:t>反</w:t>
      </w:r>
      <w:r w:rsidRPr="00B87AB8">
        <w:rPr>
          <w:rFonts w:eastAsia="宋体"/>
          <w:szCs w:val="28"/>
        </w:rPr>
        <w:t>累加值</w:t>
      </w:r>
      <w:r w:rsidRPr="00B87AB8">
        <w:rPr>
          <w:rFonts w:eastAsia="宋体" w:hint="eastAsia"/>
          <w:szCs w:val="28"/>
        </w:rPr>
        <w:t>s</w:t>
      </w:r>
      <w:r w:rsidRPr="00B87AB8">
        <w:rPr>
          <w:rFonts w:eastAsia="宋体" w:hint="eastAsia"/>
          <w:szCs w:val="28"/>
        </w:rPr>
        <w:t>上</w:t>
      </w:r>
      <w:r w:rsidRPr="00B87AB8">
        <w:rPr>
          <w:rFonts w:eastAsia="宋体"/>
          <w:szCs w:val="28"/>
        </w:rPr>
        <w:t>，</w:t>
      </w:r>
      <w:r w:rsidRPr="00B87AB8">
        <w:rPr>
          <w:rFonts w:eastAsia="宋体" w:hint="eastAsia"/>
          <w:szCs w:val="28"/>
        </w:rPr>
        <w:t>这样，完成二进制和</w:t>
      </w:r>
      <w:r w:rsidRPr="00B87AB8">
        <w:rPr>
          <w:rFonts w:eastAsia="宋体"/>
          <w:szCs w:val="28"/>
        </w:rPr>
        <w:t>三进制</w:t>
      </w:r>
      <w:r w:rsidRPr="00B87AB8">
        <w:rPr>
          <w:rFonts w:eastAsia="宋体" w:hint="eastAsia"/>
          <w:szCs w:val="28"/>
        </w:rPr>
        <w:t>“比合”值</w:t>
      </w:r>
      <w:r w:rsidRPr="00B87AB8">
        <w:rPr>
          <w:rFonts w:eastAsia="宋体"/>
          <w:szCs w:val="28"/>
        </w:rPr>
        <w:t>之间转译处理</w:t>
      </w:r>
      <w:r w:rsidRPr="00B87AB8">
        <w:rPr>
          <w:rFonts w:eastAsia="宋体" w:hint="eastAsia"/>
          <w:szCs w:val="28"/>
        </w:rPr>
        <w:t>。</w:t>
      </w:r>
    </w:p>
    <w:p w14:paraId="0CA8EF1C" w14:textId="77777777" w:rsidR="00E569F9" w:rsidRPr="00B87AB8" w:rsidRDefault="00E569F9" w:rsidP="00E569F9">
      <w:pPr>
        <w:ind w:firstLine="576"/>
        <w:jc w:val="both"/>
        <w:rPr>
          <w:rFonts w:eastAsia="宋体"/>
          <w:szCs w:val="28"/>
        </w:rPr>
      </w:pPr>
      <w:r w:rsidRPr="00B87AB8">
        <w:rPr>
          <w:rFonts w:eastAsia="宋体" w:hint="eastAsia"/>
          <w:szCs w:val="28"/>
        </w:rPr>
        <w:t>为了</w:t>
      </w:r>
      <w:r w:rsidRPr="00B87AB8">
        <w:rPr>
          <w:rFonts w:eastAsia="宋体"/>
          <w:szCs w:val="28"/>
        </w:rPr>
        <w:t>清晰表示</w:t>
      </w:r>
      <w:r w:rsidRPr="00B87AB8">
        <w:rPr>
          <w:rFonts w:eastAsia="宋体" w:hint="eastAsia"/>
          <w:szCs w:val="28"/>
        </w:rPr>
        <w:t>根据本发明的</w:t>
      </w:r>
      <w:r w:rsidRPr="00B87AB8">
        <w:rPr>
          <w:rFonts w:eastAsia="宋体" w:hint="eastAsia"/>
          <w:szCs w:val="28"/>
        </w:rPr>
        <w:t>T</w:t>
      </w:r>
      <w:r w:rsidRPr="00B87AB8">
        <w:rPr>
          <w:rFonts w:eastAsia="宋体"/>
          <w:szCs w:val="28"/>
        </w:rPr>
        <w:t>全加法器</w:t>
      </w:r>
      <w:r w:rsidRPr="00B87AB8">
        <w:rPr>
          <w:rFonts w:eastAsia="宋体" w:hint="eastAsia"/>
          <w:szCs w:val="28"/>
        </w:rPr>
        <w:t>201</w:t>
      </w:r>
      <w:r w:rsidRPr="00B87AB8">
        <w:rPr>
          <w:rFonts w:eastAsia="宋体" w:hint="eastAsia"/>
          <w:szCs w:val="28"/>
        </w:rPr>
        <w:t>的</w:t>
      </w:r>
      <w:r w:rsidRPr="00B87AB8">
        <w:rPr>
          <w:rFonts w:eastAsia="宋体"/>
          <w:szCs w:val="28"/>
        </w:rPr>
        <w:t>整个处理</w:t>
      </w:r>
      <w:r w:rsidRPr="00B87AB8">
        <w:rPr>
          <w:rFonts w:eastAsia="宋体" w:hint="eastAsia"/>
          <w:szCs w:val="28"/>
        </w:rPr>
        <w:t>过程</w:t>
      </w:r>
      <w:r w:rsidRPr="00B87AB8">
        <w:rPr>
          <w:rFonts w:eastAsia="宋体"/>
          <w:szCs w:val="28"/>
        </w:rPr>
        <w:t>，具体参照如下表</w:t>
      </w:r>
      <w:r w:rsidR="00501BB0" w:rsidRPr="00B87AB8">
        <w:rPr>
          <w:rFonts w:eastAsia="宋体" w:hint="eastAsia"/>
          <w:szCs w:val="28"/>
        </w:rPr>
        <w:t>15</w:t>
      </w:r>
      <w:r w:rsidRPr="00B87AB8">
        <w:rPr>
          <w:rFonts w:eastAsia="宋体" w:hint="eastAsia"/>
          <w:szCs w:val="28"/>
        </w:rPr>
        <w:t>。</w:t>
      </w:r>
    </w:p>
    <w:p w14:paraId="47E9BD38" w14:textId="77777777" w:rsidR="00E569F9" w:rsidRPr="00B87AB8" w:rsidRDefault="00E569F9" w:rsidP="00E569F9">
      <w:pPr>
        <w:ind w:firstLine="576"/>
        <w:jc w:val="both"/>
        <w:rPr>
          <w:rFonts w:eastAsia="宋体"/>
          <w:szCs w:val="28"/>
        </w:rPr>
      </w:pPr>
      <w:r w:rsidRPr="00B87AB8">
        <w:rPr>
          <w:rFonts w:eastAsia="宋体" w:hint="eastAsia"/>
          <w:szCs w:val="28"/>
        </w:rPr>
        <w:t>表</w:t>
      </w:r>
      <w:r w:rsidR="00501BB0" w:rsidRPr="00B87AB8">
        <w:rPr>
          <w:rFonts w:eastAsia="宋体" w:hint="eastAsia"/>
          <w:szCs w:val="28"/>
        </w:rPr>
        <w:t>15</w:t>
      </w:r>
      <w:r w:rsidRPr="00B87AB8">
        <w:rPr>
          <w:rFonts w:eastAsia="宋体"/>
          <w:szCs w:val="28"/>
        </w:rPr>
        <w:t>：</w:t>
      </w:r>
      <w:r w:rsidRPr="00B87AB8">
        <w:rPr>
          <w:rFonts w:eastAsia="宋体"/>
          <w:szCs w:val="28"/>
        </w:rPr>
        <w:t>TRI-10A“</w:t>
      </w:r>
      <w:r w:rsidRPr="00B87AB8">
        <w:rPr>
          <w:rFonts w:eastAsia="宋体" w:hint="eastAsia"/>
          <w:szCs w:val="28"/>
        </w:rPr>
        <w:t>比合</w:t>
      </w:r>
      <w:r w:rsidRPr="00B87AB8">
        <w:rPr>
          <w:rFonts w:eastAsia="宋体"/>
          <w:szCs w:val="28"/>
        </w:rPr>
        <w:t>”</w:t>
      </w:r>
      <w:r w:rsidRPr="00B87AB8">
        <w:rPr>
          <w:rFonts w:eastAsia="宋体" w:hint="eastAsia"/>
          <w:szCs w:val="28"/>
        </w:rPr>
        <w:t>三进制</w:t>
      </w:r>
      <w:r w:rsidRPr="00B87AB8">
        <w:rPr>
          <w:rFonts w:eastAsia="宋体"/>
          <w:szCs w:val="28"/>
        </w:rPr>
        <w:t>处理过程</w:t>
      </w:r>
      <w:r w:rsidRPr="00B87AB8">
        <w:rPr>
          <w:rFonts w:eastAsia="宋体" w:hint="eastAsia"/>
          <w:szCs w:val="28"/>
        </w:rPr>
        <w:t>（</w:t>
      </w:r>
      <w:r w:rsidRPr="00B87AB8">
        <w:rPr>
          <w:rFonts w:eastAsia="宋体"/>
          <w:szCs w:val="28"/>
        </w:rPr>
        <w:t>正</w:t>
      </w:r>
      <w:r w:rsidRPr="00B87AB8">
        <w:rPr>
          <w:rFonts w:eastAsia="宋体" w:hint="eastAsia"/>
          <w:szCs w:val="28"/>
        </w:rPr>
        <w:t>与</w:t>
      </w:r>
      <w:r w:rsidRPr="00B87AB8">
        <w:rPr>
          <w:rFonts w:eastAsia="宋体"/>
          <w:szCs w:val="28"/>
        </w:rPr>
        <w:t>反</w:t>
      </w:r>
      <w:r w:rsidRPr="00B87AB8">
        <w:rPr>
          <w:rFonts w:eastAsia="宋体" w:hint="eastAsia"/>
          <w:szCs w:val="28"/>
        </w:rPr>
        <w:t>的真值</w:t>
      </w:r>
      <w:r w:rsidRPr="00B87AB8">
        <w:rPr>
          <w:rFonts w:eastAsia="宋体"/>
          <w:szCs w:val="28"/>
        </w:rPr>
        <w:t>处理过程）</w:t>
      </w:r>
    </w:p>
    <w:tbl>
      <w:tblPr>
        <w:tblW w:w="0" w:type="auto"/>
        <w:tblLook w:val="04A0" w:firstRow="1" w:lastRow="0" w:firstColumn="1" w:lastColumn="0" w:noHBand="0" w:noVBand="1"/>
      </w:tblPr>
      <w:tblGrid>
        <w:gridCol w:w="959"/>
        <w:gridCol w:w="1128"/>
        <w:gridCol w:w="1640"/>
        <w:gridCol w:w="3526"/>
        <w:gridCol w:w="1091"/>
        <w:gridCol w:w="945"/>
      </w:tblGrid>
      <w:tr w:rsidR="00E569F9" w:rsidRPr="00B87AB8" w14:paraId="39184FF1" w14:textId="77777777" w:rsidTr="005C6556">
        <w:trPr>
          <w:trHeight w:val="288"/>
        </w:trPr>
        <w:tc>
          <w:tcPr>
            <w:tcW w:w="95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D0CE21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宋体" w:hint="eastAsia"/>
                <w:kern w:val="0"/>
                <w:sz w:val="20"/>
              </w:rPr>
              <w:t>输入</w:t>
            </w:r>
            <w:r w:rsidRPr="00B87AB8">
              <w:rPr>
                <w:rFonts w:ascii="宋体" w:eastAsia="宋体" w:hAnsi="宋体" w:cs="宋体"/>
                <w:kern w:val="0"/>
                <w:sz w:val="20"/>
              </w:rPr>
              <w:t>值</w:t>
            </w:r>
          </w:p>
        </w:tc>
        <w:tc>
          <w:tcPr>
            <w:tcW w:w="112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24A508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kern w:val="0"/>
                <w:sz w:val="20"/>
              </w:rPr>
              <w:t>二进制计算处</w:t>
            </w:r>
            <w:r w:rsidRPr="00B87AB8">
              <w:rPr>
                <w:rFonts w:ascii="宋体" w:eastAsia="宋体" w:hAnsi="宋体" w:cs="宋体"/>
                <w:kern w:val="0"/>
                <w:sz w:val="20"/>
              </w:rPr>
              <w:t>理</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800A35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kern w:val="0"/>
                <w:sz w:val="20"/>
              </w:rPr>
              <w:t>二进制</w:t>
            </w:r>
            <w:r w:rsidRPr="00B87AB8">
              <w:rPr>
                <w:rFonts w:ascii="宋体" w:eastAsia="宋体" w:hAnsi="宋体" w:cs="微软雅黑"/>
                <w:kern w:val="0"/>
                <w:sz w:val="20"/>
              </w:rPr>
              <w:br/>
              <w:t>比合处</w:t>
            </w:r>
            <w:r w:rsidRPr="00B87AB8">
              <w:rPr>
                <w:rFonts w:ascii="宋体" w:eastAsia="宋体" w:hAnsi="宋体" w:cs="宋体"/>
                <w:kern w:val="0"/>
                <w:sz w:val="20"/>
              </w:rPr>
              <w:t>理</w:t>
            </w:r>
            <w:r w:rsidRPr="00B87AB8">
              <w:rPr>
                <w:rFonts w:ascii="宋体" w:eastAsia="宋体" w:hAnsi="宋体" w:cs="宋体" w:hint="eastAsia"/>
                <w:kern w:val="0"/>
                <w:sz w:val="20"/>
              </w:rPr>
              <w:t>2</w:t>
            </w:r>
            <w:r w:rsidRPr="00B87AB8">
              <w:rPr>
                <w:rFonts w:ascii="宋体" w:eastAsia="宋体" w:hAnsi="宋体" w:cs="宋体"/>
                <w:kern w:val="0"/>
                <w:sz w:val="20"/>
                <w:vertAlign w:val="superscript"/>
              </w:rPr>
              <w:t>n</w:t>
            </w:r>
          </w:p>
        </w:tc>
        <w:tc>
          <w:tcPr>
            <w:tcW w:w="352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B87E97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vertAlign w:val="superscript"/>
              </w:rPr>
            </w:pPr>
            <w:r w:rsidRPr="00B87AB8">
              <w:rPr>
                <w:rFonts w:ascii="宋体" w:eastAsia="宋体" w:hAnsi="宋体" w:cs="微软雅黑"/>
                <w:kern w:val="0"/>
                <w:sz w:val="20"/>
              </w:rPr>
              <w:t>二、三进制</w:t>
            </w:r>
            <w:r w:rsidRPr="00B87AB8">
              <w:rPr>
                <w:rFonts w:ascii="宋体" w:eastAsia="宋体" w:hAnsi="宋体" w:cs="微软雅黑" w:hint="eastAsia"/>
                <w:kern w:val="0"/>
                <w:sz w:val="20"/>
              </w:rPr>
              <w:t>的</w:t>
            </w:r>
            <w:r w:rsidRPr="00B87AB8">
              <w:rPr>
                <w:rFonts w:ascii="宋体" w:eastAsia="宋体" w:hAnsi="宋体" w:cs="微软雅黑"/>
                <w:kern w:val="0"/>
                <w:sz w:val="20"/>
              </w:rPr>
              <w:t>比合转换</w:t>
            </w:r>
            <w:r w:rsidRPr="00B87AB8">
              <w:rPr>
                <w:rFonts w:ascii="宋体" w:eastAsia="宋体" w:hAnsi="宋体" w:cs="微软雅黑" w:hint="eastAsia"/>
                <w:kern w:val="0"/>
                <w:sz w:val="20"/>
              </w:rPr>
              <w:t>后</w:t>
            </w:r>
            <w:r w:rsidRPr="00B87AB8">
              <w:rPr>
                <w:rFonts w:ascii="宋体" w:eastAsia="宋体" w:hAnsi="宋体" w:cs="微软雅黑"/>
                <w:kern w:val="0"/>
                <w:sz w:val="20"/>
              </w:rPr>
              <w:br/>
            </w:r>
            <w:r w:rsidRPr="00B87AB8">
              <w:rPr>
                <w:rFonts w:ascii="宋体" w:eastAsia="宋体" w:hAnsi="宋体" w:cs="微软雅黑" w:hint="eastAsia"/>
                <w:kern w:val="0"/>
                <w:sz w:val="20"/>
              </w:rPr>
              <w:t>输出</w:t>
            </w:r>
            <w:r w:rsidRPr="00B87AB8">
              <w:rPr>
                <w:rFonts w:ascii="宋体" w:eastAsia="宋体" w:hAnsi="宋体" w:cs="微软雅黑"/>
                <w:kern w:val="0"/>
                <w:sz w:val="20"/>
              </w:rPr>
              <w:t>处</w:t>
            </w:r>
            <w:r w:rsidRPr="00B87AB8">
              <w:rPr>
                <w:rFonts w:ascii="宋体" w:eastAsia="宋体" w:hAnsi="宋体" w:cs="宋体"/>
                <w:kern w:val="0"/>
                <w:sz w:val="20"/>
              </w:rPr>
              <w:t>理 3</w:t>
            </w:r>
            <w:r w:rsidRPr="00B87AB8">
              <w:rPr>
                <w:rFonts w:ascii="宋体" w:eastAsia="宋体" w:hAnsi="宋体" w:cs="宋体"/>
                <w:kern w:val="0"/>
                <w:sz w:val="20"/>
                <w:vertAlign w:val="superscript"/>
              </w:rPr>
              <w:t>n</w:t>
            </w:r>
          </w:p>
        </w:tc>
        <w:tc>
          <w:tcPr>
            <w:tcW w:w="1091" w:type="dxa"/>
            <w:tcBorders>
              <w:top w:val="single" w:sz="4" w:space="0" w:color="auto"/>
              <w:left w:val="nil"/>
              <w:bottom w:val="single" w:sz="4" w:space="0" w:color="auto"/>
              <w:right w:val="single" w:sz="4" w:space="0" w:color="auto"/>
            </w:tcBorders>
            <w:shd w:val="clear" w:color="auto" w:fill="auto"/>
            <w:vAlign w:val="center"/>
          </w:tcPr>
          <w:p w14:paraId="581493C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kern w:val="0"/>
                <w:sz w:val="20"/>
              </w:rPr>
              <w:t>正进位</w:t>
            </w:r>
            <w:r w:rsidRPr="00B87AB8">
              <w:rPr>
                <w:rFonts w:ascii="宋体" w:eastAsia="宋体" w:hAnsi="宋体"/>
                <w:kern w:val="0"/>
                <w:sz w:val="20"/>
              </w:rPr>
              <w:t>G</w:t>
            </w:r>
          </w:p>
        </w:tc>
        <w:tc>
          <w:tcPr>
            <w:tcW w:w="0" w:type="auto"/>
            <w:tcBorders>
              <w:top w:val="single" w:sz="4" w:space="0" w:color="auto"/>
              <w:left w:val="nil"/>
              <w:bottom w:val="single" w:sz="4" w:space="0" w:color="auto"/>
              <w:right w:val="single" w:sz="4" w:space="0" w:color="auto"/>
            </w:tcBorders>
            <w:shd w:val="clear" w:color="auto" w:fill="auto"/>
            <w:vAlign w:val="center"/>
          </w:tcPr>
          <w:p w14:paraId="28755A5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kern w:val="0"/>
                <w:sz w:val="20"/>
              </w:rPr>
              <w:t>正累加</w:t>
            </w:r>
            <w:r w:rsidRPr="00B87AB8">
              <w:rPr>
                <w:rFonts w:ascii="宋体" w:eastAsia="宋体" w:hAnsi="宋体"/>
                <w:kern w:val="0"/>
                <w:sz w:val="20"/>
              </w:rPr>
              <w:t>S</w:t>
            </w:r>
          </w:p>
        </w:tc>
      </w:tr>
      <w:tr w:rsidR="00E569F9" w:rsidRPr="00B87AB8" w14:paraId="153A4C32" w14:textId="77777777" w:rsidTr="005C6556">
        <w:trPr>
          <w:trHeight w:val="288"/>
        </w:trPr>
        <w:tc>
          <w:tcPr>
            <w:tcW w:w="959" w:type="dxa"/>
            <w:vMerge/>
            <w:tcBorders>
              <w:top w:val="single" w:sz="4" w:space="0" w:color="auto"/>
              <w:left w:val="single" w:sz="4" w:space="0" w:color="auto"/>
              <w:bottom w:val="single" w:sz="4" w:space="0" w:color="auto"/>
              <w:right w:val="single" w:sz="4" w:space="0" w:color="auto"/>
            </w:tcBorders>
            <w:vAlign w:val="center"/>
          </w:tcPr>
          <w:p w14:paraId="74BFA631"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1128" w:type="dxa"/>
            <w:vMerge/>
            <w:tcBorders>
              <w:top w:val="single" w:sz="4" w:space="0" w:color="auto"/>
              <w:left w:val="single" w:sz="4" w:space="0" w:color="auto"/>
              <w:bottom w:val="single" w:sz="4" w:space="0" w:color="auto"/>
              <w:right w:val="single" w:sz="4" w:space="0" w:color="auto"/>
            </w:tcBorders>
            <w:vAlign w:val="center"/>
          </w:tcPr>
          <w:p w14:paraId="7757973D"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651FFA9"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3526" w:type="dxa"/>
            <w:vMerge/>
            <w:tcBorders>
              <w:top w:val="single" w:sz="4" w:space="0" w:color="auto"/>
              <w:left w:val="single" w:sz="4" w:space="0" w:color="auto"/>
              <w:bottom w:val="single" w:sz="4" w:space="0" w:color="auto"/>
              <w:right w:val="single" w:sz="4" w:space="0" w:color="auto"/>
            </w:tcBorders>
            <w:vAlign w:val="center"/>
          </w:tcPr>
          <w:p w14:paraId="42C9E404"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1091" w:type="dxa"/>
            <w:tcBorders>
              <w:top w:val="nil"/>
              <w:left w:val="nil"/>
              <w:bottom w:val="single" w:sz="4" w:space="0" w:color="auto"/>
              <w:right w:val="single" w:sz="4" w:space="0" w:color="auto"/>
            </w:tcBorders>
            <w:shd w:val="clear" w:color="auto" w:fill="auto"/>
            <w:vAlign w:val="center"/>
          </w:tcPr>
          <w:p w14:paraId="563D3D6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宋体" w:hint="eastAsia"/>
                <w:kern w:val="0"/>
                <w:sz w:val="20"/>
              </w:rPr>
              <w:t>反</w:t>
            </w:r>
            <w:r w:rsidRPr="00B87AB8">
              <w:rPr>
                <w:rFonts w:ascii="宋体" w:eastAsia="宋体" w:hAnsi="宋体" w:cs="宋体"/>
                <w:kern w:val="0"/>
                <w:sz w:val="20"/>
              </w:rPr>
              <w:t>进位</w:t>
            </w:r>
            <w:r w:rsidRPr="00B87AB8">
              <w:rPr>
                <w:rFonts w:ascii="宋体" w:eastAsia="宋体" w:hAnsi="宋体"/>
                <w:kern w:val="0"/>
                <w:sz w:val="20"/>
              </w:rPr>
              <w:t>g</w:t>
            </w:r>
          </w:p>
        </w:tc>
        <w:tc>
          <w:tcPr>
            <w:tcW w:w="0" w:type="auto"/>
            <w:tcBorders>
              <w:top w:val="nil"/>
              <w:left w:val="nil"/>
              <w:bottom w:val="single" w:sz="4" w:space="0" w:color="auto"/>
              <w:right w:val="single" w:sz="4" w:space="0" w:color="auto"/>
            </w:tcBorders>
            <w:shd w:val="clear" w:color="auto" w:fill="auto"/>
            <w:vAlign w:val="center"/>
          </w:tcPr>
          <w:p w14:paraId="06696AF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hint="eastAsia"/>
                <w:kern w:val="0"/>
                <w:sz w:val="20"/>
              </w:rPr>
              <w:t>反</w:t>
            </w:r>
            <w:r w:rsidRPr="00B87AB8">
              <w:rPr>
                <w:rFonts w:ascii="宋体" w:eastAsia="宋体" w:hAnsi="宋体" w:cs="微软雅黑"/>
                <w:kern w:val="0"/>
                <w:sz w:val="20"/>
              </w:rPr>
              <w:t>累加</w:t>
            </w:r>
            <w:r w:rsidRPr="00B87AB8">
              <w:rPr>
                <w:rFonts w:ascii="宋体" w:eastAsia="宋体" w:hAnsi="宋体"/>
                <w:kern w:val="0"/>
                <w:sz w:val="20"/>
              </w:rPr>
              <w:t>s</w:t>
            </w:r>
          </w:p>
        </w:tc>
      </w:tr>
      <w:tr w:rsidR="00E569F9" w:rsidRPr="00B87AB8" w14:paraId="712314E9" w14:textId="77777777" w:rsidTr="005C6556">
        <w:trPr>
          <w:trHeight w:val="252"/>
        </w:trPr>
        <w:tc>
          <w:tcPr>
            <w:tcW w:w="959" w:type="dxa"/>
            <w:vMerge w:val="restart"/>
            <w:tcBorders>
              <w:top w:val="nil"/>
              <w:left w:val="single" w:sz="4" w:space="0" w:color="auto"/>
              <w:bottom w:val="single" w:sz="4" w:space="0" w:color="auto"/>
              <w:right w:val="single" w:sz="4" w:space="0" w:color="auto"/>
            </w:tcBorders>
            <w:shd w:val="clear" w:color="auto" w:fill="auto"/>
            <w:vAlign w:val="center"/>
          </w:tcPr>
          <w:p w14:paraId="7889DD4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宋体"/>
                <w:kern w:val="0"/>
                <w:sz w:val="20"/>
              </w:rPr>
              <w:t>正部</w:t>
            </w:r>
            <w:r w:rsidRPr="00B87AB8">
              <w:rPr>
                <w:rFonts w:ascii="宋体" w:eastAsia="宋体" w:hAnsi="宋体"/>
                <w:kern w:val="0"/>
                <w:sz w:val="20"/>
              </w:rPr>
              <w:t>A,B</w:t>
            </w:r>
            <w:r w:rsidRPr="00B87AB8">
              <w:rPr>
                <w:rFonts w:ascii="宋体" w:eastAsia="宋体" w:hAnsi="宋体"/>
                <w:kern w:val="0"/>
                <w:sz w:val="20"/>
              </w:rPr>
              <w:br/>
            </w:r>
            <w:r w:rsidRPr="00B87AB8">
              <w:rPr>
                <w:rFonts w:ascii="宋体" w:eastAsia="宋体" w:hAnsi="宋体" w:cs="宋体"/>
                <w:kern w:val="0"/>
                <w:sz w:val="20"/>
              </w:rPr>
              <w:t>和进位</w:t>
            </w:r>
            <w:r w:rsidRPr="00B87AB8">
              <w:rPr>
                <w:rFonts w:ascii="宋体" w:eastAsia="宋体" w:hAnsi="宋体"/>
                <w:kern w:val="0"/>
                <w:sz w:val="20"/>
              </w:rPr>
              <w:t>C</w:t>
            </w:r>
          </w:p>
        </w:tc>
        <w:tc>
          <w:tcPr>
            <w:tcW w:w="1128" w:type="dxa"/>
            <w:vMerge w:val="restart"/>
            <w:tcBorders>
              <w:top w:val="nil"/>
              <w:left w:val="single" w:sz="4" w:space="0" w:color="auto"/>
              <w:bottom w:val="single" w:sz="4" w:space="0" w:color="auto"/>
              <w:right w:val="single" w:sz="4" w:space="0" w:color="auto"/>
            </w:tcBorders>
            <w:shd w:val="clear" w:color="auto" w:fill="auto"/>
            <w:vAlign w:val="center"/>
          </w:tcPr>
          <w:p w14:paraId="5BFBA33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kern w:val="0"/>
                <w:sz w:val="20"/>
              </w:rPr>
              <w:t>正二进制</w:t>
            </w:r>
            <w:r w:rsidRPr="00B87AB8">
              <w:rPr>
                <w:rFonts w:ascii="宋体" w:eastAsia="宋体" w:hAnsi="宋体" w:cs="微软雅黑" w:hint="eastAsia"/>
                <w:kern w:val="0"/>
                <w:sz w:val="20"/>
              </w:rPr>
              <w:t>全</w:t>
            </w:r>
            <w:r w:rsidRPr="00B87AB8">
              <w:rPr>
                <w:rFonts w:ascii="宋体" w:eastAsia="宋体" w:hAnsi="宋体" w:cs="微软雅黑"/>
                <w:kern w:val="0"/>
                <w:sz w:val="20"/>
              </w:rPr>
              <w:t>加法</w:t>
            </w:r>
            <w:r w:rsidRPr="00B87AB8">
              <w:rPr>
                <w:rFonts w:ascii="宋体" w:eastAsia="宋体" w:hAnsi="宋体" w:cs="宋体"/>
                <w:kern w:val="0"/>
                <w:sz w:val="20"/>
              </w:rPr>
              <w:t>器</w:t>
            </w:r>
          </w:p>
        </w:tc>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5FB189D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kern w:val="0"/>
                <w:sz w:val="20"/>
              </w:rPr>
              <w:t>进位比合处理</w:t>
            </w:r>
            <w:r w:rsidRPr="00B87AB8">
              <w:rPr>
                <w:rFonts w:ascii="宋体" w:eastAsia="宋体" w:hAnsi="宋体" w:cs="微软雅黑"/>
                <w:kern w:val="0"/>
                <w:sz w:val="20"/>
              </w:rPr>
              <w:br/>
              <w:t>（</w:t>
            </w:r>
            <w:r w:rsidRPr="00B87AB8">
              <w:rPr>
                <w:rFonts w:ascii="宋体" w:eastAsia="宋体" w:hAnsi="宋体" w:cs="宋体" w:hint="eastAsia"/>
                <w:kern w:val="0"/>
                <w:sz w:val="20"/>
              </w:rPr>
              <w:t>2</w:t>
            </w:r>
            <w:r w:rsidRPr="00B87AB8">
              <w:rPr>
                <w:rFonts w:ascii="宋体" w:eastAsia="宋体" w:hAnsi="宋体" w:cs="宋体"/>
                <w:kern w:val="0"/>
                <w:sz w:val="20"/>
                <w:vertAlign w:val="superscript"/>
              </w:rPr>
              <w:t>n</w:t>
            </w:r>
            <w:r w:rsidRPr="00B87AB8">
              <w:rPr>
                <w:rFonts w:ascii="宋体" w:eastAsia="宋体" w:hAnsi="宋体"/>
                <w:kern w:val="0"/>
                <w:sz w:val="20"/>
              </w:rPr>
              <w:t xml:space="preserve"> G/</w:t>
            </w:r>
            <w:r w:rsidRPr="00B87AB8">
              <w:rPr>
                <w:rFonts w:ascii="宋体" w:eastAsia="宋体" w:hAnsi="宋体" w:cs="宋体" w:hint="eastAsia"/>
                <w:kern w:val="0"/>
                <w:sz w:val="20"/>
              </w:rPr>
              <w:t>2</w:t>
            </w:r>
            <w:r w:rsidRPr="00B87AB8">
              <w:rPr>
                <w:rFonts w:ascii="宋体" w:eastAsia="宋体" w:hAnsi="宋体" w:cs="宋体"/>
                <w:kern w:val="0"/>
                <w:sz w:val="20"/>
                <w:vertAlign w:val="superscript"/>
              </w:rPr>
              <w:t>n</w:t>
            </w:r>
            <w:r w:rsidRPr="00B87AB8">
              <w:rPr>
                <w:rFonts w:ascii="宋体" w:eastAsia="宋体" w:hAnsi="宋体"/>
                <w:kern w:val="0"/>
                <w:sz w:val="20"/>
              </w:rPr>
              <w:t xml:space="preserve"> g)</w:t>
            </w:r>
          </w:p>
        </w:tc>
        <w:tc>
          <w:tcPr>
            <w:tcW w:w="3526" w:type="dxa"/>
            <w:vMerge w:val="restart"/>
            <w:tcBorders>
              <w:top w:val="nil"/>
              <w:left w:val="single" w:sz="4" w:space="0" w:color="auto"/>
              <w:bottom w:val="single" w:sz="4" w:space="0" w:color="auto"/>
              <w:right w:val="single" w:sz="4" w:space="0" w:color="auto"/>
            </w:tcBorders>
            <w:shd w:val="clear" w:color="auto" w:fill="auto"/>
            <w:vAlign w:val="center"/>
          </w:tcPr>
          <w:p w14:paraId="3902BA0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hint="eastAsia"/>
                <w:kern w:val="0"/>
                <w:sz w:val="20"/>
              </w:rPr>
              <w:t>两</w:t>
            </w:r>
            <w:r w:rsidRPr="00B87AB8">
              <w:rPr>
                <w:rFonts w:ascii="宋体" w:eastAsia="宋体" w:hAnsi="宋体" w:cs="微软雅黑"/>
                <w:kern w:val="0"/>
                <w:sz w:val="20"/>
              </w:rPr>
              <w:t>进位值</w:t>
            </w:r>
            <w:r w:rsidRPr="00B87AB8">
              <w:rPr>
                <w:rFonts w:ascii="宋体" w:eastAsia="宋体" w:hAnsi="宋体" w:cs="微软雅黑" w:hint="eastAsia"/>
                <w:kern w:val="0"/>
                <w:sz w:val="20"/>
              </w:rPr>
              <w:t>的</w:t>
            </w:r>
            <w:r w:rsidRPr="00B87AB8">
              <w:rPr>
                <w:rFonts w:ascii="宋体" w:eastAsia="宋体" w:hAnsi="宋体" w:cs="微软雅黑"/>
                <w:kern w:val="0"/>
                <w:sz w:val="20"/>
              </w:rPr>
              <w:t>异或值</w:t>
            </w:r>
            <w:r w:rsidRPr="00B87AB8">
              <w:rPr>
                <w:rFonts w:ascii="宋体" w:eastAsia="宋体" w:hAnsi="宋体" w:cs="微软雅黑" w:hint="eastAsia"/>
                <w:kern w:val="0"/>
                <w:sz w:val="20"/>
              </w:rPr>
              <w:t>XOR(</w:t>
            </w:r>
            <w:r w:rsidRPr="00B87AB8">
              <w:rPr>
                <w:rFonts w:ascii="宋体" w:eastAsia="宋体" w:hAnsi="宋体"/>
                <w:kern w:val="0"/>
                <w:sz w:val="20"/>
              </w:rPr>
              <w:t>G,g)=0</w:t>
            </w:r>
            <w:r w:rsidRPr="00B87AB8">
              <w:rPr>
                <w:rFonts w:ascii="宋体" w:eastAsia="宋体" w:hAnsi="宋体" w:cs="微软雅黑"/>
                <w:kern w:val="0"/>
                <w:sz w:val="20"/>
              </w:rPr>
              <w:t>时，</w:t>
            </w:r>
            <w:r w:rsidRPr="00B87AB8">
              <w:rPr>
                <w:rFonts w:ascii="宋体" w:eastAsia="宋体" w:hAnsi="宋体" w:cs="微软雅黑"/>
                <w:kern w:val="0"/>
                <w:sz w:val="20"/>
              </w:rPr>
              <w:br/>
              <w:t>直接返回各值（</w:t>
            </w:r>
            <w:r w:rsidRPr="00B87AB8">
              <w:rPr>
                <w:rFonts w:ascii="宋体" w:eastAsia="宋体" w:hAnsi="宋体"/>
                <w:kern w:val="0"/>
                <w:sz w:val="20"/>
              </w:rPr>
              <w:t>G,S,g,</w:t>
            </w:r>
            <w:r w:rsidRPr="00B87AB8">
              <w:rPr>
                <w:rFonts w:ascii="宋体" w:eastAsia="宋体" w:hAnsi="宋体"/>
                <w:kern w:val="0"/>
                <w:sz w:val="20"/>
                <w:u w:val="single"/>
              </w:rPr>
              <w:t>s</w:t>
            </w:r>
            <w:r w:rsidRPr="00B87AB8">
              <w:rPr>
                <w:rFonts w:ascii="宋体" w:eastAsia="宋体" w:hAnsi="宋体"/>
                <w:kern w:val="0"/>
                <w:sz w:val="20"/>
              </w:rPr>
              <w:t>)</w:t>
            </w:r>
          </w:p>
        </w:tc>
        <w:tc>
          <w:tcPr>
            <w:tcW w:w="1091" w:type="dxa"/>
            <w:tcBorders>
              <w:top w:val="nil"/>
              <w:left w:val="nil"/>
              <w:bottom w:val="single" w:sz="4" w:space="0" w:color="auto"/>
              <w:right w:val="single" w:sz="4" w:space="0" w:color="auto"/>
            </w:tcBorders>
            <w:shd w:val="clear" w:color="auto" w:fill="auto"/>
            <w:noWrap/>
            <w:vAlign w:val="center"/>
          </w:tcPr>
          <w:p w14:paraId="38A86B9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G</w:t>
            </w:r>
          </w:p>
        </w:tc>
        <w:tc>
          <w:tcPr>
            <w:tcW w:w="0" w:type="auto"/>
            <w:tcBorders>
              <w:top w:val="nil"/>
              <w:left w:val="nil"/>
              <w:bottom w:val="single" w:sz="4" w:space="0" w:color="auto"/>
              <w:right w:val="single" w:sz="4" w:space="0" w:color="auto"/>
            </w:tcBorders>
            <w:shd w:val="clear" w:color="auto" w:fill="auto"/>
            <w:noWrap/>
            <w:vAlign w:val="center"/>
          </w:tcPr>
          <w:p w14:paraId="3034B57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S</w:t>
            </w:r>
          </w:p>
        </w:tc>
      </w:tr>
      <w:tr w:rsidR="00E569F9" w:rsidRPr="00B87AB8" w14:paraId="504DF9D2" w14:textId="77777777" w:rsidTr="005C6556">
        <w:trPr>
          <w:trHeight w:val="288"/>
        </w:trPr>
        <w:tc>
          <w:tcPr>
            <w:tcW w:w="959" w:type="dxa"/>
            <w:vMerge/>
            <w:tcBorders>
              <w:top w:val="nil"/>
              <w:left w:val="single" w:sz="4" w:space="0" w:color="auto"/>
              <w:bottom w:val="single" w:sz="4" w:space="0" w:color="auto"/>
              <w:right w:val="single" w:sz="4" w:space="0" w:color="auto"/>
            </w:tcBorders>
            <w:vAlign w:val="center"/>
          </w:tcPr>
          <w:p w14:paraId="69E617B1"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1128" w:type="dxa"/>
            <w:vMerge/>
            <w:tcBorders>
              <w:top w:val="nil"/>
              <w:left w:val="single" w:sz="4" w:space="0" w:color="auto"/>
              <w:bottom w:val="single" w:sz="4" w:space="0" w:color="auto"/>
              <w:right w:val="single" w:sz="4" w:space="0" w:color="auto"/>
            </w:tcBorders>
            <w:vAlign w:val="center"/>
          </w:tcPr>
          <w:p w14:paraId="3B27D49E"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vMerge/>
            <w:tcBorders>
              <w:top w:val="nil"/>
              <w:left w:val="single" w:sz="4" w:space="0" w:color="auto"/>
              <w:bottom w:val="single" w:sz="4" w:space="0" w:color="auto"/>
              <w:right w:val="single" w:sz="4" w:space="0" w:color="auto"/>
            </w:tcBorders>
            <w:vAlign w:val="center"/>
          </w:tcPr>
          <w:p w14:paraId="021479C9"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3526" w:type="dxa"/>
            <w:vMerge/>
            <w:tcBorders>
              <w:top w:val="nil"/>
              <w:left w:val="single" w:sz="4" w:space="0" w:color="auto"/>
              <w:bottom w:val="single" w:sz="4" w:space="0" w:color="auto"/>
              <w:right w:val="single" w:sz="4" w:space="0" w:color="auto"/>
            </w:tcBorders>
            <w:vAlign w:val="center"/>
          </w:tcPr>
          <w:p w14:paraId="6690B2F7"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1091" w:type="dxa"/>
            <w:tcBorders>
              <w:top w:val="nil"/>
              <w:left w:val="nil"/>
              <w:bottom w:val="single" w:sz="4" w:space="0" w:color="auto"/>
              <w:right w:val="single" w:sz="4" w:space="0" w:color="auto"/>
            </w:tcBorders>
            <w:shd w:val="clear" w:color="auto" w:fill="auto"/>
            <w:noWrap/>
            <w:vAlign w:val="center"/>
          </w:tcPr>
          <w:p w14:paraId="582E883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u w:val="single"/>
              </w:rPr>
            </w:pPr>
            <w:r w:rsidRPr="00B87AB8">
              <w:rPr>
                <w:rFonts w:ascii="宋体" w:eastAsia="宋体" w:hAnsi="宋体"/>
                <w:kern w:val="0"/>
                <w:sz w:val="20"/>
                <w:u w:val="single"/>
              </w:rPr>
              <w:t>g</w:t>
            </w:r>
          </w:p>
        </w:tc>
        <w:tc>
          <w:tcPr>
            <w:tcW w:w="0" w:type="auto"/>
            <w:tcBorders>
              <w:top w:val="nil"/>
              <w:left w:val="nil"/>
              <w:bottom w:val="single" w:sz="4" w:space="0" w:color="auto"/>
              <w:right w:val="single" w:sz="4" w:space="0" w:color="auto"/>
            </w:tcBorders>
            <w:shd w:val="clear" w:color="auto" w:fill="auto"/>
            <w:noWrap/>
            <w:vAlign w:val="center"/>
          </w:tcPr>
          <w:p w14:paraId="0C2DB38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u w:val="single"/>
              </w:rPr>
            </w:pPr>
            <w:r w:rsidRPr="00B87AB8">
              <w:rPr>
                <w:rFonts w:ascii="宋体" w:eastAsia="宋体" w:hAnsi="宋体"/>
                <w:kern w:val="0"/>
                <w:sz w:val="20"/>
                <w:u w:val="single"/>
              </w:rPr>
              <w:t>s</w:t>
            </w:r>
          </w:p>
        </w:tc>
      </w:tr>
      <w:tr w:rsidR="00E569F9" w:rsidRPr="00B87AB8" w14:paraId="60D59B95" w14:textId="77777777" w:rsidTr="005C6556">
        <w:trPr>
          <w:trHeight w:val="312"/>
        </w:trPr>
        <w:tc>
          <w:tcPr>
            <w:tcW w:w="959" w:type="dxa"/>
            <w:vMerge/>
            <w:tcBorders>
              <w:top w:val="nil"/>
              <w:left w:val="single" w:sz="4" w:space="0" w:color="auto"/>
              <w:bottom w:val="single" w:sz="4" w:space="0" w:color="auto"/>
              <w:right w:val="single" w:sz="4" w:space="0" w:color="auto"/>
            </w:tcBorders>
            <w:vAlign w:val="center"/>
          </w:tcPr>
          <w:p w14:paraId="5A75BFB5"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1128" w:type="dxa"/>
            <w:vMerge/>
            <w:tcBorders>
              <w:top w:val="nil"/>
              <w:left w:val="single" w:sz="4" w:space="0" w:color="auto"/>
              <w:bottom w:val="single" w:sz="4" w:space="0" w:color="auto"/>
              <w:right w:val="single" w:sz="4" w:space="0" w:color="auto"/>
            </w:tcBorders>
            <w:vAlign w:val="center"/>
          </w:tcPr>
          <w:p w14:paraId="72487B76"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vMerge/>
            <w:tcBorders>
              <w:top w:val="nil"/>
              <w:left w:val="single" w:sz="4" w:space="0" w:color="auto"/>
              <w:bottom w:val="single" w:sz="4" w:space="0" w:color="auto"/>
              <w:right w:val="single" w:sz="4" w:space="0" w:color="auto"/>
            </w:tcBorders>
            <w:vAlign w:val="center"/>
          </w:tcPr>
          <w:p w14:paraId="61B54F9B"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3526" w:type="dxa"/>
            <w:vMerge w:val="restart"/>
            <w:tcBorders>
              <w:top w:val="nil"/>
              <w:left w:val="single" w:sz="4" w:space="0" w:color="auto"/>
              <w:bottom w:val="single" w:sz="4" w:space="0" w:color="auto"/>
              <w:right w:val="single" w:sz="4" w:space="0" w:color="auto"/>
            </w:tcBorders>
            <w:shd w:val="clear" w:color="auto" w:fill="auto"/>
            <w:vAlign w:val="center"/>
          </w:tcPr>
          <w:p w14:paraId="03BBE35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宋体"/>
                <w:kern w:val="0"/>
                <w:sz w:val="20"/>
              </w:rPr>
              <w:t>进位值</w:t>
            </w:r>
            <w:r w:rsidRPr="00B87AB8">
              <w:rPr>
                <w:rFonts w:ascii="宋体" w:eastAsia="宋体" w:hAnsi="宋体"/>
                <w:kern w:val="0"/>
                <w:sz w:val="20"/>
              </w:rPr>
              <w:t>G</w:t>
            </w:r>
            <w:r w:rsidRPr="00B87AB8">
              <w:rPr>
                <w:rFonts w:ascii="宋体" w:eastAsia="宋体" w:hAnsi="宋体" w:cs="宋体"/>
                <w:kern w:val="0"/>
                <w:sz w:val="20"/>
              </w:rPr>
              <w:t>=</w:t>
            </w:r>
            <w:r w:rsidRPr="00B87AB8">
              <w:rPr>
                <w:rFonts w:ascii="宋体" w:eastAsia="宋体" w:hAnsi="宋体"/>
                <w:kern w:val="0"/>
                <w:sz w:val="20"/>
              </w:rPr>
              <w:t>1</w:t>
            </w:r>
            <w:r w:rsidRPr="00B87AB8">
              <w:rPr>
                <w:rFonts w:ascii="宋体" w:eastAsia="宋体" w:hAnsi="宋体" w:cs="宋体"/>
                <w:kern w:val="0"/>
                <w:sz w:val="20"/>
              </w:rPr>
              <w:t>时，</w:t>
            </w:r>
            <w:r w:rsidRPr="00B87AB8">
              <w:rPr>
                <w:rFonts w:ascii="宋体" w:eastAsia="宋体" w:hAnsi="宋体"/>
                <w:kern w:val="0"/>
                <w:sz w:val="20"/>
              </w:rPr>
              <w:t>2</w:t>
            </w:r>
            <w:r w:rsidRPr="00B87AB8">
              <w:rPr>
                <w:rFonts w:ascii="宋体" w:eastAsia="宋体" w:hAnsi="宋体" w:cs="宋体"/>
                <w:kern w:val="0"/>
                <w:sz w:val="20"/>
              </w:rPr>
              <w:t>和</w:t>
            </w:r>
            <w:r w:rsidRPr="00B87AB8">
              <w:rPr>
                <w:rFonts w:ascii="宋体" w:eastAsia="宋体" w:hAnsi="宋体"/>
                <w:kern w:val="0"/>
                <w:sz w:val="20"/>
              </w:rPr>
              <w:t>3</w:t>
            </w:r>
            <w:r w:rsidRPr="00B87AB8">
              <w:rPr>
                <w:rFonts w:ascii="宋体" w:eastAsia="宋体" w:hAnsi="宋体" w:cs="宋体"/>
                <w:kern w:val="0"/>
                <w:sz w:val="20"/>
              </w:rPr>
              <w:t>比合转换处理后，返回结果</w:t>
            </w:r>
            <w:r w:rsidRPr="00B87AB8">
              <w:rPr>
                <w:rFonts w:ascii="宋体" w:eastAsia="宋体" w:hAnsi="宋体"/>
                <w:kern w:val="0"/>
                <w:sz w:val="20"/>
              </w:rPr>
              <w:t xml:space="preserve"> (G,S,g,</w:t>
            </w:r>
            <w:r w:rsidRPr="00B87AB8">
              <w:rPr>
                <w:rFonts w:ascii="宋体" w:eastAsia="宋体" w:hAnsi="宋体"/>
                <w:kern w:val="0"/>
                <w:sz w:val="20"/>
                <w:u w:val="single"/>
              </w:rPr>
              <w:t>s</w:t>
            </w:r>
            <w:r w:rsidRPr="00B87AB8">
              <w:rPr>
                <w:rFonts w:ascii="宋体" w:eastAsia="宋体" w:hAnsi="宋体"/>
                <w:kern w:val="0"/>
                <w:sz w:val="20"/>
              </w:rPr>
              <w:t>),</w:t>
            </w:r>
          </w:p>
        </w:tc>
        <w:tc>
          <w:tcPr>
            <w:tcW w:w="1091" w:type="dxa"/>
            <w:tcBorders>
              <w:top w:val="nil"/>
              <w:left w:val="nil"/>
              <w:bottom w:val="single" w:sz="4" w:space="0" w:color="auto"/>
              <w:right w:val="single" w:sz="4" w:space="0" w:color="auto"/>
            </w:tcBorders>
            <w:shd w:val="clear" w:color="auto" w:fill="auto"/>
            <w:noWrap/>
            <w:vAlign w:val="center"/>
          </w:tcPr>
          <w:p w14:paraId="5A0C9DD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G=G^</w:t>
            </w:r>
            <w:r w:rsidRPr="00B87AB8">
              <w:rPr>
                <w:rFonts w:ascii="宋体" w:eastAsia="宋体" w:hAnsi="宋体"/>
                <w:kern w:val="0"/>
                <w:sz w:val="20"/>
                <w:u w:val="single"/>
              </w:rPr>
              <w:t>s</w:t>
            </w:r>
          </w:p>
        </w:tc>
        <w:tc>
          <w:tcPr>
            <w:tcW w:w="0" w:type="auto"/>
            <w:tcBorders>
              <w:top w:val="nil"/>
              <w:left w:val="nil"/>
              <w:bottom w:val="single" w:sz="4" w:space="0" w:color="auto"/>
              <w:right w:val="single" w:sz="4" w:space="0" w:color="auto"/>
            </w:tcBorders>
            <w:shd w:val="clear" w:color="auto" w:fill="auto"/>
            <w:noWrap/>
            <w:vAlign w:val="center"/>
          </w:tcPr>
          <w:p w14:paraId="31107E9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S=G&amp;</w:t>
            </w:r>
            <w:r w:rsidRPr="00B87AB8">
              <w:rPr>
                <w:rFonts w:ascii="宋体" w:eastAsia="宋体" w:hAnsi="宋体"/>
                <w:kern w:val="0"/>
                <w:sz w:val="20"/>
                <w:u w:val="single"/>
              </w:rPr>
              <w:t>s</w:t>
            </w:r>
          </w:p>
        </w:tc>
      </w:tr>
      <w:tr w:rsidR="00E569F9" w:rsidRPr="00B87AB8" w14:paraId="2BED8B79" w14:textId="77777777" w:rsidTr="005C6556">
        <w:trPr>
          <w:trHeight w:val="288"/>
        </w:trPr>
        <w:tc>
          <w:tcPr>
            <w:tcW w:w="959" w:type="dxa"/>
            <w:vMerge w:val="restart"/>
            <w:tcBorders>
              <w:top w:val="nil"/>
              <w:left w:val="single" w:sz="4" w:space="0" w:color="auto"/>
              <w:bottom w:val="single" w:sz="4" w:space="0" w:color="auto"/>
              <w:right w:val="single" w:sz="4" w:space="0" w:color="auto"/>
            </w:tcBorders>
            <w:shd w:val="clear" w:color="auto" w:fill="auto"/>
            <w:vAlign w:val="center"/>
          </w:tcPr>
          <w:p w14:paraId="7DBE817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宋体" w:hint="eastAsia"/>
                <w:kern w:val="0"/>
                <w:sz w:val="20"/>
              </w:rPr>
              <w:t>反</w:t>
            </w:r>
            <w:r w:rsidRPr="00B87AB8">
              <w:rPr>
                <w:rFonts w:ascii="宋体" w:eastAsia="宋体" w:hAnsi="宋体" w:cs="宋体"/>
                <w:kern w:val="0"/>
                <w:sz w:val="20"/>
              </w:rPr>
              <w:t>部</w:t>
            </w:r>
            <w:r w:rsidRPr="00B87AB8">
              <w:rPr>
                <w:rFonts w:ascii="宋体" w:eastAsia="宋体" w:hAnsi="宋体"/>
                <w:kern w:val="0"/>
                <w:sz w:val="20"/>
              </w:rPr>
              <w:t>a,b</w:t>
            </w:r>
            <w:r w:rsidRPr="00B87AB8">
              <w:rPr>
                <w:rFonts w:ascii="宋体" w:eastAsia="宋体" w:hAnsi="宋体"/>
                <w:kern w:val="0"/>
                <w:sz w:val="20"/>
              </w:rPr>
              <w:br/>
            </w:r>
            <w:r w:rsidRPr="00B87AB8">
              <w:rPr>
                <w:rFonts w:ascii="宋体" w:eastAsia="宋体" w:hAnsi="宋体" w:cs="宋体"/>
                <w:kern w:val="0"/>
                <w:sz w:val="20"/>
              </w:rPr>
              <w:t>和进位</w:t>
            </w:r>
            <w:r w:rsidRPr="00B87AB8">
              <w:rPr>
                <w:rFonts w:ascii="宋体" w:eastAsia="宋体" w:hAnsi="宋体"/>
                <w:kern w:val="0"/>
                <w:sz w:val="20"/>
              </w:rPr>
              <w:t>c</w:t>
            </w:r>
          </w:p>
        </w:tc>
        <w:tc>
          <w:tcPr>
            <w:tcW w:w="1128" w:type="dxa"/>
            <w:vMerge w:val="restart"/>
            <w:tcBorders>
              <w:top w:val="nil"/>
              <w:left w:val="single" w:sz="4" w:space="0" w:color="auto"/>
              <w:bottom w:val="single" w:sz="4" w:space="0" w:color="auto"/>
              <w:right w:val="single" w:sz="4" w:space="0" w:color="auto"/>
            </w:tcBorders>
            <w:shd w:val="clear" w:color="auto" w:fill="auto"/>
            <w:vAlign w:val="center"/>
          </w:tcPr>
          <w:p w14:paraId="1079800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hint="eastAsia"/>
                <w:kern w:val="0"/>
                <w:sz w:val="20"/>
              </w:rPr>
              <w:t>反</w:t>
            </w:r>
            <w:r w:rsidRPr="00B87AB8">
              <w:rPr>
                <w:rFonts w:ascii="宋体" w:eastAsia="宋体" w:hAnsi="宋体" w:cs="微软雅黑"/>
                <w:kern w:val="0"/>
                <w:sz w:val="20"/>
              </w:rPr>
              <w:t>二进制</w:t>
            </w:r>
            <w:r w:rsidRPr="00B87AB8">
              <w:rPr>
                <w:rFonts w:ascii="宋体" w:eastAsia="宋体" w:hAnsi="宋体" w:cs="微软雅黑" w:hint="eastAsia"/>
                <w:kern w:val="0"/>
                <w:sz w:val="20"/>
              </w:rPr>
              <w:t>全</w:t>
            </w:r>
            <w:r w:rsidRPr="00B87AB8">
              <w:rPr>
                <w:rFonts w:ascii="宋体" w:eastAsia="宋体" w:hAnsi="宋体" w:cs="微软雅黑"/>
                <w:kern w:val="0"/>
                <w:sz w:val="20"/>
              </w:rPr>
              <w:t>加法</w:t>
            </w:r>
            <w:r w:rsidRPr="00B87AB8">
              <w:rPr>
                <w:rFonts w:ascii="宋体" w:eastAsia="宋体" w:hAnsi="宋体" w:cs="宋体"/>
                <w:kern w:val="0"/>
                <w:sz w:val="20"/>
              </w:rPr>
              <w:t>器</w:t>
            </w:r>
          </w:p>
        </w:tc>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2030952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kern w:val="0"/>
                <w:sz w:val="20"/>
              </w:rPr>
              <w:t>累加比合处理</w:t>
            </w:r>
            <w:r w:rsidRPr="00B87AB8">
              <w:rPr>
                <w:rFonts w:ascii="宋体" w:eastAsia="宋体" w:hAnsi="宋体"/>
                <w:kern w:val="0"/>
                <w:sz w:val="20"/>
              </w:rPr>
              <w:t>(</w:t>
            </w:r>
            <w:r w:rsidRPr="00B87AB8">
              <w:rPr>
                <w:rFonts w:ascii="宋体" w:eastAsia="宋体" w:hAnsi="宋体" w:cs="宋体" w:hint="eastAsia"/>
                <w:kern w:val="0"/>
                <w:sz w:val="20"/>
              </w:rPr>
              <w:t>2</w:t>
            </w:r>
            <w:r w:rsidRPr="00B87AB8">
              <w:rPr>
                <w:rFonts w:ascii="宋体" w:eastAsia="宋体" w:hAnsi="宋体" w:cs="宋体"/>
                <w:kern w:val="0"/>
                <w:sz w:val="20"/>
                <w:vertAlign w:val="superscript"/>
              </w:rPr>
              <w:t>n</w:t>
            </w:r>
            <w:r w:rsidRPr="00B87AB8">
              <w:rPr>
                <w:rFonts w:ascii="宋体" w:eastAsia="宋体" w:hAnsi="宋体"/>
                <w:kern w:val="0"/>
                <w:sz w:val="20"/>
              </w:rPr>
              <w:t xml:space="preserve"> S/</w:t>
            </w:r>
            <w:r w:rsidRPr="00B87AB8">
              <w:rPr>
                <w:rFonts w:ascii="宋体" w:eastAsia="宋体" w:hAnsi="宋体" w:cs="宋体" w:hint="eastAsia"/>
                <w:kern w:val="0"/>
                <w:sz w:val="20"/>
              </w:rPr>
              <w:t>2</w:t>
            </w:r>
            <w:r w:rsidRPr="00B87AB8">
              <w:rPr>
                <w:rFonts w:ascii="宋体" w:eastAsia="宋体" w:hAnsi="宋体" w:cs="宋体"/>
                <w:kern w:val="0"/>
                <w:sz w:val="20"/>
                <w:vertAlign w:val="superscript"/>
              </w:rPr>
              <w:t>n</w:t>
            </w:r>
            <w:r w:rsidRPr="00B87AB8">
              <w:rPr>
                <w:rFonts w:ascii="宋体" w:eastAsia="宋体" w:hAnsi="宋体"/>
                <w:kern w:val="0"/>
                <w:sz w:val="20"/>
                <w:u w:val="single"/>
              </w:rPr>
              <w:t xml:space="preserve"> s</w:t>
            </w:r>
            <w:r w:rsidRPr="00B87AB8">
              <w:rPr>
                <w:rFonts w:ascii="宋体" w:eastAsia="宋体" w:hAnsi="宋体"/>
                <w:kern w:val="0"/>
                <w:sz w:val="20"/>
              </w:rPr>
              <w:t>)</w:t>
            </w:r>
          </w:p>
        </w:tc>
        <w:tc>
          <w:tcPr>
            <w:tcW w:w="3526" w:type="dxa"/>
            <w:vMerge/>
            <w:tcBorders>
              <w:top w:val="nil"/>
              <w:left w:val="single" w:sz="4" w:space="0" w:color="auto"/>
              <w:bottom w:val="single" w:sz="4" w:space="0" w:color="auto"/>
              <w:right w:val="single" w:sz="4" w:space="0" w:color="auto"/>
            </w:tcBorders>
            <w:vAlign w:val="center"/>
          </w:tcPr>
          <w:p w14:paraId="02D7F85B"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1091" w:type="dxa"/>
            <w:tcBorders>
              <w:top w:val="nil"/>
              <w:left w:val="nil"/>
              <w:bottom w:val="single" w:sz="4" w:space="0" w:color="auto"/>
              <w:right w:val="single" w:sz="4" w:space="0" w:color="auto"/>
            </w:tcBorders>
            <w:shd w:val="clear" w:color="auto" w:fill="auto"/>
            <w:noWrap/>
            <w:vAlign w:val="center"/>
          </w:tcPr>
          <w:p w14:paraId="325F6B1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u w:val="single"/>
              </w:rPr>
              <w:t>g</w:t>
            </w:r>
            <w:r w:rsidRPr="00B87AB8">
              <w:rPr>
                <w:rFonts w:ascii="宋体" w:eastAsia="宋体" w:hAnsi="宋体"/>
                <w:kern w:val="0"/>
                <w:sz w:val="20"/>
              </w:rPr>
              <w:t>=</w:t>
            </w:r>
            <w:r w:rsidRPr="00B87AB8">
              <w:rPr>
                <w:rFonts w:ascii="宋体" w:eastAsia="宋体" w:hAnsi="宋体"/>
                <w:kern w:val="0"/>
                <w:sz w:val="20"/>
                <w:u w:val="single"/>
              </w:rPr>
              <w:t>g</w:t>
            </w:r>
          </w:p>
        </w:tc>
        <w:tc>
          <w:tcPr>
            <w:tcW w:w="0" w:type="auto"/>
            <w:tcBorders>
              <w:top w:val="nil"/>
              <w:left w:val="nil"/>
              <w:bottom w:val="single" w:sz="4" w:space="0" w:color="auto"/>
              <w:right w:val="single" w:sz="4" w:space="0" w:color="auto"/>
            </w:tcBorders>
            <w:shd w:val="clear" w:color="auto" w:fill="auto"/>
            <w:noWrap/>
            <w:vAlign w:val="center"/>
          </w:tcPr>
          <w:p w14:paraId="119C156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u w:val="single"/>
              </w:rPr>
              <w:t>s</w:t>
            </w:r>
            <w:r w:rsidRPr="00B87AB8">
              <w:rPr>
                <w:rFonts w:ascii="宋体" w:eastAsia="宋体" w:hAnsi="宋体"/>
                <w:kern w:val="0"/>
                <w:sz w:val="20"/>
              </w:rPr>
              <w:t>=G^S^</w:t>
            </w:r>
            <w:r w:rsidRPr="00B87AB8">
              <w:rPr>
                <w:rFonts w:ascii="宋体" w:eastAsia="宋体" w:hAnsi="宋体"/>
                <w:kern w:val="0"/>
                <w:sz w:val="20"/>
                <w:u w:val="single"/>
              </w:rPr>
              <w:t>s</w:t>
            </w:r>
          </w:p>
        </w:tc>
      </w:tr>
      <w:tr w:rsidR="00E569F9" w:rsidRPr="00B87AB8" w14:paraId="06D61B07" w14:textId="77777777" w:rsidTr="005C6556">
        <w:trPr>
          <w:trHeight w:val="252"/>
        </w:trPr>
        <w:tc>
          <w:tcPr>
            <w:tcW w:w="959" w:type="dxa"/>
            <w:vMerge/>
            <w:tcBorders>
              <w:top w:val="nil"/>
              <w:left w:val="single" w:sz="4" w:space="0" w:color="auto"/>
              <w:bottom w:val="single" w:sz="4" w:space="0" w:color="auto"/>
              <w:right w:val="single" w:sz="4" w:space="0" w:color="auto"/>
            </w:tcBorders>
            <w:vAlign w:val="center"/>
          </w:tcPr>
          <w:p w14:paraId="530C7B3F"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1128" w:type="dxa"/>
            <w:vMerge/>
            <w:tcBorders>
              <w:top w:val="nil"/>
              <w:left w:val="single" w:sz="4" w:space="0" w:color="auto"/>
              <w:bottom w:val="single" w:sz="4" w:space="0" w:color="auto"/>
              <w:right w:val="single" w:sz="4" w:space="0" w:color="auto"/>
            </w:tcBorders>
            <w:vAlign w:val="center"/>
          </w:tcPr>
          <w:p w14:paraId="20E0F502"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vMerge/>
            <w:tcBorders>
              <w:top w:val="nil"/>
              <w:left w:val="single" w:sz="4" w:space="0" w:color="auto"/>
              <w:bottom w:val="single" w:sz="4" w:space="0" w:color="auto"/>
              <w:right w:val="single" w:sz="4" w:space="0" w:color="auto"/>
            </w:tcBorders>
            <w:vAlign w:val="center"/>
          </w:tcPr>
          <w:p w14:paraId="71240E63"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3526" w:type="dxa"/>
            <w:vMerge w:val="restart"/>
            <w:tcBorders>
              <w:top w:val="nil"/>
              <w:left w:val="single" w:sz="4" w:space="0" w:color="auto"/>
              <w:bottom w:val="single" w:sz="4" w:space="0" w:color="auto"/>
              <w:right w:val="single" w:sz="4" w:space="0" w:color="auto"/>
            </w:tcBorders>
            <w:shd w:val="clear" w:color="auto" w:fill="auto"/>
            <w:vAlign w:val="center"/>
          </w:tcPr>
          <w:p w14:paraId="0F48E2C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宋体"/>
                <w:kern w:val="0"/>
                <w:sz w:val="20"/>
              </w:rPr>
              <w:t>进位值</w:t>
            </w:r>
            <w:r w:rsidRPr="00B87AB8">
              <w:rPr>
                <w:rFonts w:ascii="宋体" w:eastAsia="宋体" w:hAnsi="宋体"/>
                <w:kern w:val="0"/>
                <w:sz w:val="20"/>
              </w:rPr>
              <w:t>g</w:t>
            </w:r>
            <w:r w:rsidRPr="00B87AB8">
              <w:rPr>
                <w:rFonts w:ascii="宋体" w:eastAsia="宋体" w:hAnsi="宋体" w:cs="宋体"/>
                <w:kern w:val="0"/>
                <w:sz w:val="20"/>
              </w:rPr>
              <w:t>=</w:t>
            </w:r>
            <w:r w:rsidRPr="00B87AB8">
              <w:rPr>
                <w:rFonts w:ascii="宋体" w:eastAsia="宋体" w:hAnsi="宋体"/>
                <w:kern w:val="0"/>
                <w:sz w:val="20"/>
              </w:rPr>
              <w:t>1</w:t>
            </w:r>
            <w:r w:rsidRPr="00B87AB8">
              <w:rPr>
                <w:rFonts w:ascii="宋体" w:eastAsia="宋体" w:hAnsi="宋体" w:cs="宋体"/>
                <w:kern w:val="0"/>
                <w:sz w:val="20"/>
              </w:rPr>
              <w:t>时，</w:t>
            </w:r>
            <w:r w:rsidRPr="00B87AB8">
              <w:rPr>
                <w:rFonts w:ascii="宋体" w:eastAsia="宋体" w:hAnsi="宋体"/>
                <w:kern w:val="0"/>
                <w:sz w:val="20"/>
              </w:rPr>
              <w:t>2</w:t>
            </w:r>
            <w:r w:rsidRPr="00B87AB8">
              <w:rPr>
                <w:rFonts w:ascii="宋体" w:eastAsia="宋体" w:hAnsi="宋体" w:cs="宋体"/>
                <w:kern w:val="0"/>
                <w:sz w:val="20"/>
              </w:rPr>
              <w:t>和</w:t>
            </w:r>
            <w:r w:rsidRPr="00B87AB8">
              <w:rPr>
                <w:rFonts w:ascii="宋体" w:eastAsia="宋体" w:hAnsi="宋体"/>
                <w:kern w:val="0"/>
                <w:sz w:val="20"/>
              </w:rPr>
              <w:t>3</w:t>
            </w:r>
            <w:r w:rsidRPr="00B87AB8">
              <w:rPr>
                <w:rFonts w:ascii="宋体" w:eastAsia="宋体" w:hAnsi="宋体" w:cs="宋体"/>
                <w:kern w:val="0"/>
                <w:sz w:val="20"/>
              </w:rPr>
              <w:t>比合转换处理后，返回结果</w:t>
            </w:r>
            <w:r w:rsidRPr="00B87AB8">
              <w:rPr>
                <w:rFonts w:ascii="宋体" w:eastAsia="宋体" w:hAnsi="宋体"/>
                <w:kern w:val="0"/>
                <w:sz w:val="20"/>
              </w:rPr>
              <w:t xml:space="preserve"> (G,S,</w:t>
            </w:r>
            <w:r w:rsidRPr="00B87AB8">
              <w:rPr>
                <w:rFonts w:ascii="宋体" w:eastAsia="宋体" w:hAnsi="宋体"/>
                <w:kern w:val="0"/>
                <w:sz w:val="20"/>
                <w:u w:val="single"/>
              </w:rPr>
              <w:t>g,s</w:t>
            </w:r>
            <w:r w:rsidRPr="00B87AB8">
              <w:rPr>
                <w:rFonts w:ascii="宋体" w:eastAsia="宋体" w:hAnsi="宋体"/>
                <w:kern w:val="0"/>
                <w:sz w:val="20"/>
              </w:rPr>
              <w:t>),</w:t>
            </w:r>
          </w:p>
        </w:tc>
        <w:tc>
          <w:tcPr>
            <w:tcW w:w="1091" w:type="dxa"/>
            <w:tcBorders>
              <w:top w:val="nil"/>
              <w:left w:val="nil"/>
              <w:bottom w:val="single" w:sz="4" w:space="0" w:color="auto"/>
              <w:right w:val="single" w:sz="4" w:space="0" w:color="auto"/>
            </w:tcBorders>
            <w:shd w:val="clear" w:color="auto" w:fill="auto"/>
            <w:noWrap/>
            <w:vAlign w:val="center"/>
          </w:tcPr>
          <w:p w14:paraId="7A31AF9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G=G</w:t>
            </w:r>
          </w:p>
        </w:tc>
        <w:tc>
          <w:tcPr>
            <w:tcW w:w="0" w:type="auto"/>
            <w:tcBorders>
              <w:top w:val="nil"/>
              <w:left w:val="nil"/>
              <w:bottom w:val="single" w:sz="4" w:space="0" w:color="auto"/>
              <w:right w:val="single" w:sz="4" w:space="0" w:color="auto"/>
            </w:tcBorders>
            <w:shd w:val="clear" w:color="auto" w:fill="auto"/>
            <w:noWrap/>
            <w:vAlign w:val="center"/>
          </w:tcPr>
          <w:p w14:paraId="5F2AC50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S=</w:t>
            </w:r>
            <w:r w:rsidRPr="00B87AB8">
              <w:rPr>
                <w:rFonts w:ascii="宋体" w:eastAsia="宋体" w:hAnsi="宋体"/>
                <w:kern w:val="0"/>
                <w:sz w:val="20"/>
                <w:u w:val="single"/>
              </w:rPr>
              <w:t>g</w:t>
            </w:r>
            <w:r w:rsidRPr="00B87AB8">
              <w:rPr>
                <w:rFonts w:ascii="宋体" w:eastAsia="宋体" w:hAnsi="宋体"/>
                <w:kern w:val="0"/>
                <w:sz w:val="20"/>
              </w:rPr>
              <w:t>^S^</w:t>
            </w:r>
            <w:r w:rsidRPr="00B87AB8">
              <w:rPr>
                <w:rFonts w:ascii="宋体" w:eastAsia="宋体" w:hAnsi="宋体"/>
                <w:kern w:val="0"/>
                <w:sz w:val="20"/>
                <w:u w:val="single"/>
              </w:rPr>
              <w:t>s</w:t>
            </w:r>
          </w:p>
        </w:tc>
      </w:tr>
      <w:tr w:rsidR="00E569F9" w:rsidRPr="00B87AB8" w14:paraId="0A0B363F" w14:textId="77777777" w:rsidTr="005C6556">
        <w:trPr>
          <w:trHeight w:val="288"/>
        </w:trPr>
        <w:tc>
          <w:tcPr>
            <w:tcW w:w="959" w:type="dxa"/>
            <w:vMerge/>
            <w:tcBorders>
              <w:top w:val="nil"/>
              <w:left w:val="single" w:sz="4" w:space="0" w:color="auto"/>
              <w:bottom w:val="single" w:sz="4" w:space="0" w:color="auto"/>
              <w:right w:val="single" w:sz="4" w:space="0" w:color="auto"/>
            </w:tcBorders>
            <w:vAlign w:val="center"/>
          </w:tcPr>
          <w:p w14:paraId="5ED7A1D3"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1128" w:type="dxa"/>
            <w:vMerge/>
            <w:tcBorders>
              <w:top w:val="nil"/>
              <w:left w:val="single" w:sz="4" w:space="0" w:color="auto"/>
              <w:bottom w:val="single" w:sz="4" w:space="0" w:color="auto"/>
              <w:right w:val="single" w:sz="4" w:space="0" w:color="auto"/>
            </w:tcBorders>
            <w:vAlign w:val="center"/>
          </w:tcPr>
          <w:p w14:paraId="11680408"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vMerge/>
            <w:tcBorders>
              <w:top w:val="nil"/>
              <w:left w:val="single" w:sz="4" w:space="0" w:color="auto"/>
              <w:bottom w:val="single" w:sz="4" w:space="0" w:color="auto"/>
              <w:right w:val="single" w:sz="4" w:space="0" w:color="auto"/>
            </w:tcBorders>
            <w:vAlign w:val="center"/>
          </w:tcPr>
          <w:p w14:paraId="5E6F5B5B"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3526" w:type="dxa"/>
            <w:vMerge/>
            <w:tcBorders>
              <w:top w:val="nil"/>
              <w:left w:val="single" w:sz="4" w:space="0" w:color="auto"/>
              <w:bottom w:val="single" w:sz="4" w:space="0" w:color="auto"/>
              <w:right w:val="single" w:sz="4" w:space="0" w:color="auto"/>
            </w:tcBorders>
            <w:vAlign w:val="center"/>
          </w:tcPr>
          <w:p w14:paraId="71109197"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1091" w:type="dxa"/>
            <w:tcBorders>
              <w:top w:val="nil"/>
              <w:left w:val="nil"/>
              <w:bottom w:val="single" w:sz="4" w:space="0" w:color="auto"/>
              <w:right w:val="single" w:sz="4" w:space="0" w:color="auto"/>
            </w:tcBorders>
            <w:shd w:val="clear" w:color="auto" w:fill="auto"/>
            <w:noWrap/>
            <w:vAlign w:val="center"/>
          </w:tcPr>
          <w:p w14:paraId="23AE3E6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g=g^S</w:t>
            </w:r>
          </w:p>
        </w:tc>
        <w:tc>
          <w:tcPr>
            <w:tcW w:w="0" w:type="auto"/>
            <w:tcBorders>
              <w:top w:val="nil"/>
              <w:left w:val="nil"/>
              <w:bottom w:val="single" w:sz="4" w:space="0" w:color="auto"/>
              <w:right w:val="single" w:sz="4" w:space="0" w:color="auto"/>
            </w:tcBorders>
            <w:shd w:val="clear" w:color="auto" w:fill="auto"/>
            <w:noWrap/>
            <w:vAlign w:val="center"/>
          </w:tcPr>
          <w:p w14:paraId="6E9CA24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u w:val="single"/>
              </w:rPr>
              <w:t>s</w:t>
            </w:r>
            <w:r w:rsidRPr="00B87AB8">
              <w:rPr>
                <w:rFonts w:ascii="宋体" w:eastAsia="宋体" w:hAnsi="宋体"/>
                <w:kern w:val="0"/>
                <w:sz w:val="20"/>
              </w:rPr>
              <w:t>=g&amp;</w:t>
            </w:r>
            <w:r w:rsidRPr="00B87AB8">
              <w:rPr>
                <w:rFonts w:ascii="宋体" w:eastAsia="宋体" w:hAnsi="宋体"/>
                <w:kern w:val="0"/>
                <w:sz w:val="20"/>
                <w:u w:val="single"/>
              </w:rPr>
              <w:t>s</w:t>
            </w:r>
          </w:p>
        </w:tc>
      </w:tr>
    </w:tbl>
    <w:p w14:paraId="6B2CD372" w14:textId="77777777" w:rsidR="00E569F9" w:rsidRPr="00B87AB8" w:rsidRDefault="00E569F9" w:rsidP="00E569F9">
      <w:pPr>
        <w:ind w:firstLine="576"/>
        <w:jc w:val="both"/>
        <w:rPr>
          <w:rFonts w:eastAsia="宋体"/>
          <w:szCs w:val="28"/>
        </w:rPr>
      </w:pPr>
      <w:r w:rsidRPr="00B87AB8">
        <w:rPr>
          <w:rFonts w:eastAsia="宋体"/>
          <w:szCs w:val="28"/>
        </w:rPr>
        <w:lastRenderedPageBreak/>
        <w:t>TRIA“</w:t>
      </w:r>
      <w:r w:rsidRPr="00B87AB8">
        <w:rPr>
          <w:rFonts w:eastAsia="宋体" w:hint="eastAsia"/>
          <w:szCs w:val="28"/>
        </w:rPr>
        <w:t>比合</w:t>
      </w:r>
      <w:r w:rsidRPr="00B87AB8">
        <w:rPr>
          <w:rFonts w:eastAsia="宋体"/>
          <w:szCs w:val="28"/>
        </w:rPr>
        <w:t>”</w:t>
      </w:r>
      <w:r w:rsidRPr="00B87AB8">
        <w:rPr>
          <w:rFonts w:eastAsia="宋体" w:hint="eastAsia"/>
          <w:szCs w:val="28"/>
        </w:rPr>
        <w:t>全加法器</w:t>
      </w:r>
      <w:r w:rsidRPr="00B87AB8">
        <w:rPr>
          <w:rFonts w:eastAsia="宋体" w:hint="eastAsia"/>
          <w:szCs w:val="28"/>
        </w:rPr>
        <w:t>TRI-10</w:t>
      </w:r>
      <w:r w:rsidRPr="00B87AB8">
        <w:rPr>
          <w:rFonts w:eastAsia="宋体"/>
          <w:szCs w:val="28"/>
        </w:rPr>
        <w:t>B</w:t>
      </w:r>
      <w:r w:rsidRPr="00B87AB8">
        <w:rPr>
          <w:rFonts w:eastAsia="宋体"/>
          <w:szCs w:val="28"/>
        </w:rPr>
        <w:t>的方法</w:t>
      </w:r>
      <w:r w:rsidRPr="00B87AB8">
        <w:rPr>
          <w:rFonts w:eastAsia="宋体" w:hint="eastAsia"/>
          <w:szCs w:val="28"/>
        </w:rPr>
        <w:t>2</w:t>
      </w:r>
      <w:r w:rsidRPr="00B87AB8">
        <w:rPr>
          <w:rFonts w:eastAsia="宋体" w:hint="eastAsia"/>
          <w:szCs w:val="28"/>
        </w:rPr>
        <w:t>：</w:t>
      </w:r>
      <w:r w:rsidRPr="00B87AB8">
        <w:rPr>
          <w:rFonts w:eastAsia="宋体"/>
          <w:szCs w:val="28"/>
        </w:rPr>
        <w:t>首先</w:t>
      </w:r>
      <w:r w:rsidRPr="00B87AB8">
        <w:rPr>
          <w:rFonts w:eastAsia="宋体" w:hint="eastAsia"/>
          <w:szCs w:val="28"/>
        </w:rPr>
        <w:t>正数</w:t>
      </w:r>
      <w:r w:rsidRPr="00B87AB8">
        <w:rPr>
          <w:rFonts w:eastAsia="宋体"/>
          <w:szCs w:val="28"/>
        </w:rPr>
        <w:t>部的</w:t>
      </w:r>
      <w:r w:rsidRPr="00B87AB8">
        <w:rPr>
          <w:rFonts w:eastAsia="宋体" w:hint="eastAsia"/>
          <w:szCs w:val="28"/>
        </w:rPr>
        <w:t>3</w:t>
      </w:r>
      <w:r w:rsidRPr="00B87AB8">
        <w:rPr>
          <w:rFonts w:eastAsia="宋体" w:hint="eastAsia"/>
          <w:szCs w:val="28"/>
        </w:rPr>
        <w:t>个</w:t>
      </w:r>
      <w:r w:rsidRPr="00B87AB8">
        <w:rPr>
          <w:rFonts w:eastAsia="宋体"/>
          <w:szCs w:val="28"/>
        </w:rPr>
        <w:t>输入值</w:t>
      </w:r>
      <w:r w:rsidRPr="00B87AB8">
        <w:rPr>
          <w:rFonts w:eastAsia="宋体" w:hint="eastAsia"/>
          <w:szCs w:val="28"/>
        </w:rPr>
        <w:t>（</w:t>
      </w:r>
      <w:r w:rsidRPr="00B87AB8">
        <w:rPr>
          <w:rFonts w:eastAsia="宋体"/>
          <w:szCs w:val="28"/>
        </w:rPr>
        <w:t>A, B, C</w:t>
      </w:r>
      <w:r w:rsidRPr="00B87AB8">
        <w:rPr>
          <w:rFonts w:eastAsia="宋体" w:hint="eastAsia"/>
          <w:szCs w:val="28"/>
        </w:rPr>
        <w:t>）和</w:t>
      </w:r>
      <w:r w:rsidR="00501BB0" w:rsidRPr="00B87AB8">
        <w:rPr>
          <w:rFonts w:eastAsia="宋体" w:hint="eastAsia"/>
          <w:szCs w:val="28"/>
        </w:rPr>
        <w:t>反数</w:t>
      </w:r>
      <w:r w:rsidRPr="00B87AB8">
        <w:rPr>
          <w:rFonts w:eastAsia="宋体"/>
          <w:szCs w:val="28"/>
        </w:rPr>
        <w:t>部</w:t>
      </w:r>
      <w:r w:rsidRPr="00B87AB8">
        <w:rPr>
          <w:rFonts w:eastAsia="宋体" w:hint="eastAsia"/>
          <w:szCs w:val="28"/>
        </w:rPr>
        <w:t>3</w:t>
      </w:r>
      <w:r w:rsidRPr="00B87AB8">
        <w:rPr>
          <w:rFonts w:eastAsia="宋体" w:hint="eastAsia"/>
          <w:szCs w:val="28"/>
        </w:rPr>
        <w:t>个</w:t>
      </w:r>
      <w:r w:rsidRPr="00B87AB8">
        <w:rPr>
          <w:rFonts w:eastAsia="宋体"/>
          <w:szCs w:val="28"/>
        </w:rPr>
        <w:t>输入值</w:t>
      </w:r>
      <w:r w:rsidRPr="00B87AB8">
        <w:rPr>
          <w:rFonts w:eastAsia="宋体" w:hint="eastAsia"/>
          <w:szCs w:val="28"/>
        </w:rPr>
        <w:t>（</w:t>
      </w:r>
      <w:r w:rsidRPr="00B87AB8">
        <w:rPr>
          <w:rFonts w:eastAsia="宋体"/>
          <w:szCs w:val="28"/>
        </w:rPr>
        <w:t>a, b, c</w:t>
      </w:r>
      <w:r w:rsidRPr="00B87AB8">
        <w:rPr>
          <w:rFonts w:eastAsia="宋体" w:hint="eastAsia"/>
          <w:szCs w:val="28"/>
        </w:rPr>
        <w:t>），经过“比合”和</w:t>
      </w:r>
      <w:r w:rsidRPr="00B87AB8">
        <w:rPr>
          <w:rFonts w:eastAsia="宋体"/>
          <w:szCs w:val="28"/>
        </w:rPr>
        <w:t>转译</w:t>
      </w:r>
      <w:r w:rsidRPr="00B87AB8">
        <w:rPr>
          <w:rFonts w:eastAsia="宋体" w:hint="eastAsia"/>
          <w:szCs w:val="28"/>
        </w:rPr>
        <w:t>等</w:t>
      </w:r>
      <w:r w:rsidRPr="00B87AB8">
        <w:rPr>
          <w:rFonts w:eastAsia="宋体"/>
          <w:szCs w:val="28"/>
        </w:rPr>
        <w:t>，</w:t>
      </w:r>
      <w:r w:rsidRPr="00B87AB8">
        <w:rPr>
          <w:rFonts w:eastAsia="宋体" w:hint="eastAsia"/>
          <w:szCs w:val="28"/>
        </w:rPr>
        <w:t>逻辑</w:t>
      </w:r>
      <w:r w:rsidRPr="00B87AB8">
        <w:rPr>
          <w:rFonts w:eastAsia="宋体"/>
          <w:szCs w:val="28"/>
        </w:rPr>
        <w:t>门处理后结果值</w:t>
      </w:r>
      <w:r w:rsidRPr="00B87AB8">
        <w:rPr>
          <w:rFonts w:eastAsia="宋体" w:hint="eastAsia"/>
          <w:szCs w:val="28"/>
        </w:rPr>
        <w:t>输出</w:t>
      </w:r>
      <w:r w:rsidRPr="00B87AB8">
        <w:rPr>
          <w:rFonts w:eastAsia="宋体"/>
          <w:szCs w:val="28"/>
        </w:rPr>
        <w:t>到两个二进制</w:t>
      </w:r>
      <w:r w:rsidRPr="00B87AB8">
        <w:rPr>
          <w:rFonts w:eastAsia="宋体" w:hint="eastAsia"/>
          <w:szCs w:val="28"/>
        </w:rPr>
        <w:t>全</w:t>
      </w:r>
      <w:r w:rsidRPr="00B87AB8">
        <w:rPr>
          <w:rFonts w:eastAsia="宋体"/>
          <w:szCs w:val="28"/>
        </w:rPr>
        <w:t>加法器上</w:t>
      </w:r>
      <w:r w:rsidRPr="00B87AB8">
        <w:rPr>
          <w:rFonts w:eastAsia="宋体" w:hint="eastAsia"/>
          <w:szCs w:val="28"/>
        </w:rPr>
        <w:t>，模拟</w:t>
      </w:r>
      <w:r w:rsidRPr="00B87AB8">
        <w:rPr>
          <w:rFonts w:eastAsia="宋体"/>
          <w:szCs w:val="28"/>
        </w:rPr>
        <w:t>二进制</w:t>
      </w:r>
      <w:r w:rsidRPr="00B87AB8">
        <w:rPr>
          <w:rFonts w:eastAsia="宋体" w:hint="eastAsia"/>
          <w:szCs w:val="28"/>
        </w:rPr>
        <w:t>全加法器</w:t>
      </w:r>
      <w:r w:rsidRPr="00B87AB8">
        <w:rPr>
          <w:rFonts w:eastAsia="宋体"/>
          <w:szCs w:val="28"/>
        </w:rPr>
        <w:t>结果输出为跟</w:t>
      </w:r>
      <w:r w:rsidRPr="00B87AB8">
        <w:rPr>
          <w:rFonts w:eastAsia="宋体" w:hint="eastAsia"/>
          <w:szCs w:val="28"/>
        </w:rPr>
        <w:t>“比合”三进制</w:t>
      </w:r>
      <w:r w:rsidRPr="00B87AB8">
        <w:rPr>
          <w:rFonts w:eastAsia="宋体"/>
          <w:szCs w:val="28"/>
        </w:rPr>
        <w:t>计算</w:t>
      </w:r>
      <w:r w:rsidRPr="00B87AB8">
        <w:rPr>
          <w:rFonts w:eastAsia="宋体" w:hint="eastAsia"/>
          <w:szCs w:val="28"/>
        </w:rPr>
        <w:t>处理</w:t>
      </w:r>
      <w:r w:rsidRPr="00B87AB8">
        <w:rPr>
          <w:rFonts w:eastAsia="宋体"/>
          <w:szCs w:val="28"/>
        </w:rPr>
        <w:t>结果</w:t>
      </w:r>
      <w:r w:rsidRPr="00B87AB8">
        <w:rPr>
          <w:rFonts w:eastAsia="宋体" w:hint="eastAsia"/>
          <w:szCs w:val="28"/>
        </w:rPr>
        <w:t>相同</w:t>
      </w:r>
      <w:r w:rsidRPr="00B87AB8">
        <w:rPr>
          <w:rFonts w:eastAsia="宋体"/>
          <w:szCs w:val="28"/>
        </w:rPr>
        <w:t>的计算输出结果</w:t>
      </w:r>
      <w:r w:rsidRPr="00B87AB8">
        <w:rPr>
          <w:rFonts w:eastAsia="宋体" w:hint="eastAsia"/>
          <w:szCs w:val="28"/>
        </w:rPr>
        <w:t>[</w:t>
      </w:r>
      <w:r w:rsidRPr="00B87AB8">
        <w:rPr>
          <w:rFonts w:eastAsia="宋体"/>
          <w:szCs w:val="28"/>
        </w:rPr>
        <w:t>G,S</w:t>
      </w:r>
      <w:r w:rsidRPr="00B87AB8">
        <w:rPr>
          <w:rFonts w:eastAsia="宋体" w:hint="eastAsia"/>
          <w:szCs w:val="28"/>
        </w:rPr>
        <w:t>]</w:t>
      </w:r>
      <w:r w:rsidRPr="00B87AB8">
        <w:rPr>
          <w:rFonts w:eastAsia="宋体" w:hint="eastAsia"/>
          <w:szCs w:val="28"/>
        </w:rPr>
        <w:t>和</w:t>
      </w:r>
      <w:r w:rsidRPr="00B87AB8">
        <w:rPr>
          <w:rFonts w:eastAsia="宋体"/>
          <w:szCs w:val="28"/>
        </w:rPr>
        <w:t>[g,s]</w:t>
      </w:r>
      <w:r w:rsidRPr="00B87AB8">
        <w:rPr>
          <w:rFonts w:eastAsia="宋体" w:hint="eastAsia"/>
          <w:szCs w:val="28"/>
        </w:rPr>
        <w:t>的“比合”三进制</w:t>
      </w:r>
      <w:r w:rsidRPr="00B87AB8">
        <w:rPr>
          <w:rFonts w:eastAsia="宋体"/>
          <w:szCs w:val="28"/>
        </w:rPr>
        <w:t>处理方法。</w:t>
      </w:r>
    </w:p>
    <w:p w14:paraId="31B89DF9" w14:textId="77777777" w:rsidR="00501BB0" w:rsidRPr="00B87AB8" w:rsidRDefault="00501BB0" w:rsidP="00501BB0">
      <w:pPr>
        <w:ind w:firstLine="576"/>
        <w:jc w:val="both"/>
        <w:rPr>
          <w:rFonts w:eastAsia="宋体"/>
          <w:szCs w:val="28"/>
        </w:rPr>
      </w:pPr>
      <w:r w:rsidRPr="00B87AB8">
        <w:rPr>
          <w:rFonts w:eastAsia="宋体"/>
          <w:szCs w:val="28"/>
        </w:rPr>
        <w:t>TRIA“</w:t>
      </w:r>
      <w:r w:rsidRPr="00B87AB8">
        <w:rPr>
          <w:rFonts w:eastAsia="宋体" w:hint="eastAsia"/>
          <w:szCs w:val="28"/>
        </w:rPr>
        <w:t>比合</w:t>
      </w:r>
      <w:r w:rsidRPr="00B87AB8">
        <w:rPr>
          <w:rFonts w:eastAsia="宋体"/>
          <w:szCs w:val="28"/>
        </w:rPr>
        <w:t>”</w:t>
      </w:r>
      <w:r w:rsidRPr="00B87AB8">
        <w:rPr>
          <w:rFonts w:eastAsia="宋体" w:hint="eastAsia"/>
          <w:szCs w:val="28"/>
        </w:rPr>
        <w:t>全加法器</w:t>
      </w:r>
      <w:r w:rsidRPr="00B87AB8">
        <w:rPr>
          <w:rFonts w:eastAsia="宋体" w:hint="eastAsia"/>
          <w:szCs w:val="28"/>
        </w:rPr>
        <w:t>TRI-10</w:t>
      </w:r>
      <w:r w:rsidRPr="00B87AB8">
        <w:rPr>
          <w:rFonts w:eastAsia="宋体"/>
          <w:szCs w:val="28"/>
        </w:rPr>
        <w:t>C</w:t>
      </w:r>
      <w:r w:rsidRPr="00B87AB8">
        <w:rPr>
          <w:rFonts w:eastAsia="宋体"/>
          <w:szCs w:val="28"/>
        </w:rPr>
        <w:t>的方法</w:t>
      </w:r>
      <w:r w:rsidRPr="00B87AB8">
        <w:rPr>
          <w:rFonts w:eastAsia="宋体" w:hint="eastAsia"/>
          <w:szCs w:val="28"/>
        </w:rPr>
        <w:t>3</w:t>
      </w:r>
      <w:r w:rsidRPr="00B87AB8">
        <w:rPr>
          <w:rFonts w:eastAsia="宋体" w:hint="eastAsia"/>
          <w:szCs w:val="28"/>
        </w:rPr>
        <w:t>：首先正数</w:t>
      </w:r>
      <w:r w:rsidRPr="00B87AB8">
        <w:rPr>
          <w:rFonts w:eastAsia="宋体"/>
          <w:szCs w:val="28"/>
        </w:rPr>
        <w:t>部的</w:t>
      </w:r>
      <w:r w:rsidRPr="00B87AB8">
        <w:rPr>
          <w:rFonts w:eastAsia="宋体" w:hint="eastAsia"/>
          <w:szCs w:val="28"/>
        </w:rPr>
        <w:t>3</w:t>
      </w:r>
      <w:r w:rsidRPr="00B87AB8">
        <w:rPr>
          <w:rFonts w:eastAsia="宋体" w:hint="eastAsia"/>
          <w:szCs w:val="28"/>
        </w:rPr>
        <w:t>个</w:t>
      </w:r>
      <w:r w:rsidRPr="00B87AB8">
        <w:rPr>
          <w:rFonts w:eastAsia="宋体"/>
          <w:szCs w:val="28"/>
        </w:rPr>
        <w:t>输入值</w:t>
      </w:r>
      <w:r w:rsidRPr="00B87AB8">
        <w:rPr>
          <w:rFonts w:eastAsia="宋体" w:hint="eastAsia"/>
          <w:szCs w:val="28"/>
        </w:rPr>
        <w:t>（</w:t>
      </w:r>
      <w:r w:rsidRPr="00B87AB8">
        <w:rPr>
          <w:rFonts w:eastAsia="宋体"/>
          <w:szCs w:val="28"/>
        </w:rPr>
        <w:t>A, B, C</w:t>
      </w:r>
      <w:r w:rsidRPr="00B87AB8">
        <w:rPr>
          <w:rFonts w:eastAsia="宋体" w:hint="eastAsia"/>
          <w:szCs w:val="28"/>
        </w:rPr>
        <w:t>）和反</w:t>
      </w:r>
      <w:r w:rsidRPr="00B87AB8">
        <w:rPr>
          <w:rFonts w:eastAsia="宋体"/>
          <w:szCs w:val="28"/>
        </w:rPr>
        <w:t>数部</w:t>
      </w:r>
      <w:r w:rsidRPr="00B87AB8">
        <w:rPr>
          <w:rFonts w:eastAsia="宋体" w:hint="eastAsia"/>
          <w:szCs w:val="28"/>
        </w:rPr>
        <w:t>3</w:t>
      </w:r>
      <w:r w:rsidRPr="00B87AB8">
        <w:rPr>
          <w:rFonts w:eastAsia="宋体" w:hint="eastAsia"/>
          <w:szCs w:val="28"/>
        </w:rPr>
        <w:t>个</w:t>
      </w:r>
      <w:r w:rsidRPr="00B87AB8">
        <w:rPr>
          <w:rFonts w:eastAsia="宋体"/>
          <w:szCs w:val="28"/>
        </w:rPr>
        <w:t>输入值</w:t>
      </w:r>
      <w:r w:rsidRPr="00B87AB8">
        <w:rPr>
          <w:rFonts w:eastAsia="宋体" w:hint="eastAsia"/>
          <w:szCs w:val="28"/>
        </w:rPr>
        <w:t>（</w:t>
      </w:r>
      <w:r w:rsidRPr="00B87AB8">
        <w:rPr>
          <w:rFonts w:eastAsia="宋体"/>
          <w:szCs w:val="28"/>
        </w:rPr>
        <w:t>a, b, c</w:t>
      </w:r>
      <w:r w:rsidRPr="00B87AB8">
        <w:rPr>
          <w:rFonts w:eastAsia="宋体" w:hint="eastAsia"/>
          <w:szCs w:val="28"/>
        </w:rPr>
        <w:t>），先正</w:t>
      </w:r>
      <w:r w:rsidRPr="00B87AB8">
        <w:rPr>
          <w:rFonts w:eastAsia="宋体"/>
          <w:szCs w:val="28"/>
        </w:rPr>
        <w:t>反</w:t>
      </w:r>
      <w:r w:rsidRPr="00B87AB8">
        <w:rPr>
          <w:rFonts w:eastAsia="宋体" w:hint="eastAsia"/>
          <w:szCs w:val="28"/>
        </w:rPr>
        <w:t>“比合”处理</w:t>
      </w:r>
      <w:r w:rsidRPr="00B87AB8">
        <w:rPr>
          <w:rFonts w:eastAsia="宋体"/>
          <w:szCs w:val="28"/>
        </w:rPr>
        <w:t>后，</w:t>
      </w:r>
      <w:r w:rsidRPr="00B87AB8">
        <w:rPr>
          <w:rFonts w:eastAsia="宋体" w:hint="eastAsia"/>
          <w:szCs w:val="28"/>
        </w:rPr>
        <w:t>整数</w:t>
      </w:r>
      <w:r w:rsidRPr="00B87AB8">
        <w:rPr>
          <w:rFonts w:eastAsia="宋体"/>
          <w:szCs w:val="28"/>
        </w:rPr>
        <w:t>部</w:t>
      </w:r>
      <w:r w:rsidRPr="00B87AB8">
        <w:rPr>
          <w:rFonts w:eastAsia="宋体" w:hint="eastAsia"/>
          <w:szCs w:val="28"/>
        </w:rPr>
        <w:t>(A,B,C)</w:t>
      </w:r>
      <w:r w:rsidRPr="00B87AB8">
        <w:rPr>
          <w:rFonts w:eastAsia="宋体" w:hint="eastAsia"/>
          <w:szCs w:val="28"/>
        </w:rPr>
        <w:t>二进制加法处理结果</w:t>
      </w:r>
      <w:r w:rsidRPr="00B87AB8">
        <w:rPr>
          <w:rFonts w:eastAsia="宋体" w:hint="eastAsia"/>
          <w:szCs w:val="28"/>
        </w:rPr>
        <w:t>(G</w:t>
      </w:r>
      <w:r w:rsidRPr="00B87AB8">
        <w:rPr>
          <w:rFonts w:eastAsia="宋体"/>
          <w:szCs w:val="28"/>
        </w:rPr>
        <w:t>1</w:t>
      </w:r>
      <w:r w:rsidRPr="00B87AB8">
        <w:rPr>
          <w:rFonts w:eastAsia="宋体" w:hint="eastAsia"/>
          <w:szCs w:val="28"/>
        </w:rPr>
        <w:t>,S</w:t>
      </w:r>
      <w:r w:rsidRPr="00B87AB8">
        <w:rPr>
          <w:rFonts w:eastAsia="宋体"/>
          <w:szCs w:val="28"/>
        </w:rPr>
        <w:t>1)</w:t>
      </w:r>
      <w:r w:rsidRPr="00B87AB8">
        <w:rPr>
          <w:rFonts w:eastAsia="宋体"/>
          <w:szCs w:val="28"/>
        </w:rPr>
        <w:t>，</w:t>
      </w:r>
      <w:r w:rsidRPr="00B87AB8">
        <w:rPr>
          <w:rFonts w:eastAsia="宋体" w:hint="eastAsia"/>
          <w:szCs w:val="28"/>
        </w:rPr>
        <w:t>反</w:t>
      </w:r>
      <w:r w:rsidRPr="00B87AB8">
        <w:rPr>
          <w:rFonts w:eastAsia="宋体"/>
          <w:szCs w:val="28"/>
        </w:rPr>
        <w:t>数部</w:t>
      </w:r>
      <w:r w:rsidRPr="00B87AB8">
        <w:rPr>
          <w:rFonts w:eastAsia="宋体" w:hint="eastAsia"/>
          <w:szCs w:val="28"/>
        </w:rPr>
        <w:t>（</w:t>
      </w:r>
      <w:r w:rsidRPr="00B87AB8">
        <w:rPr>
          <w:rFonts w:eastAsia="宋体"/>
          <w:szCs w:val="28"/>
        </w:rPr>
        <w:t>a,b,c</w:t>
      </w:r>
      <w:r w:rsidRPr="00B87AB8">
        <w:rPr>
          <w:rFonts w:eastAsia="宋体" w:hint="eastAsia"/>
          <w:szCs w:val="28"/>
        </w:rPr>
        <w:t>）二进制</w:t>
      </w:r>
      <w:r w:rsidRPr="00B87AB8">
        <w:rPr>
          <w:rFonts w:eastAsia="宋体"/>
          <w:szCs w:val="28"/>
        </w:rPr>
        <w:t>加法处理结果</w:t>
      </w:r>
      <w:r w:rsidRPr="00B87AB8">
        <w:rPr>
          <w:rFonts w:eastAsia="宋体" w:hint="eastAsia"/>
          <w:szCs w:val="28"/>
        </w:rPr>
        <w:t>(g</w:t>
      </w:r>
      <w:r w:rsidRPr="00B87AB8">
        <w:rPr>
          <w:rFonts w:eastAsia="宋体"/>
          <w:szCs w:val="28"/>
        </w:rPr>
        <w:t>1</w:t>
      </w:r>
      <w:r w:rsidRPr="00B87AB8">
        <w:rPr>
          <w:rFonts w:eastAsia="宋体" w:hint="eastAsia"/>
          <w:szCs w:val="28"/>
        </w:rPr>
        <w:t>,s</w:t>
      </w:r>
      <w:r w:rsidRPr="00B87AB8">
        <w:rPr>
          <w:rFonts w:eastAsia="宋体"/>
          <w:szCs w:val="28"/>
        </w:rPr>
        <w:t>1</w:t>
      </w:r>
      <w:r w:rsidRPr="00B87AB8">
        <w:rPr>
          <w:rFonts w:eastAsia="宋体" w:hint="eastAsia"/>
          <w:szCs w:val="28"/>
        </w:rPr>
        <w:t>)</w:t>
      </w:r>
      <w:r w:rsidRPr="00B87AB8">
        <w:rPr>
          <w:rFonts w:eastAsia="宋体"/>
          <w:szCs w:val="28"/>
        </w:rPr>
        <w:t>,</w:t>
      </w:r>
      <w:r w:rsidRPr="00B87AB8">
        <w:rPr>
          <w:rFonts w:eastAsia="宋体" w:hint="eastAsia"/>
          <w:szCs w:val="28"/>
        </w:rPr>
        <w:t>在</w:t>
      </w:r>
      <w:r w:rsidRPr="00B87AB8">
        <w:rPr>
          <w:rFonts w:eastAsia="宋体"/>
          <w:szCs w:val="28"/>
        </w:rPr>
        <w:t>经过二进制转三进制比合转译模块处理，结果输出</w:t>
      </w:r>
      <w:r w:rsidRPr="00B87AB8">
        <w:rPr>
          <w:rFonts w:eastAsia="宋体" w:hint="eastAsia"/>
          <w:szCs w:val="28"/>
        </w:rPr>
        <w:t>[</w:t>
      </w:r>
      <w:r w:rsidRPr="00B87AB8">
        <w:rPr>
          <w:rFonts w:eastAsia="宋体"/>
          <w:szCs w:val="28"/>
        </w:rPr>
        <w:t>G,g][S,s]</w:t>
      </w:r>
      <w:r w:rsidRPr="00B87AB8">
        <w:rPr>
          <w:rFonts w:eastAsia="宋体" w:hint="eastAsia"/>
          <w:szCs w:val="28"/>
          <w:vertAlign w:val="subscript"/>
        </w:rPr>
        <w:t>z</w:t>
      </w:r>
      <w:r w:rsidRPr="00B87AB8">
        <w:rPr>
          <w:rFonts w:eastAsia="宋体" w:hint="eastAsia"/>
          <w:szCs w:val="28"/>
        </w:rPr>
        <w:t>比合</w:t>
      </w:r>
      <w:r w:rsidRPr="00B87AB8">
        <w:rPr>
          <w:rFonts w:eastAsia="宋体"/>
          <w:szCs w:val="28"/>
        </w:rPr>
        <w:t>三进制</w:t>
      </w:r>
      <w:r w:rsidRPr="00B87AB8">
        <w:rPr>
          <w:rFonts w:eastAsia="宋体" w:hint="eastAsia"/>
          <w:szCs w:val="28"/>
        </w:rPr>
        <w:t>数</w:t>
      </w:r>
      <w:r w:rsidRPr="00B87AB8">
        <w:rPr>
          <w:rFonts w:eastAsia="宋体"/>
          <w:szCs w:val="28"/>
        </w:rPr>
        <w:t>。</w:t>
      </w:r>
    </w:p>
    <w:p w14:paraId="1291201E" w14:textId="77777777" w:rsidR="00501BB0" w:rsidRPr="00B87AB8" w:rsidRDefault="00501BB0" w:rsidP="00E569F9">
      <w:pPr>
        <w:ind w:firstLine="576"/>
        <w:jc w:val="both"/>
        <w:rPr>
          <w:rFonts w:eastAsia="宋体"/>
          <w:szCs w:val="28"/>
        </w:rPr>
      </w:pPr>
    </w:p>
    <w:p w14:paraId="6489DD63" w14:textId="77777777" w:rsidR="00E569F9" w:rsidRPr="00B87AB8" w:rsidRDefault="00E569F9" w:rsidP="00E569F9">
      <w:pPr>
        <w:pStyle w:val="Heading3"/>
        <w:rPr>
          <w:rFonts w:ascii="宋体" w:eastAsia="宋体" w:hAnsi="宋体"/>
          <w:sz w:val="28"/>
          <w:u w:val="single"/>
        </w:rPr>
      </w:pPr>
      <w:r w:rsidRPr="00B87AB8">
        <w:rPr>
          <w:rFonts w:ascii="宋体" w:eastAsia="宋体" w:hAnsi="宋体" w:hint="eastAsia"/>
          <w:sz w:val="28"/>
          <w:u w:val="single"/>
        </w:rPr>
        <w:t>“比合”</w:t>
      </w:r>
      <w:r w:rsidRPr="00B87AB8">
        <w:rPr>
          <w:rFonts w:ascii="宋体" w:eastAsia="宋体" w:hAnsi="宋体"/>
          <w:sz w:val="28"/>
          <w:u w:val="single"/>
        </w:rPr>
        <w:t>三进制</w:t>
      </w:r>
      <w:r w:rsidRPr="00B87AB8">
        <w:rPr>
          <w:rFonts w:ascii="宋体" w:eastAsia="宋体" w:hAnsi="宋体" w:hint="eastAsia"/>
          <w:sz w:val="28"/>
          <w:u w:val="single"/>
        </w:rPr>
        <w:t>“才亚”</w:t>
      </w:r>
      <w:r w:rsidRPr="00B87AB8">
        <w:rPr>
          <w:rFonts w:ascii="宋体" w:eastAsia="宋体" w:hAnsi="宋体"/>
          <w:sz w:val="28"/>
          <w:u w:val="single"/>
        </w:rPr>
        <w:t>转对称三进制</w:t>
      </w:r>
      <w:r w:rsidRPr="00B87AB8">
        <w:rPr>
          <w:rFonts w:ascii="宋体" w:eastAsia="宋体" w:hAnsi="宋体" w:hint="eastAsia"/>
          <w:sz w:val="28"/>
          <w:u w:val="single"/>
        </w:rPr>
        <w:t>“才特”（tri</w:t>
      </w:r>
      <w:r w:rsidRPr="00B87AB8">
        <w:rPr>
          <w:rFonts w:ascii="宋体" w:eastAsia="宋体" w:hAnsi="宋体"/>
          <w:sz w:val="28"/>
          <w:u w:val="single"/>
        </w:rPr>
        <w:t>to</w:t>
      </w:r>
      <w:r w:rsidRPr="00B87AB8">
        <w:rPr>
          <w:rFonts w:ascii="宋体" w:eastAsia="宋体" w:hAnsi="宋体" w:hint="eastAsia"/>
          <w:sz w:val="28"/>
          <w:u w:val="single"/>
        </w:rPr>
        <w:t>）</w:t>
      </w:r>
    </w:p>
    <w:p w14:paraId="17FF0B8A" w14:textId="77777777" w:rsidR="00E569F9" w:rsidRPr="00B87AB8" w:rsidRDefault="00E569F9" w:rsidP="00E569F9">
      <w:pPr>
        <w:ind w:firstLine="576"/>
        <w:jc w:val="both"/>
        <w:rPr>
          <w:rFonts w:eastAsia="宋体"/>
          <w:szCs w:val="28"/>
        </w:rPr>
      </w:pPr>
      <w:r w:rsidRPr="00B87AB8">
        <w:rPr>
          <w:rFonts w:eastAsia="宋体" w:hint="eastAsia"/>
          <w:szCs w:val="28"/>
        </w:rPr>
        <w:t>如上</w:t>
      </w:r>
      <w:r w:rsidRPr="00B87AB8">
        <w:rPr>
          <w:rFonts w:eastAsia="宋体"/>
          <w:szCs w:val="28"/>
        </w:rPr>
        <w:t>所述，</w:t>
      </w:r>
      <w:r w:rsidRPr="00B87AB8">
        <w:rPr>
          <w:rFonts w:eastAsia="宋体" w:hint="eastAsia"/>
          <w:szCs w:val="28"/>
        </w:rPr>
        <w:t>根据本发明的</w:t>
      </w:r>
      <w:r w:rsidRPr="00B87AB8">
        <w:rPr>
          <w:rFonts w:eastAsia="宋体" w:hint="eastAsia"/>
          <w:szCs w:val="28"/>
        </w:rPr>
        <w:t>TRIA</w:t>
      </w:r>
      <w:r w:rsidRPr="00B87AB8">
        <w:rPr>
          <w:rFonts w:eastAsia="宋体"/>
          <w:szCs w:val="28"/>
        </w:rPr>
        <w:t>“</w:t>
      </w:r>
      <w:r w:rsidRPr="00B87AB8">
        <w:rPr>
          <w:rFonts w:eastAsia="宋体" w:hint="eastAsia"/>
          <w:szCs w:val="28"/>
        </w:rPr>
        <w:t>比合</w:t>
      </w:r>
      <w:r w:rsidRPr="00B87AB8">
        <w:rPr>
          <w:rFonts w:eastAsia="宋体"/>
          <w:szCs w:val="28"/>
        </w:rPr>
        <w:t>”</w:t>
      </w:r>
      <w:r w:rsidRPr="00B87AB8">
        <w:rPr>
          <w:rFonts w:eastAsia="宋体" w:hint="eastAsia"/>
          <w:szCs w:val="28"/>
        </w:rPr>
        <w:t>三进制</w:t>
      </w:r>
      <w:r w:rsidRPr="00B87AB8">
        <w:rPr>
          <w:rFonts w:eastAsia="宋体"/>
          <w:szCs w:val="28"/>
        </w:rPr>
        <w:t>的一个信息单位</w:t>
      </w:r>
      <w:r w:rsidRPr="00B87AB8">
        <w:rPr>
          <w:rFonts w:eastAsia="宋体" w:hint="eastAsia"/>
          <w:szCs w:val="28"/>
        </w:rPr>
        <w:t>“才亚”通过</w:t>
      </w:r>
      <w:r w:rsidRPr="00B87AB8">
        <w:rPr>
          <w:rFonts w:eastAsia="宋体"/>
          <w:szCs w:val="28"/>
        </w:rPr>
        <w:t>逻辑门处理转换成</w:t>
      </w:r>
      <w:r w:rsidRPr="00B87AB8">
        <w:rPr>
          <w:rFonts w:eastAsia="宋体" w:hint="eastAsia"/>
          <w:szCs w:val="28"/>
        </w:rPr>
        <w:t>“对称”三进制</w:t>
      </w:r>
      <w:r w:rsidRPr="00B87AB8">
        <w:rPr>
          <w:rFonts w:eastAsia="宋体"/>
          <w:szCs w:val="28"/>
        </w:rPr>
        <w:t>的</w:t>
      </w:r>
      <w:r w:rsidRPr="00B87AB8">
        <w:rPr>
          <w:rFonts w:eastAsia="宋体" w:hint="eastAsia"/>
          <w:szCs w:val="28"/>
        </w:rPr>
        <w:t>一个信息</w:t>
      </w:r>
      <w:r w:rsidRPr="00B87AB8">
        <w:rPr>
          <w:rFonts w:eastAsia="宋体"/>
          <w:szCs w:val="28"/>
        </w:rPr>
        <w:t>单位</w:t>
      </w:r>
      <w:r w:rsidRPr="00B87AB8">
        <w:rPr>
          <w:rFonts w:eastAsia="宋体" w:hint="eastAsia"/>
          <w:szCs w:val="28"/>
        </w:rPr>
        <w:t>“才特”。</w:t>
      </w:r>
      <w:r w:rsidRPr="00B87AB8">
        <w:rPr>
          <w:rFonts w:eastAsia="宋体"/>
          <w:szCs w:val="28"/>
        </w:rPr>
        <w:t>通过</w:t>
      </w:r>
      <w:r w:rsidRPr="00B87AB8">
        <w:rPr>
          <w:rFonts w:eastAsia="宋体" w:hint="eastAsia"/>
          <w:szCs w:val="28"/>
        </w:rPr>
        <w:t>“才特”的</w:t>
      </w:r>
      <w:r w:rsidRPr="00B87AB8">
        <w:rPr>
          <w:rFonts w:eastAsia="宋体"/>
          <w:szCs w:val="28"/>
        </w:rPr>
        <w:t>一个信息单元的</w:t>
      </w:r>
      <w:r w:rsidRPr="00B87AB8">
        <w:rPr>
          <w:rFonts w:eastAsia="宋体" w:hint="eastAsia"/>
          <w:szCs w:val="28"/>
        </w:rPr>
        <w:t>三</w:t>
      </w:r>
      <w:r w:rsidRPr="00B87AB8">
        <w:rPr>
          <w:rFonts w:eastAsia="宋体"/>
          <w:szCs w:val="28"/>
        </w:rPr>
        <w:t>元值，在</w:t>
      </w:r>
      <w:r w:rsidRPr="00B87AB8">
        <w:rPr>
          <w:rFonts w:eastAsia="宋体" w:hint="eastAsia"/>
          <w:szCs w:val="28"/>
        </w:rPr>
        <w:t>可</w:t>
      </w:r>
      <w:r w:rsidRPr="00B87AB8">
        <w:rPr>
          <w:rFonts w:eastAsia="宋体"/>
          <w:szCs w:val="28"/>
        </w:rPr>
        <w:t>存储</w:t>
      </w:r>
      <w:r w:rsidRPr="00B87AB8">
        <w:rPr>
          <w:rFonts w:eastAsia="宋体" w:hint="eastAsia"/>
          <w:szCs w:val="28"/>
        </w:rPr>
        <w:t>一个</w:t>
      </w:r>
      <w:r w:rsidRPr="00B87AB8">
        <w:rPr>
          <w:rFonts w:eastAsia="宋体"/>
          <w:szCs w:val="28"/>
        </w:rPr>
        <w:t>信息单元由三值</w:t>
      </w:r>
      <w:r w:rsidRPr="00B87AB8">
        <w:rPr>
          <w:rFonts w:eastAsia="宋体" w:hint="eastAsia"/>
          <w:szCs w:val="28"/>
        </w:rPr>
        <w:t>状态</w:t>
      </w:r>
      <w:r w:rsidRPr="00B87AB8">
        <w:rPr>
          <w:rFonts w:eastAsia="宋体"/>
          <w:szCs w:val="28"/>
        </w:rPr>
        <w:t>的存储信息</w:t>
      </w:r>
      <w:r w:rsidRPr="00B87AB8">
        <w:rPr>
          <w:rFonts w:eastAsia="宋体" w:hint="eastAsia"/>
          <w:szCs w:val="28"/>
        </w:rPr>
        <w:t>单元</w:t>
      </w:r>
      <w:r w:rsidRPr="00B87AB8">
        <w:rPr>
          <w:rFonts w:eastAsia="宋体"/>
          <w:szCs w:val="28"/>
        </w:rPr>
        <w:t>上存储信息，使存储的</w:t>
      </w:r>
      <w:r w:rsidRPr="00B87AB8">
        <w:rPr>
          <w:rFonts w:eastAsia="宋体" w:hint="eastAsia"/>
          <w:szCs w:val="28"/>
        </w:rPr>
        <w:t>密度</w:t>
      </w:r>
      <w:r w:rsidRPr="00B87AB8">
        <w:rPr>
          <w:rFonts w:eastAsia="宋体"/>
          <w:szCs w:val="28"/>
        </w:rPr>
        <w:t>提高</w:t>
      </w:r>
      <w:r w:rsidRPr="00B87AB8">
        <w:rPr>
          <w:rFonts w:eastAsia="宋体" w:hint="eastAsia"/>
          <w:szCs w:val="28"/>
        </w:rPr>
        <w:t>。这样，可以为</w:t>
      </w:r>
      <w:r w:rsidRPr="00B87AB8">
        <w:rPr>
          <w:rFonts w:eastAsia="宋体"/>
          <w:szCs w:val="28"/>
        </w:rPr>
        <w:t>云计算和大数据</w:t>
      </w:r>
      <w:r w:rsidRPr="00B87AB8">
        <w:rPr>
          <w:rFonts w:eastAsia="宋体" w:hint="eastAsia"/>
          <w:szCs w:val="28"/>
        </w:rPr>
        <w:t>等</w:t>
      </w:r>
      <w:r w:rsidRPr="00B87AB8">
        <w:rPr>
          <w:rFonts w:eastAsia="宋体"/>
          <w:szCs w:val="28"/>
        </w:rPr>
        <w:t>所带来的大容量存储</w:t>
      </w:r>
      <w:r w:rsidRPr="00B87AB8">
        <w:rPr>
          <w:rFonts w:eastAsia="宋体" w:hint="eastAsia"/>
          <w:szCs w:val="28"/>
        </w:rPr>
        <w:t>需求</w:t>
      </w:r>
      <w:r w:rsidRPr="00B87AB8">
        <w:rPr>
          <w:rFonts w:eastAsia="宋体"/>
          <w:szCs w:val="28"/>
        </w:rPr>
        <w:t>提供</w:t>
      </w:r>
      <w:r w:rsidRPr="00B87AB8">
        <w:rPr>
          <w:rFonts w:eastAsia="宋体" w:hint="eastAsia"/>
          <w:szCs w:val="28"/>
        </w:rPr>
        <w:t>存储</w:t>
      </w:r>
      <w:r w:rsidRPr="00B87AB8">
        <w:rPr>
          <w:rFonts w:eastAsia="宋体"/>
          <w:szCs w:val="28"/>
        </w:rPr>
        <w:t>资源</w:t>
      </w:r>
      <w:r w:rsidRPr="00B87AB8">
        <w:rPr>
          <w:rFonts w:eastAsia="宋体" w:hint="eastAsia"/>
          <w:szCs w:val="28"/>
        </w:rPr>
        <w:t>。跟相同</w:t>
      </w:r>
      <w:r w:rsidRPr="00B87AB8">
        <w:rPr>
          <w:rFonts w:eastAsia="宋体"/>
          <w:szCs w:val="28"/>
        </w:rPr>
        <w:t>位数的二进制存储相比</w:t>
      </w:r>
      <w:r w:rsidRPr="00B87AB8">
        <w:rPr>
          <w:rFonts w:eastAsia="宋体" w:hint="eastAsia"/>
          <w:szCs w:val="28"/>
        </w:rPr>
        <w:t>三进制</w:t>
      </w:r>
      <w:r w:rsidRPr="00B87AB8">
        <w:rPr>
          <w:rFonts w:eastAsia="宋体"/>
          <w:szCs w:val="28"/>
        </w:rPr>
        <w:t>存储</w:t>
      </w:r>
      <w:r w:rsidRPr="00B87AB8">
        <w:rPr>
          <w:rFonts w:eastAsia="宋体" w:hint="eastAsia"/>
          <w:szCs w:val="28"/>
        </w:rPr>
        <w:t>在</w:t>
      </w:r>
      <w:r w:rsidRPr="00B87AB8">
        <w:rPr>
          <w:rFonts w:eastAsia="宋体"/>
          <w:szCs w:val="28"/>
        </w:rPr>
        <w:t>单位存储上提供更高</w:t>
      </w:r>
      <w:r w:rsidRPr="00B87AB8">
        <w:rPr>
          <w:rFonts w:eastAsia="宋体" w:hint="eastAsia"/>
          <w:szCs w:val="28"/>
        </w:rPr>
        <w:t>的</w:t>
      </w:r>
      <w:r w:rsidRPr="00B87AB8">
        <w:rPr>
          <w:rFonts w:eastAsia="宋体"/>
          <w:szCs w:val="28"/>
        </w:rPr>
        <w:t>信息</w:t>
      </w:r>
      <w:r w:rsidRPr="00B87AB8">
        <w:rPr>
          <w:rFonts w:eastAsia="宋体" w:hint="eastAsia"/>
          <w:szCs w:val="28"/>
        </w:rPr>
        <w:t>密度（</w:t>
      </w:r>
      <w:r w:rsidRPr="00B87AB8">
        <w:rPr>
          <w:rFonts w:eastAsia="宋体" w:hint="eastAsia"/>
          <w:szCs w:val="28"/>
        </w:rPr>
        <w:t>3</w:t>
      </w:r>
      <w:r w:rsidRPr="00B87AB8">
        <w:rPr>
          <w:rFonts w:eastAsia="宋体" w:hint="eastAsia"/>
          <w:szCs w:val="28"/>
          <w:vertAlign w:val="superscript"/>
        </w:rPr>
        <w:t>16</w:t>
      </w:r>
      <w:r w:rsidRPr="00B87AB8">
        <w:rPr>
          <w:rFonts w:eastAsia="宋体" w:hint="eastAsia"/>
          <w:szCs w:val="28"/>
        </w:rPr>
        <w:t>/2</w:t>
      </w:r>
      <w:r w:rsidRPr="00B87AB8">
        <w:rPr>
          <w:rFonts w:eastAsia="宋体" w:hint="eastAsia"/>
          <w:szCs w:val="28"/>
          <w:vertAlign w:val="superscript"/>
        </w:rPr>
        <w:t>16</w:t>
      </w:r>
      <w:r w:rsidRPr="00B87AB8">
        <w:rPr>
          <w:rFonts w:eastAsia="宋体" w:hint="eastAsia"/>
          <w:szCs w:val="28"/>
        </w:rPr>
        <w:t>=</w:t>
      </w:r>
      <w:r w:rsidRPr="00B87AB8">
        <w:rPr>
          <w:rFonts w:eastAsia="宋体"/>
          <w:szCs w:val="28"/>
        </w:rPr>
        <w:t>656</w:t>
      </w:r>
      <w:r w:rsidRPr="00B87AB8">
        <w:rPr>
          <w:rFonts w:eastAsia="宋体" w:hint="eastAsia"/>
          <w:szCs w:val="28"/>
        </w:rPr>
        <w:t>倍，</w:t>
      </w:r>
      <w:r w:rsidRPr="00B87AB8">
        <w:rPr>
          <w:rFonts w:eastAsia="宋体" w:hint="eastAsia"/>
          <w:szCs w:val="28"/>
        </w:rPr>
        <w:t>3</w:t>
      </w:r>
      <w:r w:rsidRPr="00B87AB8">
        <w:rPr>
          <w:rFonts w:eastAsia="宋体" w:hint="eastAsia"/>
          <w:szCs w:val="28"/>
          <w:vertAlign w:val="superscript"/>
        </w:rPr>
        <w:t>32</w:t>
      </w:r>
      <w:r w:rsidRPr="00B87AB8">
        <w:rPr>
          <w:rFonts w:eastAsia="宋体" w:hint="eastAsia"/>
          <w:szCs w:val="28"/>
        </w:rPr>
        <w:t>/2</w:t>
      </w:r>
      <w:r w:rsidRPr="00B87AB8">
        <w:rPr>
          <w:rFonts w:eastAsia="宋体" w:hint="eastAsia"/>
          <w:szCs w:val="28"/>
          <w:vertAlign w:val="superscript"/>
        </w:rPr>
        <w:t>32</w:t>
      </w:r>
      <w:r w:rsidRPr="00B87AB8">
        <w:rPr>
          <w:rFonts w:eastAsia="宋体" w:hint="eastAsia"/>
          <w:szCs w:val="28"/>
        </w:rPr>
        <w:t>=</w:t>
      </w:r>
      <w:r w:rsidRPr="00B87AB8">
        <w:rPr>
          <w:rFonts w:eastAsia="宋体"/>
          <w:szCs w:val="28"/>
        </w:rPr>
        <w:t>431439</w:t>
      </w:r>
      <w:r w:rsidRPr="00B87AB8">
        <w:rPr>
          <w:rFonts w:eastAsia="宋体" w:hint="eastAsia"/>
          <w:szCs w:val="28"/>
        </w:rPr>
        <w:t>倍的</w:t>
      </w:r>
      <w:r w:rsidRPr="00B87AB8">
        <w:rPr>
          <w:rFonts w:eastAsia="宋体"/>
          <w:szCs w:val="28"/>
        </w:rPr>
        <w:t>信息量）</w:t>
      </w:r>
      <w:r w:rsidRPr="00B87AB8">
        <w:rPr>
          <w:rFonts w:eastAsia="宋体" w:hint="eastAsia"/>
          <w:szCs w:val="28"/>
        </w:rPr>
        <w:t>。</w:t>
      </w:r>
    </w:p>
    <w:p w14:paraId="2E6A682D" w14:textId="77777777" w:rsidR="00E569F9" w:rsidRPr="00B87AB8" w:rsidRDefault="00E569F9" w:rsidP="00E569F9">
      <w:pPr>
        <w:ind w:firstLine="564"/>
        <w:rPr>
          <w:rFonts w:eastAsia="宋体"/>
          <w:szCs w:val="28"/>
          <w:u w:val="single"/>
        </w:rPr>
      </w:pPr>
      <w:r w:rsidRPr="00B87AB8">
        <w:rPr>
          <w:rFonts w:eastAsia="宋体" w:hint="eastAsia"/>
          <w:szCs w:val="28"/>
          <w:u w:val="single"/>
        </w:rPr>
        <w:t>“比</w:t>
      </w:r>
      <w:r w:rsidRPr="00B87AB8">
        <w:rPr>
          <w:rFonts w:eastAsia="宋体" w:hint="eastAsia"/>
          <w:szCs w:val="28"/>
          <w:u w:val="single"/>
        </w:rPr>
        <w:t>-</w:t>
      </w:r>
      <w:r w:rsidRPr="00B87AB8">
        <w:rPr>
          <w:rFonts w:eastAsia="宋体" w:hint="eastAsia"/>
          <w:szCs w:val="28"/>
          <w:u w:val="single"/>
        </w:rPr>
        <w:t>对”三进制</w:t>
      </w:r>
      <w:r w:rsidRPr="00B87AB8">
        <w:rPr>
          <w:rFonts w:eastAsia="宋体"/>
          <w:szCs w:val="28"/>
          <w:u w:val="single"/>
        </w:rPr>
        <w:t>处理单元</w:t>
      </w:r>
      <w:r w:rsidRPr="00B87AB8">
        <w:rPr>
          <w:rFonts w:eastAsia="宋体" w:hint="eastAsia"/>
          <w:szCs w:val="28"/>
          <w:u w:val="single"/>
        </w:rPr>
        <w:t>逻辑电路方法</w:t>
      </w:r>
    </w:p>
    <w:p w14:paraId="432B6548" w14:textId="77777777" w:rsidR="00E569F9" w:rsidRPr="00B87AB8" w:rsidRDefault="00E569F9" w:rsidP="00E569F9">
      <w:pPr>
        <w:ind w:firstLine="576"/>
        <w:jc w:val="both"/>
        <w:rPr>
          <w:rFonts w:eastAsia="宋体"/>
          <w:szCs w:val="28"/>
        </w:rPr>
      </w:pPr>
      <w:r w:rsidRPr="00B87AB8">
        <w:rPr>
          <w:rFonts w:eastAsia="宋体" w:hint="eastAsia"/>
          <w:szCs w:val="28"/>
        </w:rPr>
        <w:t>如上</w:t>
      </w:r>
      <w:r w:rsidRPr="00B87AB8">
        <w:rPr>
          <w:rFonts w:eastAsia="宋体"/>
          <w:szCs w:val="28"/>
        </w:rPr>
        <w:t>所述，</w:t>
      </w:r>
      <w:r w:rsidRPr="00B87AB8">
        <w:rPr>
          <w:rFonts w:eastAsia="宋体" w:hint="eastAsia"/>
          <w:szCs w:val="28"/>
        </w:rPr>
        <w:t>根据本发明的</w:t>
      </w:r>
      <w:r w:rsidRPr="00B87AB8">
        <w:rPr>
          <w:rFonts w:eastAsia="宋体" w:hint="eastAsia"/>
          <w:szCs w:val="28"/>
        </w:rPr>
        <w:t>TRIA</w:t>
      </w:r>
      <w:r w:rsidRPr="00B87AB8">
        <w:rPr>
          <w:rFonts w:eastAsia="宋体"/>
          <w:szCs w:val="28"/>
        </w:rPr>
        <w:t xml:space="preserve"> “</w:t>
      </w:r>
      <w:r w:rsidRPr="00B87AB8">
        <w:rPr>
          <w:rFonts w:eastAsia="宋体" w:hint="eastAsia"/>
          <w:szCs w:val="28"/>
        </w:rPr>
        <w:t>比合</w:t>
      </w:r>
      <w:r w:rsidRPr="00B87AB8">
        <w:rPr>
          <w:rFonts w:eastAsia="宋体"/>
          <w:szCs w:val="28"/>
        </w:rPr>
        <w:t>”</w:t>
      </w:r>
      <w:r w:rsidRPr="00B87AB8">
        <w:rPr>
          <w:rFonts w:eastAsia="宋体" w:hint="eastAsia"/>
          <w:szCs w:val="28"/>
        </w:rPr>
        <w:t>三进制</w:t>
      </w:r>
      <w:r w:rsidRPr="00B87AB8">
        <w:rPr>
          <w:rFonts w:eastAsia="宋体"/>
          <w:szCs w:val="28"/>
        </w:rPr>
        <w:t>的</w:t>
      </w:r>
      <w:r w:rsidRPr="00B87AB8">
        <w:rPr>
          <w:rFonts w:eastAsia="宋体" w:hint="eastAsia"/>
          <w:szCs w:val="28"/>
        </w:rPr>
        <w:t>“才亚”</w:t>
      </w:r>
      <w:r w:rsidRPr="00B87AB8">
        <w:rPr>
          <w:rFonts w:eastAsia="宋体" w:hint="eastAsia"/>
          <w:szCs w:val="28"/>
        </w:rPr>
        <w:t>(</w:t>
      </w:r>
      <w:r w:rsidRPr="00B87AB8">
        <w:rPr>
          <w:rFonts w:eastAsia="宋体"/>
          <w:szCs w:val="28"/>
        </w:rPr>
        <w:t>tria</w:t>
      </w:r>
      <w:r w:rsidRPr="00B87AB8">
        <w:rPr>
          <w:rFonts w:eastAsia="宋体" w:hint="eastAsia"/>
          <w:szCs w:val="28"/>
        </w:rPr>
        <w:t>)</w:t>
      </w:r>
      <w:r w:rsidRPr="00B87AB8">
        <w:rPr>
          <w:rFonts w:eastAsia="宋体" w:hint="eastAsia"/>
          <w:szCs w:val="28"/>
        </w:rPr>
        <w:t>信息</w:t>
      </w:r>
      <w:r w:rsidRPr="00B87AB8">
        <w:rPr>
          <w:rFonts w:eastAsia="宋体"/>
          <w:szCs w:val="28"/>
        </w:rPr>
        <w:t>阵列</w:t>
      </w:r>
      <w:r w:rsidRPr="00B87AB8">
        <w:rPr>
          <w:rFonts w:eastAsia="宋体"/>
          <w:szCs w:val="28"/>
        </w:rPr>
        <w:t>[0,1]</w:t>
      </w:r>
      <w:r w:rsidRPr="00B87AB8">
        <w:rPr>
          <w:rFonts w:eastAsia="宋体" w:hint="eastAsia"/>
          <w:szCs w:val="28"/>
        </w:rPr>
        <w:t>、</w:t>
      </w:r>
      <w:r w:rsidRPr="00B87AB8">
        <w:rPr>
          <w:rFonts w:eastAsia="宋体" w:hint="eastAsia"/>
          <w:szCs w:val="28"/>
        </w:rPr>
        <w:t>[0,0]</w:t>
      </w:r>
      <w:r w:rsidRPr="00B87AB8">
        <w:rPr>
          <w:rFonts w:eastAsia="宋体" w:hint="eastAsia"/>
          <w:szCs w:val="28"/>
        </w:rPr>
        <w:t>、</w:t>
      </w:r>
      <w:r w:rsidRPr="00B87AB8">
        <w:rPr>
          <w:rFonts w:eastAsia="宋体"/>
          <w:szCs w:val="28"/>
        </w:rPr>
        <w:t>[1,0]</w:t>
      </w:r>
      <w:r w:rsidRPr="00B87AB8">
        <w:rPr>
          <w:rFonts w:eastAsia="宋体" w:hint="eastAsia"/>
          <w:szCs w:val="28"/>
        </w:rPr>
        <w:t>转换成“对称”三进制</w:t>
      </w:r>
      <w:r w:rsidRPr="00B87AB8">
        <w:rPr>
          <w:rFonts w:eastAsia="宋体"/>
          <w:szCs w:val="28"/>
        </w:rPr>
        <w:t>的</w:t>
      </w:r>
      <w:r w:rsidRPr="00B87AB8">
        <w:rPr>
          <w:rFonts w:eastAsia="宋体" w:hint="eastAsia"/>
          <w:szCs w:val="28"/>
        </w:rPr>
        <w:t>“才特”</w:t>
      </w:r>
      <w:r w:rsidRPr="00B87AB8">
        <w:rPr>
          <w:rFonts w:eastAsia="宋体" w:hint="eastAsia"/>
          <w:szCs w:val="28"/>
        </w:rPr>
        <w:t>(</w:t>
      </w:r>
      <w:r w:rsidRPr="00B87AB8">
        <w:rPr>
          <w:rFonts w:eastAsia="宋体"/>
          <w:szCs w:val="28"/>
        </w:rPr>
        <w:t>trit</w:t>
      </w:r>
      <w:r w:rsidRPr="00B87AB8">
        <w:rPr>
          <w:rFonts w:eastAsia="宋体" w:hint="eastAsia"/>
          <w:szCs w:val="28"/>
        </w:rPr>
        <w:t>)</w:t>
      </w:r>
      <w:r w:rsidRPr="00B87AB8">
        <w:rPr>
          <w:rFonts w:eastAsia="宋体" w:hint="eastAsia"/>
          <w:szCs w:val="28"/>
        </w:rPr>
        <w:t>的</w:t>
      </w:r>
      <w:r w:rsidRPr="00B87AB8">
        <w:rPr>
          <w:rFonts w:eastAsia="宋体"/>
          <w:szCs w:val="28"/>
        </w:rPr>
        <w:t>T</w:t>
      </w:r>
      <w:r w:rsidRPr="00B87AB8">
        <w:rPr>
          <w:rFonts w:eastAsia="宋体" w:hint="eastAsia"/>
          <w:szCs w:val="28"/>
        </w:rPr>
        <w:t>、</w:t>
      </w:r>
      <w:r w:rsidRPr="00B87AB8">
        <w:rPr>
          <w:rFonts w:eastAsia="宋体" w:hint="eastAsia"/>
          <w:szCs w:val="28"/>
        </w:rPr>
        <w:t>0</w:t>
      </w:r>
      <w:r w:rsidRPr="00B87AB8">
        <w:rPr>
          <w:rFonts w:eastAsia="宋体" w:hint="eastAsia"/>
          <w:szCs w:val="28"/>
        </w:rPr>
        <w:t>、</w:t>
      </w:r>
      <w:r w:rsidRPr="00B87AB8">
        <w:rPr>
          <w:rFonts w:eastAsia="宋体" w:hint="eastAsia"/>
          <w:szCs w:val="28"/>
        </w:rPr>
        <w:t>1</w:t>
      </w:r>
      <w:r w:rsidRPr="00B87AB8">
        <w:rPr>
          <w:rFonts w:eastAsia="宋体" w:hint="eastAsia"/>
          <w:szCs w:val="28"/>
        </w:rPr>
        <w:t>三</w:t>
      </w:r>
      <w:r w:rsidRPr="00B87AB8">
        <w:rPr>
          <w:rFonts w:eastAsia="宋体"/>
          <w:szCs w:val="28"/>
        </w:rPr>
        <w:t>值，</w:t>
      </w:r>
      <w:r w:rsidRPr="00B87AB8">
        <w:rPr>
          <w:rFonts w:eastAsia="宋体" w:hint="eastAsia"/>
          <w:szCs w:val="28"/>
        </w:rPr>
        <w:t>可根据如图</w:t>
      </w:r>
      <w:r w:rsidRPr="00B87AB8">
        <w:rPr>
          <w:rFonts w:eastAsia="宋体" w:hint="eastAsia"/>
          <w:szCs w:val="28"/>
        </w:rPr>
        <w:t>3</w:t>
      </w:r>
      <w:r w:rsidRPr="00B87AB8">
        <w:rPr>
          <w:rFonts w:eastAsia="宋体" w:hint="eastAsia"/>
          <w:szCs w:val="28"/>
        </w:rPr>
        <w:t>所示的“比</w:t>
      </w:r>
      <w:r w:rsidRPr="00B87AB8">
        <w:rPr>
          <w:rFonts w:eastAsia="宋体" w:hint="eastAsia"/>
          <w:szCs w:val="28"/>
        </w:rPr>
        <w:t>-</w:t>
      </w:r>
      <w:r w:rsidRPr="00B87AB8">
        <w:rPr>
          <w:rFonts w:eastAsia="宋体" w:hint="eastAsia"/>
          <w:szCs w:val="28"/>
        </w:rPr>
        <w:t>对”转换逻辑门电路</w:t>
      </w:r>
      <w:r w:rsidRPr="00B87AB8">
        <w:rPr>
          <w:rFonts w:eastAsia="宋体"/>
          <w:szCs w:val="28"/>
        </w:rPr>
        <w:t>处理</w:t>
      </w:r>
      <w:r w:rsidRPr="00B87AB8">
        <w:rPr>
          <w:rFonts w:eastAsia="宋体" w:hint="eastAsia"/>
          <w:szCs w:val="28"/>
        </w:rPr>
        <w:t>单元</w:t>
      </w:r>
      <w:r w:rsidRPr="00B87AB8">
        <w:rPr>
          <w:rFonts w:eastAsia="宋体"/>
          <w:szCs w:val="28"/>
        </w:rPr>
        <w:t>完成。</w:t>
      </w:r>
      <w:r w:rsidRPr="00B87AB8">
        <w:rPr>
          <w:rFonts w:eastAsia="宋体" w:hint="eastAsia"/>
          <w:szCs w:val="28"/>
        </w:rPr>
        <w:t>为了</w:t>
      </w:r>
      <w:r w:rsidRPr="00B87AB8">
        <w:rPr>
          <w:rFonts w:eastAsia="宋体"/>
          <w:szCs w:val="28"/>
        </w:rPr>
        <w:t>更加清晰解释，</w:t>
      </w:r>
      <w:r w:rsidRPr="00B87AB8">
        <w:rPr>
          <w:rFonts w:eastAsia="宋体" w:hint="eastAsia"/>
          <w:szCs w:val="28"/>
        </w:rPr>
        <w:t>参照附图</w:t>
      </w:r>
      <w:r w:rsidRPr="00B87AB8">
        <w:rPr>
          <w:rFonts w:eastAsia="宋体" w:hint="eastAsia"/>
          <w:szCs w:val="28"/>
        </w:rPr>
        <w:t>4-405</w:t>
      </w:r>
      <w:r w:rsidRPr="00B87AB8">
        <w:rPr>
          <w:rFonts w:eastAsia="宋体" w:hint="eastAsia"/>
          <w:szCs w:val="28"/>
        </w:rPr>
        <w:t>的“比合</w:t>
      </w:r>
      <w:r w:rsidRPr="00B87AB8">
        <w:rPr>
          <w:rFonts w:eastAsia="宋体" w:hint="eastAsia"/>
          <w:szCs w:val="28"/>
        </w:rPr>
        <w:t>-</w:t>
      </w:r>
      <w:r w:rsidRPr="00B87AB8">
        <w:rPr>
          <w:rFonts w:eastAsia="宋体" w:hint="eastAsia"/>
          <w:szCs w:val="28"/>
        </w:rPr>
        <w:t>对称”三进制三进制</w:t>
      </w:r>
      <w:r w:rsidRPr="00B87AB8">
        <w:rPr>
          <w:rFonts w:eastAsia="宋体"/>
          <w:szCs w:val="28"/>
        </w:rPr>
        <w:t>电路</w:t>
      </w:r>
      <w:r w:rsidRPr="00B87AB8">
        <w:rPr>
          <w:rFonts w:eastAsia="宋体" w:hint="eastAsia"/>
          <w:szCs w:val="28"/>
        </w:rPr>
        <w:t>部分</w:t>
      </w:r>
      <w:r w:rsidRPr="00B87AB8">
        <w:rPr>
          <w:rFonts w:eastAsia="宋体"/>
          <w:szCs w:val="28"/>
        </w:rPr>
        <w:t>，</w:t>
      </w:r>
      <w:r w:rsidRPr="00B87AB8">
        <w:rPr>
          <w:rFonts w:eastAsia="宋体" w:hint="eastAsia"/>
          <w:szCs w:val="28"/>
        </w:rPr>
        <w:t>处理</w:t>
      </w:r>
      <w:r w:rsidRPr="00B87AB8">
        <w:rPr>
          <w:rFonts w:eastAsia="宋体"/>
          <w:szCs w:val="28"/>
        </w:rPr>
        <w:t>单元包括</w:t>
      </w:r>
      <w:r w:rsidRPr="00B87AB8">
        <w:rPr>
          <w:rFonts w:eastAsia="宋体" w:hint="eastAsia"/>
          <w:szCs w:val="28"/>
        </w:rPr>
        <w:t>“才亚”信息</w:t>
      </w:r>
      <w:r w:rsidRPr="00B87AB8">
        <w:rPr>
          <w:rFonts w:eastAsia="宋体" w:hint="eastAsia"/>
          <w:szCs w:val="28"/>
        </w:rPr>
        <w:t>A</w:t>
      </w:r>
      <w:r w:rsidRPr="00B87AB8">
        <w:rPr>
          <w:rFonts w:eastAsia="宋体" w:hint="eastAsia"/>
          <w:szCs w:val="28"/>
        </w:rPr>
        <w:t>与</w:t>
      </w:r>
      <w:r w:rsidRPr="00B87AB8">
        <w:rPr>
          <w:rFonts w:eastAsia="宋体"/>
          <w:szCs w:val="28"/>
        </w:rPr>
        <w:t>a</w:t>
      </w:r>
      <w:r w:rsidRPr="00B87AB8">
        <w:rPr>
          <w:rFonts w:eastAsia="宋体" w:hint="eastAsia"/>
          <w:szCs w:val="28"/>
        </w:rPr>
        <w:t>的</w:t>
      </w:r>
      <w:r w:rsidRPr="00B87AB8">
        <w:rPr>
          <w:rFonts w:eastAsia="宋体"/>
          <w:szCs w:val="28"/>
        </w:rPr>
        <w:t>信息输入和</w:t>
      </w:r>
      <w:r w:rsidRPr="00B87AB8">
        <w:rPr>
          <w:rFonts w:eastAsia="宋体" w:hint="eastAsia"/>
          <w:szCs w:val="28"/>
        </w:rPr>
        <w:t>I</w:t>
      </w:r>
      <w:r w:rsidRPr="00B87AB8">
        <w:rPr>
          <w:rFonts w:eastAsia="宋体"/>
          <w:szCs w:val="28"/>
        </w:rPr>
        <w:t>、</w:t>
      </w:r>
      <w:r w:rsidRPr="00B87AB8">
        <w:rPr>
          <w:rFonts w:eastAsia="宋体"/>
          <w:szCs w:val="28"/>
        </w:rPr>
        <w:t>R</w:t>
      </w:r>
      <w:r w:rsidRPr="00B87AB8">
        <w:rPr>
          <w:rFonts w:eastAsia="宋体"/>
          <w:szCs w:val="28"/>
        </w:rPr>
        <w:t>、</w:t>
      </w:r>
      <w:r w:rsidRPr="00B87AB8">
        <w:rPr>
          <w:rFonts w:eastAsia="宋体"/>
          <w:szCs w:val="28"/>
        </w:rPr>
        <w:t>T</w:t>
      </w:r>
      <w:r w:rsidRPr="00B87AB8">
        <w:rPr>
          <w:rFonts w:eastAsia="宋体"/>
          <w:szCs w:val="28"/>
        </w:rPr>
        <w:t>三</w:t>
      </w:r>
      <w:r w:rsidRPr="00B87AB8">
        <w:rPr>
          <w:rFonts w:eastAsia="宋体" w:hint="eastAsia"/>
          <w:szCs w:val="28"/>
        </w:rPr>
        <w:t>个</w:t>
      </w:r>
      <w:r w:rsidRPr="00B87AB8">
        <w:rPr>
          <w:rFonts w:eastAsia="宋体"/>
          <w:szCs w:val="28"/>
        </w:rPr>
        <w:t>信息输出</w:t>
      </w:r>
      <w:r w:rsidRPr="00B87AB8">
        <w:rPr>
          <w:rFonts w:eastAsia="宋体" w:hint="eastAsia"/>
          <w:szCs w:val="28"/>
        </w:rPr>
        <w:t>。</w:t>
      </w:r>
      <w:r w:rsidRPr="00B87AB8">
        <w:rPr>
          <w:rFonts w:eastAsia="宋体"/>
          <w:szCs w:val="28"/>
        </w:rPr>
        <w:t>具体</w:t>
      </w:r>
      <w:r w:rsidRPr="00B87AB8">
        <w:rPr>
          <w:rFonts w:eastAsia="宋体" w:hint="eastAsia"/>
          <w:szCs w:val="28"/>
        </w:rPr>
        <w:t>信息</w:t>
      </w:r>
      <w:r w:rsidRPr="00B87AB8">
        <w:rPr>
          <w:rFonts w:eastAsia="宋体"/>
          <w:szCs w:val="28"/>
        </w:rPr>
        <w:t>处理方式</w:t>
      </w:r>
      <w:r w:rsidRPr="00B87AB8">
        <w:rPr>
          <w:rFonts w:eastAsia="宋体" w:hint="eastAsia"/>
          <w:szCs w:val="28"/>
        </w:rPr>
        <w:t>是</w:t>
      </w:r>
      <w:r w:rsidRPr="00B87AB8">
        <w:rPr>
          <w:rFonts w:eastAsia="宋体"/>
          <w:szCs w:val="28"/>
        </w:rPr>
        <w:t>A</w:t>
      </w:r>
      <w:r w:rsidRPr="00B87AB8">
        <w:rPr>
          <w:rFonts w:eastAsia="宋体" w:hint="eastAsia"/>
          <w:szCs w:val="28"/>
        </w:rPr>
        <w:t>与</w:t>
      </w:r>
      <w:r w:rsidRPr="00B87AB8">
        <w:rPr>
          <w:rFonts w:eastAsia="宋体"/>
          <w:szCs w:val="28"/>
        </w:rPr>
        <w:t>a</w:t>
      </w:r>
      <w:r w:rsidRPr="00B87AB8">
        <w:rPr>
          <w:rFonts w:eastAsia="宋体" w:hint="eastAsia"/>
          <w:szCs w:val="28"/>
        </w:rPr>
        <w:t>的阵列</w:t>
      </w:r>
      <w:r w:rsidRPr="00B87AB8">
        <w:rPr>
          <w:rFonts w:eastAsia="宋体"/>
          <w:szCs w:val="28"/>
        </w:rPr>
        <w:t>组合信号为</w:t>
      </w:r>
      <w:r w:rsidRPr="00B87AB8">
        <w:rPr>
          <w:rFonts w:eastAsia="宋体"/>
          <w:szCs w:val="28"/>
        </w:rPr>
        <w:t>[A,a]=[1,0]</w:t>
      </w:r>
      <w:r w:rsidRPr="00B87AB8">
        <w:rPr>
          <w:rFonts w:eastAsia="宋体" w:hint="eastAsia"/>
          <w:szCs w:val="28"/>
        </w:rPr>
        <w:t>时，直接</w:t>
      </w:r>
      <w:r w:rsidRPr="00B87AB8">
        <w:rPr>
          <w:rFonts w:eastAsia="宋体"/>
          <w:szCs w:val="28"/>
        </w:rPr>
        <w:t>输出到</w:t>
      </w:r>
      <w:r w:rsidRPr="00B87AB8">
        <w:rPr>
          <w:rFonts w:eastAsia="宋体"/>
          <w:szCs w:val="28"/>
        </w:rPr>
        <w:t>I</w:t>
      </w:r>
      <w:r w:rsidRPr="00B87AB8">
        <w:rPr>
          <w:rFonts w:eastAsia="宋体"/>
          <w:szCs w:val="28"/>
        </w:rPr>
        <w:t>电路输出</w:t>
      </w:r>
      <w:r w:rsidRPr="00B87AB8">
        <w:rPr>
          <w:rFonts w:eastAsia="宋体" w:hint="eastAsia"/>
          <w:szCs w:val="28"/>
        </w:rPr>
        <w:t>；同理，</w:t>
      </w:r>
      <w:r w:rsidRPr="00B87AB8">
        <w:rPr>
          <w:rFonts w:eastAsia="宋体"/>
          <w:szCs w:val="28"/>
        </w:rPr>
        <w:t>A</w:t>
      </w:r>
      <w:r w:rsidRPr="00B87AB8">
        <w:rPr>
          <w:rFonts w:eastAsia="宋体" w:hint="eastAsia"/>
          <w:szCs w:val="28"/>
        </w:rPr>
        <w:t>与</w:t>
      </w:r>
      <w:r w:rsidRPr="00B87AB8">
        <w:rPr>
          <w:rFonts w:eastAsia="宋体"/>
          <w:szCs w:val="28"/>
        </w:rPr>
        <w:t>a</w:t>
      </w:r>
      <w:r w:rsidRPr="00B87AB8">
        <w:rPr>
          <w:rFonts w:eastAsia="宋体" w:hint="eastAsia"/>
          <w:szCs w:val="28"/>
        </w:rPr>
        <w:t>的阵列</w:t>
      </w:r>
      <w:r w:rsidRPr="00B87AB8">
        <w:rPr>
          <w:rFonts w:eastAsia="宋体"/>
          <w:szCs w:val="28"/>
        </w:rPr>
        <w:t>组合信号为</w:t>
      </w:r>
      <w:r w:rsidRPr="00B87AB8">
        <w:rPr>
          <w:rFonts w:eastAsia="宋体"/>
          <w:szCs w:val="28"/>
        </w:rPr>
        <w:t>[A,a]=[0,1]</w:t>
      </w:r>
      <w:r w:rsidRPr="00B87AB8">
        <w:rPr>
          <w:rFonts w:eastAsia="宋体" w:hint="eastAsia"/>
          <w:szCs w:val="28"/>
        </w:rPr>
        <w:t>时，直接</w:t>
      </w:r>
      <w:r w:rsidRPr="00B87AB8">
        <w:rPr>
          <w:rFonts w:eastAsia="宋体"/>
          <w:szCs w:val="28"/>
        </w:rPr>
        <w:t>输出到</w:t>
      </w:r>
      <w:r w:rsidRPr="00B87AB8">
        <w:rPr>
          <w:rFonts w:eastAsia="宋体"/>
          <w:szCs w:val="28"/>
        </w:rPr>
        <w:t>I</w:t>
      </w:r>
      <w:r w:rsidRPr="00B87AB8">
        <w:rPr>
          <w:rFonts w:eastAsia="宋体"/>
          <w:szCs w:val="28"/>
        </w:rPr>
        <w:t>电路输出</w:t>
      </w:r>
      <w:r w:rsidRPr="00B87AB8">
        <w:rPr>
          <w:rFonts w:eastAsia="宋体" w:hint="eastAsia"/>
          <w:szCs w:val="28"/>
        </w:rPr>
        <w:t>；</w:t>
      </w:r>
      <w:r w:rsidRPr="00B87AB8">
        <w:rPr>
          <w:rFonts w:eastAsia="宋体"/>
          <w:szCs w:val="28"/>
        </w:rPr>
        <w:t>A</w:t>
      </w:r>
      <w:r w:rsidRPr="00B87AB8">
        <w:rPr>
          <w:rFonts w:eastAsia="宋体" w:hint="eastAsia"/>
          <w:szCs w:val="28"/>
        </w:rPr>
        <w:t>与</w:t>
      </w:r>
      <w:r w:rsidRPr="00B87AB8">
        <w:rPr>
          <w:rFonts w:eastAsia="宋体"/>
          <w:szCs w:val="28"/>
        </w:rPr>
        <w:t>a</w:t>
      </w:r>
      <w:r w:rsidRPr="00B87AB8">
        <w:rPr>
          <w:rFonts w:eastAsia="宋体" w:hint="eastAsia"/>
          <w:szCs w:val="28"/>
        </w:rPr>
        <w:t>的阵列</w:t>
      </w:r>
      <w:r w:rsidRPr="00B87AB8">
        <w:rPr>
          <w:rFonts w:eastAsia="宋体"/>
          <w:szCs w:val="28"/>
        </w:rPr>
        <w:t>组合信号为</w:t>
      </w:r>
      <w:r w:rsidRPr="00B87AB8">
        <w:rPr>
          <w:rFonts w:eastAsia="宋体"/>
          <w:szCs w:val="28"/>
        </w:rPr>
        <w:t>[A,a]=[0,0]</w:t>
      </w:r>
      <w:r w:rsidRPr="00B87AB8">
        <w:rPr>
          <w:rFonts w:eastAsia="宋体" w:hint="eastAsia"/>
          <w:szCs w:val="28"/>
        </w:rPr>
        <w:t>时，首先</w:t>
      </w:r>
      <w:r w:rsidRPr="00B87AB8">
        <w:rPr>
          <w:rFonts w:eastAsia="宋体"/>
          <w:szCs w:val="28"/>
        </w:rPr>
        <w:t>，</w:t>
      </w:r>
      <w:r w:rsidRPr="00B87AB8">
        <w:rPr>
          <w:rFonts w:eastAsia="宋体" w:hint="eastAsia"/>
          <w:szCs w:val="28"/>
        </w:rPr>
        <w:t>输入值</w:t>
      </w:r>
      <w:r w:rsidRPr="00B87AB8">
        <w:rPr>
          <w:rFonts w:eastAsia="宋体"/>
          <w:szCs w:val="28"/>
        </w:rPr>
        <w:t>A</w:t>
      </w:r>
      <w:r w:rsidRPr="00B87AB8">
        <w:rPr>
          <w:rFonts w:eastAsia="宋体"/>
          <w:szCs w:val="28"/>
        </w:rPr>
        <w:t>与</w:t>
      </w:r>
      <w:r w:rsidRPr="00B87AB8">
        <w:rPr>
          <w:rFonts w:eastAsia="宋体"/>
          <w:szCs w:val="28"/>
        </w:rPr>
        <w:t>a</w:t>
      </w:r>
      <w:r w:rsidRPr="00B87AB8">
        <w:rPr>
          <w:rFonts w:eastAsia="宋体" w:hint="eastAsia"/>
          <w:szCs w:val="28"/>
        </w:rPr>
        <w:t>逻辑或（</w:t>
      </w:r>
      <w:r w:rsidRPr="00B87AB8">
        <w:rPr>
          <w:rFonts w:eastAsia="宋体" w:hint="eastAsia"/>
          <w:szCs w:val="28"/>
        </w:rPr>
        <w:t>OR</w:t>
      </w:r>
      <w:r w:rsidRPr="00B87AB8">
        <w:rPr>
          <w:rFonts w:eastAsia="宋体" w:hint="eastAsia"/>
          <w:szCs w:val="28"/>
        </w:rPr>
        <w:t>）位</w:t>
      </w:r>
      <w:r w:rsidRPr="00B87AB8">
        <w:rPr>
          <w:rFonts w:eastAsia="宋体"/>
          <w:szCs w:val="28"/>
        </w:rPr>
        <w:t>操作后</w:t>
      </w:r>
      <w:r w:rsidRPr="00B87AB8">
        <w:rPr>
          <w:rFonts w:eastAsia="宋体" w:hint="eastAsia"/>
          <w:szCs w:val="28"/>
        </w:rPr>
        <w:t>，</w:t>
      </w:r>
      <w:r w:rsidRPr="00B87AB8">
        <w:rPr>
          <w:rFonts w:eastAsia="宋体"/>
          <w:szCs w:val="28"/>
        </w:rPr>
        <w:t>结果</w:t>
      </w:r>
      <w:r w:rsidRPr="00B87AB8">
        <w:rPr>
          <w:rFonts w:eastAsia="宋体" w:hint="eastAsia"/>
          <w:szCs w:val="28"/>
        </w:rPr>
        <w:t>值</w:t>
      </w:r>
      <w:r w:rsidRPr="00B87AB8">
        <w:rPr>
          <w:rFonts w:eastAsia="宋体"/>
          <w:szCs w:val="28"/>
        </w:rPr>
        <w:t>再次</w:t>
      </w:r>
      <w:r w:rsidRPr="00B87AB8">
        <w:rPr>
          <w:rFonts w:eastAsia="宋体" w:hint="eastAsia"/>
          <w:szCs w:val="28"/>
        </w:rPr>
        <w:t>逻辑</w:t>
      </w:r>
      <w:r w:rsidRPr="00B87AB8">
        <w:rPr>
          <w:rFonts w:eastAsia="宋体"/>
          <w:szCs w:val="28"/>
        </w:rPr>
        <w:t>非</w:t>
      </w:r>
      <w:r w:rsidRPr="00B87AB8">
        <w:rPr>
          <w:rFonts w:eastAsia="宋体" w:hint="eastAsia"/>
          <w:szCs w:val="28"/>
        </w:rPr>
        <w:t>（</w:t>
      </w:r>
      <w:r w:rsidRPr="00B87AB8">
        <w:rPr>
          <w:rFonts w:eastAsia="宋体"/>
          <w:szCs w:val="28"/>
        </w:rPr>
        <w:t>NOT</w:t>
      </w:r>
      <w:r w:rsidRPr="00B87AB8">
        <w:rPr>
          <w:rFonts w:eastAsia="宋体"/>
          <w:szCs w:val="28"/>
        </w:rPr>
        <w:t>）</w:t>
      </w:r>
      <w:r w:rsidRPr="00B87AB8">
        <w:rPr>
          <w:rFonts w:eastAsia="宋体" w:hint="eastAsia"/>
          <w:szCs w:val="28"/>
        </w:rPr>
        <w:t>位</w:t>
      </w:r>
      <w:r w:rsidRPr="00B87AB8">
        <w:rPr>
          <w:rFonts w:eastAsia="宋体"/>
          <w:szCs w:val="28"/>
        </w:rPr>
        <w:t>操作</w:t>
      </w:r>
      <w:r w:rsidRPr="00B87AB8">
        <w:rPr>
          <w:rFonts w:eastAsia="宋体" w:hint="eastAsia"/>
          <w:szCs w:val="28"/>
        </w:rPr>
        <w:t>结果值成为</w:t>
      </w:r>
      <w:r w:rsidRPr="00B87AB8">
        <w:rPr>
          <w:rFonts w:eastAsia="宋体" w:hint="eastAsia"/>
          <w:szCs w:val="28"/>
        </w:rPr>
        <w:t>1</w:t>
      </w:r>
      <w:r w:rsidRPr="00B87AB8">
        <w:rPr>
          <w:rFonts w:eastAsia="宋体" w:hint="eastAsia"/>
          <w:szCs w:val="28"/>
        </w:rPr>
        <w:t>，在</w:t>
      </w:r>
      <w:r w:rsidRPr="00B87AB8">
        <w:rPr>
          <w:rFonts w:eastAsia="宋体"/>
          <w:szCs w:val="28"/>
        </w:rPr>
        <w:t>电路</w:t>
      </w:r>
      <w:r w:rsidRPr="00B87AB8">
        <w:rPr>
          <w:rFonts w:eastAsia="宋体"/>
          <w:szCs w:val="28"/>
        </w:rPr>
        <w:t>R</w:t>
      </w:r>
      <w:r w:rsidRPr="00B87AB8">
        <w:rPr>
          <w:rFonts w:eastAsia="宋体" w:hint="eastAsia"/>
          <w:szCs w:val="28"/>
        </w:rPr>
        <w:t>输出。</w:t>
      </w:r>
      <w:r w:rsidRPr="00B87AB8">
        <w:rPr>
          <w:rFonts w:eastAsia="宋体"/>
          <w:szCs w:val="28"/>
        </w:rPr>
        <w:t>通过</w:t>
      </w:r>
      <w:r w:rsidRPr="00B87AB8">
        <w:rPr>
          <w:rFonts w:eastAsia="宋体" w:hint="eastAsia"/>
          <w:szCs w:val="28"/>
        </w:rPr>
        <w:t>此</w:t>
      </w:r>
      <w:r w:rsidRPr="00B87AB8">
        <w:rPr>
          <w:rFonts w:eastAsia="宋体"/>
          <w:szCs w:val="28"/>
        </w:rPr>
        <w:t>处理方法，</w:t>
      </w:r>
      <w:r w:rsidRPr="00B87AB8">
        <w:rPr>
          <w:rFonts w:eastAsia="宋体" w:hint="eastAsia"/>
          <w:szCs w:val="28"/>
        </w:rPr>
        <w:t>“才亚”信息</w:t>
      </w:r>
      <w:r w:rsidRPr="00B87AB8">
        <w:rPr>
          <w:rFonts w:eastAsia="宋体"/>
          <w:szCs w:val="28"/>
        </w:rPr>
        <w:t>转换为</w:t>
      </w:r>
      <w:r w:rsidRPr="00B87AB8">
        <w:rPr>
          <w:rFonts w:eastAsia="宋体" w:hint="eastAsia"/>
          <w:szCs w:val="28"/>
        </w:rPr>
        <w:t>“才特”信息</w:t>
      </w:r>
      <w:r w:rsidRPr="00B87AB8">
        <w:rPr>
          <w:rFonts w:eastAsia="宋体"/>
          <w:szCs w:val="28"/>
        </w:rPr>
        <w:t>，通过</w:t>
      </w:r>
      <w:r w:rsidRPr="00B87AB8">
        <w:rPr>
          <w:rFonts w:eastAsia="宋体" w:hint="eastAsia"/>
          <w:szCs w:val="28"/>
        </w:rPr>
        <w:t>“才特”信息</w:t>
      </w:r>
      <w:r w:rsidRPr="00B87AB8">
        <w:rPr>
          <w:rFonts w:eastAsia="宋体"/>
          <w:szCs w:val="28"/>
        </w:rPr>
        <w:t>的三值，在不</w:t>
      </w:r>
      <w:r w:rsidRPr="00B87AB8">
        <w:rPr>
          <w:rFonts w:eastAsia="宋体"/>
          <w:szCs w:val="28"/>
        </w:rPr>
        <w:lastRenderedPageBreak/>
        <w:t>同的</w:t>
      </w:r>
      <w:r w:rsidRPr="00B87AB8">
        <w:rPr>
          <w:rFonts w:eastAsia="宋体" w:hint="eastAsia"/>
          <w:szCs w:val="28"/>
        </w:rPr>
        <w:t>三元</w:t>
      </w:r>
      <w:r w:rsidRPr="00B87AB8">
        <w:rPr>
          <w:rFonts w:eastAsia="宋体"/>
          <w:szCs w:val="28"/>
        </w:rPr>
        <w:t>存储介质上写入</w:t>
      </w:r>
      <w:r w:rsidRPr="00B87AB8">
        <w:rPr>
          <w:rFonts w:eastAsia="宋体" w:hint="eastAsia"/>
          <w:szCs w:val="28"/>
        </w:rPr>
        <w:t>三进制“才特”值。</w:t>
      </w:r>
    </w:p>
    <w:p w14:paraId="72D95A50" w14:textId="77777777" w:rsidR="00E569F9" w:rsidRPr="00B87AB8" w:rsidRDefault="00E569F9" w:rsidP="00E569F9">
      <w:pPr>
        <w:ind w:firstLine="576"/>
        <w:jc w:val="both"/>
        <w:rPr>
          <w:rFonts w:eastAsia="宋体"/>
          <w:szCs w:val="28"/>
        </w:rPr>
      </w:pPr>
      <w:r w:rsidRPr="00B87AB8">
        <w:rPr>
          <w:rFonts w:eastAsia="宋体" w:hint="eastAsia"/>
          <w:szCs w:val="28"/>
        </w:rPr>
        <w:t>综上所述</w:t>
      </w:r>
      <w:r w:rsidRPr="00B87AB8">
        <w:rPr>
          <w:rFonts w:eastAsia="宋体"/>
          <w:szCs w:val="28"/>
        </w:rPr>
        <w:t>，通过两个输入值的逻辑门操作，输出三个</w:t>
      </w:r>
      <w:r w:rsidRPr="00B87AB8">
        <w:rPr>
          <w:rFonts w:eastAsia="宋体" w:hint="eastAsia"/>
          <w:szCs w:val="28"/>
        </w:rPr>
        <w:t>不同</w:t>
      </w:r>
      <w:r w:rsidRPr="00B87AB8">
        <w:rPr>
          <w:rFonts w:eastAsia="宋体"/>
          <w:szCs w:val="28"/>
        </w:rPr>
        <w:t>状态的真值，</w:t>
      </w:r>
      <w:r w:rsidRPr="00B87AB8">
        <w:rPr>
          <w:rFonts w:eastAsia="宋体" w:hint="eastAsia"/>
          <w:szCs w:val="28"/>
        </w:rPr>
        <w:t>将一对</w:t>
      </w:r>
      <w:r w:rsidRPr="00B87AB8">
        <w:rPr>
          <w:rFonts w:eastAsia="宋体"/>
          <w:szCs w:val="28"/>
        </w:rPr>
        <w:t>阵列信息的</w:t>
      </w:r>
      <w:r w:rsidRPr="00B87AB8">
        <w:rPr>
          <w:rFonts w:eastAsia="宋体" w:hint="eastAsia"/>
          <w:szCs w:val="28"/>
        </w:rPr>
        <w:t>变化</w:t>
      </w:r>
      <w:r w:rsidRPr="00B87AB8">
        <w:rPr>
          <w:rFonts w:eastAsia="宋体"/>
          <w:szCs w:val="28"/>
        </w:rPr>
        <w:t>转变成不同的三个状态值，输出三值状态，改变阵列信息转换成三值信息，完成对称三进制输出的方法，</w:t>
      </w:r>
      <w:r w:rsidRPr="00B87AB8">
        <w:rPr>
          <w:rFonts w:eastAsia="宋体" w:hint="eastAsia"/>
          <w:szCs w:val="28"/>
        </w:rPr>
        <w:t>参照</w:t>
      </w:r>
      <w:r w:rsidRPr="00B87AB8">
        <w:rPr>
          <w:rFonts w:eastAsia="宋体"/>
          <w:szCs w:val="28"/>
        </w:rPr>
        <w:t>如下表格</w:t>
      </w:r>
      <w:r w:rsidR="00501BB0" w:rsidRPr="00B87AB8">
        <w:rPr>
          <w:rFonts w:eastAsia="宋体" w:hint="eastAsia"/>
          <w:szCs w:val="28"/>
        </w:rPr>
        <w:t>16</w:t>
      </w:r>
      <w:r w:rsidRPr="00B87AB8">
        <w:rPr>
          <w:rFonts w:eastAsia="宋体" w:hint="eastAsia"/>
          <w:szCs w:val="28"/>
        </w:rPr>
        <w:t>的比</w:t>
      </w:r>
      <w:r w:rsidRPr="00B87AB8">
        <w:rPr>
          <w:rFonts w:eastAsia="宋体" w:hint="eastAsia"/>
          <w:szCs w:val="28"/>
        </w:rPr>
        <w:t>-</w:t>
      </w:r>
      <w:r w:rsidRPr="00B87AB8">
        <w:rPr>
          <w:rFonts w:eastAsia="宋体" w:hint="eastAsia"/>
          <w:szCs w:val="28"/>
        </w:rPr>
        <w:t>对</w:t>
      </w:r>
      <w:r w:rsidRPr="00B87AB8">
        <w:rPr>
          <w:rFonts w:eastAsia="宋体"/>
          <w:szCs w:val="28"/>
        </w:rPr>
        <w:t>信息转真值表。</w:t>
      </w:r>
    </w:p>
    <w:p w14:paraId="176AA321" w14:textId="77777777" w:rsidR="00E569F9" w:rsidRPr="00B87AB8" w:rsidRDefault="00E569F9" w:rsidP="00E569F9">
      <w:pPr>
        <w:ind w:firstLine="576"/>
        <w:jc w:val="both"/>
        <w:rPr>
          <w:rFonts w:eastAsia="宋体"/>
          <w:szCs w:val="28"/>
        </w:rPr>
      </w:pPr>
      <w:r w:rsidRPr="00B87AB8">
        <w:rPr>
          <w:rFonts w:eastAsia="宋体" w:hint="eastAsia"/>
          <w:szCs w:val="28"/>
        </w:rPr>
        <w:t>表</w:t>
      </w:r>
      <w:r w:rsidR="00501BB0" w:rsidRPr="00B87AB8">
        <w:rPr>
          <w:rFonts w:eastAsia="宋体" w:hint="eastAsia"/>
          <w:szCs w:val="28"/>
        </w:rPr>
        <w:t>16</w:t>
      </w:r>
      <w:r w:rsidRPr="00B87AB8">
        <w:rPr>
          <w:rFonts w:eastAsia="宋体"/>
          <w:szCs w:val="28"/>
        </w:rPr>
        <w:t>：</w:t>
      </w:r>
      <w:r w:rsidRPr="00B87AB8">
        <w:rPr>
          <w:rFonts w:eastAsia="宋体"/>
          <w:szCs w:val="28"/>
        </w:rPr>
        <w:t>TRIA</w:t>
      </w:r>
      <w:r w:rsidRPr="00B87AB8">
        <w:rPr>
          <w:rFonts w:eastAsia="宋体"/>
          <w:szCs w:val="28"/>
        </w:rPr>
        <w:t>比合三进制转对称三进制处理逻辑门</w:t>
      </w:r>
      <w:r w:rsidRPr="00B87AB8">
        <w:rPr>
          <w:rFonts w:eastAsia="宋体" w:hint="eastAsia"/>
          <w:szCs w:val="28"/>
        </w:rPr>
        <w:t>电路</w:t>
      </w:r>
      <w:r w:rsidRPr="00B87AB8">
        <w:rPr>
          <w:rFonts w:eastAsia="宋体"/>
          <w:szCs w:val="28"/>
        </w:rPr>
        <w:t>真值表</w:t>
      </w:r>
    </w:p>
    <w:tbl>
      <w:tblPr>
        <w:tblW w:w="0" w:type="auto"/>
        <w:tblInd w:w="108" w:type="dxa"/>
        <w:tblLook w:val="04A0" w:firstRow="1" w:lastRow="0" w:firstColumn="1" w:lastColumn="0" w:noHBand="0" w:noVBand="1"/>
      </w:tblPr>
      <w:tblGrid>
        <w:gridCol w:w="2340"/>
        <w:gridCol w:w="326"/>
        <w:gridCol w:w="1426"/>
        <w:gridCol w:w="326"/>
        <w:gridCol w:w="436"/>
        <w:gridCol w:w="436"/>
        <w:gridCol w:w="436"/>
        <w:gridCol w:w="436"/>
        <w:gridCol w:w="436"/>
        <w:gridCol w:w="436"/>
        <w:gridCol w:w="1261"/>
        <w:gridCol w:w="876"/>
      </w:tblGrid>
      <w:tr w:rsidR="00E569F9" w:rsidRPr="00B87AB8" w14:paraId="7A3957C9" w14:textId="77777777" w:rsidTr="005C6556">
        <w:trPr>
          <w:trHeight w:val="300"/>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tcPr>
          <w:p w14:paraId="7100EA66"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hint="eastAsia"/>
                <w:kern w:val="0"/>
                <w:sz w:val="22"/>
                <w:szCs w:val="22"/>
              </w:rPr>
              <w:t> </w:t>
            </w:r>
          </w:p>
        </w:tc>
        <w:tc>
          <w:tcPr>
            <w:tcW w:w="0" w:type="auto"/>
            <w:gridSpan w:val="3"/>
            <w:tcBorders>
              <w:top w:val="single" w:sz="8" w:space="0" w:color="auto"/>
              <w:left w:val="nil"/>
              <w:bottom w:val="single" w:sz="8" w:space="0" w:color="auto"/>
              <w:right w:val="single" w:sz="8" w:space="0" w:color="000000"/>
            </w:tcBorders>
            <w:shd w:val="clear" w:color="auto" w:fill="auto"/>
            <w:noWrap/>
            <w:vAlign w:val="center"/>
          </w:tcPr>
          <w:p w14:paraId="4B2D3AD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比-对处理电路</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213770F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比</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66F5C7A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对</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7DF8A77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比</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473E0FC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对</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32EFDC9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比</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36EE9FD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对</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7B77C9A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输出信号</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3D803335"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hint="eastAsia"/>
                <w:kern w:val="0"/>
                <w:sz w:val="22"/>
                <w:szCs w:val="22"/>
              </w:rPr>
              <w:t>转换值</w:t>
            </w:r>
          </w:p>
        </w:tc>
      </w:tr>
      <w:tr w:rsidR="00E569F9" w:rsidRPr="00B87AB8" w14:paraId="246B4A12" w14:textId="77777777" w:rsidTr="005C6556">
        <w:trPr>
          <w:trHeight w:val="404"/>
        </w:trPr>
        <w:tc>
          <w:tcPr>
            <w:tcW w:w="0" w:type="auto"/>
            <w:vMerge w:val="restart"/>
            <w:tcBorders>
              <w:top w:val="nil"/>
              <w:left w:val="single" w:sz="8" w:space="0" w:color="auto"/>
              <w:bottom w:val="single" w:sz="8" w:space="0" w:color="000000"/>
              <w:right w:val="single" w:sz="8" w:space="0" w:color="auto"/>
            </w:tcBorders>
            <w:shd w:val="clear" w:color="auto" w:fill="auto"/>
            <w:vAlign w:val="center"/>
          </w:tcPr>
          <w:p w14:paraId="04E9AA9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比合三进制转对称三进制逻辑电路</w:t>
            </w:r>
          </w:p>
        </w:tc>
        <w:tc>
          <w:tcPr>
            <w:tcW w:w="0" w:type="auto"/>
            <w:tcBorders>
              <w:top w:val="nil"/>
              <w:left w:val="nil"/>
              <w:bottom w:val="single" w:sz="8" w:space="0" w:color="auto"/>
              <w:right w:val="single" w:sz="8" w:space="0" w:color="auto"/>
            </w:tcBorders>
            <w:shd w:val="clear" w:color="auto" w:fill="auto"/>
            <w:noWrap/>
            <w:vAlign w:val="center"/>
          </w:tcPr>
          <w:p w14:paraId="1341299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A</w:t>
            </w:r>
          </w:p>
        </w:tc>
        <w:tc>
          <w:tcPr>
            <w:tcW w:w="0" w:type="auto"/>
            <w:tcBorders>
              <w:top w:val="nil"/>
              <w:left w:val="nil"/>
              <w:bottom w:val="single" w:sz="8" w:space="0" w:color="auto"/>
              <w:right w:val="single" w:sz="8" w:space="0" w:color="auto"/>
            </w:tcBorders>
            <w:shd w:val="clear" w:color="auto" w:fill="auto"/>
            <w:noWrap/>
            <w:vAlign w:val="center"/>
          </w:tcPr>
          <w:p w14:paraId="45E4253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A</w:t>
            </w:r>
          </w:p>
        </w:tc>
        <w:tc>
          <w:tcPr>
            <w:tcW w:w="0" w:type="auto"/>
            <w:tcBorders>
              <w:top w:val="nil"/>
              <w:left w:val="nil"/>
              <w:bottom w:val="single" w:sz="8" w:space="0" w:color="auto"/>
              <w:right w:val="single" w:sz="8" w:space="0" w:color="auto"/>
            </w:tcBorders>
            <w:shd w:val="clear" w:color="auto" w:fill="auto"/>
            <w:noWrap/>
            <w:vAlign w:val="center"/>
          </w:tcPr>
          <w:p w14:paraId="5C74C01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I</w:t>
            </w:r>
          </w:p>
        </w:tc>
        <w:tc>
          <w:tcPr>
            <w:tcW w:w="0" w:type="auto"/>
            <w:tcBorders>
              <w:top w:val="nil"/>
              <w:left w:val="nil"/>
              <w:bottom w:val="single" w:sz="8" w:space="0" w:color="auto"/>
              <w:right w:val="single" w:sz="8" w:space="0" w:color="auto"/>
            </w:tcBorders>
            <w:shd w:val="clear" w:color="auto" w:fill="auto"/>
            <w:noWrap/>
            <w:vAlign w:val="center"/>
          </w:tcPr>
          <w:p w14:paraId="05FB128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1</w:t>
            </w:r>
          </w:p>
        </w:tc>
        <w:tc>
          <w:tcPr>
            <w:tcW w:w="0" w:type="auto"/>
            <w:tcBorders>
              <w:top w:val="nil"/>
              <w:left w:val="nil"/>
              <w:bottom w:val="single" w:sz="8" w:space="0" w:color="auto"/>
              <w:right w:val="single" w:sz="8" w:space="0" w:color="auto"/>
            </w:tcBorders>
            <w:shd w:val="clear" w:color="000000" w:fill="F2F2F2"/>
            <w:noWrap/>
            <w:vAlign w:val="center"/>
          </w:tcPr>
          <w:p w14:paraId="0C02471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1</w:t>
            </w:r>
          </w:p>
        </w:tc>
        <w:tc>
          <w:tcPr>
            <w:tcW w:w="0" w:type="auto"/>
            <w:tcBorders>
              <w:top w:val="nil"/>
              <w:left w:val="nil"/>
              <w:bottom w:val="single" w:sz="8" w:space="0" w:color="auto"/>
              <w:right w:val="single" w:sz="8" w:space="0" w:color="auto"/>
            </w:tcBorders>
            <w:shd w:val="clear" w:color="auto" w:fill="auto"/>
            <w:noWrap/>
            <w:vAlign w:val="center"/>
          </w:tcPr>
          <w:p w14:paraId="4E6D2D5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0</w:t>
            </w:r>
          </w:p>
        </w:tc>
        <w:tc>
          <w:tcPr>
            <w:tcW w:w="0" w:type="auto"/>
            <w:tcBorders>
              <w:top w:val="nil"/>
              <w:left w:val="nil"/>
              <w:bottom w:val="single" w:sz="8" w:space="0" w:color="auto"/>
              <w:right w:val="single" w:sz="8" w:space="0" w:color="auto"/>
            </w:tcBorders>
            <w:shd w:val="clear" w:color="000000" w:fill="F2F2F2"/>
            <w:noWrap/>
            <w:vAlign w:val="center"/>
          </w:tcPr>
          <w:p w14:paraId="4D715E76"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 </w:t>
            </w:r>
          </w:p>
        </w:tc>
        <w:tc>
          <w:tcPr>
            <w:tcW w:w="0" w:type="auto"/>
            <w:tcBorders>
              <w:top w:val="nil"/>
              <w:left w:val="nil"/>
              <w:bottom w:val="single" w:sz="8" w:space="0" w:color="auto"/>
              <w:right w:val="single" w:sz="8" w:space="0" w:color="auto"/>
            </w:tcBorders>
            <w:shd w:val="clear" w:color="auto" w:fill="auto"/>
            <w:noWrap/>
            <w:vAlign w:val="center"/>
          </w:tcPr>
          <w:p w14:paraId="1141B860"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0</w:t>
            </w:r>
          </w:p>
        </w:tc>
        <w:tc>
          <w:tcPr>
            <w:tcW w:w="0" w:type="auto"/>
            <w:tcBorders>
              <w:top w:val="nil"/>
              <w:left w:val="nil"/>
              <w:bottom w:val="single" w:sz="8" w:space="0" w:color="auto"/>
              <w:right w:val="single" w:sz="8" w:space="0" w:color="auto"/>
            </w:tcBorders>
            <w:shd w:val="clear" w:color="000000" w:fill="F2F2F2"/>
            <w:noWrap/>
            <w:vAlign w:val="center"/>
          </w:tcPr>
          <w:p w14:paraId="214AF6BF"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 </w:t>
            </w:r>
          </w:p>
        </w:tc>
        <w:tc>
          <w:tcPr>
            <w:tcW w:w="0" w:type="auto"/>
            <w:tcBorders>
              <w:top w:val="nil"/>
              <w:left w:val="nil"/>
              <w:bottom w:val="single" w:sz="8" w:space="0" w:color="auto"/>
              <w:right w:val="single" w:sz="8" w:space="0" w:color="auto"/>
            </w:tcBorders>
            <w:shd w:val="clear" w:color="auto" w:fill="auto"/>
            <w:noWrap/>
            <w:vAlign w:val="center"/>
          </w:tcPr>
          <w:p w14:paraId="53E8B5E2"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hint="eastAsia"/>
                <w:kern w:val="0"/>
                <w:sz w:val="22"/>
                <w:szCs w:val="22"/>
              </w:rPr>
              <w:t>输出信号1</w:t>
            </w:r>
          </w:p>
        </w:tc>
        <w:tc>
          <w:tcPr>
            <w:tcW w:w="0" w:type="auto"/>
            <w:tcBorders>
              <w:top w:val="nil"/>
              <w:left w:val="nil"/>
              <w:bottom w:val="single" w:sz="8" w:space="0" w:color="auto"/>
              <w:right w:val="single" w:sz="8" w:space="0" w:color="auto"/>
            </w:tcBorders>
            <w:shd w:val="clear" w:color="auto" w:fill="auto"/>
            <w:noWrap/>
            <w:vAlign w:val="center"/>
          </w:tcPr>
          <w:p w14:paraId="2196774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1</w:t>
            </w:r>
          </w:p>
        </w:tc>
      </w:tr>
      <w:tr w:rsidR="00E569F9" w:rsidRPr="00B87AB8" w14:paraId="6D410391" w14:textId="77777777" w:rsidTr="005C6556">
        <w:trPr>
          <w:trHeight w:val="300"/>
        </w:trPr>
        <w:tc>
          <w:tcPr>
            <w:tcW w:w="0" w:type="auto"/>
            <w:vMerge/>
            <w:tcBorders>
              <w:top w:val="nil"/>
              <w:left w:val="single" w:sz="8" w:space="0" w:color="auto"/>
              <w:bottom w:val="single" w:sz="8" w:space="0" w:color="000000"/>
              <w:right w:val="single" w:sz="8" w:space="0" w:color="auto"/>
            </w:tcBorders>
            <w:vAlign w:val="center"/>
          </w:tcPr>
          <w:p w14:paraId="43055581"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p>
        </w:tc>
        <w:tc>
          <w:tcPr>
            <w:tcW w:w="0" w:type="auto"/>
            <w:tcBorders>
              <w:top w:val="nil"/>
              <w:left w:val="nil"/>
              <w:bottom w:val="single" w:sz="8" w:space="0" w:color="auto"/>
              <w:right w:val="single" w:sz="8" w:space="0" w:color="auto"/>
            </w:tcBorders>
            <w:shd w:val="clear" w:color="auto" w:fill="auto"/>
            <w:noWrap/>
            <w:vAlign w:val="bottom"/>
          </w:tcPr>
          <w:p w14:paraId="3EADFBD9" w14:textId="77777777" w:rsidR="00E569F9" w:rsidRPr="00B87AB8" w:rsidRDefault="00E569F9" w:rsidP="005C6556">
            <w:pPr>
              <w:widowControl/>
              <w:adjustRightInd/>
              <w:spacing w:line="240" w:lineRule="auto"/>
              <w:ind w:firstLine="0"/>
              <w:textAlignment w:val="auto"/>
              <w:rPr>
                <w:rFonts w:eastAsia="Times New Roman"/>
                <w:kern w:val="0"/>
                <w:sz w:val="20"/>
              </w:rPr>
            </w:pPr>
            <w:r w:rsidRPr="00B87AB8">
              <w:rPr>
                <w:rFonts w:eastAsia="Times New Roman"/>
                <w:kern w:val="0"/>
                <w:sz w:val="20"/>
              </w:rPr>
              <w:t> </w:t>
            </w:r>
          </w:p>
        </w:tc>
        <w:tc>
          <w:tcPr>
            <w:tcW w:w="0" w:type="auto"/>
            <w:tcBorders>
              <w:top w:val="nil"/>
              <w:left w:val="nil"/>
              <w:bottom w:val="single" w:sz="8" w:space="0" w:color="auto"/>
              <w:right w:val="single" w:sz="8" w:space="0" w:color="auto"/>
            </w:tcBorders>
            <w:shd w:val="clear" w:color="auto" w:fill="auto"/>
            <w:noWrap/>
            <w:vAlign w:val="center"/>
          </w:tcPr>
          <w:p w14:paraId="33A3805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Not(OR(A,a)</w:t>
            </w:r>
          </w:p>
        </w:tc>
        <w:tc>
          <w:tcPr>
            <w:tcW w:w="0" w:type="auto"/>
            <w:tcBorders>
              <w:top w:val="nil"/>
              <w:left w:val="nil"/>
              <w:bottom w:val="single" w:sz="8" w:space="0" w:color="auto"/>
              <w:right w:val="single" w:sz="8" w:space="0" w:color="auto"/>
            </w:tcBorders>
            <w:shd w:val="clear" w:color="auto" w:fill="auto"/>
            <w:noWrap/>
            <w:vAlign w:val="center"/>
          </w:tcPr>
          <w:p w14:paraId="227F282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R</w:t>
            </w:r>
          </w:p>
        </w:tc>
        <w:tc>
          <w:tcPr>
            <w:tcW w:w="0" w:type="auto"/>
            <w:tcBorders>
              <w:top w:val="nil"/>
              <w:left w:val="nil"/>
              <w:bottom w:val="single" w:sz="8" w:space="0" w:color="auto"/>
              <w:right w:val="single" w:sz="8" w:space="0" w:color="auto"/>
            </w:tcBorders>
            <w:shd w:val="clear" w:color="auto" w:fill="auto"/>
            <w:noWrap/>
            <w:vAlign w:val="center"/>
          </w:tcPr>
          <w:p w14:paraId="03352463"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0</w:t>
            </w:r>
          </w:p>
        </w:tc>
        <w:tc>
          <w:tcPr>
            <w:tcW w:w="0" w:type="auto"/>
            <w:tcBorders>
              <w:top w:val="nil"/>
              <w:left w:val="nil"/>
              <w:bottom w:val="single" w:sz="8" w:space="0" w:color="auto"/>
              <w:right w:val="single" w:sz="8" w:space="0" w:color="auto"/>
            </w:tcBorders>
            <w:shd w:val="clear" w:color="000000" w:fill="F2F2F2"/>
            <w:noWrap/>
            <w:vAlign w:val="center"/>
          </w:tcPr>
          <w:p w14:paraId="28C19BD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 </w:t>
            </w:r>
          </w:p>
        </w:tc>
        <w:tc>
          <w:tcPr>
            <w:tcW w:w="0" w:type="auto"/>
            <w:tcBorders>
              <w:top w:val="nil"/>
              <w:left w:val="nil"/>
              <w:bottom w:val="single" w:sz="8" w:space="0" w:color="auto"/>
              <w:right w:val="single" w:sz="8" w:space="0" w:color="auto"/>
            </w:tcBorders>
            <w:shd w:val="clear" w:color="auto" w:fill="auto"/>
            <w:noWrap/>
            <w:vAlign w:val="center"/>
          </w:tcPr>
          <w:p w14:paraId="26856C71"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0</w:t>
            </w:r>
          </w:p>
        </w:tc>
        <w:tc>
          <w:tcPr>
            <w:tcW w:w="0" w:type="auto"/>
            <w:tcBorders>
              <w:top w:val="nil"/>
              <w:left w:val="nil"/>
              <w:bottom w:val="single" w:sz="8" w:space="0" w:color="auto"/>
              <w:right w:val="single" w:sz="8" w:space="0" w:color="auto"/>
            </w:tcBorders>
            <w:shd w:val="clear" w:color="000000" w:fill="F2F2F2"/>
            <w:noWrap/>
            <w:vAlign w:val="center"/>
          </w:tcPr>
          <w:p w14:paraId="679DFEE5"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 </w:t>
            </w:r>
          </w:p>
        </w:tc>
        <w:tc>
          <w:tcPr>
            <w:tcW w:w="0" w:type="auto"/>
            <w:tcBorders>
              <w:top w:val="nil"/>
              <w:left w:val="nil"/>
              <w:bottom w:val="single" w:sz="8" w:space="0" w:color="auto"/>
              <w:right w:val="single" w:sz="8" w:space="0" w:color="auto"/>
            </w:tcBorders>
            <w:shd w:val="clear" w:color="auto" w:fill="auto"/>
            <w:noWrap/>
            <w:vAlign w:val="center"/>
          </w:tcPr>
          <w:p w14:paraId="33487AD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1</w:t>
            </w:r>
          </w:p>
        </w:tc>
        <w:tc>
          <w:tcPr>
            <w:tcW w:w="0" w:type="auto"/>
            <w:tcBorders>
              <w:top w:val="nil"/>
              <w:left w:val="nil"/>
              <w:bottom w:val="single" w:sz="8" w:space="0" w:color="auto"/>
              <w:right w:val="single" w:sz="8" w:space="0" w:color="auto"/>
            </w:tcBorders>
            <w:shd w:val="clear" w:color="000000" w:fill="F2F2F2"/>
            <w:noWrap/>
            <w:vAlign w:val="center"/>
          </w:tcPr>
          <w:p w14:paraId="7E9DA0A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1</w:t>
            </w:r>
          </w:p>
        </w:tc>
        <w:tc>
          <w:tcPr>
            <w:tcW w:w="0" w:type="auto"/>
            <w:tcBorders>
              <w:top w:val="nil"/>
              <w:left w:val="nil"/>
              <w:bottom w:val="single" w:sz="8" w:space="0" w:color="auto"/>
              <w:right w:val="single" w:sz="8" w:space="0" w:color="auto"/>
            </w:tcBorders>
            <w:shd w:val="clear" w:color="auto" w:fill="auto"/>
            <w:noWrap/>
            <w:vAlign w:val="center"/>
          </w:tcPr>
          <w:p w14:paraId="002863D6"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hint="eastAsia"/>
                <w:kern w:val="0"/>
                <w:sz w:val="22"/>
                <w:szCs w:val="22"/>
              </w:rPr>
              <w:t>输出信号1</w:t>
            </w:r>
          </w:p>
        </w:tc>
        <w:tc>
          <w:tcPr>
            <w:tcW w:w="0" w:type="auto"/>
            <w:tcBorders>
              <w:top w:val="nil"/>
              <w:left w:val="nil"/>
              <w:bottom w:val="single" w:sz="8" w:space="0" w:color="auto"/>
              <w:right w:val="single" w:sz="8" w:space="0" w:color="auto"/>
            </w:tcBorders>
            <w:shd w:val="clear" w:color="auto" w:fill="auto"/>
            <w:noWrap/>
            <w:vAlign w:val="center"/>
          </w:tcPr>
          <w:p w14:paraId="288ABB5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0</w:t>
            </w:r>
          </w:p>
        </w:tc>
      </w:tr>
      <w:tr w:rsidR="00E569F9" w:rsidRPr="00B87AB8" w14:paraId="7647C382" w14:textId="77777777" w:rsidTr="005C6556">
        <w:trPr>
          <w:trHeight w:val="300"/>
        </w:trPr>
        <w:tc>
          <w:tcPr>
            <w:tcW w:w="0" w:type="auto"/>
            <w:vMerge/>
            <w:tcBorders>
              <w:top w:val="nil"/>
              <w:left w:val="single" w:sz="8" w:space="0" w:color="auto"/>
              <w:bottom w:val="single" w:sz="8" w:space="0" w:color="000000"/>
              <w:right w:val="single" w:sz="8" w:space="0" w:color="auto"/>
            </w:tcBorders>
            <w:vAlign w:val="center"/>
          </w:tcPr>
          <w:p w14:paraId="7232C48A"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p>
        </w:tc>
        <w:tc>
          <w:tcPr>
            <w:tcW w:w="0" w:type="auto"/>
            <w:tcBorders>
              <w:top w:val="nil"/>
              <w:left w:val="nil"/>
              <w:bottom w:val="single" w:sz="8" w:space="0" w:color="auto"/>
              <w:right w:val="single" w:sz="8" w:space="0" w:color="auto"/>
            </w:tcBorders>
            <w:shd w:val="clear" w:color="auto" w:fill="auto"/>
            <w:noWrap/>
            <w:vAlign w:val="center"/>
          </w:tcPr>
          <w:p w14:paraId="20AACD8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a</w:t>
            </w:r>
          </w:p>
        </w:tc>
        <w:tc>
          <w:tcPr>
            <w:tcW w:w="0" w:type="auto"/>
            <w:tcBorders>
              <w:top w:val="nil"/>
              <w:left w:val="nil"/>
              <w:bottom w:val="single" w:sz="8" w:space="0" w:color="auto"/>
              <w:right w:val="single" w:sz="8" w:space="0" w:color="auto"/>
            </w:tcBorders>
            <w:shd w:val="clear" w:color="auto" w:fill="auto"/>
            <w:noWrap/>
            <w:vAlign w:val="center"/>
          </w:tcPr>
          <w:p w14:paraId="539AB2F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a</w:t>
            </w:r>
          </w:p>
        </w:tc>
        <w:tc>
          <w:tcPr>
            <w:tcW w:w="0" w:type="auto"/>
            <w:tcBorders>
              <w:top w:val="nil"/>
              <w:left w:val="nil"/>
              <w:bottom w:val="single" w:sz="8" w:space="0" w:color="auto"/>
              <w:right w:val="single" w:sz="8" w:space="0" w:color="auto"/>
            </w:tcBorders>
            <w:shd w:val="clear" w:color="auto" w:fill="auto"/>
            <w:noWrap/>
            <w:vAlign w:val="center"/>
          </w:tcPr>
          <w:p w14:paraId="70CFA2A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T</w:t>
            </w:r>
          </w:p>
        </w:tc>
        <w:tc>
          <w:tcPr>
            <w:tcW w:w="0" w:type="auto"/>
            <w:tcBorders>
              <w:top w:val="nil"/>
              <w:left w:val="nil"/>
              <w:bottom w:val="single" w:sz="8" w:space="0" w:color="auto"/>
              <w:right w:val="single" w:sz="8" w:space="0" w:color="auto"/>
            </w:tcBorders>
            <w:shd w:val="clear" w:color="auto" w:fill="auto"/>
            <w:noWrap/>
            <w:vAlign w:val="center"/>
          </w:tcPr>
          <w:p w14:paraId="68A028C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0</w:t>
            </w:r>
          </w:p>
        </w:tc>
        <w:tc>
          <w:tcPr>
            <w:tcW w:w="0" w:type="auto"/>
            <w:tcBorders>
              <w:top w:val="nil"/>
              <w:left w:val="nil"/>
              <w:bottom w:val="single" w:sz="8" w:space="0" w:color="auto"/>
              <w:right w:val="single" w:sz="8" w:space="0" w:color="auto"/>
            </w:tcBorders>
            <w:shd w:val="clear" w:color="000000" w:fill="F2F2F2"/>
            <w:noWrap/>
            <w:vAlign w:val="center"/>
          </w:tcPr>
          <w:p w14:paraId="634A209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 </w:t>
            </w:r>
          </w:p>
        </w:tc>
        <w:tc>
          <w:tcPr>
            <w:tcW w:w="0" w:type="auto"/>
            <w:tcBorders>
              <w:top w:val="nil"/>
              <w:left w:val="nil"/>
              <w:bottom w:val="single" w:sz="8" w:space="0" w:color="auto"/>
              <w:right w:val="single" w:sz="8" w:space="0" w:color="auto"/>
            </w:tcBorders>
            <w:shd w:val="clear" w:color="auto" w:fill="auto"/>
            <w:noWrap/>
            <w:vAlign w:val="center"/>
          </w:tcPr>
          <w:p w14:paraId="2DD1B5D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1</w:t>
            </w:r>
          </w:p>
        </w:tc>
        <w:tc>
          <w:tcPr>
            <w:tcW w:w="0" w:type="auto"/>
            <w:tcBorders>
              <w:top w:val="nil"/>
              <w:left w:val="nil"/>
              <w:bottom w:val="single" w:sz="8" w:space="0" w:color="auto"/>
              <w:right w:val="single" w:sz="8" w:space="0" w:color="auto"/>
            </w:tcBorders>
            <w:shd w:val="clear" w:color="000000" w:fill="F2F2F2"/>
            <w:noWrap/>
            <w:vAlign w:val="center"/>
          </w:tcPr>
          <w:p w14:paraId="613B048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T</w:t>
            </w:r>
          </w:p>
        </w:tc>
        <w:tc>
          <w:tcPr>
            <w:tcW w:w="0" w:type="auto"/>
            <w:tcBorders>
              <w:top w:val="nil"/>
              <w:left w:val="nil"/>
              <w:bottom w:val="single" w:sz="8" w:space="0" w:color="auto"/>
              <w:right w:val="single" w:sz="8" w:space="0" w:color="auto"/>
            </w:tcBorders>
            <w:shd w:val="clear" w:color="auto" w:fill="auto"/>
            <w:noWrap/>
            <w:vAlign w:val="center"/>
          </w:tcPr>
          <w:p w14:paraId="30289032"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0</w:t>
            </w:r>
          </w:p>
        </w:tc>
        <w:tc>
          <w:tcPr>
            <w:tcW w:w="0" w:type="auto"/>
            <w:tcBorders>
              <w:top w:val="nil"/>
              <w:left w:val="nil"/>
              <w:bottom w:val="single" w:sz="8" w:space="0" w:color="auto"/>
              <w:right w:val="single" w:sz="8" w:space="0" w:color="auto"/>
            </w:tcBorders>
            <w:shd w:val="clear" w:color="000000" w:fill="F2F2F2"/>
            <w:noWrap/>
            <w:vAlign w:val="center"/>
          </w:tcPr>
          <w:p w14:paraId="1F30A502"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 </w:t>
            </w:r>
          </w:p>
        </w:tc>
        <w:tc>
          <w:tcPr>
            <w:tcW w:w="0" w:type="auto"/>
            <w:tcBorders>
              <w:top w:val="nil"/>
              <w:left w:val="nil"/>
              <w:bottom w:val="single" w:sz="8" w:space="0" w:color="auto"/>
              <w:right w:val="single" w:sz="8" w:space="0" w:color="auto"/>
            </w:tcBorders>
            <w:shd w:val="clear" w:color="auto" w:fill="auto"/>
            <w:noWrap/>
            <w:vAlign w:val="center"/>
          </w:tcPr>
          <w:p w14:paraId="28370536"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hint="eastAsia"/>
                <w:kern w:val="0"/>
                <w:sz w:val="22"/>
                <w:szCs w:val="22"/>
              </w:rPr>
              <w:t>输出信号1</w:t>
            </w:r>
          </w:p>
        </w:tc>
        <w:tc>
          <w:tcPr>
            <w:tcW w:w="0" w:type="auto"/>
            <w:tcBorders>
              <w:top w:val="nil"/>
              <w:left w:val="nil"/>
              <w:bottom w:val="single" w:sz="8" w:space="0" w:color="auto"/>
              <w:right w:val="single" w:sz="8" w:space="0" w:color="auto"/>
            </w:tcBorders>
            <w:shd w:val="clear" w:color="auto" w:fill="auto"/>
            <w:noWrap/>
            <w:vAlign w:val="center"/>
          </w:tcPr>
          <w:p w14:paraId="61CFA70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T</w:t>
            </w:r>
          </w:p>
        </w:tc>
      </w:tr>
    </w:tbl>
    <w:p w14:paraId="3A2437C1" w14:textId="77777777" w:rsidR="00E569F9" w:rsidRPr="00B87AB8" w:rsidRDefault="00E569F9" w:rsidP="00E569F9">
      <w:pPr>
        <w:ind w:firstLine="564"/>
        <w:rPr>
          <w:rFonts w:eastAsia="宋体"/>
          <w:szCs w:val="28"/>
          <w:u w:val="single"/>
        </w:rPr>
      </w:pPr>
      <w:r w:rsidRPr="00B87AB8">
        <w:rPr>
          <w:rFonts w:eastAsia="宋体" w:hint="eastAsia"/>
          <w:szCs w:val="28"/>
          <w:u w:val="single"/>
        </w:rPr>
        <w:t>“比</w:t>
      </w:r>
      <w:r w:rsidRPr="00B87AB8">
        <w:rPr>
          <w:rFonts w:eastAsia="宋体" w:hint="eastAsia"/>
          <w:szCs w:val="28"/>
          <w:u w:val="single"/>
        </w:rPr>
        <w:t>-</w:t>
      </w:r>
      <w:r w:rsidRPr="00B87AB8">
        <w:rPr>
          <w:rFonts w:eastAsia="宋体" w:hint="eastAsia"/>
          <w:szCs w:val="28"/>
          <w:u w:val="single"/>
        </w:rPr>
        <w:t>对”三进制</w:t>
      </w:r>
      <w:r w:rsidRPr="00B87AB8">
        <w:rPr>
          <w:rFonts w:eastAsia="宋体"/>
          <w:szCs w:val="28"/>
          <w:u w:val="single"/>
        </w:rPr>
        <w:t>处理单元</w:t>
      </w:r>
      <w:r w:rsidRPr="00B87AB8">
        <w:rPr>
          <w:rFonts w:eastAsia="宋体" w:hint="eastAsia"/>
          <w:szCs w:val="28"/>
          <w:u w:val="single"/>
        </w:rPr>
        <w:t>等效干涉</w:t>
      </w:r>
      <w:r w:rsidRPr="00B87AB8">
        <w:rPr>
          <w:rFonts w:eastAsia="宋体"/>
          <w:szCs w:val="28"/>
          <w:u w:val="single"/>
        </w:rPr>
        <w:t>光路</w:t>
      </w:r>
      <w:r w:rsidRPr="00B87AB8">
        <w:rPr>
          <w:rFonts w:eastAsia="宋体" w:hint="eastAsia"/>
          <w:szCs w:val="28"/>
          <w:u w:val="single"/>
        </w:rPr>
        <w:t>方法</w:t>
      </w:r>
    </w:p>
    <w:p w14:paraId="1A7BC5C0" w14:textId="77777777" w:rsidR="00E569F9" w:rsidRPr="00B87AB8" w:rsidRDefault="00E569F9" w:rsidP="00E569F9">
      <w:pPr>
        <w:ind w:firstLine="576"/>
        <w:jc w:val="both"/>
        <w:rPr>
          <w:rFonts w:eastAsia="宋体"/>
          <w:szCs w:val="28"/>
        </w:rPr>
      </w:pPr>
      <w:r w:rsidRPr="00B87AB8">
        <w:rPr>
          <w:rFonts w:eastAsia="宋体"/>
          <w:szCs w:val="28"/>
        </w:rPr>
        <w:t>根据本</w:t>
      </w:r>
      <w:r w:rsidRPr="00B87AB8">
        <w:rPr>
          <w:rFonts w:eastAsia="宋体" w:hint="eastAsia"/>
          <w:szCs w:val="28"/>
        </w:rPr>
        <w:t>发明干涉光等效“比</w:t>
      </w:r>
      <w:r w:rsidRPr="00B87AB8">
        <w:rPr>
          <w:rFonts w:eastAsia="宋体" w:hint="eastAsia"/>
          <w:szCs w:val="28"/>
        </w:rPr>
        <w:t>-</w:t>
      </w:r>
      <w:r w:rsidRPr="00B87AB8">
        <w:rPr>
          <w:rFonts w:eastAsia="宋体" w:hint="eastAsia"/>
          <w:szCs w:val="28"/>
        </w:rPr>
        <w:t>对”三进制处理可由附图</w:t>
      </w:r>
      <w:r w:rsidRPr="00B87AB8">
        <w:rPr>
          <w:rFonts w:eastAsia="宋体" w:hint="eastAsia"/>
          <w:szCs w:val="28"/>
        </w:rPr>
        <w:t>4-406</w:t>
      </w:r>
      <w:r w:rsidRPr="00B87AB8">
        <w:rPr>
          <w:rFonts w:eastAsia="宋体"/>
          <w:szCs w:val="28"/>
        </w:rPr>
        <w:t>的</w:t>
      </w:r>
      <w:r w:rsidRPr="00B87AB8">
        <w:rPr>
          <w:rFonts w:eastAsia="宋体" w:hint="eastAsia"/>
          <w:szCs w:val="28"/>
        </w:rPr>
        <w:t>“比合</w:t>
      </w:r>
      <w:r w:rsidRPr="00B87AB8">
        <w:rPr>
          <w:rFonts w:eastAsia="宋体"/>
          <w:szCs w:val="28"/>
        </w:rPr>
        <w:t>”</w:t>
      </w:r>
      <w:r w:rsidRPr="00B87AB8">
        <w:rPr>
          <w:rFonts w:eastAsia="宋体" w:hint="eastAsia"/>
          <w:szCs w:val="28"/>
        </w:rPr>
        <w:t>三进制</w:t>
      </w:r>
      <w:r w:rsidRPr="00B87AB8">
        <w:rPr>
          <w:rFonts w:eastAsia="宋体" w:hint="eastAsia"/>
          <w:szCs w:val="28"/>
        </w:rPr>
        <w:t>-</w:t>
      </w:r>
      <w:r w:rsidRPr="00B87AB8">
        <w:rPr>
          <w:rFonts w:eastAsia="宋体" w:hint="eastAsia"/>
          <w:szCs w:val="28"/>
        </w:rPr>
        <w:t>对称三进制转换逻辑门光路等效处理器单元实现，也就是说，可</w:t>
      </w:r>
      <w:r w:rsidRPr="00B87AB8">
        <w:rPr>
          <w:rFonts w:eastAsia="宋体"/>
          <w:szCs w:val="28"/>
        </w:rPr>
        <w:t>通过光学</w:t>
      </w:r>
      <w:r w:rsidRPr="00B87AB8">
        <w:rPr>
          <w:rFonts w:eastAsia="宋体" w:hint="eastAsia"/>
          <w:szCs w:val="28"/>
        </w:rPr>
        <w:t>元器件光电</w:t>
      </w:r>
      <w:r w:rsidRPr="00B87AB8">
        <w:rPr>
          <w:rFonts w:eastAsia="宋体"/>
          <w:szCs w:val="28"/>
        </w:rPr>
        <w:t>耦合器</w:t>
      </w:r>
      <w:r w:rsidRPr="00B87AB8">
        <w:rPr>
          <w:rFonts w:eastAsia="宋体" w:hint="eastAsia"/>
          <w:szCs w:val="28"/>
        </w:rPr>
        <w:t>或</w:t>
      </w:r>
      <w:r w:rsidRPr="00B87AB8">
        <w:rPr>
          <w:rFonts w:eastAsia="宋体"/>
          <w:szCs w:val="28"/>
        </w:rPr>
        <w:t>全光</w:t>
      </w:r>
      <w:r w:rsidRPr="00B87AB8">
        <w:rPr>
          <w:rFonts w:eastAsia="宋体" w:hint="eastAsia"/>
          <w:szCs w:val="28"/>
        </w:rPr>
        <w:t>干涉</w:t>
      </w:r>
      <w:r w:rsidRPr="00B87AB8">
        <w:rPr>
          <w:rFonts w:eastAsia="宋体"/>
          <w:szCs w:val="28"/>
        </w:rPr>
        <w:t>元件</w:t>
      </w:r>
      <w:r w:rsidRPr="00B87AB8">
        <w:rPr>
          <w:rFonts w:eastAsia="宋体" w:hint="eastAsia"/>
          <w:szCs w:val="28"/>
        </w:rPr>
        <w:t>来实现比合三进制</w:t>
      </w:r>
      <w:r w:rsidRPr="00B87AB8">
        <w:rPr>
          <w:rFonts w:eastAsia="宋体" w:hint="eastAsia"/>
          <w:szCs w:val="28"/>
        </w:rPr>
        <w:t>-</w:t>
      </w:r>
      <w:r w:rsidRPr="00B87AB8">
        <w:rPr>
          <w:rFonts w:eastAsia="宋体" w:hint="eastAsia"/>
          <w:szCs w:val="28"/>
        </w:rPr>
        <w:t>对称三进制转换。跟“比合”光</w:t>
      </w:r>
      <w:r w:rsidRPr="00B87AB8">
        <w:rPr>
          <w:rFonts w:eastAsia="宋体"/>
          <w:szCs w:val="28"/>
        </w:rPr>
        <w:t>处理单元相同，</w:t>
      </w:r>
      <w:r w:rsidRPr="00B87AB8">
        <w:rPr>
          <w:rFonts w:eastAsia="宋体" w:hint="eastAsia"/>
          <w:szCs w:val="28"/>
        </w:rPr>
        <w:t>在以</w:t>
      </w:r>
      <w:r w:rsidRPr="00B87AB8">
        <w:rPr>
          <w:rFonts w:eastAsia="宋体"/>
          <w:szCs w:val="28"/>
        </w:rPr>
        <w:t>半个波长的</w:t>
      </w:r>
      <w:r w:rsidRPr="00B87AB8">
        <w:rPr>
          <w:rFonts w:eastAsia="宋体" w:hint="eastAsia"/>
          <w:szCs w:val="28"/>
        </w:rPr>
        <w:t>至少五倍</w:t>
      </w:r>
      <w:r w:rsidRPr="00B87AB8">
        <w:rPr>
          <w:rFonts w:eastAsia="宋体"/>
          <w:szCs w:val="28"/>
        </w:rPr>
        <w:t>为直径的</w:t>
      </w:r>
      <w:r w:rsidRPr="00B87AB8">
        <w:rPr>
          <w:rFonts w:eastAsia="宋体" w:hint="eastAsia"/>
          <w:szCs w:val="28"/>
        </w:rPr>
        <w:t>一个单位</w:t>
      </w:r>
      <w:r w:rsidRPr="00B87AB8">
        <w:rPr>
          <w:rFonts w:eastAsia="宋体"/>
          <w:szCs w:val="28"/>
        </w:rPr>
        <w:t>圆空间</w:t>
      </w:r>
      <w:r w:rsidRPr="00B87AB8">
        <w:rPr>
          <w:rFonts w:eastAsia="宋体" w:hint="eastAsia"/>
          <w:szCs w:val="28"/>
        </w:rPr>
        <w:t>的圆周</w:t>
      </w:r>
      <w:r w:rsidRPr="00B87AB8">
        <w:rPr>
          <w:rFonts w:eastAsia="宋体"/>
          <w:szCs w:val="28"/>
        </w:rPr>
        <w:t>上布置</w:t>
      </w:r>
      <w:r w:rsidRPr="00B87AB8">
        <w:rPr>
          <w:rFonts w:eastAsia="宋体" w:hint="eastAsia"/>
          <w:szCs w:val="28"/>
        </w:rPr>
        <w:t>投光器和</w:t>
      </w:r>
      <w:r w:rsidRPr="00B87AB8">
        <w:rPr>
          <w:rFonts w:eastAsia="宋体"/>
          <w:szCs w:val="28"/>
        </w:rPr>
        <w:t>受光器</w:t>
      </w:r>
      <w:r w:rsidRPr="00B87AB8">
        <w:rPr>
          <w:rFonts w:eastAsia="宋体" w:hint="eastAsia"/>
          <w:szCs w:val="28"/>
        </w:rPr>
        <w:t>，其中，在</w:t>
      </w:r>
      <w:r w:rsidRPr="00B87AB8">
        <w:rPr>
          <w:rFonts w:eastAsia="宋体"/>
          <w:szCs w:val="28"/>
        </w:rPr>
        <w:t>A</w:t>
      </w:r>
      <w:r w:rsidRPr="00B87AB8">
        <w:rPr>
          <w:rFonts w:eastAsia="宋体"/>
          <w:szCs w:val="28"/>
        </w:rPr>
        <w:t>和</w:t>
      </w:r>
      <w:r w:rsidRPr="00B87AB8">
        <w:rPr>
          <w:rFonts w:eastAsia="宋体"/>
          <w:szCs w:val="28"/>
        </w:rPr>
        <w:t>a</w:t>
      </w:r>
      <w:r w:rsidRPr="00B87AB8">
        <w:rPr>
          <w:rFonts w:eastAsia="宋体" w:hint="eastAsia"/>
          <w:szCs w:val="28"/>
        </w:rPr>
        <w:t>所示的位置处输入投光器的</w:t>
      </w:r>
      <w:r w:rsidRPr="00B87AB8">
        <w:rPr>
          <w:rFonts w:eastAsia="宋体"/>
          <w:szCs w:val="28"/>
        </w:rPr>
        <w:t>两个</w:t>
      </w:r>
      <w:r w:rsidRPr="00B87AB8">
        <w:rPr>
          <w:rFonts w:eastAsia="宋体" w:hint="eastAsia"/>
          <w:szCs w:val="28"/>
        </w:rPr>
        <w:t>入射</w:t>
      </w:r>
      <w:r w:rsidRPr="00B87AB8">
        <w:rPr>
          <w:rFonts w:eastAsia="宋体"/>
          <w:szCs w:val="28"/>
        </w:rPr>
        <w:t>光</w:t>
      </w:r>
      <w:r w:rsidRPr="00B87AB8">
        <w:rPr>
          <w:rFonts w:eastAsia="宋体" w:hint="eastAsia"/>
          <w:szCs w:val="28"/>
        </w:rPr>
        <w:t>，在</w:t>
      </w:r>
      <w:r w:rsidRPr="00B87AB8">
        <w:rPr>
          <w:rFonts w:eastAsia="宋体" w:hint="eastAsia"/>
          <w:szCs w:val="28"/>
        </w:rPr>
        <w:t>I</w:t>
      </w:r>
      <w:r w:rsidRPr="00B87AB8">
        <w:rPr>
          <w:rFonts w:eastAsia="宋体" w:hint="eastAsia"/>
          <w:szCs w:val="28"/>
        </w:rPr>
        <w:t>、</w:t>
      </w:r>
      <w:r w:rsidRPr="00B87AB8">
        <w:rPr>
          <w:rFonts w:eastAsia="宋体"/>
          <w:szCs w:val="28"/>
        </w:rPr>
        <w:t>R</w:t>
      </w:r>
      <w:r w:rsidRPr="00B87AB8">
        <w:rPr>
          <w:rFonts w:eastAsia="宋体"/>
          <w:szCs w:val="28"/>
        </w:rPr>
        <w:t>、</w:t>
      </w:r>
      <w:r w:rsidRPr="00B87AB8">
        <w:rPr>
          <w:rFonts w:eastAsia="宋体"/>
          <w:szCs w:val="28"/>
        </w:rPr>
        <w:t>T</w:t>
      </w:r>
      <w:r w:rsidRPr="00B87AB8">
        <w:rPr>
          <w:rFonts w:eastAsia="宋体" w:hint="eastAsia"/>
          <w:szCs w:val="28"/>
        </w:rPr>
        <w:t>所示的位置处布置受光器的光</w:t>
      </w:r>
      <w:r w:rsidRPr="00B87AB8">
        <w:rPr>
          <w:rFonts w:eastAsia="宋体"/>
          <w:szCs w:val="28"/>
        </w:rPr>
        <w:t>检测装置</w:t>
      </w:r>
      <w:r w:rsidRPr="00B87AB8">
        <w:rPr>
          <w:rFonts w:eastAsia="宋体" w:hint="eastAsia"/>
          <w:szCs w:val="28"/>
        </w:rPr>
        <w:t>作为输出。</w:t>
      </w:r>
      <w:r w:rsidRPr="00B87AB8">
        <w:rPr>
          <w:rFonts w:eastAsia="宋体" w:hint="eastAsia"/>
          <w:szCs w:val="28"/>
        </w:rPr>
        <w:t>A</w:t>
      </w:r>
      <w:r w:rsidRPr="00B87AB8">
        <w:rPr>
          <w:rFonts w:eastAsia="宋体"/>
          <w:szCs w:val="28"/>
        </w:rPr>
        <w:t>、</w:t>
      </w:r>
      <w:r w:rsidRPr="00B87AB8">
        <w:rPr>
          <w:rFonts w:eastAsia="宋体"/>
          <w:szCs w:val="28"/>
        </w:rPr>
        <w:t>a</w:t>
      </w:r>
      <w:r w:rsidRPr="00B87AB8">
        <w:rPr>
          <w:rFonts w:eastAsia="宋体"/>
          <w:szCs w:val="28"/>
        </w:rPr>
        <w:t>、</w:t>
      </w:r>
      <w:r w:rsidRPr="00B87AB8">
        <w:rPr>
          <w:rFonts w:eastAsia="宋体"/>
          <w:szCs w:val="28"/>
        </w:rPr>
        <w:t>I</w:t>
      </w:r>
      <w:r w:rsidRPr="00B87AB8">
        <w:rPr>
          <w:rFonts w:eastAsia="宋体"/>
          <w:szCs w:val="28"/>
        </w:rPr>
        <w:t>、</w:t>
      </w:r>
      <w:r w:rsidRPr="00B87AB8">
        <w:rPr>
          <w:rFonts w:eastAsia="宋体"/>
          <w:szCs w:val="28"/>
        </w:rPr>
        <w:t>R</w:t>
      </w:r>
      <w:r w:rsidRPr="00B87AB8">
        <w:rPr>
          <w:rFonts w:eastAsia="宋体"/>
          <w:szCs w:val="28"/>
        </w:rPr>
        <w:t>、</w:t>
      </w:r>
      <w:r w:rsidRPr="00B87AB8">
        <w:rPr>
          <w:rFonts w:eastAsia="宋体"/>
          <w:szCs w:val="28"/>
        </w:rPr>
        <w:t>T</w:t>
      </w:r>
      <w:r w:rsidRPr="00B87AB8">
        <w:rPr>
          <w:rFonts w:eastAsia="宋体"/>
          <w:szCs w:val="28"/>
        </w:rPr>
        <w:t>在一个同心圆上</w:t>
      </w:r>
      <w:r w:rsidRPr="00B87AB8">
        <w:rPr>
          <w:rFonts w:eastAsia="宋体" w:hint="eastAsia"/>
          <w:szCs w:val="28"/>
        </w:rPr>
        <w:t>。</w:t>
      </w:r>
      <w:r w:rsidRPr="00B87AB8">
        <w:rPr>
          <w:rFonts w:eastAsia="宋体"/>
          <w:szCs w:val="28"/>
        </w:rPr>
        <w:t>A</w:t>
      </w:r>
      <w:r w:rsidRPr="00B87AB8">
        <w:rPr>
          <w:rFonts w:eastAsia="宋体" w:hint="eastAsia"/>
          <w:szCs w:val="28"/>
        </w:rPr>
        <w:t>到</w:t>
      </w:r>
      <w:r w:rsidRPr="00B87AB8">
        <w:rPr>
          <w:rFonts w:eastAsia="宋体"/>
          <w:szCs w:val="28"/>
        </w:rPr>
        <w:t>T</w:t>
      </w:r>
      <w:r w:rsidRPr="00B87AB8">
        <w:rPr>
          <w:rFonts w:eastAsia="宋体" w:hint="eastAsia"/>
          <w:szCs w:val="28"/>
        </w:rPr>
        <w:t>和</w:t>
      </w:r>
      <w:r w:rsidRPr="00B87AB8">
        <w:rPr>
          <w:rFonts w:eastAsia="宋体"/>
          <w:szCs w:val="28"/>
        </w:rPr>
        <w:t>a</w:t>
      </w:r>
      <w:r w:rsidRPr="00B87AB8">
        <w:rPr>
          <w:rFonts w:eastAsia="宋体" w:hint="eastAsia"/>
          <w:szCs w:val="28"/>
        </w:rPr>
        <w:t>到</w:t>
      </w:r>
      <w:r w:rsidRPr="00B87AB8">
        <w:rPr>
          <w:rFonts w:eastAsia="宋体"/>
          <w:szCs w:val="28"/>
        </w:rPr>
        <w:t>I</w:t>
      </w:r>
      <w:r w:rsidRPr="00B87AB8">
        <w:rPr>
          <w:rFonts w:eastAsia="宋体" w:hint="eastAsia"/>
          <w:szCs w:val="28"/>
        </w:rPr>
        <w:t>之间的距离是</w:t>
      </w:r>
      <w:r w:rsidRPr="00B87AB8">
        <w:rPr>
          <w:rFonts w:eastAsia="宋体"/>
          <w:szCs w:val="28"/>
        </w:rPr>
        <w:t>同心圆的</w:t>
      </w:r>
      <w:r w:rsidRPr="00B87AB8">
        <w:rPr>
          <w:rFonts w:eastAsia="宋体" w:hint="eastAsia"/>
          <w:szCs w:val="28"/>
        </w:rPr>
        <w:t>两个</w:t>
      </w:r>
      <w:r w:rsidRPr="00B87AB8">
        <w:rPr>
          <w:rFonts w:eastAsia="宋体"/>
          <w:szCs w:val="28"/>
        </w:rPr>
        <w:t>直径</w:t>
      </w:r>
      <w:r w:rsidRPr="00B87AB8">
        <w:rPr>
          <w:rFonts w:eastAsia="宋体" w:hint="eastAsia"/>
          <w:szCs w:val="28"/>
        </w:rPr>
        <w:t>，</w:t>
      </w:r>
      <w:r w:rsidRPr="00B87AB8">
        <w:rPr>
          <w:rFonts w:eastAsia="宋体" w:hint="eastAsia"/>
          <w:szCs w:val="28"/>
        </w:rPr>
        <w:t>AR</w:t>
      </w:r>
      <w:r w:rsidRPr="00B87AB8">
        <w:rPr>
          <w:rFonts w:eastAsia="宋体"/>
          <w:szCs w:val="28"/>
        </w:rPr>
        <w:t>与</w:t>
      </w:r>
      <w:r w:rsidRPr="00B87AB8">
        <w:rPr>
          <w:rFonts w:eastAsia="宋体" w:hint="eastAsia"/>
          <w:szCs w:val="28"/>
        </w:rPr>
        <w:t>aR</w:t>
      </w:r>
      <w:r w:rsidRPr="00B87AB8">
        <w:rPr>
          <w:rFonts w:eastAsia="宋体" w:hint="eastAsia"/>
          <w:szCs w:val="28"/>
        </w:rPr>
        <w:t>的</w:t>
      </w:r>
      <w:r w:rsidRPr="00B87AB8">
        <w:rPr>
          <w:rFonts w:eastAsia="宋体"/>
          <w:szCs w:val="28"/>
        </w:rPr>
        <w:t>路程相同，</w:t>
      </w:r>
      <w:r w:rsidRPr="00B87AB8">
        <w:rPr>
          <w:rFonts w:eastAsia="宋体" w:hint="eastAsia"/>
          <w:szCs w:val="28"/>
        </w:rPr>
        <w:t>长度</w:t>
      </w:r>
      <w:r w:rsidRPr="00B87AB8">
        <w:rPr>
          <w:rFonts w:eastAsia="宋体"/>
          <w:szCs w:val="28"/>
        </w:rPr>
        <w:t>为</w:t>
      </w:r>
      <w:r w:rsidRPr="00B87AB8">
        <w:rPr>
          <w:rFonts w:eastAsia="宋体" w:hint="eastAsia"/>
          <w:szCs w:val="28"/>
        </w:rPr>
        <w:t>5</w:t>
      </w:r>
      <w:r w:rsidRPr="00B87AB8">
        <w:rPr>
          <w:rFonts w:eastAsia="宋体"/>
          <w:szCs w:val="28"/>
        </w:rPr>
        <w:t>*</w:t>
      </w:r>
      <w:r w:rsidRPr="00B87AB8">
        <w:rPr>
          <w:rFonts w:eastAsia="宋体" w:hint="eastAsia"/>
          <w:szCs w:val="28"/>
        </w:rPr>
        <w:t>(</w:t>
      </w:r>
      <w:r w:rsidRPr="00B87AB8">
        <w:rPr>
          <w:rFonts w:eastAsia="宋体" w:hint="eastAsia"/>
          <w:szCs w:val="28"/>
        </w:rPr>
        <w:t>λ</w:t>
      </w:r>
      <w:r w:rsidRPr="00B87AB8">
        <w:rPr>
          <w:rFonts w:eastAsia="宋体" w:hint="eastAsia"/>
          <w:szCs w:val="28"/>
        </w:rPr>
        <w:t>/2</w:t>
      </w:r>
      <w:r w:rsidRPr="00B87AB8">
        <w:rPr>
          <w:rFonts w:eastAsia="宋体"/>
          <w:szCs w:val="28"/>
        </w:rPr>
        <w:t>)</w:t>
      </w:r>
      <w:r w:rsidRPr="00B87AB8">
        <w:rPr>
          <w:rFonts w:eastAsia="宋体" w:hint="eastAsia"/>
          <w:szCs w:val="28"/>
        </w:rPr>
        <w:t>，入射</w:t>
      </w:r>
      <w:r w:rsidRPr="00B87AB8">
        <w:rPr>
          <w:rFonts w:eastAsia="宋体"/>
          <w:szCs w:val="28"/>
        </w:rPr>
        <w:t>光源</w:t>
      </w:r>
      <w:r w:rsidRPr="00B87AB8">
        <w:rPr>
          <w:rFonts w:eastAsia="宋体" w:hint="eastAsia"/>
          <w:szCs w:val="28"/>
        </w:rPr>
        <w:t>的位置</w:t>
      </w:r>
      <w:r w:rsidRPr="00B87AB8">
        <w:rPr>
          <w:rFonts w:eastAsia="宋体"/>
          <w:szCs w:val="28"/>
        </w:rPr>
        <w:t>A</w:t>
      </w:r>
      <w:r w:rsidRPr="00B87AB8">
        <w:rPr>
          <w:rFonts w:eastAsia="宋体" w:hint="eastAsia"/>
          <w:szCs w:val="28"/>
        </w:rPr>
        <w:t>与</w:t>
      </w:r>
      <w:r w:rsidRPr="00B87AB8">
        <w:rPr>
          <w:rFonts w:eastAsia="宋体"/>
          <w:szCs w:val="28"/>
        </w:rPr>
        <w:t>a</w:t>
      </w:r>
      <w:r w:rsidRPr="00B87AB8">
        <w:rPr>
          <w:rFonts w:eastAsia="宋体" w:hint="eastAsia"/>
          <w:szCs w:val="28"/>
        </w:rPr>
        <w:t>的</w:t>
      </w:r>
      <w:r w:rsidRPr="00B87AB8">
        <w:rPr>
          <w:rFonts w:eastAsia="宋体"/>
          <w:szCs w:val="28"/>
        </w:rPr>
        <w:t>距离为</w:t>
      </w:r>
      <w:r w:rsidRPr="00B87AB8">
        <w:rPr>
          <w:rFonts w:eastAsia="宋体" w:hint="eastAsia"/>
          <w:szCs w:val="28"/>
        </w:rPr>
        <w:t>3</w:t>
      </w:r>
      <w:r w:rsidRPr="00B87AB8">
        <w:rPr>
          <w:rFonts w:eastAsia="宋体"/>
          <w:szCs w:val="28"/>
        </w:rPr>
        <w:t>*</w:t>
      </w:r>
      <w:r w:rsidRPr="00B87AB8">
        <w:rPr>
          <w:rFonts w:eastAsia="宋体" w:hint="eastAsia"/>
          <w:szCs w:val="28"/>
        </w:rPr>
        <w:t>(</w:t>
      </w:r>
      <w:r w:rsidRPr="00B87AB8">
        <w:rPr>
          <w:rFonts w:eastAsia="宋体" w:hint="eastAsia"/>
          <w:szCs w:val="28"/>
        </w:rPr>
        <w:t>λ</w:t>
      </w:r>
      <w:r w:rsidRPr="00B87AB8">
        <w:rPr>
          <w:rFonts w:eastAsia="宋体" w:hint="eastAsia"/>
          <w:szCs w:val="28"/>
        </w:rPr>
        <w:t>/2</w:t>
      </w:r>
      <w:r w:rsidRPr="00B87AB8">
        <w:rPr>
          <w:rFonts w:eastAsia="宋体"/>
          <w:szCs w:val="28"/>
        </w:rPr>
        <w:t>)</w:t>
      </w:r>
      <w:r w:rsidRPr="00B87AB8">
        <w:rPr>
          <w:rFonts w:eastAsia="宋体" w:hint="eastAsia"/>
          <w:szCs w:val="28"/>
        </w:rPr>
        <w:t>，</w:t>
      </w:r>
      <w:r w:rsidRPr="00B87AB8">
        <w:rPr>
          <w:rFonts w:eastAsia="宋体"/>
          <w:szCs w:val="28"/>
        </w:rPr>
        <w:t>A</w:t>
      </w:r>
      <w:r w:rsidRPr="00B87AB8">
        <w:rPr>
          <w:rFonts w:eastAsia="宋体" w:hint="eastAsia"/>
          <w:szCs w:val="28"/>
        </w:rPr>
        <w:t>与</w:t>
      </w:r>
      <w:r w:rsidRPr="00B87AB8">
        <w:rPr>
          <w:rFonts w:eastAsia="宋体"/>
          <w:szCs w:val="28"/>
        </w:rPr>
        <w:t>I</w:t>
      </w:r>
      <w:r w:rsidRPr="00B87AB8">
        <w:rPr>
          <w:rFonts w:eastAsia="宋体" w:hint="eastAsia"/>
          <w:szCs w:val="28"/>
        </w:rPr>
        <w:t>和</w:t>
      </w:r>
      <w:r w:rsidRPr="00B87AB8">
        <w:rPr>
          <w:rFonts w:eastAsia="宋体" w:hint="eastAsia"/>
          <w:szCs w:val="28"/>
        </w:rPr>
        <w:t>a</w:t>
      </w:r>
      <w:r w:rsidRPr="00B87AB8">
        <w:rPr>
          <w:rFonts w:eastAsia="宋体" w:hint="eastAsia"/>
          <w:szCs w:val="28"/>
        </w:rPr>
        <w:t>与</w:t>
      </w:r>
      <w:r w:rsidRPr="00B87AB8">
        <w:rPr>
          <w:rFonts w:eastAsia="宋体"/>
          <w:szCs w:val="28"/>
        </w:rPr>
        <w:t>T</w:t>
      </w:r>
      <w:r w:rsidRPr="00B87AB8">
        <w:rPr>
          <w:rFonts w:eastAsia="宋体" w:hint="eastAsia"/>
          <w:szCs w:val="28"/>
        </w:rPr>
        <w:t>的投射</w:t>
      </w:r>
      <w:r w:rsidRPr="00B87AB8">
        <w:rPr>
          <w:rFonts w:eastAsia="宋体"/>
          <w:szCs w:val="28"/>
        </w:rPr>
        <w:t>距离为</w:t>
      </w:r>
      <w:r w:rsidRPr="00B87AB8">
        <w:rPr>
          <w:rFonts w:eastAsia="宋体" w:hint="eastAsia"/>
          <w:szCs w:val="28"/>
        </w:rPr>
        <w:t>4</w:t>
      </w:r>
      <w:r w:rsidRPr="00B87AB8">
        <w:rPr>
          <w:rFonts w:eastAsia="宋体"/>
          <w:szCs w:val="28"/>
        </w:rPr>
        <w:t>*</w:t>
      </w:r>
      <w:r w:rsidRPr="00B87AB8">
        <w:rPr>
          <w:rFonts w:eastAsia="宋体" w:hint="eastAsia"/>
          <w:szCs w:val="28"/>
        </w:rPr>
        <w:t>(</w:t>
      </w:r>
      <w:r w:rsidRPr="00B87AB8">
        <w:rPr>
          <w:rFonts w:eastAsia="宋体" w:hint="eastAsia"/>
          <w:szCs w:val="28"/>
        </w:rPr>
        <w:t>λ</w:t>
      </w:r>
      <w:r w:rsidRPr="00B87AB8">
        <w:rPr>
          <w:rFonts w:eastAsia="宋体" w:hint="eastAsia"/>
          <w:szCs w:val="28"/>
        </w:rPr>
        <w:t>/2</w:t>
      </w:r>
      <w:r w:rsidRPr="00B87AB8">
        <w:rPr>
          <w:rFonts w:eastAsia="宋体"/>
          <w:szCs w:val="28"/>
        </w:rPr>
        <w:t>)</w:t>
      </w:r>
      <w:r w:rsidRPr="00B87AB8">
        <w:rPr>
          <w:rFonts w:eastAsia="宋体" w:hint="eastAsia"/>
          <w:szCs w:val="28"/>
        </w:rPr>
        <w:t>。</w:t>
      </w:r>
      <w:r w:rsidRPr="00B87AB8">
        <w:rPr>
          <w:rFonts w:eastAsia="宋体"/>
          <w:szCs w:val="28"/>
        </w:rPr>
        <w:t>同频率</w:t>
      </w:r>
      <w:r w:rsidRPr="00B87AB8">
        <w:rPr>
          <w:rFonts w:eastAsia="宋体" w:hint="eastAsia"/>
          <w:szCs w:val="28"/>
        </w:rPr>
        <w:t>、同相位、同</w:t>
      </w:r>
      <w:r w:rsidRPr="00B87AB8">
        <w:rPr>
          <w:rFonts w:eastAsia="宋体"/>
          <w:szCs w:val="28"/>
        </w:rPr>
        <w:t>方向</w:t>
      </w:r>
      <w:r w:rsidRPr="00B87AB8">
        <w:rPr>
          <w:rFonts w:eastAsia="宋体" w:hint="eastAsia"/>
          <w:szCs w:val="28"/>
        </w:rPr>
        <w:t>的</w:t>
      </w:r>
      <w:r w:rsidRPr="00B87AB8">
        <w:rPr>
          <w:rFonts w:eastAsia="宋体"/>
          <w:szCs w:val="28"/>
        </w:rPr>
        <w:t>入射</w:t>
      </w:r>
      <w:r w:rsidRPr="00B87AB8">
        <w:rPr>
          <w:rFonts w:eastAsia="宋体" w:hint="eastAsia"/>
          <w:szCs w:val="28"/>
        </w:rPr>
        <w:t>光源</w:t>
      </w:r>
      <w:r w:rsidRPr="00B87AB8">
        <w:rPr>
          <w:rFonts w:eastAsia="宋体"/>
          <w:szCs w:val="28"/>
        </w:rPr>
        <w:t>A</w:t>
      </w:r>
      <w:r w:rsidRPr="00B87AB8">
        <w:rPr>
          <w:rFonts w:eastAsia="宋体"/>
          <w:szCs w:val="28"/>
        </w:rPr>
        <w:t>和</w:t>
      </w:r>
      <w:r w:rsidRPr="00B87AB8">
        <w:rPr>
          <w:rFonts w:eastAsia="宋体" w:hint="eastAsia"/>
          <w:szCs w:val="28"/>
        </w:rPr>
        <w:t>a</w:t>
      </w:r>
      <w:r w:rsidRPr="00B87AB8">
        <w:rPr>
          <w:rFonts w:eastAsia="宋体" w:hint="eastAsia"/>
          <w:szCs w:val="28"/>
        </w:rPr>
        <w:t>入射（这时，输入</w:t>
      </w:r>
      <w:r w:rsidRPr="00B87AB8">
        <w:rPr>
          <w:rFonts w:eastAsia="宋体"/>
          <w:szCs w:val="28"/>
        </w:rPr>
        <w:t>信号</w:t>
      </w:r>
      <w:r w:rsidRPr="00B87AB8">
        <w:rPr>
          <w:rFonts w:eastAsia="宋体" w:hint="eastAsia"/>
          <w:szCs w:val="28"/>
        </w:rPr>
        <w:t>A</w:t>
      </w:r>
      <w:r w:rsidRPr="00B87AB8">
        <w:rPr>
          <w:rFonts w:eastAsia="宋体"/>
          <w:szCs w:val="28"/>
        </w:rPr>
        <w:t>=</w:t>
      </w:r>
      <w:r w:rsidRPr="00B87AB8">
        <w:rPr>
          <w:rFonts w:eastAsia="宋体" w:hint="eastAsia"/>
          <w:szCs w:val="28"/>
        </w:rPr>
        <w:t>1</w:t>
      </w:r>
      <w:r w:rsidRPr="00B87AB8">
        <w:rPr>
          <w:rFonts w:eastAsia="宋体" w:hint="eastAsia"/>
          <w:szCs w:val="28"/>
        </w:rPr>
        <w:t>，</w:t>
      </w:r>
      <w:r w:rsidRPr="00B87AB8">
        <w:rPr>
          <w:rFonts w:eastAsia="宋体" w:hint="eastAsia"/>
          <w:szCs w:val="28"/>
        </w:rPr>
        <w:t>a=1</w:t>
      </w:r>
      <w:r w:rsidRPr="00B87AB8">
        <w:rPr>
          <w:rFonts w:eastAsia="宋体" w:hint="eastAsia"/>
          <w:szCs w:val="28"/>
        </w:rPr>
        <w:t>）到密闭的壳体内，</w:t>
      </w:r>
      <w:r w:rsidRPr="00B87AB8">
        <w:rPr>
          <w:rFonts w:eastAsia="宋体" w:hint="eastAsia"/>
          <w:szCs w:val="28"/>
        </w:rPr>
        <w:t>A</w:t>
      </w:r>
      <w:r w:rsidRPr="00B87AB8">
        <w:rPr>
          <w:rFonts w:eastAsia="宋体"/>
          <w:szCs w:val="28"/>
        </w:rPr>
        <w:t>I</w:t>
      </w:r>
      <w:r w:rsidRPr="00B87AB8">
        <w:rPr>
          <w:rFonts w:eastAsia="宋体"/>
          <w:szCs w:val="28"/>
        </w:rPr>
        <w:t>与</w:t>
      </w:r>
      <w:r w:rsidRPr="00B87AB8">
        <w:rPr>
          <w:rFonts w:eastAsia="宋体" w:hint="eastAsia"/>
          <w:szCs w:val="28"/>
        </w:rPr>
        <w:t>a</w:t>
      </w:r>
      <w:r w:rsidRPr="00B87AB8">
        <w:rPr>
          <w:rFonts w:eastAsia="宋体"/>
          <w:szCs w:val="28"/>
        </w:rPr>
        <w:t>I</w:t>
      </w:r>
      <w:r w:rsidRPr="00B87AB8">
        <w:rPr>
          <w:rFonts w:eastAsia="宋体" w:hint="eastAsia"/>
          <w:szCs w:val="28"/>
        </w:rPr>
        <w:t>和</w:t>
      </w:r>
      <w:r w:rsidRPr="00B87AB8">
        <w:rPr>
          <w:rFonts w:eastAsia="宋体" w:hint="eastAsia"/>
          <w:szCs w:val="28"/>
        </w:rPr>
        <w:t>a</w:t>
      </w:r>
      <w:r w:rsidRPr="00B87AB8">
        <w:rPr>
          <w:rFonts w:eastAsia="宋体"/>
          <w:szCs w:val="28"/>
        </w:rPr>
        <w:t>T</w:t>
      </w:r>
      <w:r w:rsidRPr="00B87AB8">
        <w:rPr>
          <w:rFonts w:eastAsia="宋体" w:hint="eastAsia"/>
          <w:szCs w:val="28"/>
        </w:rPr>
        <w:t>与</w:t>
      </w:r>
      <w:r w:rsidRPr="00B87AB8">
        <w:rPr>
          <w:rFonts w:eastAsia="宋体"/>
          <w:szCs w:val="28"/>
        </w:rPr>
        <w:t>aI</w:t>
      </w:r>
      <w:r w:rsidRPr="00B87AB8">
        <w:rPr>
          <w:rFonts w:eastAsia="宋体" w:hint="eastAsia"/>
          <w:szCs w:val="28"/>
        </w:rPr>
        <w:t>的</w:t>
      </w:r>
      <w:r w:rsidRPr="00B87AB8">
        <w:rPr>
          <w:rFonts w:eastAsia="宋体"/>
          <w:szCs w:val="28"/>
        </w:rPr>
        <w:t>光路程相差半个波长，</w:t>
      </w:r>
      <w:r w:rsidRPr="00B87AB8">
        <w:rPr>
          <w:rFonts w:eastAsia="宋体" w:hint="eastAsia"/>
          <w:szCs w:val="28"/>
        </w:rPr>
        <w:t>受光器</w:t>
      </w:r>
      <w:r w:rsidRPr="00B87AB8">
        <w:rPr>
          <w:rFonts w:eastAsia="宋体"/>
          <w:szCs w:val="28"/>
        </w:rPr>
        <w:t>I</w:t>
      </w:r>
      <w:r w:rsidRPr="00B87AB8">
        <w:rPr>
          <w:rFonts w:eastAsia="宋体"/>
          <w:szCs w:val="28"/>
        </w:rPr>
        <w:t>和</w:t>
      </w:r>
      <w:r w:rsidRPr="00B87AB8">
        <w:rPr>
          <w:rFonts w:eastAsia="宋体"/>
          <w:szCs w:val="28"/>
        </w:rPr>
        <w:t>T</w:t>
      </w:r>
      <w:r w:rsidRPr="00B87AB8">
        <w:rPr>
          <w:rFonts w:eastAsia="宋体" w:hint="eastAsia"/>
          <w:szCs w:val="28"/>
        </w:rPr>
        <w:t>的</w:t>
      </w:r>
      <w:r w:rsidRPr="00B87AB8">
        <w:rPr>
          <w:rFonts w:eastAsia="宋体"/>
          <w:szCs w:val="28"/>
        </w:rPr>
        <w:t>上</w:t>
      </w:r>
      <w:r w:rsidRPr="00B87AB8">
        <w:rPr>
          <w:rFonts w:eastAsia="宋体" w:hint="eastAsia"/>
          <w:szCs w:val="28"/>
        </w:rPr>
        <w:t>两个光波</w:t>
      </w:r>
      <w:r w:rsidRPr="00B87AB8">
        <w:rPr>
          <w:rFonts w:eastAsia="宋体"/>
          <w:szCs w:val="28"/>
        </w:rPr>
        <w:t>的叠加而显示暗光</w:t>
      </w:r>
      <w:r w:rsidRPr="00B87AB8">
        <w:rPr>
          <w:rFonts w:eastAsia="宋体" w:hint="eastAsia"/>
          <w:szCs w:val="28"/>
        </w:rPr>
        <w:t>，</w:t>
      </w:r>
      <w:r w:rsidRPr="00B87AB8">
        <w:rPr>
          <w:rFonts w:eastAsia="宋体"/>
          <w:szCs w:val="28"/>
        </w:rPr>
        <w:t>使</w:t>
      </w:r>
      <w:r w:rsidRPr="00B87AB8">
        <w:rPr>
          <w:rFonts w:eastAsia="宋体"/>
          <w:szCs w:val="28"/>
        </w:rPr>
        <w:t>I</w:t>
      </w:r>
      <w:r w:rsidRPr="00B87AB8">
        <w:rPr>
          <w:rFonts w:eastAsia="宋体"/>
          <w:szCs w:val="28"/>
        </w:rPr>
        <w:t>和</w:t>
      </w:r>
      <w:r w:rsidRPr="00B87AB8">
        <w:rPr>
          <w:rFonts w:eastAsia="宋体"/>
          <w:szCs w:val="28"/>
        </w:rPr>
        <w:t>T</w:t>
      </w:r>
      <w:r w:rsidRPr="00B87AB8">
        <w:rPr>
          <w:rFonts w:eastAsia="宋体" w:hint="eastAsia"/>
          <w:szCs w:val="28"/>
        </w:rPr>
        <w:t>的</w:t>
      </w:r>
      <w:r w:rsidRPr="00B87AB8">
        <w:rPr>
          <w:rFonts w:eastAsia="宋体"/>
          <w:szCs w:val="28"/>
        </w:rPr>
        <w:t>受光器同时为输出值</w:t>
      </w:r>
      <w:r w:rsidRPr="00B87AB8">
        <w:rPr>
          <w:rFonts w:eastAsia="宋体" w:hint="eastAsia"/>
          <w:szCs w:val="28"/>
        </w:rPr>
        <w:t>信号</w:t>
      </w:r>
      <w:r w:rsidRPr="00B87AB8">
        <w:rPr>
          <w:rFonts w:eastAsia="宋体" w:hint="eastAsia"/>
          <w:szCs w:val="28"/>
        </w:rPr>
        <w:t>0</w:t>
      </w:r>
      <w:r w:rsidRPr="00B87AB8">
        <w:rPr>
          <w:rFonts w:eastAsia="宋体" w:hint="eastAsia"/>
          <w:szCs w:val="28"/>
        </w:rPr>
        <w:t>（</w:t>
      </w:r>
      <w:r w:rsidRPr="00B87AB8">
        <w:rPr>
          <w:rFonts w:eastAsia="宋体"/>
          <w:szCs w:val="28"/>
        </w:rPr>
        <w:t>输出信号</w:t>
      </w:r>
      <w:r w:rsidRPr="00B87AB8">
        <w:rPr>
          <w:rFonts w:eastAsia="宋体"/>
          <w:szCs w:val="28"/>
        </w:rPr>
        <w:t>I=0</w:t>
      </w:r>
      <w:r w:rsidRPr="00B87AB8">
        <w:rPr>
          <w:rFonts w:eastAsia="宋体" w:hint="eastAsia"/>
          <w:szCs w:val="28"/>
        </w:rPr>
        <w:t>，</w:t>
      </w:r>
      <w:r w:rsidRPr="00B87AB8">
        <w:rPr>
          <w:rFonts w:eastAsia="宋体"/>
          <w:szCs w:val="28"/>
        </w:rPr>
        <w:t>T=0</w:t>
      </w:r>
      <w:r w:rsidRPr="00B87AB8">
        <w:rPr>
          <w:rFonts w:eastAsia="宋体" w:hint="eastAsia"/>
          <w:szCs w:val="28"/>
        </w:rPr>
        <w:t>），</w:t>
      </w:r>
      <w:r w:rsidRPr="00B87AB8">
        <w:rPr>
          <w:rFonts w:eastAsia="宋体"/>
          <w:szCs w:val="28"/>
        </w:rPr>
        <w:t>而</w:t>
      </w:r>
      <w:r w:rsidRPr="00B87AB8">
        <w:rPr>
          <w:rFonts w:eastAsia="宋体"/>
          <w:szCs w:val="28"/>
        </w:rPr>
        <w:t>R</w:t>
      </w:r>
      <w:r w:rsidRPr="00B87AB8">
        <w:rPr>
          <w:rFonts w:eastAsia="宋体"/>
          <w:szCs w:val="28"/>
        </w:rPr>
        <w:t>受光器因为</w:t>
      </w:r>
      <w:r w:rsidRPr="00B87AB8">
        <w:rPr>
          <w:rFonts w:eastAsia="宋体"/>
          <w:szCs w:val="28"/>
        </w:rPr>
        <w:t>A</w:t>
      </w:r>
      <w:r w:rsidRPr="00B87AB8">
        <w:rPr>
          <w:rFonts w:eastAsia="宋体"/>
          <w:szCs w:val="28"/>
        </w:rPr>
        <w:t>与</w:t>
      </w:r>
      <w:r w:rsidRPr="00B87AB8">
        <w:rPr>
          <w:rFonts w:eastAsia="宋体"/>
          <w:szCs w:val="28"/>
        </w:rPr>
        <w:t>a</w:t>
      </w:r>
      <w:r w:rsidRPr="00B87AB8">
        <w:rPr>
          <w:rFonts w:eastAsia="宋体" w:hint="eastAsia"/>
          <w:szCs w:val="28"/>
        </w:rPr>
        <w:t>的</w:t>
      </w:r>
      <w:r w:rsidRPr="00B87AB8">
        <w:rPr>
          <w:rFonts w:eastAsia="宋体"/>
          <w:szCs w:val="28"/>
        </w:rPr>
        <w:t>干涉光的叠加</w:t>
      </w:r>
      <w:r w:rsidRPr="00B87AB8">
        <w:rPr>
          <w:rFonts w:eastAsia="宋体" w:hint="eastAsia"/>
          <w:szCs w:val="28"/>
        </w:rPr>
        <w:t>而感应</w:t>
      </w:r>
      <w:r w:rsidRPr="00B87AB8">
        <w:rPr>
          <w:rFonts w:eastAsia="宋体"/>
          <w:szCs w:val="28"/>
        </w:rPr>
        <w:t>强光，通过光电效应转换为电信号</w:t>
      </w:r>
      <w:r w:rsidRPr="00B87AB8">
        <w:rPr>
          <w:rFonts w:eastAsia="宋体" w:hint="eastAsia"/>
          <w:szCs w:val="28"/>
        </w:rPr>
        <w:t>1</w:t>
      </w:r>
      <w:r w:rsidRPr="00B87AB8">
        <w:rPr>
          <w:rFonts w:eastAsia="宋体" w:hint="eastAsia"/>
          <w:szCs w:val="28"/>
        </w:rPr>
        <w:t>。</w:t>
      </w:r>
      <w:r w:rsidRPr="00B87AB8">
        <w:rPr>
          <w:rFonts w:eastAsia="宋体"/>
          <w:szCs w:val="28"/>
        </w:rPr>
        <w:t>入射</w:t>
      </w:r>
      <w:r w:rsidRPr="00B87AB8">
        <w:rPr>
          <w:rFonts w:eastAsia="宋体" w:hint="eastAsia"/>
          <w:szCs w:val="28"/>
        </w:rPr>
        <w:t>光源</w:t>
      </w:r>
      <w:r w:rsidRPr="00B87AB8">
        <w:rPr>
          <w:rFonts w:eastAsia="宋体"/>
          <w:szCs w:val="28"/>
        </w:rPr>
        <w:t>A</w:t>
      </w:r>
      <w:r w:rsidRPr="00B87AB8">
        <w:rPr>
          <w:rFonts w:eastAsia="宋体"/>
          <w:szCs w:val="28"/>
        </w:rPr>
        <w:t>与</w:t>
      </w:r>
      <w:r w:rsidRPr="00B87AB8">
        <w:rPr>
          <w:rFonts w:eastAsia="宋体" w:hint="eastAsia"/>
          <w:szCs w:val="28"/>
        </w:rPr>
        <w:t>a</w:t>
      </w:r>
      <w:r w:rsidRPr="00B87AB8">
        <w:rPr>
          <w:rFonts w:eastAsia="宋体" w:hint="eastAsia"/>
          <w:szCs w:val="28"/>
        </w:rPr>
        <w:t>之中</w:t>
      </w:r>
      <w:r w:rsidRPr="00B87AB8">
        <w:rPr>
          <w:rFonts w:eastAsia="宋体"/>
          <w:szCs w:val="28"/>
        </w:rPr>
        <w:t>，</w:t>
      </w:r>
      <w:r w:rsidRPr="00B87AB8">
        <w:rPr>
          <w:rFonts w:eastAsia="宋体" w:hint="eastAsia"/>
          <w:szCs w:val="28"/>
        </w:rPr>
        <w:t>当</w:t>
      </w:r>
      <w:r w:rsidRPr="00B87AB8">
        <w:rPr>
          <w:rFonts w:eastAsia="宋体"/>
          <w:szCs w:val="28"/>
        </w:rPr>
        <w:t>只有一个入射时，</w:t>
      </w:r>
      <w:r w:rsidRPr="00B87AB8">
        <w:rPr>
          <w:rFonts w:eastAsia="宋体" w:hint="eastAsia"/>
          <w:szCs w:val="28"/>
        </w:rPr>
        <w:t>由于无</w:t>
      </w:r>
      <w:r w:rsidRPr="00B87AB8">
        <w:rPr>
          <w:rFonts w:eastAsia="宋体"/>
          <w:szCs w:val="28"/>
        </w:rPr>
        <w:t>光的干涉</w:t>
      </w:r>
      <w:r w:rsidRPr="00B87AB8">
        <w:rPr>
          <w:rFonts w:eastAsia="宋体" w:hint="eastAsia"/>
          <w:szCs w:val="28"/>
        </w:rPr>
        <w:t>，所以当</w:t>
      </w:r>
      <w:r w:rsidRPr="00B87AB8">
        <w:rPr>
          <w:rFonts w:eastAsia="宋体"/>
          <w:szCs w:val="28"/>
        </w:rPr>
        <w:t>A</w:t>
      </w:r>
      <w:r w:rsidRPr="00B87AB8">
        <w:rPr>
          <w:rFonts w:eastAsia="宋体"/>
          <w:szCs w:val="28"/>
        </w:rPr>
        <w:t>入射</w:t>
      </w:r>
      <w:r w:rsidRPr="00B87AB8">
        <w:rPr>
          <w:rFonts w:eastAsia="宋体" w:hint="eastAsia"/>
          <w:szCs w:val="28"/>
        </w:rPr>
        <w:t>光源</w:t>
      </w:r>
      <w:r w:rsidRPr="00B87AB8">
        <w:rPr>
          <w:rFonts w:eastAsia="宋体"/>
          <w:szCs w:val="28"/>
        </w:rPr>
        <w:t>信号</w:t>
      </w:r>
      <w:r w:rsidRPr="00B87AB8">
        <w:rPr>
          <w:rFonts w:eastAsia="宋体" w:hint="eastAsia"/>
          <w:szCs w:val="28"/>
        </w:rPr>
        <w:t>而</w:t>
      </w:r>
      <w:r w:rsidRPr="00B87AB8">
        <w:rPr>
          <w:rFonts w:eastAsia="宋体" w:hint="eastAsia"/>
          <w:szCs w:val="28"/>
        </w:rPr>
        <w:t>a</w:t>
      </w:r>
      <w:r w:rsidRPr="00B87AB8">
        <w:rPr>
          <w:rFonts w:eastAsia="宋体" w:hint="eastAsia"/>
          <w:szCs w:val="28"/>
        </w:rPr>
        <w:t>没有入射</w:t>
      </w:r>
      <w:r w:rsidRPr="00B87AB8">
        <w:rPr>
          <w:rFonts w:eastAsia="宋体"/>
          <w:szCs w:val="28"/>
        </w:rPr>
        <w:t>光源信号</w:t>
      </w:r>
      <w:r w:rsidRPr="00B87AB8">
        <w:rPr>
          <w:rFonts w:eastAsia="宋体" w:hint="eastAsia"/>
          <w:szCs w:val="28"/>
        </w:rPr>
        <w:t>时（</w:t>
      </w:r>
      <w:r w:rsidRPr="00B87AB8">
        <w:rPr>
          <w:rFonts w:eastAsia="宋体" w:hint="eastAsia"/>
          <w:szCs w:val="28"/>
        </w:rPr>
        <w:t>A</w:t>
      </w:r>
      <w:r w:rsidRPr="00B87AB8">
        <w:rPr>
          <w:rFonts w:eastAsia="宋体"/>
          <w:szCs w:val="28"/>
        </w:rPr>
        <w:t>=1</w:t>
      </w:r>
      <w:r w:rsidRPr="00B87AB8">
        <w:rPr>
          <w:rFonts w:eastAsia="宋体" w:hint="eastAsia"/>
          <w:szCs w:val="28"/>
        </w:rPr>
        <w:t>，</w:t>
      </w:r>
      <w:r w:rsidRPr="00B87AB8">
        <w:rPr>
          <w:rFonts w:eastAsia="宋体" w:hint="eastAsia"/>
          <w:szCs w:val="28"/>
        </w:rPr>
        <w:t>a=0</w:t>
      </w:r>
      <w:r w:rsidRPr="00B87AB8">
        <w:rPr>
          <w:rFonts w:eastAsia="宋体"/>
          <w:szCs w:val="28"/>
        </w:rPr>
        <w:t>），</w:t>
      </w:r>
      <w:r w:rsidRPr="00B87AB8">
        <w:rPr>
          <w:rFonts w:eastAsia="宋体" w:hint="eastAsia"/>
          <w:szCs w:val="28"/>
        </w:rPr>
        <w:t>I</w:t>
      </w:r>
      <w:r w:rsidRPr="00B87AB8">
        <w:rPr>
          <w:rFonts w:eastAsia="宋体"/>
          <w:szCs w:val="28"/>
        </w:rPr>
        <w:t>受光器输出信号</w:t>
      </w:r>
      <w:r w:rsidRPr="00B87AB8">
        <w:rPr>
          <w:rFonts w:eastAsia="宋体" w:hint="eastAsia"/>
          <w:szCs w:val="28"/>
        </w:rPr>
        <w:t>1</w:t>
      </w:r>
      <w:r w:rsidRPr="00B87AB8">
        <w:rPr>
          <w:rFonts w:eastAsia="宋体" w:hint="eastAsia"/>
          <w:szCs w:val="28"/>
        </w:rPr>
        <w:t>，</w:t>
      </w:r>
      <w:r w:rsidRPr="00B87AB8">
        <w:rPr>
          <w:rFonts w:eastAsia="宋体"/>
          <w:szCs w:val="28"/>
        </w:rPr>
        <w:t>T</w:t>
      </w:r>
      <w:r w:rsidRPr="00B87AB8">
        <w:rPr>
          <w:rFonts w:eastAsia="宋体" w:hint="eastAsia"/>
          <w:szCs w:val="28"/>
        </w:rPr>
        <w:t>与</w:t>
      </w:r>
      <w:r w:rsidRPr="00B87AB8">
        <w:rPr>
          <w:rFonts w:eastAsia="宋体"/>
          <w:szCs w:val="28"/>
        </w:rPr>
        <w:t>R</w:t>
      </w:r>
      <w:r w:rsidRPr="00B87AB8">
        <w:rPr>
          <w:rFonts w:eastAsia="宋体" w:hint="eastAsia"/>
          <w:szCs w:val="28"/>
        </w:rPr>
        <w:t>受光器</w:t>
      </w:r>
      <w:r w:rsidRPr="00B87AB8">
        <w:rPr>
          <w:rFonts w:eastAsia="宋体"/>
          <w:szCs w:val="28"/>
        </w:rPr>
        <w:t>无光信号</w:t>
      </w:r>
      <w:r w:rsidRPr="00B87AB8">
        <w:rPr>
          <w:rFonts w:eastAsia="宋体" w:hint="eastAsia"/>
          <w:szCs w:val="28"/>
        </w:rPr>
        <w:t>检测而</w:t>
      </w:r>
      <w:r w:rsidRPr="00B87AB8">
        <w:rPr>
          <w:rFonts w:eastAsia="宋体"/>
          <w:szCs w:val="28"/>
        </w:rPr>
        <w:t>输出</w:t>
      </w:r>
      <w:r w:rsidRPr="00B87AB8">
        <w:rPr>
          <w:rFonts w:eastAsia="宋体" w:hint="eastAsia"/>
          <w:szCs w:val="28"/>
        </w:rPr>
        <w:t>信号</w:t>
      </w:r>
      <w:r w:rsidRPr="00B87AB8">
        <w:rPr>
          <w:rFonts w:eastAsia="宋体" w:hint="eastAsia"/>
          <w:szCs w:val="28"/>
        </w:rPr>
        <w:t>0</w:t>
      </w:r>
      <w:r w:rsidRPr="00B87AB8">
        <w:rPr>
          <w:rFonts w:eastAsia="宋体"/>
          <w:szCs w:val="28"/>
        </w:rPr>
        <w:t>(I=1,T=0</w:t>
      </w:r>
      <w:r w:rsidRPr="00B87AB8">
        <w:rPr>
          <w:rFonts w:eastAsia="宋体" w:hint="eastAsia"/>
          <w:szCs w:val="28"/>
        </w:rPr>
        <w:t>,R=0</w:t>
      </w:r>
      <w:r w:rsidRPr="00B87AB8">
        <w:rPr>
          <w:rFonts w:eastAsia="宋体"/>
          <w:szCs w:val="28"/>
        </w:rPr>
        <w:t>)</w:t>
      </w:r>
      <w:r w:rsidRPr="00B87AB8">
        <w:rPr>
          <w:rFonts w:eastAsia="宋体" w:hint="eastAsia"/>
          <w:szCs w:val="28"/>
        </w:rPr>
        <w:t>；同理，当</w:t>
      </w:r>
      <w:r w:rsidRPr="00B87AB8">
        <w:rPr>
          <w:rFonts w:eastAsia="宋体"/>
          <w:szCs w:val="28"/>
        </w:rPr>
        <w:t>a</w:t>
      </w:r>
      <w:r w:rsidRPr="00B87AB8">
        <w:rPr>
          <w:rFonts w:eastAsia="宋体"/>
          <w:szCs w:val="28"/>
        </w:rPr>
        <w:t>入射</w:t>
      </w:r>
      <w:r w:rsidRPr="00B87AB8">
        <w:rPr>
          <w:rFonts w:eastAsia="宋体" w:hint="eastAsia"/>
          <w:szCs w:val="28"/>
        </w:rPr>
        <w:t>光源</w:t>
      </w:r>
      <w:r w:rsidRPr="00B87AB8">
        <w:rPr>
          <w:rFonts w:eastAsia="宋体"/>
          <w:szCs w:val="28"/>
        </w:rPr>
        <w:t>信号</w:t>
      </w:r>
      <w:r w:rsidRPr="00B87AB8">
        <w:rPr>
          <w:rFonts w:eastAsia="宋体" w:hint="eastAsia"/>
          <w:szCs w:val="28"/>
        </w:rPr>
        <w:t>1</w:t>
      </w:r>
      <w:r w:rsidRPr="00B87AB8">
        <w:rPr>
          <w:rFonts w:eastAsia="宋体" w:hint="eastAsia"/>
          <w:szCs w:val="28"/>
        </w:rPr>
        <w:t>同时</w:t>
      </w:r>
      <w:r w:rsidRPr="00B87AB8">
        <w:rPr>
          <w:rFonts w:eastAsia="宋体"/>
          <w:szCs w:val="28"/>
        </w:rPr>
        <w:t>A</w:t>
      </w:r>
      <w:r w:rsidRPr="00B87AB8">
        <w:rPr>
          <w:rFonts w:eastAsia="宋体"/>
          <w:szCs w:val="28"/>
        </w:rPr>
        <w:t>入射光信号</w:t>
      </w:r>
      <w:r w:rsidRPr="00B87AB8">
        <w:rPr>
          <w:rFonts w:eastAsia="宋体" w:hint="eastAsia"/>
          <w:szCs w:val="28"/>
        </w:rPr>
        <w:t>0</w:t>
      </w:r>
      <w:r w:rsidRPr="00B87AB8">
        <w:rPr>
          <w:rFonts w:eastAsia="宋体" w:hint="eastAsia"/>
          <w:szCs w:val="28"/>
        </w:rPr>
        <w:t>时</w:t>
      </w:r>
      <w:r w:rsidRPr="00B87AB8">
        <w:rPr>
          <w:rFonts w:eastAsia="宋体" w:hint="eastAsia"/>
          <w:szCs w:val="28"/>
        </w:rPr>
        <w:t>(</w:t>
      </w:r>
      <w:r w:rsidRPr="00B87AB8">
        <w:rPr>
          <w:rFonts w:eastAsia="宋体"/>
          <w:szCs w:val="28"/>
        </w:rPr>
        <w:t>A=0,a=1</w:t>
      </w:r>
      <w:r w:rsidRPr="00B87AB8">
        <w:rPr>
          <w:rFonts w:eastAsia="宋体" w:hint="eastAsia"/>
          <w:szCs w:val="28"/>
        </w:rPr>
        <w:t>)</w:t>
      </w:r>
      <w:r w:rsidRPr="00B87AB8">
        <w:rPr>
          <w:rFonts w:eastAsia="宋体" w:hint="eastAsia"/>
          <w:szCs w:val="28"/>
        </w:rPr>
        <w:t>时</w:t>
      </w:r>
      <w:r w:rsidRPr="00B87AB8">
        <w:rPr>
          <w:rFonts w:eastAsia="宋体"/>
          <w:szCs w:val="28"/>
        </w:rPr>
        <w:t>，</w:t>
      </w:r>
      <w:r w:rsidRPr="00B87AB8">
        <w:rPr>
          <w:rFonts w:eastAsia="宋体"/>
          <w:szCs w:val="28"/>
        </w:rPr>
        <w:t>T</w:t>
      </w:r>
      <w:r w:rsidRPr="00B87AB8">
        <w:rPr>
          <w:rFonts w:eastAsia="宋体"/>
          <w:szCs w:val="28"/>
        </w:rPr>
        <w:t>受光器输出信号</w:t>
      </w:r>
      <w:r w:rsidRPr="00B87AB8">
        <w:rPr>
          <w:rFonts w:eastAsia="宋体" w:hint="eastAsia"/>
          <w:szCs w:val="28"/>
        </w:rPr>
        <w:t>1</w:t>
      </w:r>
      <w:r w:rsidRPr="00B87AB8">
        <w:rPr>
          <w:rFonts w:eastAsia="宋体" w:hint="eastAsia"/>
          <w:szCs w:val="28"/>
        </w:rPr>
        <w:t>，</w:t>
      </w:r>
      <w:r w:rsidRPr="00B87AB8">
        <w:rPr>
          <w:rFonts w:eastAsia="宋体"/>
          <w:szCs w:val="28"/>
        </w:rPr>
        <w:t>I</w:t>
      </w:r>
      <w:r w:rsidRPr="00B87AB8">
        <w:rPr>
          <w:rFonts w:eastAsia="宋体" w:hint="eastAsia"/>
          <w:szCs w:val="28"/>
        </w:rPr>
        <w:t>与</w:t>
      </w:r>
      <w:r w:rsidRPr="00B87AB8">
        <w:rPr>
          <w:rFonts w:eastAsia="宋体"/>
          <w:szCs w:val="28"/>
        </w:rPr>
        <w:t>R</w:t>
      </w:r>
      <w:r w:rsidRPr="00B87AB8">
        <w:rPr>
          <w:rFonts w:eastAsia="宋体" w:hint="eastAsia"/>
          <w:szCs w:val="28"/>
        </w:rPr>
        <w:t>受光器</w:t>
      </w:r>
      <w:r w:rsidRPr="00B87AB8">
        <w:rPr>
          <w:rFonts w:eastAsia="宋体"/>
          <w:szCs w:val="28"/>
        </w:rPr>
        <w:t>无光信号</w:t>
      </w:r>
      <w:r w:rsidRPr="00B87AB8">
        <w:rPr>
          <w:rFonts w:eastAsia="宋体" w:hint="eastAsia"/>
          <w:szCs w:val="28"/>
        </w:rPr>
        <w:t>检测而</w:t>
      </w:r>
      <w:r w:rsidRPr="00B87AB8">
        <w:rPr>
          <w:rFonts w:eastAsia="宋体"/>
          <w:szCs w:val="28"/>
        </w:rPr>
        <w:t>输出</w:t>
      </w:r>
      <w:r w:rsidRPr="00B87AB8">
        <w:rPr>
          <w:rFonts w:eastAsia="宋体" w:hint="eastAsia"/>
          <w:szCs w:val="28"/>
        </w:rPr>
        <w:t>信号</w:t>
      </w:r>
      <w:r w:rsidRPr="00B87AB8">
        <w:rPr>
          <w:rFonts w:eastAsia="宋体" w:hint="eastAsia"/>
          <w:szCs w:val="28"/>
        </w:rPr>
        <w:t>0</w:t>
      </w:r>
      <w:r w:rsidRPr="00B87AB8">
        <w:rPr>
          <w:rFonts w:eastAsia="宋体"/>
          <w:szCs w:val="28"/>
        </w:rPr>
        <w:t>(I=0,R=0,T=1)</w:t>
      </w:r>
      <w:r w:rsidRPr="00B87AB8">
        <w:rPr>
          <w:rFonts w:eastAsia="宋体" w:hint="eastAsia"/>
          <w:szCs w:val="28"/>
        </w:rPr>
        <w:t>；入射</w:t>
      </w:r>
      <w:r w:rsidRPr="00B87AB8">
        <w:rPr>
          <w:rFonts w:eastAsia="宋体"/>
          <w:szCs w:val="28"/>
        </w:rPr>
        <w:t>光源</w:t>
      </w:r>
      <w:r w:rsidRPr="00B87AB8">
        <w:rPr>
          <w:rFonts w:eastAsia="宋体"/>
          <w:szCs w:val="28"/>
        </w:rPr>
        <w:t>A</w:t>
      </w:r>
      <w:r w:rsidRPr="00B87AB8">
        <w:rPr>
          <w:rFonts w:eastAsia="宋体"/>
          <w:szCs w:val="28"/>
        </w:rPr>
        <w:t>与</w:t>
      </w:r>
      <w:r w:rsidRPr="00B87AB8">
        <w:rPr>
          <w:rFonts w:eastAsia="宋体" w:hint="eastAsia"/>
          <w:szCs w:val="28"/>
        </w:rPr>
        <w:t>a</w:t>
      </w:r>
      <w:r w:rsidRPr="00B87AB8">
        <w:rPr>
          <w:rFonts w:eastAsia="宋体" w:hint="eastAsia"/>
          <w:szCs w:val="28"/>
        </w:rPr>
        <w:t>同时</w:t>
      </w:r>
      <w:r w:rsidRPr="00B87AB8">
        <w:rPr>
          <w:rFonts w:eastAsia="宋体"/>
          <w:szCs w:val="28"/>
        </w:rPr>
        <w:t>无光信号时（</w:t>
      </w:r>
      <w:r w:rsidRPr="00B87AB8">
        <w:rPr>
          <w:rFonts w:eastAsia="宋体" w:hint="eastAsia"/>
          <w:szCs w:val="28"/>
        </w:rPr>
        <w:t>输入</w:t>
      </w:r>
      <w:r w:rsidRPr="00B87AB8">
        <w:rPr>
          <w:rFonts w:eastAsia="宋体"/>
          <w:szCs w:val="28"/>
        </w:rPr>
        <w:t>信号</w:t>
      </w:r>
      <w:r w:rsidRPr="00B87AB8">
        <w:rPr>
          <w:rFonts w:eastAsia="宋体" w:hint="eastAsia"/>
          <w:szCs w:val="28"/>
        </w:rPr>
        <w:t>A=a=0</w:t>
      </w:r>
      <w:r w:rsidRPr="00B87AB8">
        <w:rPr>
          <w:rFonts w:eastAsia="宋体" w:hint="eastAsia"/>
          <w:szCs w:val="28"/>
        </w:rPr>
        <w:t>），</w:t>
      </w:r>
      <w:r w:rsidRPr="00B87AB8">
        <w:rPr>
          <w:rFonts w:eastAsia="宋体"/>
          <w:szCs w:val="28"/>
        </w:rPr>
        <w:t>受光器</w:t>
      </w:r>
      <w:r w:rsidRPr="00B87AB8">
        <w:rPr>
          <w:rFonts w:eastAsia="宋体"/>
          <w:szCs w:val="28"/>
        </w:rPr>
        <w:t>I</w:t>
      </w:r>
      <w:r w:rsidRPr="00B87AB8">
        <w:rPr>
          <w:rFonts w:eastAsia="宋体" w:hint="eastAsia"/>
          <w:szCs w:val="28"/>
        </w:rPr>
        <w:t>、</w:t>
      </w:r>
      <w:r w:rsidRPr="00B87AB8">
        <w:rPr>
          <w:rFonts w:eastAsia="宋体"/>
          <w:szCs w:val="28"/>
        </w:rPr>
        <w:t>R</w:t>
      </w:r>
      <w:r w:rsidRPr="00B87AB8">
        <w:rPr>
          <w:rFonts w:eastAsia="宋体"/>
          <w:szCs w:val="28"/>
        </w:rPr>
        <w:t>、</w:t>
      </w:r>
      <w:r w:rsidRPr="00B87AB8">
        <w:rPr>
          <w:rFonts w:eastAsia="宋体"/>
          <w:szCs w:val="28"/>
        </w:rPr>
        <w:t>T</w:t>
      </w:r>
      <w:r w:rsidRPr="00B87AB8">
        <w:rPr>
          <w:rFonts w:eastAsia="宋体" w:hint="eastAsia"/>
          <w:szCs w:val="28"/>
        </w:rPr>
        <w:t>同时无</w:t>
      </w:r>
      <w:r w:rsidRPr="00B87AB8">
        <w:rPr>
          <w:rFonts w:eastAsia="宋体"/>
          <w:szCs w:val="28"/>
        </w:rPr>
        <w:t>光信号检测</w:t>
      </w:r>
      <w:r w:rsidRPr="00B87AB8">
        <w:rPr>
          <w:rFonts w:eastAsia="宋体" w:hint="eastAsia"/>
          <w:szCs w:val="28"/>
        </w:rPr>
        <w:t>，</w:t>
      </w:r>
      <w:r w:rsidRPr="00B87AB8">
        <w:rPr>
          <w:rFonts w:eastAsia="宋体"/>
          <w:szCs w:val="28"/>
        </w:rPr>
        <w:t>而输出信号为</w:t>
      </w:r>
      <w:r w:rsidRPr="00B87AB8">
        <w:rPr>
          <w:rFonts w:eastAsia="宋体" w:hint="eastAsia"/>
          <w:szCs w:val="28"/>
        </w:rPr>
        <w:t>0</w:t>
      </w:r>
      <w:r w:rsidRPr="00B87AB8">
        <w:rPr>
          <w:rFonts w:eastAsia="宋体" w:hint="eastAsia"/>
          <w:szCs w:val="28"/>
        </w:rPr>
        <w:t>（输出</w:t>
      </w:r>
      <w:r w:rsidRPr="00B87AB8">
        <w:rPr>
          <w:rFonts w:eastAsia="宋体"/>
          <w:szCs w:val="28"/>
        </w:rPr>
        <w:t>信号</w:t>
      </w:r>
      <w:r w:rsidRPr="00B87AB8">
        <w:rPr>
          <w:rFonts w:eastAsia="宋体"/>
          <w:szCs w:val="28"/>
        </w:rPr>
        <w:t>T=R=I</w:t>
      </w:r>
      <w:r w:rsidRPr="00B87AB8">
        <w:rPr>
          <w:rFonts w:eastAsia="宋体" w:hint="eastAsia"/>
          <w:szCs w:val="28"/>
        </w:rPr>
        <w:t>=0</w:t>
      </w:r>
      <w:r w:rsidRPr="00B87AB8">
        <w:rPr>
          <w:rFonts w:eastAsia="宋体" w:hint="eastAsia"/>
          <w:szCs w:val="28"/>
        </w:rPr>
        <w:t>）。其中，入射</w:t>
      </w:r>
      <w:r w:rsidRPr="00B87AB8">
        <w:rPr>
          <w:rFonts w:eastAsia="宋体"/>
          <w:szCs w:val="28"/>
        </w:rPr>
        <w:t>光源</w:t>
      </w:r>
      <w:r w:rsidRPr="00B87AB8">
        <w:rPr>
          <w:rFonts w:eastAsia="宋体"/>
          <w:szCs w:val="28"/>
        </w:rPr>
        <w:t>A</w:t>
      </w:r>
      <w:r w:rsidRPr="00B87AB8">
        <w:rPr>
          <w:rFonts w:eastAsia="宋体" w:hint="eastAsia"/>
          <w:szCs w:val="28"/>
        </w:rPr>
        <w:t>与</w:t>
      </w:r>
      <w:r w:rsidRPr="00B87AB8">
        <w:rPr>
          <w:rFonts w:eastAsia="宋体"/>
          <w:szCs w:val="28"/>
        </w:rPr>
        <w:t>a</w:t>
      </w:r>
      <w:r w:rsidRPr="00B87AB8">
        <w:rPr>
          <w:rFonts w:eastAsia="宋体" w:hint="eastAsia"/>
          <w:szCs w:val="28"/>
        </w:rPr>
        <w:t>之间的</w:t>
      </w:r>
      <w:r w:rsidRPr="00B87AB8">
        <w:rPr>
          <w:rFonts w:eastAsia="宋体"/>
          <w:szCs w:val="28"/>
        </w:rPr>
        <w:t>距离</w:t>
      </w:r>
      <w:r w:rsidRPr="00B87AB8">
        <w:rPr>
          <w:rFonts w:eastAsia="宋体" w:hint="eastAsia"/>
          <w:szCs w:val="28"/>
        </w:rPr>
        <w:t>为</w:t>
      </w:r>
      <w:r w:rsidRPr="00B87AB8">
        <w:rPr>
          <w:rFonts w:eastAsia="宋体"/>
          <w:szCs w:val="28"/>
        </w:rPr>
        <w:t>相差</w:t>
      </w:r>
      <w:r w:rsidRPr="00B87AB8">
        <w:rPr>
          <w:rFonts w:eastAsia="宋体" w:hint="eastAsia"/>
          <w:szCs w:val="28"/>
        </w:rPr>
        <w:lastRenderedPageBreak/>
        <w:t>3</w:t>
      </w:r>
      <w:r w:rsidRPr="00B87AB8">
        <w:rPr>
          <w:rFonts w:eastAsia="宋体"/>
          <w:szCs w:val="28"/>
        </w:rPr>
        <w:t>勾股数</w:t>
      </w:r>
      <w:r w:rsidRPr="00B87AB8">
        <w:rPr>
          <w:rFonts w:eastAsia="宋体" w:hint="eastAsia"/>
          <w:szCs w:val="28"/>
        </w:rPr>
        <w:t>倍数的</w:t>
      </w:r>
      <w:r w:rsidRPr="00B87AB8">
        <w:rPr>
          <w:rFonts w:eastAsia="宋体"/>
          <w:szCs w:val="28"/>
        </w:rPr>
        <w:t>半个</w:t>
      </w:r>
      <w:r w:rsidRPr="00B87AB8">
        <w:rPr>
          <w:rFonts w:eastAsia="宋体" w:hint="eastAsia"/>
          <w:szCs w:val="28"/>
        </w:rPr>
        <w:t>光波长，</w:t>
      </w:r>
      <w:r w:rsidRPr="00B87AB8">
        <w:rPr>
          <w:rFonts w:eastAsia="宋体" w:hint="eastAsia"/>
          <w:szCs w:val="28"/>
        </w:rPr>
        <w:t>A</w:t>
      </w:r>
      <w:r w:rsidRPr="00B87AB8">
        <w:rPr>
          <w:rFonts w:eastAsia="宋体" w:hint="eastAsia"/>
          <w:szCs w:val="28"/>
        </w:rPr>
        <w:t>与</w:t>
      </w:r>
      <w:r w:rsidRPr="00B87AB8">
        <w:rPr>
          <w:rFonts w:eastAsia="宋体" w:hint="eastAsia"/>
          <w:szCs w:val="28"/>
        </w:rPr>
        <w:t>I</w:t>
      </w:r>
      <w:r w:rsidRPr="00B87AB8">
        <w:rPr>
          <w:rFonts w:eastAsia="宋体" w:hint="eastAsia"/>
          <w:szCs w:val="28"/>
        </w:rPr>
        <w:t>以及</w:t>
      </w:r>
      <w:r w:rsidRPr="00B87AB8">
        <w:rPr>
          <w:rFonts w:eastAsia="宋体" w:hint="eastAsia"/>
          <w:szCs w:val="28"/>
        </w:rPr>
        <w:t>a</w:t>
      </w:r>
      <w:r w:rsidRPr="00B87AB8">
        <w:rPr>
          <w:rFonts w:eastAsia="宋体" w:hint="eastAsia"/>
          <w:szCs w:val="28"/>
        </w:rPr>
        <w:t>与</w:t>
      </w:r>
      <w:r w:rsidRPr="00B87AB8">
        <w:rPr>
          <w:rFonts w:eastAsia="宋体" w:hint="eastAsia"/>
          <w:szCs w:val="28"/>
        </w:rPr>
        <w:t>T</w:t>
      </w:r>
      <w:r w:rsidRPr="00B87AB8">
        <w:rPr>
          <w:rFonts w:eastAsia="宋体" w:hint="eastAsia"/>
          <w:szCs w:val="28"/>
        </w:rPr>
        <w:t>的垂直</w:t>
      </w:r>
      <w:r w:rsidRPr="00B87AB8">
        <w:rPr>
          <w:rFonts w:eastAsia="宋体"/>
          <w:szCs w:val="28"/>
        </w:rPr>
        <w:t>投射距离</w:t>
      </w:r>
      <w:r w:rsidRPr="00B87AB8">
        <w:rPr>
          <w:rFonts w:eastAsia="宋体" w:hint="eastAsia"/>
          <w:szCs w:val="28"/>
        </w:rPr>
        <w:t>为相差</w:t>
      </w:r>
      <w:r w:rsidRPr="00B87AB8">
        <w:rPr>
          <w:rFonts w:eastAsia="宋体"/>
          <w:szCs w:val="28"/>
        </w:rPr>
        <w:t>倍数</w:t>
      </w:r>
      <w:r w:rsidRPr="00B87AB8">
        <w:rPr>
          <w:rFonts w:eastAsia="宋体" w:hint="eastAsia"/>
          <w:szCs w:val="28"/>
        </w:rPr>
        <w:t>4</w:t>
      </w:r>
      <w:r w:rsidRPr="00B87AB8">
        <w:rPr>
          <w:rFonts w:eastAsia="宋体"/>
          <w:szCs w:val="28"/>
        </w:rPr>
        <w:t>勾股数</w:t>
      </w:r>
      <w:r w:rsidRPr="00B87AB8">
        <w:rPr>
          <w:rFonts w:eastAsia="宋体" w:hint="eastAsia"/>
          <w:szCs w:val="28"/>
        </w:rPr>
        <w:t>的半个光波长</w:t>
      </w:r>
      <w:r w:rsidRPr="00B87AB8">
        <w:rPr>
          <w:rFonts w:eastAsia="宋体"/>
          <w:szCs w:val="28"/>
        </w:rPr>
        <w:t>，</w:t>
      </w:r>
      <w:r w:rsidRPr="00B87AB8">
        <w:rPr>
          <w:rFonts w:eastAsia="宋体" w:hint="eastAsia"/>
          <w:szCs w:val="28"/>
        </w:rPr>
        <w:t>这样，</w:t>
      </w:r>
      <w:r w:rsidRPr="00B87AB8">
        <w:rPr>
          <w:rFonts w:eastAsia="宋体"/>
          <w:szCs w:val="28"/>
        </w:rPr>
        <w:t>按照勾股定理</w:t>
      </w:r>
      <w:r w:rsidRPr="00B87AB8">
        <w:rPr>
          <w:rFonts w:eastAsia="宋体" w:hint="eastAsia"/>
          <w:szCs w:val="28"/>
        </w:rPr>
        <w:t>，干涉</w:t>
      </w:r>
      <w:r w:rsidRPr="00B87AB8">
        <w:rPr>
          <w:rFonts w:eastAsia="宋体"/>
          <w:szCs w:val="28"/>
        </w:rPr>
        <w:t>光源</w:t>
      </w:r>
      <w:r w:rsidRPr="00B87AB8">
        <w:rPr>
          <w:rFonts w:eastAsia="宋体" w:hint="eastAsia"/>
          <w:szCs w:val="28"/>
        </w:rPr>
        <w:t>A</w:t>
      </w:r>
      <w:r w:rsidRPr="00B87AB8">
        <w:rPr>
          <w:rFonts w:eastAsia="宋体" w:hint="eastAsia"/>
          <w:szCs w:val="28"/>
        </w:rPr>
        <w:t>与受光器</w:t>
      </w:r>
      <w:r w:rsidRPr="00B87AB8">
        <w:rPr>
          <w:rFonts w:eastAsia="宋体"/>
          <w:szCs w:val="28"/>
        </w:rPr>
        <w:t>T</w:t>
      </w:r>
      <w:r w:rsidRPr="00B87AB8">
        <w:rPr>
          <w:rFonts w:eastAsia="宋体" w:hint="eastAsia"/>
          <w:szCs w:val="28"/>
        </w:rPr>
        <w:t>以及干涉光源</w:t>
      </w:r>
      <w:r w:rsidRPr="00B87AB8">
        <w:rPr>
          <w:rFonts w:eastAsia="宋体" w:hint="eastAsia"/>
          <w:szCs w:val="28"/>
        </w:rPr>
        <w:t>a</w:t>
      </w:r>
      <w:r w:rsidRPr="00B87AB8">
        <w:rPr>
          <w:rFonts w:eastAsia="宋体" w:hint="eastAsia"/>
          <w:szCs w:val="28"/>
        </w:rPr>
        <w:t>与受光器</w:t>
      </w:r>
      <w:r w:rsidRPr="00B87AB8">
        <w:rPr>
          <w:rFonts w:eastAsia="宋体"/>
          <w:szCs w:val="28"/>
        </w:rPr>
        <w:t>I</w:t>
      </w:r>
      <w:r w:rsidRPr="00B87AB8">
        <w:rPr>
          <w:rFonts w:eastAsia="宋体" w:hint="eastAsia"/>
          <w:szCs w:val="28"/>
        </w:rPr>
        <w:t>之间</w:t>
      </w:r>
      <w:r w:rsidRPr="00B87AB8">
        <w:rPr>
          <w:rFonts w:eastAsia="宋体"/>
          <w:szCs w:val="28"/>
        </w:rPr>
        <w:t>的距离为相差倍数</w:t>
      </w:r>
      <w:r w:rsidRPr="00B87AB8">
        <w:rPr>
          <w:rFonts w:eastAsia="宋体" w:hint="eastAsia"/>
          <w:szCs w:val="28"/>
        </w:rPr>
        <w:t>5</w:t>
      </w:r>
      <w:r w:rsidRPr="00B87AB8">
        <w:rPr>
          <w:rFonts w:eastAsia="宋体" w:hint="eastAsia"/>
          <w:szCs w:val="28"/>
        </w:rPr>
        <w:t>的半个</w:t>
      </w:r>
      <w:r w:rsidRPr="00B87AB8">
        <w:rPr>
          <w:rFonts w:eastAsia="宋体"/>
          <w:szCs w:val="28"/>
        </w:rPr>
        <w:t>光波长</w:t>
      </w:r>
      <w:r w:rsidRPr="00B87AB8">
        <w:rPr>
          <w:rFonts w:eastAsia="宋体" w:hint="eastAsia"/>
          <w:szCs w:val="28"/>
        </w:rPr>
        <w:t>，这样，两个</w:t>
      </w:r>
      <w:r w:rsidRPr="00B87AB8">
        <w:rPr>
          <w:rFonts w:eastAsia="宋体"/>
          <w:szCs w:val="28"/>
        </w:rPr>
        <w:t>干涉光路程相差</w:t>
      </w:r>
      <w:r w:rsidRPr="00B87AB8">
        <w:rPr>
          <w:rFonts w:eastAsia="宋体" w:hint="eastAsia"/>
          <w:szCs w:val="28"/>
        </w:rPr>
        <w:t>5-4=1</w:t>
      </w:r>
      <w:r w:rsidRPr="00B87AB8">
        <w:rPr>
          <w:rFonts w:eastAsia="宋体" w:hint="eastAsia"/>
          <w:szCs w:val="28"/>
        </w:rPr>
        <w:t>一个</w:t>
      </w:r>
      <w:r w:rsidRPr="00B87AB8">
        <w:rPr>
          <w:rFonts w:eastAsia="宋体"/>
          <w:szCs w:val="28"/>
        </w:rPr>
        <w:t>半个</w:t>
      </w:r>
      <w:r w:rsidRPr="00B87AB8">
        <w:rPr>
          <w:rFonts w:eastAsia="宋体" w:hint="eastAsia"/>
          <w:szCs w:val="28"/>
        </w:rPr>
        <w:t>光</w:t>
      </w:r>
      <w:r w:rsidRPr="00B87AB8">
        <w:rPr>
          <w:rFonts w:eastAsia="宋体"/>
          <w:szCs w:val="28"/>
        </w:rPr>
        <w:t>波长，使</w:t>
      </w:r>
      <w:r w:rsidRPr="00B87AB8">
        <w:rPr>
          <w:rFonts w:eastAsia="宋体"/>
          <w:szCs w:val="28"/>
        </w:rPr>
        <w:t>I</w:t>
      </w:r>
      <w:r w:rsidRPr="00B87AB8">
        <w:rPr>
          <w:rFonts w:eastAsia="宋体"/>
          <w:szCs w:val="28"/>
        </w:rPr>
        <w:t>和</w:t>
      </w:r>
      <w:r w:rsidRPr="00B87AB8">
        <w:rPr>
          <w:rFonts w:eastAsia="宋体"/>
          <w:szCs w:val="28"/>
        </w:rPr>
        <w:t>T</w:t>
      </w:r>
      <w:r w:rsidRPr="00B87AB8">
        <w:rPr>
          <w:rFonts w:eastAsia="宋体"/>
          <w:szCs w:val="28"/>
        </w:rPr>
        <w:t>受光器在光干涉时</w:t>
      </w:r>
      <w:r w:rsidRPr="00B87AB8">
        <w:rPr>
          <w:rFonts w:eastAsia="宋体" w:hint="eastAsia"/>
          <w:szCs w:val="28"/>
        </w:rPr>
        <w:t>，</w:t>
      </w:r>
      <w:r w:rsidRPr="00B87AB8">
        <w:rPr>
          <w:rFonts w:eastAsia="宋体"/>
          <w:szCs w:val="28"/>
        </w:rPr>
        <w:t>同时</w:t>
      </w:r>
      <w:r w:rsidRPr="00B87AB8">
        <w:rPr>
          <w:rFonts w:eastAsia="宋体" w:hint="eastAsia"/>
          <w:szCs w:val="28"/>
        </w:rPr>
        <w:t>光</w:t>
      </w:r>
      <w:r w:rsidRPr="00B87AB8">
        <w:rPr>
          <w:rFonts w:eastAsia="宋体"/>
          <w:szCs w:val="28"/>
        </w:rPr>
        <w:t>波峰和</w:t>
      </w:r>
      <w:r w:rsidRPr="00B87AB8">
        <w:rPr>
          <w:rFonts w:eastAsia="宋体" w:hint="eastAsia"/>
          <w:szCs w:val="28"/>
        </w:rPr>
        <w:t>光</w:t>
      </w:r>
      <w:r w:rsidRPr="00B87AB8">
        <w:rPr>
          <w:rFonts w:eastAsia="宋体"/>
          <w:szCs w:val="28"/>
        </w:rPr>
        <w:t>波谷相互抵消</w:t>
      </w:r>
      <w:r w:rsidRPr="00B87AB8">
        <w:rPr>
          <w:rFonts w:eastAsia="宋体" w:hint="eastAsia"/>
          <w:szCs w:val="28"/>
        </w:rPr>
        <w:t>而接收到暗光，</w:t>
      </w:r>
      <w:r w:rsidRPr="00B87AB8">
        <w:rPr>
          <w:rFonts w:eastAsia="宋体"/>
          <w:szCs w:val="28"/>
        </w:rPr>
        <w:t>而</w:t>
      </w:r>
      <w:r w:rsidRPr="00B87AB8">
        <w:rPr>
          <w:rFonts w:eastAsia="宋体"/>
          <w:szCs w:val="28"/>
        </w:rPr>
        <w:t>R</w:t>
      </w:r>
      <w:r w:rsidRPr="00B87AB8">
        <w:rPr>
          <w:rFonts w:eastAsia="宋体"/>
          <w:szCs w:val="28"/>
        </w:rPr>
        <w:t>因干涉光的叠加</w:t>
      </w:r>
      <w:r w:rsidRPr="00B87AB8">
        <w:rPr>
          <w:rFonts w:eastAsia="宋体" w:hint="eastAsia"/>
          <w:szCs w:val="28"/>
        </w:rPr>
        <w:t>而接收到</w:t>
      </w:r>
      <w:r w:rsidRPr="00B87AB8">
        <w:rPr>
          <w:rFonts w:eastAsia="宋体"/>
          <w:szCs w:val="28"/>
        </w:rPr>
        <w:t>强光</w:t>
      </w:r>
      <w:r w:rsidRPr="00B87AB8">
        <w:rPr>
          <w:rFonts w:eastAsia="宋体" w:hint="eastAsia"/>
          <w:szCs w:val="28"/>
        </w:rPr>
        <w:t>。</w:t>
      </w:r>
    </w:p>
    <w:p w14:paraId="195E1A0A" w14:textId="77777777" w:rsidR="00E569F9" w:rsidRPr="00B87AB8" w:rsidRDefault="00E569F9" w:rsidP="00E569F9">
      <w:pPr>
        <w:ind w:firstLine="576"/>
        <w:jc w:val="both"/>
        <w:rPr>
          <w:rFonts w:eastAsia="宋体"/>
          <w:szCs w:val="28"/>
        </w:rPr>
      </w:pPr>
      <w:r w:rsidRPr="00B87AB8">
        <w:rPr>
          <w:rFonts w:eastAsia="宋体"/>
          <w:szCs w:val="28"/>
        </w:rPr>
        <w:t>综上所述</w:t>
      </w:r>
      <w:r w:rsidRPr="00B87AB8">
        <w:rPr>
          <w:rFonts w:eastAsia="宋体" w:hint="eastAsia"/>
          <w:szCs w:val="28"/>
        </w:rPr>
        <w:t>，“比</w:t>
      </w:r>
      <w:r w:rsidRPr="00B87AB8">
        <w:rPr>
          <w:rFonts w:eastAsia="宋体" w:hint="eastAsia"/>
          <w:szCs w:val="28"/>
        </w:rPr>
        <w:t>-</w:t>
      </w:r>
      <w:r w:rsidRPr="00B87AB8">
        <w:rPr>
          <w:rFonts w:eastAsia="宋体" w:hint="eastAsia"/>
          <w:szCs w:val="28"/>
        </w:rPr>
        <w:t>对”干涉</w:t>
      </w:r>
      <w:r w:rsidRPr="00B87AB8">
        <w:rPr>
          <w:rFonts w:eastAsia="宋体"/>
          <w:szCs w:val="28"/>
        </w:rPr>
        <w:t>光</w:t>
      </w:r>
      <w:r w:rsidRPr="00B87AB8">
        <w:rPr>
          <w:rFonts w:eastAsia="宋体" w:hint="eastAsia"/>
          <w:szCs w:val="28"/>
        </w:rPr>
        <w:t>转换处理利用</w:t>
      </w:r>
      <w:r w:rsidRPr="00B87AB8">
        <w:rPr>
          <w:rFonts w:eastAsia="宋体"/>
          <w:szCs w:val="28"/>
        </w:rPr>
        <w:t>一对入射光源</w:t>
      </w:r>
      <w:r w:rsidRPr="00B87AB8">
        <w:rPr>
          <w:rFonts w:eastAsia="宋体" w:hint="eastAsia"/>
          <w:szCs w:val="28"/>
        </w:rPr>
        <w:t>、一对</w:t>
      </w:r>
      <w:r w:rsidRPr="00B87AB8">
        <w:rPr>
          <w:rFonts w:eastAsia="宋体"/>
          <w:szCs w:val="28"/>
        </w:rPr>
        <w:t>投射输出光之间</w:t>
      </w:r>
      <w:r w:rsidRPr="00B87AB8">
        <w:rPr>
          <w:rFonts w:eastAsia="宋体" w:hint="eastAsia"/>
          <w:szCs w:val="28"/>
        </w:rPr>
        <w:t>相差半个</w:t>
      </w:r>
      <w:r w:rsidRPr="00B87AB8">
        <w:rPr>
          <w:rFonts w:eastAsia="宋体"/>
          <w:szCs w:val="28"/>
        </w:rPr>
        <w:t>光波长距离</w:t>
      </w:r>
      <w:r w:rsidRPr="00B87AB8">
        <w:rPr>
          <w:rFonts w:eastAsia="宋体" w:hint="eastAsia"/>
          <w:szCs w:val="28"/>
        </w:rPr>
        <w:t>和入射光</w:t>
      </w:r>
      <w:r w:rsidRPr="00B87AB8">
        <w:rPr>
          <w:rFonts w:eastAsia="宋体"/>
          <w:szCs w:val="28"/>
        </w:rPr>
        <w:t>相同距离的</w:t>
      </w:r>
      <w:r w:rsidRPr="00B87AB8">
        <w:rPr>
          <w:rFonts w:eastAsia="宋体" w:hint="eastAsia"/>
          <w:szCs w:val="28"/>
        </w:rPr>
        <w:t>点</w:t>
      </w:r>
      <w:r w:rsidRPr="00B87AB8">
        <w:rPr>
          <w:rFonts w:eastAsia="宋体"/>
          <w:szCs w:val="28"/>
        </w:rPr>
        <w:t>，</w:t>
      </w:r>
      <w:r w:rsidRPr="00B87AB8">
        <w:rPr>
          <w:rFonts w:eastAsia="宋体" w:hint="eastAsia"/>
          <w:szCs w:val="28"/>
        </w:rPr>
        <w:t>产生</w:t>
      </w:r>
      <w:r w:rsidRPr="00B87AB8">
        <w:rPr>
          <w:rFonts w:eastAsia="宋体"/>
          <w:szCs w:val="28"/>
        </w:rPr>
        <w:t>三个投射光。</w:t>
      </w:r>
      <w:r w:rsidRPr="00B87AB8">
        <w:rPr>
          <w:rFonts w:eastAsia="宋体" w:hint="eastAsia"/>
          <w:szCs w:val="28"/>
        </w:rPr>
        <w:t>通过</w:t>
      </w:r>
      <w:r w:rsidRPr="00B87AB8">
        <w:rPr>
          <w:rFonts w:eastAsia="宋体"/>
          <w:szCs w:val="28"/>
        </w:rPr>
        <w:t>光的衍射和干涉现象</w:t>
      </w:r>
      <w:r w:rsidRPr="00B87AB8">
        <w:rPr>
          <w:rFonts w:eastAsia="宋体" w:hint="eastAsia"/>
          <w:szCs w:val="28"/>
        </w:rPr>
        <w:t>，改变</w:t>
      </w:r>
      <w:r w:rsidRPr="00B87AB8">
        <w:rPr>
          <w:rFonts w:eastAsia="宋体"/>
          <w:szCs w:val="28"/>
        </w:rPr>
        <w:t>投射部分的明暗</w:t>
      </w:r>
      <w:r w:rsidRPr="00B87AB8">
        <w:rPr>
          <w:rFonts w:eastAsia="宋体" w:hint="eastAsia"/>
          <w:szCs w:val="28"/>
        </w:rPr>
        <w:t>的</w:t>
      </w:r>
      <w:r w:rsidRPr="00B87AB8">
        <w:rPr>
          <w:rFonts w:eastAsia="宋体"/>
          <w:szCs w:val="28"/>
        </w:rPr>
        <w:t>值变化规律，计算处理</w:t>
      </w:r>
      <w:r w:rsidRPr="00B87AB8">
        <w:rPr>
          <w:rFonts w:eastAsia="宋体" w:hint="eastAsia"/>
          <w:szCs w:val="28"/>
        </w:rPr>
        <w:t>“比</w:t>
      </w:r>
      <w:r w:rsidRPr="00B87AB8">
        <w:rPr>
          <w:rFonts w:eastAsia="宋体" w:hint="eastAsia"/>
          <w:szCs w:val="28"/>
        </w:rPr>
        <w:t>-</w:t>
      </w:r>
      <w:r w:rsidRPr="00B87AB8">
        <w:rPr>
          <w:rFonts w:eastAsia="宋体" w:hint="eastAsia"/>
          <w:szCs w:val="28"/>
        </w:rPr>
        <w:t>对”干涉</w:t>
      </w:r>
      <w:r w:rsidRPr="00B87AB8">
        <w:rPr>
          <w:rFonts w:eastAsia="宋体"/>
          <w:szCs w:val="28"/>
        </w:rPr>
        <w:t>光转换处理</w:t>
      </w:r>
      <w:r w:rsidRPr="00B87AB8">
        <w:rPr>
          <w:rFonts w:eastAsia="宋体" w:hint="eastAsia"/>
          <w:szCs w:val="28"/>
        </w:rPr>
        <w:t>操作</w:t>
      </w:r>
      <w:r w:rsidRPr="00B87AB8">
        <w:rPr>
          <w:rFonts w:eastAsia="宋体"/>
          <w:szCs w:val="28"/>
        </w:rPr>
        <w:t>，具体</w:t>
      </w:r>
      <w:r w:rsidRPr="00B87AB8">
        <w:rPr>
          <w:rFonts w:eastAsia="宋体" w:hint="eastAsia"/>
          <w:szCs w:val="28"/>
        </w:rPr>
        <w:t>的</w:t>
      </w:r>
      <w:r w:rsidRPr="00B87AB8">
        <w:rPr>
          <w:rFonts w:eastAsia="宋体"/>
          <w:szCs w:val="28"/>
        </w:rPr>
        <w:t>处理</w:t>
      </w:r>
      <w:r w:rsidRPr="00B87AB8">
        <w:rPr>
          <w:rFonts w:eastAsia="宋体" w:hint="eastAsia"/>
          <w:szCs w:val="28"/>
        </w:rPr>
        <w:t>“入射值”和“输出值”变化</w:t>
      </w:r>
      <w:r w:rsidRPr="00B87AB8">
        <w:rPr>
          <w:rFonts w:eastAsia="宋体"/>
          <w:szCs w:val="28"/>
        </w:rPr>
        <w:t>关系，参考如下</w:t>
      </w:r>
      <w:r w:rsidRPr="00B87AB8">
        <w:rPr>
          <w:rFonts w:eastAsia="宋体" w:hint="eastAsia"/>
          <w:szCs w:val="28"/>
        </w:rPr>
        <w:t>“比合”等效</w:t>
      </w:r>
      <w:r w:rsidRPr="00B87AB8">
        <w:rPr>
          <w:rFonts w:eastAsia="宋体"/>
          <w:szCs w:val="28"/>
        </w:rPr>
        <w:t>光路表</w:t>
      </w:r>
      <w:r w:rsidR="00501BB0" w:rsidRPr="00B87AB8">
        <w:rPr>
          <w:rFonts w:eastAsia="宋体" w:hint="eastAsia"/>
          <w:szCs w:val="28"/>
        </w:rPr>
        <w:t>17</w:t>
      </w:r>
      <w:r w:rsidRPr="00B87AB8">
        <w:rPr>
          <w:rFonts w:eastAsia="宋体" w:hint="eastAsia"/>
          <w:szCs w:val="28"/>
        </w:rPr>
        <w:t>。</w:t>
      </w:r>
    </w:p>
    <w:p w14:paraId="4A19A974" w14:textId="77777777" w:rsidR="00E569F9" w:rsidRPr="00B87AB8" w:rsidRDefault="00E569F9" w:rsidP="00E569F9">
      <w:pPr>
        <w:ind w:firstLine="576"/>
        <w:jc w:val="both"/>
        <w:rPr>
          <w:rFonts w:eastAsia="宋体"/>
          <w:szCs w:val="28"/>
        </w:rPr>
      </w:pPr>
      <w:r w:rsidRPr="00B87AB8">
        <w:rPr>
          <w:rFonts w:eastAsia="宋体" w:hint="eastAsia"/>
          <w:szCs w:val="28"/>
        </w:rPr>
        <w:t>表</w:t>
      </w:r>
      <w:r w:rsidR="00501BB0" w:rsidRPr="00B87AB8">
        <w:rPr>
          <w:rFonts w:eastAsia="宋体" w:hint="eastAsia"/>
          <w:szCs w:val="28"/>
        </w:rPr>
        <w:t>17</w:t>
      </w:r>
      <w:r w:rsidRPr="00B87AB8">
        <w:rPr>
          <w:rFonts w:eastAsia="宋体"/>
          <w:szCs w:val="28"/>
        </w:rPr>
        <w:t>：</w:t>
      </w:r>
      <w:r w:rsidRPr="00B87AB8">
        <w:rPr>
          <w:rFonts w:eastAsia="宋体"/>
          <w:szCs w:val="28"/>
        </w:rPr>
        <w:t>TRIA</w:t>
      </w:r>
      <w:r w:rsidRPr="00B87AB8">
        <w:rPr>
          <w:rFonts w:eastAsia="宋体"/>
          <w:szCs w:val="28"/>
        </w:rPr>
        <w:t>比合三进制转对称三进制处理</w:t>
      </w:r>
      <w:r w:rsidRPr="00B87AB8">
        <w:rPr>
          <w:rFonts w:eastAsia="宋体" w:hint="eastAsia"/>
          <w:szCs w:val="28"/>
        </w:rPr>
        <w:t>逻辑</w:t>
      </w:r>
      <w:r w:rsidRPr="00B87AB8">
        <w:rPr>
          <w:rFonts w:eastAsia="宋体"/>
          <w:szCs w:val="28"/>
        </w:rPr>
        <w:t>门</w:t>
      </w:r>
      <w:r w:rsidRPr="00B87AB8">
        <w:rPr>
          <w:rFonts w:eastAsia="宋体" w:hint="eastAsia"/>
          <w:szCs w:val="28"/>
        </w:rPr>
        <w:t>等效</w:t>
      </w:r>
      <w:r w:rsidRPr="00B87AB8">
        <w:rPr>
          <w:rFonts w:eastAsia="宋体"/>
          <w:szCs w:val="28"/>
        </w:rPr>
        <w:t>光路真值表</w:t>
      </w:r>
    </w:p>
    <w:tbl>
      <w:tblPr>
        <w:tblW w:w="0" w:type="auto"/>
        <w:tblInd w:w="108" w:type="dxa"/>
        <w:tblLook w:val="04A0" w:firstRow="1" w:lastRow="0" w:firstColumn="1" w:lastColumn="0" w:noHBand="0" w:noVBand="1"/>
      </w:tblPr>
      <w:tblGrid>
        <w:gridCol w:w="1845"/>
        <w:gridCol w:w="326"/>
        <w:gridCol w:w="1921"/>
        <w:gridCol w:w="326"/>
        <w:gridCol w:w="436"/>
        <w:gridCol w:w="436"/>
        <w:gridCol w:w="436"/>
        <w:gridCol w:w="436"/>
        <w:gridCol w:w="436"/>
        <w:gridCol w:w="436"/>
        <w:gridCol w:w="1261"/>
        <w:gridCol w:w="876"/>
      </w:tblGrid>
      <w:tr w:rsidR="00E569F9" w:rsidRPr="00B87AB8" w14:paraId="7CE190D2" w14:textId="77777777" w:rsidTr="005C6556">
        <w:trPr>
          <w:trHeight w:val="300"/>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tcPr>
          <w:p w14:paraId="5586AD58"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hint="eastAsia"/>
                <w:kern w:val="0"/>
                <w:sz w:val="22"/>
                <w:szCs w:val="22"/>
              </w:rPr>
              <w:t> </w:t>
            </w:r>
          </w:p>
        </w:tc>
        <w:tc>
          <w:tcPr>
            <w:tcW w:w="0" w:type="auto"/>
            <w:gridSpan w:val="3"/>
            <w:tcBorders>
              <w:top w:val="single" w:sz="8" w:space="0" w:color="auto"/>
              <w:left w:val="nil"/>
              <w:bottom w:val="single" w:sz="8" w:space="0" w:color="auto"/>
              <w:right w:val="single" w:sz="8" w:space="0" w:color="000000"/>
            </w:tcBorders>
            <w:shd w:val="clear" w:color="auto" w:fill="auto"/>
            <w:noWrap/>
            <w:vAlign w:val="center"/>
          </w:tcPr>
          <w:p w14:paraId="2AB4D98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比-对处理光路干涉</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770980E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比</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42A329F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对</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088D889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比</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38BD50C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对</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51D1F42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比</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7E8F9B8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对</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664DBE4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输出信号</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4F8A04A8"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hint="eastAsia"/>
                <w:kern w:val="0"/>
                <w:sz w:val="22"/>
                <w:szCs w:val="22"/>
              </w:rPr>
              <w:t>转换值</w:t>
            </w:r>
          </w:p>
        </w:tc>
      </w:tr>
      <w:tr w:rsidR="00E569F9" w:rsidRPr="00B87AB8" w14:paraId="11134736" w14:textId="77777777" w:rsidTr="005C6556">
        <w:trPr>
          <w:trHeight w:val="374"/>
        </w:trPr>
        <w:tc>
          <w:tcPr>
            <w:tcW w:w="0" w:type="auto"/>
            <w:vMerge w:val="restart"/>
            <w:tcBorders>
              <w:top w:val="nil"/>
              <w:left w:val="single" w:sz="8" w:space="0" w:color="auto"/>
              <w:bottom w:val="single" w:sz="8" w:space="0" w:color="000000"/>
              <w:right w:val="single" w:sz="8" w:space="0" w:color="auto"/>
            </w:tcBorders>
            <w:shd w:val="clear" w:color="auto" w:fill="auto"/>
            <w:vAlign w:val="center"/>
          </w:tcPr>
          <w:p w14:paraId="747DC8C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比合-对称转换光干涉等效处理转换光路</w:t>
            </w:r>
          </w:p>
        </w:tc>
        <w:tc>
          <w:tcPr>
            <w:tcW w:w="0" w:type="auto"/>
            <w:tcBorders>
              <w:top w:val="nil"/>
              <w:left w:val="nil"/>
              <w:bottom w:val="single" w:sz="8" w:space="0" w:color="auto"/>
              <w:right w:val="single" w:sz="8" w:space="0" w:color="auto"/>
            </w:tcBorders>
            <w:shd w:val="clear" w:color="auto" w:fill="auto"/>
            <w:noWrap/>
            <w:vAlign w:val="center"/>
          </w:tcPr>
          <w:p w14:paraId="188CDB0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A</w:t>
            </w:r>
          </w:p>
        </w:tc>
        <w:tc>
          <w:tcPr>
            <w:tcW w:w="0" w:type="auto"/>
            <w:tcBorders>
              <w:top w:val="nil"/>
              <w:left w:val="nil"/>
              <w:bottom w:val="single" w:sz="8" w:space="0" w:color="auto"/>
              <w:right w:val="single" w:sz="8" w:space="0" w:color="auto"/>
            </w:tcBorders>
            <w:shd w:val="clear" w:color="auto" w:fill="auto"/>
            <w:noWrap/>
            <w:vAlign w:val="center"/>
          </w:tcPr>
          <w:p w14:paraId="6EBA854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只有A通道发光1</w:t>
            </w:r>
          </w:p>
        </w:tc>
        <w:tc>
          <w:tcPr>
            <w:tcW w:w="0" w:type="auto"/>
            <w:tcBorders>
              <w:top w:val="nil"/>
              <w:left w:val="nil"/>
              <w:bottom w:val="single" w:sz="8" w:space="0" w:color="auto"/>
              <w:right w:val="single" w:sz="8" w:space="0" w:color="auto"/>
            </w:tcBorders>
            <w:shd w:val="clear" w:color="auto" w:fill="auto"/>
            <w:noWrap/>
            <w:vAlign w:val="center"/>
          </w:tcPr>
          <w:p w14:paraId="049920A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I</w:t>
            </w:r>
          </w:p>
        </w:tc>
        <w:tc>
          <w:tcPr>
            <w:tcW w:w="0" w:type="auto"/>
            <w:tcBorders>
              <w:top w:val="nil"/>
              <w:left w:val="nil"/>
              <w:bottom w:val="single" w:sz="8" w:space="0" w:color="auto"/>
              <w:right w:val="single" w:sz="8" w:space="0" w:color="auto"/>
            </w:tcBorders>
            <w:shd w:val="clear" w:color="auto" w:fill="auto"/>
            <w:noWrap/>
            <w:vAlign w:val="center"/>
          </w:tcPr>
          <w:p w14:paraId="0185C74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1</w:t>
            </w:r>
          </w:p>
        </w:tc>
        <w:tc>
          <w:tcPr>
            <w:tcW w:w="0" w:type="auto"/>
            <w:tcBorders>
              <w:top w:val="nil"/>
              <w:left w:val="nil"/>
              <w:bottom w:val="single" w:sz="8" w:space="0" w:color="auto"/>
              <w:right w:val="single" w:sz="8" w:space="0" w:color="auto"/>
            </w:tcBorders>
            <w:shd w:val="clear" w:color="000000" w:fill="F2F2F2"/>
            <w:noWrap/>
            <w:vAlign w:val="center"/>
          </w:tcPr>
          <w:p w14:paraId="043B0C9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1</w:t>
            </w:r>
          </w:p>
        </w:tc>
        <w:tc>
          <w:tcPr>
            <w:tcW w:w="0" w:type="auto"/>
            <w:tcBorders>
              <w:top w:val="nil"/>
              <w:left w:val="nil"/>
              <w:bottom w:val="single" w:sz="8" w:space="0" w:color="auto"/>
              <w:right w:val="single" w:sz="8" w:space="0" w:color="auto"/>
            </w:tcBorders>
            <w:shd w:val="clear" w:color="auto" w:fill="auto"/>
            <w:noWrap/>
            <w:vAlign w:val="center"/>
          </w:tcPr>
          <w:p w14:paraId="685EEB3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0</w:t>
            </w:r>
          </w:p>
        </w:tc>
        <w:tc>
          <w:tcPr>
            <w:tcW w:w="0" w:type="auto"/>
            <w:tcBorders>
              <w:top w:val="nil"/>
              <w:left w:val="nil"/>
              <w:bottom w:val="single" w:sz="8" w:space="0" w:color="auto"/>
              <w:right w:val="single" w:sz="8" w:space="0" w:color="auto"/>
            </w:tcBorders>
            <w:shd w:val="clear" w:color="000000" w:fill="F2F2F2"/>
            <w:noWrap/>
            <w:vAlign w:val="center"/>
          </w:tcPr>
          <w:p w14:paraId="1C72E466"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 </w:t>
            </w:r>
          </w:p>
        </w:tc>
        <w:tc>
          <w:tcPr>
            <w:tcW w:w="0" w:type="auto"/>
            <w:tcBorders>
              <w:top w:val="nil"/>
              <w:left w:val="nil"/>
              <w:bottom w:val="single" w:sz="8" w:space="0" w:color="auto"/>
              <w:right w:val="single" w:sz="8" w:space="0" w:color="auto"/>
            </w:tcBorders>
            <w:shd w:val="clear" w:color="auto" w:fill="auto"/>
            <w:noWrap/>
            <w:vAlign w:val="center"/>
          </w:tcPr>
          <w:p w14:paraId="7EB0ECDA"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0</w:t>
            </w:r>
          </w:p>
        </w:tc>
        <w:tc>
          <w:tcPr>
            <w:tcW w:w="0" w:type="auto"/>
            <w:tcBorders>
              <w:top w:val="nil"/>
              <w:left w:val="nil"/>
              <w:bottom w:val="single" w:sz="8" w:space="0" w:color="auto"/>
              <w:right w:val="single" w:sz="8" w:space="0" w:color="auto"/>
            </w:tcBorders>
            <w:shd w:val="clear" w:color="000000" w:fill="F2F2F2"/>
            <w:noWrap/>
            <w:vAlign w:val="center"/>
          </w:tcPr>
          <w:p w14:paraId="647B5231"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 </w:t>
            </w:r>
          </w:p>
        </w:tc>
        <w:tc>
          <w:tcPr>
            <w:tcW w:w="0" w:type="auto"/>
            <w:tcBorders>
              <w:top w:val="nil"/>
              <w:left w:val="nil"/>
              <w:bottom w:val="single" w:sz="8" w:space="0" w:color="auto"/>
              <w:right w:val="single" w:sz="8" w:space="0" w:color="auto"/>
            </w:tcBorders>
            <w:shd w:val="clear" w:color="auto" w:fill="auto"/>
            <w:noWrap/>
            <w:vAlign w:val="center"/>
          </w:tcPr>
          <w:p w14:paraId="6A0D0A53"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hint="eastAsia"/>
                <w:kern w:val="0"/>
                <w:sz w:val="22"/>
                <w:szCs w:val="22"/>
              </w:rPr>
              <w:t>输出信号1</w:t>
            </w:r>
          </w:p>
        </w:tc>
        <w:tc>
          <w:tcPr>
            <w:tcW w:w="0" w:type="auto"/>
            <w:tcBorders>
              <w:top w:val="nil"/>
              <w:left w:val="nil"/>
              <w:bottom w:val="single" w:sz="8" w:space="0" w:color="auto"/>
              <w:right w:val="single" w:sz="8" w:space="0" w:color="auto"/>
            </w:tcBorders>
            <w:shd w:val="clear" w:color="auto" w:fill="auto"/>
            <w:noWrap/>
            <w:vAlign w:val="center"/>
          </w:tcPr>
          <w:p w14:paraId="1151FAE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1</w:t>
            </w:r>
          </w:p>
        </w:tc>
      </w:tr>
      <w:tr w:rsidR="00E569F9" w:rsidRPr="00B87AB8" w14:paraId="0F0D54AA" w14:textId="77777777" w:rsidTr="005C6556">
        <w:trPr>
          <w:trHeight w:val="370"/>
        </w:trPr>
        <w:tc>
          <w:tcPr>
            <w:tcW w:w="0" w:type="auto"/>
            <w:vMerge/>
            <w:tcBorders>
              <w:top w:val="nil"/>
              <w:left w:val="single" w:sz="8" w:space="0" w:color="auto"/>
              <w:bottom w:val="single" w:sz="8" w:space="0" w:color="000000"/>
              <w:right w:val="single" w:sz="8" w:space="0" w:color="auto"/>
            </w:tcBorders>
            <w:vAlign w:val="center"/>
          </w:tcPr>
          <w:p w14:paraId="2B9FAD8C"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p>
        </w:tc>
        <w:tc>
          <w:tcPr>
            <w:tcW w:w="0" w:type="auto"/>
            <w:tcBorders>
              <w:top w:val="nil"/>
              <w:left w:val="nil"/>
              <w:bottom w:val="single" w:sz="8" w:space="0" w:color="auto"/>
              <w:right w:val="single" w:sz="8" w:space="0" w:color="auto"/>
            </w:tcBorders>
            <w:shd w:val="clear" w:color="auto" w:fill="auto"/>
            <w:noWrap/>
            <w:vAlign w:val="bottom"/>
          </w:tcPr>
          <w:p w14:paraId="27D19FEA" w14:textId="77777777" w:rsidR="00E569F9" w:rsidRPr="00B87AB8" w:rsidRDefault="00E569F9" w:rsidP="005C6556">
            <w:pPr>
              <w:widowControl/>
              <w:adjustRightInd/>
              <w:spacing w:line="240" w:lineRule="auto"/>
              <w:ind w:firstLine="0"/>
              <w:textAlignment w:val="auto"/>
              <w:rPr>
                <w:rFonts w:eastAsia="Times New Roman"/>
                <w:kern w:val="0"/>
                <w:sz w:val="20"/>
              </w:rPr>
            </w:pPr>
            <w:r w:rsidRPr="00B87AB8">
              <w:rPr>
                <w:rFonts w:eastAsia="Times New Roman"/>
                <w:kern w:val="0"/>
                <w:sz w:val="20"/>
              </w:rPr>
              <w:t> </w:t>
            </w:r>
          </w:p>
        </w:tc>
        <w:tc>
          <w:tcPr>
            <w:tcW w:w="0" w:type="auto"/>
            <w:tcBorders>
              <w:top w:val="nil"/>
              <w:left w:val="nil"/>
              <w:bottom w:val="single" w:sz="8" w:space="0" w:color="auto"/>
              <w:right w:val="single" w:sz="8" w:space="0" w:color="auto"/>
            </w:tcBorders>
            <w:shd w:val="clear" w:color="auto" w:fill="auto"/>
            <w:vAlign w:val="center"/>
          </w:tcPr>
          <w:p w14:paraId="2FF0957F"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r w:rsidRPr="00B87AB8">
              <w:rPr>
                <w:rFonts w:ascii="宋体" w:eastAsia="宋体" w:hAnsi="宋体" w:hint="eastAsia"/>
                <w:kern w:val="0"/>
                <w:sz w:val="20"/>
                <w:szCs w:val="22"/>
              </w:rPr>
              <w:t>A和a光相互干涉1</w:t>
            </w:r>
          </w:p>
        </w:tc>
        <w:tc>
          <w:tcPr>
            <w:tcW w:w="0" w:type="auto"/>
            <w:tcBorders>
              <w:top w:val="nil"/>
              <w:left w:val="nil"/>
              <w:bottom w:val="single" w:sz="8" w:space="0" w:color="auto"/>
              <w:right w:val="single" w:sz="8" w:space="0" w:color="auto"/>
            </w:tcBorders>
            <w:shd w:val="clear" w:color="auto" w:fill="auto"/>
            <w:noWrap/>
            <w:vAlign w:val="center"/>
          </w:tcPr>
          <w:p w14:paraId="3BA3F98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R</w:t>
            </w:r>
          </w:p>
        </w:tc>
        <w:tc>
          <w:tcPr>
            <w:tcW w:w="0" w:type="auto"/>
            <w:tcBorders>
              <w:top w:val="nil"/>
              <w:left w:val="nil"/>
              <w:bottom w:val="single" w:sz="8" w:space="0" w:color="auto"/>
              <w:right w:val="single" w:sz="8" w:space="0" w:color="auto"/>
            </w:tcBorders>
            <w:shd w:val="clear" w:color="auto" w:fill="auto"/>
            <w:noWrap/>
            <w:vAlign w:val="center"/>
          </w:tcPr>
          <w:p w14:paraId="1CA8D2CA"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0</w:t>
            </w:r>
          </w:p>
        </w:tc>
        <w:tc>
          <w:tcPr>
            <w:tcW w:w="0" w:type="auto"/>
            <w:tcBorders>
              <w:top w:val="nil"/>
              <w:left w:val="nil"/>
              <w:bottom w:val="single" w:sz="8" w:space="0" w:color="auto"/>
              <w:right w:val="single" w:sz="8" w:space="0" w:color="auto"/>
            </w:tcBorders>
            <w:shd w:val="clear" w:color="000000" w:fill="F2F2F2"/>
            <w:noWrap/>
            <w:vAlign w:val="center"/>
          </w:tcPr>
          <w:p w14:paraId="13AB56F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 </w:t>
            </w:r>
          </w:p>
        </w:tc>
        <w:tc>
          <w:tcPr>
            <w:tcW w:w="0" w:type="auto"/>
            <w:tcBorders>
              <w:top w:val="nil"/>
              <w:left w:val="nil"/>
              <w:bottom w:val="single" w:sz="8" w:space="0" w:color="auto"/>
              <w:right w:val="single" w:sz="8" w:space="0" w:color="auto"/>
            </w:tcBorders>
            <w:shd w:val="clear" w:color="auto" w:fill="auto"/>
            <w:noWrap/>
            <w:vAlign w:val="center"/>
          </w:tcPr>
          <w:p w14:paraId="2F3320F0"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0</w:t>
            </w:r>
          </w:p>
        </w:tc>
        <w:tc>
          <w:tcPr>
            <w:tcW w:w="0" w:type="auto"/>
            <w:tcBorders>
              <w:top w:val="nil"/>
              <w:left w:val="nil"/>
              <w:bottom w:val="single" w:sz="8" w:space="0" w:color="auto"/>
              <w:right w:val="single" w:sz="8" w:space="0" w:color="auto"/>
            </w:tcBorders>
            <w:shd w:val="clear" w:color="000000" w:fill="F2F2F2"/>
            <w:noWrap/>
            <w:vAlign w:val="center"/>
          </w:tcPr>
          <w:p w14:paraId="5783524E"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 </w:t>
            </w:r>
          </w:p>
        </w:tc>
        <w:tc>
          <w:tcPr>
            <w:tcW w:w="0" w:type="auto"/>
            <w:tcBorders>
              <w:top w:val="nil"/>
              <w:left w:val="nil"/>
              <w:bottom w:val="single" w:sz="8" w:space="0" w:color="auto"/>
              <w:right w:val="single" w:sz="8" w:space="0" w:color="auto"/>
            </w:tcBorders>
            <w:shd w:val="clear" w:color="auto" w:fill="auto"/>
            <w:noWrap/>
            <w:vAlign w:val="center"/>
          </w:tcPr>
          <w:p w14:paraId="63F9603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1</w:t>
            </w:r>
          </w:p>
        </w:tc>
        <w:tc>
          <w:tcPr>
            <w:tcW w:w="0" w:type="auto"/>
            <w:tcBorders>
              <w:top w:val="nil"/>
              <w:left w:val="nil"/>
              <w:bottom w:val="single" w:sz="8" w:space="0" w:color="auto"/>
              <w:right w:val="single" w:sz="8" w:space="0" w:color="auto"/>
            </w:tcBorders>
            <w:shd w:val="clear" w:color="000000" w:fill="F2F2F2"/>
            <w:noWrap/>
            <w:vAlign w:val="center"/>
          </w:tcPr>
          <w:p w14:paraId="70EDDF3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1</w:t>
            </w:r>
          </w:p>
        </w:tc>
        <w:tc>
          <w:tcPr>
            <w:tcW w:w="0" w:type="auto"/>
            <w:tcBorders>
              <w:top w:val="nil"/>
              <w:left w:val="nil"/>
              <w:bottom w:val="single" w:sz="8" w:space="0" w:color="auto"/>
              <w:right w:val="single" w:sz="8" w:space="0" w:color="auto"/>
            </w:tcBorders>
            <w:shd w:val="clear" w:color="auto" w:fill="auto"/>
            <w:noWrap/>
            <w:vAlign w:val="center"/>
          </w:tcPr>
          <w:p w14:paraId="7098759A"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hint="eastAsia"/>
                <w:kern w:val="0"/>
                <w:sz w:val="22"/>
                <w:szCs w:val="22"/>
              </w:rPr>
              <w:t>输出信号1</w:t>
            </w:r>
          </w:p>
        </w:tc>
        <w:tc>
          <w:tcPr>
            <w:tcW w:w="0" w:type="auto"/>
            <w:tcBorders>
              <w:top w:val="nil"/>
              <w:left w:val="nil"/>
              <w:bottom w:val="single" w:sz="8" w:space="0" w:color="auto"/>
              <w:right w:val="single" w:sz="8" w:space="0" w:color="auto"/>
            </w:tcBorders>
            <w:shd w:val="clear" w:color="auto" w:fill="auto"/>
            <w:noWrap/>
            <w:vAlign w:val="center"/>
          </w:tcPr>
          <w:p w14:paraId="23E4794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0</w:t>
            </w:r>
          </w:p>
        </w:tc>
      </w:tr>
      <w:tr w:rsidR="00E569F9" w:rsidRPr="00B87AB8" w14:paraId="418D35F9" w14:textId="77777777" w:rsidTr="005C6556">
        <w:trPr>
          <w:trHeight w:val="300"/>
        </w:trPr>
        <w:tc>
          <w:tcPr>
            <w:tcW w:w="0" w:type="auto"/>
            <w:vMerge/>
            <w:tcBorders>
              <w:top w:val="nil"/>
              <w:left w:val="single" w:sz="8" w:space="0" w:color="auto"/>
              <w:bottom w:val="single" w:sz="8" w:space="0" w:color="000000"/>
              <w:right w:val="single" w:sz="8" w:space="0" w:color="auto"/>
            </w:tcBorders>
            <w:vAlign w:val="center"/>
          </w:tcPr>
          <w:p w14:paraId="0D75B642"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p>
        </w:tc>
        <w:tc>
          <w:tcPr>
            <w:tcW w:w="0" w:type="auto"/>
            <w:tcBorders>
              <w:top w:val="nil"/>
              <w:left w:val="nil"/>
              <w:bottom w:val="single" w:sz="8" w:space="0" w:color="auto"/>
              <w:right w:val="single" w:sz="8" w:space="0" w:color="auto"/>
            </w:tcBorders>
            <w:shd w:val="clear" w:color="auto" w:fill="auto"/>
            <w:noWrap/>
            <w:vAlign w:val="center"/>
          </w:tcPr>
          <w:p w14:paraId="77DDB3C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a</w:t>
            </w:r>
          </w:p>
        </w:tc>
        <w:tc>
          <w:tcPr>
            <w:tcW w:w="0" w:type="auto"/>
            <w:tcBorders>
              <w:top w:val="nil"/>
              <w:left w:val="nil"/>
              <w:bottom w:val="single" w:sz="8" w:space="0" w:color="auto"/>
              <w:right w:val="single" w:sz="8" w:space="0" w:color="auto"/>
            </w:tcBorders>
            <w:shd w:val="clear" w:color="auto" w:fill="auto"/>
            <w:noWrap/>
            <w:vAlign w:val="center"/>
          </w:tcPr>
          <w:p w14:paraId="0F47B7A9"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r w:rsidRPr="00B87AB8">
              <w:rPr>
                <w:rFonts w:ascii="宋体" w:eastAsia="宋体" w:hAnsi="宋体" w:hint="eastAsia"/>
                <w:kern w:val="0"/>
                <w:sz w:val="20"/>
              </w:rPr>
              <w:t>只有a通道发光1</w:t>
            </w:r>
            <w:r w:rsidRPr="00B87AB8">
              <w:rPr>
                <w:rFonts w:ascii="宋体" w:eastAsia="宋体" w:hAnsi="宋体"/>
                <w:kern w:val="0"/>
                <w:sz w:val="20"/>
              </w:rPr>
              <w:t>T</w:t>
            </w:r>
          </w:p>
        </w:tc>
        <w:tc>
          <w:tcPr>
            <w:tcW w:w="0" w:type="auto"/>
            <w:tcBorders>
              <w:top w:val="nil"/>
              <w:left w:val="nil"/>
              <w:bottom w:val="single" w:sz="8" w:space="0" w:color="auto"/>
              <w:right w:val="single" w:sz="8" w:space="0" w:color="auto"/>
            </w:tcBorders>
            <w:shd w:val="clear" w:color="auto" w:fill="auto"/>
            <w:noWrap/>
            <w:vAlign w:val="center"/>
          </w:tcPr>
          <w:p w14:paraId="4D5D8F5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T</w:t>
            </w:r>
          </w:p>
        </w:tc>
        <w:tc>
          <w:tcPr>
            <w:tcW w:w="0" w:type="auto"/>
            <w:tcBorders>
              <w:top w:val="nil"/>
              <w:left w:val="nil"/>
              <w:bottom w:val="single" w:sz="8" w:space="0" w:color="auto"/>
              <w:right w:val="single" w:sz="8" w:space="0" w:color="auto"/>
            </w:tcBorders>
            <w:shd w:val="clear" w:color="auto" w:fill="auto"/>
            <w:noWrap/>
            <w:vAlign w:val="center"/>
          </w:tcPr>
          <w:p w14:paraId="1951826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0</w:t>
            </w:r>
          </w:p>
        </w:tc>
        <w:tc>
          <w:tcPr>
            <w:tcW w:w="0" w:type="auto"/>
            <w:tcBorders>
              <w:top w:val="nil"/>
              <w:left w:val="nil"/>
              <w:bottom w:val="single" w:sz="8" w:space="0" w:color="auto"/>
              <w:right w:val="single" w:sz="8" w:space="0" w:color="auto"/>
            </w:tcBorders>
            <w:shd w:val="clear" w:color="000000" w:fill="F2F2F2"/>
            <w:noWrap/>
            <w:vAlign w:val="center"/>
          </w:tcPr>
          <w:p w14:paraId="67049C4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 </w:t>
            </w:r>
          </w:p>
        </w:tc>
        <w:tc>
          <w:tcPr>
            <w:tcW w:w="0" w:type="auto"/>
            <w:tcBorders>
              <w:top w:val="nil"/>
              <w:left w:val="nil"/>
              <w:bottom w:val="single" w:sz="8" w:space="0" w:color="auto"/>
              <w:right w:val="single" w:sz="8" w:space="0" w:color="auto"/>
            </w:tcBorders>
            <w:shd w:val="clear" w:color="auto" w:fill="auto"/>
            <w:noWrap/>
            <w:vAlign w:val="center"/>
          </w:tcPr>
          <w:p w14:paraId="36EC617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1</w:t>
            </w:r>
          </w:p>
        </w:tc>
        <w:tc>
          <w:tcPr>
            <w:tcW w:w="0" w:type="auto"/>
            <w:tcBorders>
              <w:top w:val="nil"/>
              <w:left w:val="nil"/>
              <w:bottom w:val="single" w:sz="8" w:space="0" w:color="auto"/>
              <w:right w:val="single" w:sz="8" w:space="0" w:color="auto"/>
            </w:tcBorders>
            <w:shd w:val="clear" w:color="000000" w:fill="F2F2F2"/>
            <w:noWrap/>
            <w:vAlign w:val="center"/>
          </w:tcPr>
          <w:p w14:paraId="25637D2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T</w:t>
            </w:r>
          </w:p>
        </w:tc>
        <w:tc>
          <w:tcPr>
            <w:tcW w:w="0" w:type="auto"/>
            <w:tcBorders>
              <w:top w:val="nil"/>
              <w:left w:val="nil"/>
              <w:bottom w:val="single" w:sz="8" w:space="0" w:color="auto"/>
              <w:right w:val="single" w:sz="8" w:space="0" w:color="auto"/>
            </w:tcBorders>
            <w:shd w:val="clear" w:color="auto" w:fill="auto"/>
            <w:noWrap/>
            <w:vAlign w:val="center"/>
          </w:tcPr>
          <w:p w14:paraId="74C5FF9C"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0</w:t>
            </w:r>
          </w:p>
        </w:tc>
        <w:tc>
          <w:tcPr>
            <w:tcW w:w="0" w:type="auto"/>
            <w:tcBorders>
              <w:top w:val="nil"/>
              <w:left w:val="nil"/>
              <w:bottom w:val="single" w:sz="8" w:space="0" w:color="auto"/>
              <w:right w:val="single" w:sz="8" w:space="0" w:color="auto"/>
            </w:tcBorders>
            <w:shd w:val="clear" w:color="000000" w:fill="F2F2F2"/>
            <w:noWrap/>
            <w:vAlign w:val="center"/>
          </w:tcPr>
          <w:p w14:paraId="6AEC02D3" w14:textId="77777777" w:rsidR="00E569F9" w:rsidRPr="00B87AB8" w:rsidRDefault="00E569F9" w:rsidP="005C6556">
            <w:pPr>
              <w:widowControl/>
              <w:adjustRightInd/>
              <w:spacing w:line="240" w:lineRule="auto"/>
              <w:ind w:firstLine="0"/>
              <w:jc w:val="center"/>
              <w:textAlignment w:val="auto"/>
              <w:rPr>
                <w:rFonts w:eastAsia="Times New Roman"/>
                <w:kern w:val="0"/>
                <w:sz w:val="20"/>
              </w:rPr>
            </w:pPr>
            <w:r w:rsidRPr="00B87AB8">
              <w:rPr>
                <w:rFonts w:eastAsia="Times New Roman"/>
                <w:kern w:val="0"/>
                <w:sz w:val="20"/>
              </w:rPr>
              <w:t> </w:t>
            </w:r>
          </w:p>
        </w:tc>
        <w:tc>
          <w:tcPr>
            <w:tcW w:w="0" w:type="auto"/>
            <w:tcBorders>
              <w:top w:val="nil"/>
              <w:left w:val="nil"/>
              <w:bottom w:val="single" w:sz="8" w:space="0" w:color="auto"/>
              <w:right w:val="single" w:sz="8" w:space="0" w:color="auto"/>
            </w:tcBorders>
            <w:shd w:val="clear" w:color="auto" w:fill="auto"/>
            <w:noWrap/>
            <w:vAlign w:val="center"/>
          </w:tcPr>
          <w:p w14:paraId="7B353BEE"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hint="eastAsia"/>
                <w:kern w:val="0"/>
                <w:sz w:val="22"/>
                <w:szCs w:val="22"/>
              </w:rPr>
              <w:t>输出信号1</w:t>
            </w:r>
          </w:p>
        </w:tc>
        <w:tc>
          <w:tcPr>
            <w:tcW w:w="0" w:type="auto"/>
            <w:tcBorders>
              <w:top w:val="nil"/>
              <w:left w:val="nil"/>
              <w:bottom w:val="single" w:sz="8" w:space="0" w:color="auto"/>
              <w:right w:val="single" w:sz="8" w:space="0" w:color="auto"/>
            </w:tcBorders>
            <w:shd w:val="clear" w:color="auto" w:fill="auto"/>
            <w:noWrap/>
            <w:vAlign w:val="center"/>
          </w:tcPr>
          <w:p w14:paraId="44490D3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T</w:t>
            </w:r>
          </w:p>
        </w:tc>
      </w:tr>
    </w:tbl>
    <w:p w14:paraId="615C6B5F" w14:textId="77777777" w:rsidR="00E569F9" w:rsidRPr="00B87AB8" w:rsidRDefault="00E569F9" w:rsidP="00E569F9">
      <w:pPr>
        <w:ind w:firstLine="576"/>
        <w:jc w:val="both"/>
        <w:rPr>
          <w:rFonts w:eastAsia="宋体"/>
          <w:szCs w:val="28"/>
        </w:rPr>
      </w:pPr>
      <w:r w:rsidRPr="00B87AB8">
        <w:rPr>
          <w:rFonts w:eastAsia="宋体" w:hint="eastAsia"/>
          <w:szCs w:val="28"/>
        </w:rPr>
        <w:t>此外，还可以按照类似的方式来实现光学的各种逻辑运算元件。</w:t>
      </w:r>
    </w:p>
    <w:p w14:paraId="318FF427" w14:textId="77777777" w:rsidR="00E569F9" w:rsidRPr="00B87AB8" w:rsidRDefault="00E569F9" w:rsidP="00E569F9">
      <w:pPr>
        <w:ind w:firstLine="576"/>
        <w:jc w:val="both"/>
        <w:rPr>
          <w:rFonts w:eastAsia="宋体"/>
          <w:szCs w:val="28"/>
        </w:rPr>
      </w:pPr>
      <w:r w:rsidRPr="00B87AB8">
        <w:rPr>
          <w:rFonts w:eastAsia="宋体" w:hint="eastAsia"/>
          <w:szCs w:val="28"/>
        </w:rPr>
        <w:t>参见图</w:t>
      </w:r>
      <w:r w:rsidRPr="00B87AB8">
        <w:rPr>
          <w:rFonts w:eastAsia="宋体" w:hint="eastAsia"/>
          <w:szCs w:val="28"/>
        </w:rPr>
        <w:t>4</w:t>
      </w:r>
      <w:r w:rsidRPr="00B87AB8">
        <w:rPr>
          <w:rFonts w:eastAsia="宋体" w:hint="eastAsia"/>
          <w:szCs w:val="28"/>
        </w:rPr>
        <w:t>的</w:t>
      </w:r>
      <w:r w:rsidRPr="00B87AB8">
        <w:rPr>
          <w:rFonts w:eastAsia="宋体" w:hint="eastAsia"/>
          <w:szCs w:val="28"/>
        </w:rPr>
        <w:t>407</w:t>
      </w:r>
      <w:r w:rsidRPr="00B87AB8">
        <w:rPr>
          <w:rFonts w:eastAsia="宋体" w:hint="eastAsia"/>
          <w:szCs w:val="28"/>
        </w:rPr>
        <w:t>，在“比</w:t>
      </w:r>
      <w:r w:rsidRPr="00B87AB8">
        <w:rPr>
          <w:rFonts w:eastAsia="宋体" w:hint="eastAsia"/>
          <w:szCs w:val="28"/>
        </w:rPr>
        <w:t>-</w:t>
      </w:r>
      <w:r w:rsidRPr="00B87AB8">
        <w:rPr>
          <w:rFonts w:eastAsia="宋体" w:hint="eastAsia"/>
          <w:szCs w:val="28"/>
        </w:rPr>
        <w:t>对”干涉</w:t>
      </w:r>
      <w:r w:rsidRPr="00B87AB8">
        <w:rPr>
          <w:rFonts w:eastAsia="宋体"/>
          <w:szCs w:val="28"/>
        </w:rPr>
        <w:t>光</w:t>
      </w:r>
      <w:r w:rsidRPr="00B87AB8">
        <w:rPr>
          <w:rFonts w:eastAsia="宋体" w:hint="eastAsia"/>
          <w:szCs w:val="28"/>
        </w:rPr>
        <w:t>转换处理的</w:t>
      </w:r>
      <w:r w:rsidRPr="00B87AB8">
        <w:rPr>
          <w:rFonts w:eastAsia="宋体"/>
          <w:szCs w:val="28"/>
        </w:rPr>
        <w:t>光学元件的输出Ｉ</w:t>
      </w:r>
      <w:r w:rsidRPr="00B87AB8">
        <w:rPr>
          <w:rFonts w:eastAsia="宋体" w:hint="eastAsia"/>
          <w:szCs w:val="28"/>
        </w:rPr>
        <w:t>和</w:t>
      </w:r>
      <w:r w:rsidRPr="00B87AB8">
        <w:rPr>
          <w:rFonts w:eastAsia="宋体"/>
          <w:szCs w:val="28"/>
        </w:rPr>
        <w:t>Ｔ受光器</w:t>
      </w:r>
      <w:r w:rsidRPr="00B87AB8">
        <w:rPr>
          <w:rFonts w:eastAsia="宋体" w:hint="eastAsia"/>
          <w:szCs w:val="28"/>
        </w:rPr>
        <w:t>屏蔽</w:t>
      </w:r>
      <w:r w:rsidRPr="00B87AB8">
        <w:rPr>
          <w:rFonts w:eastAsia="宋体"/>
          <w:szCs w:val="28"/>
        </w:rPr>
        <w:t>，</w:t>
      </w:r>
      <w:r w:rsidRPr="00B87AB8">
        <w:rPr>
          <w:rFonts w:eastAsia="宋体" w:hint="eastAsia"/>
          <w:szCs w:val="28"/>
        </w:rPr>
        <w:t>只有</w:t>
      </w:r>
      <w:r w:rsidRPr="00B87AB8">
        <w:rPr>
          <w:rFonts w:eastAsia="宋体"/>
          <w:szCs w:val="28"/>
        </w:rPr>
        <w:t>Ｒ的受光器检测</w:t>
      </w:r>
      <w:r w:rsidRPr="00B87AB8">
        <w:rPr>
          <w:rFonts w:eastAsia="宋体" w:hint="eastAsia"/>
          <w:szCs w:val="28"/>
        </w:rPr>
        <w:t>。</w:t>
      </w:r>
      <w:r w:rsidRPr="00B87AB8">
        <w:rPr>
          <w:rFonts w:eastAsia="宋体"/>
          <w:szCs w:val="28"/>
        </w:rPr>
        <w:t>入射光之间的干涉效应</w:t>
      </w:r>
      <w:r w:rsidRPr="00B87AB8">
        <w:rPr>
          <w:rFonts w:eastAsia="宋体" w:hint="eastAsia"/>
          <w:szCs w:val="28"/>
        </w:rPr>
        <w:t>将</w:t>
      </w:r>
      <w:r w:rsidRPr="00B87AB8">
        <w:rPr>
          <w:rFonts w:eastAsia="宋体"/>
          <w:szCs w:val="28"/>
        </w:rPr>
        <w:t>此</w:t>
      </w:r>
      <w:r w:rsidRPr="00B87AB8">
        <w:rPr>
          <w:rFonts w:eastAsia="宋体" w:hint="eastAsia"/>
          <w:szCs w:val="28"/>
        </w:rPr>
        <w:t>“比</w:t>
      </w:r>
      <w:r w:rsidRPr="00B87AB8">
        <w:rPr>
          <w:rFonts w:eastAsia="宋体" w:hint="eastAsia"/>
          <w:szCs w:val="28"/>
        </w:rPr>
        <w:t>-</w:t>
      </w:r>
      <w:r w:rsidRPr="00B87AB8">
        <w:rPr>
          <w:rFonts w:eastAsia="宋体" w:hint="eastAsia"/>
          <w:szCs w:val="28"/>
        </w:rPr>
        <w:t>对”干涉</w:t>
      </w:r>
      <w:r w:rsidRPr="00B87AB8">
        <w:rPr>
          <w:rFonts w:eastAsia="宋体"/>
          <w:szCs w:val="28"/>
        </w:rPr>
        <w:t>光转换处理光学元件成为一个</w:t>
      </w:r>
      <w:r w:rsidRPr="00B87AB8">
        <w:rPr>
          <w:rFonts w:eastAsia="宋体" w:hint="eastAsia"/>
          <w:szCs w:val="28"/>
        </w:rPr>
        <w:t>AND</w:t>
      </w:r>
      <w:r w:rsidRPr="00B87AB8">
        <w:rPr>
          <w:rFonts w:eastAsia="宋体"/>
          <w:szCs w:val="28"/>
        </w:rPr>
        <w:t>与操作的光学元件</w:t>
      </w:r>
      <w:r w:rsidRPr="00B87AB8">
        <w:rPr>
          <w:rFonts w:eastAsia="宋体" w:hint="eastAsia"/>
          <w:szCs w:val="28"/>
        </w:rPr>
        <w:t>。</w:t>
      </w:r>
      <w:r w:rsidRPr="00B87AB8">
        <w:rPr>
          <w:rFonts w:eastAsia="宋体"/>
          <w:szCs w:val="28"/>
        </w:rPr>
        <w:t>继续以表</w:t>
      </w:r>
      <w:r w:rsidRPr="00B87AB8">
        <w:rPr>
          <w:rFonts w:eastAsia="宋体" w:hint="eastAsia"/>
          <w:szCs w:val="28"/>
        </w:rPr>
        <w:t>16</w:t>
      </w:r>
      <w:r w:rsidRPr="00B87AB8">
        <w:rPr>
          <w:rFonts w:eastAsia="宋体" w:hint="eastAsia"/>
          <w:szCs w:val="28"/>
        </w:rPr>
        <w:t>的</w:t>
      </w:r>
      <w:r w:rsidRPr="00B87AB8">
        <w:rPr>
          <w:rFonts w:eastAsia="宋体"/>
          <w:szCs w:val="28"/>
        </w:rPr>
        <w:t>数据</w:t>
      </w:r>
      <w:r w:rsidRPr="00B87AB8">
        <w:rPr>
          <w:rFonts w:eastAsia="宋体" w:hint="eastAsia"/>
          <w:szCs w:val="28"/>
        </w:rPr>
        <w:t>解释</w:t>
      </w:r>
      <w:r w:rsidRPr="00B87AB8">
        <w:rPr>
          <w:rFonts w:eastAsia="宋体"/>
          <w:szCs w:val="28"/>
        </w:rPr>
        <w:t>，当</w:t>
      </w:r>
      <w:r w:rsidRPr="00B87AB8">
        <w:rPr>
          <w:rFonts w:eastAsia="宋体" w:hint="eastAsia"/>
          <w:szCs w:val="28"/>
        </w:rPr>
        <w:t>入射</w:t>
      </w:r>
      <w:r w:rsidRPr="00B87AB8">
        <w:rPr>
          <w:rFonts w:eastAsia="宋体"/>
          <w:szCs w:val="28"/>
        </w:rPr>
        <w:t>光</w:t>
      </w:r>
      <w:r w:rsidRPr="00B87AB8">
        <w:rPr>
          <w:rFonts w:eastAsia="宋体"/>
          <w:szCs w:val="28"/>
        </w:rPr>
        <w:t>A</w:t>
      </w:r>
      <w:r w:rsidRPr="00B87AB8">
        <w:rPr>
          <w:rFonts w:eastAsia="宋体"/>
          <w:szCs w:val="28"/>
        </w:rPr>
        <w:t>和</w:t>
      </w:r>
      <w:r w:rsidRPr="00B87AB8">
        <w:rPr>
          <w:rFonts w:eastAsia="宋体" w:hint="eastAsia"/>
          <w:szCs w:val="28"/>
        </w:rPr>
        <w:t>a</w:t>
      </w:r>
      <w:r w:rsidRPr="00B87AB8">
        <w:rPr>
          <w:rFonts w:eastAsia="宋体" w:hint="eastAsia"/>
          <w:szCs w:val="28"/>
        </w:rPr>
        <w:t>的</w:t>
      </w:r>
      <w:r w:rsidRPr="00B87AB8">
        <w:rPr>
          <w:rFonts w:eastAsia="宋体"/>
          <w:szCs w:val="28"/>
        </w:rPr>
        <w:t>同时输入光信号时，</w:t>
      </w:r>
      <w:r w:rsidRPr="00B87AB8">
        <w:rPr>
          <w:rFonts w:eastAsia="宋体" w:hint="eastAsia"/>
          <w:szCs w:val="28"/>
        </w:rPr>
        <w:t>一个</w:t>
      </w:r>
      <w:r w:rsidRPr="00B87AB8">
        <w:rPr>
          <w:rFonts w:eastAsia="宋体"/>
          <w:szCs w:val="28"/>
        </w:rPr>
        <w:t>受光器</w:t>
      </w:r>
      <w:r w:rsidRPr="00B87AB8">
        <w:rPr>
          <w:rFonts w:eastAsia="宋体"/>
          <w:szCs w:val="28"/>
        </w:rPr>
        <w:t>R</w:t>
      </w:r>
      <w:r w:rsidRPr="00B87AB8">
        <w:rPr>
          <w:rFonts w:eastAsia="宋体"/>
          <w:szCs w:val="28"/>
        </w:rPr>
        <w:t>能接受到光信号</w:t>
      </w:r>
      <w:r w:rsidRPr="00B87AB8">
        <w:rPr>
          <w:rFonts w:eastAsia="宋体" w:hint="eastAsia"/>
          <w:szCs w:val="28"/>
        </w:rPr>
        <w:t>(A&amp;a</w:t>
      </w:r>
      <w:r w:rsidRPr="00B87AB8">
        <w:rPr>
          <w:rFonts w:eastAsia="宋体"/>
          <w:szCs w:val="28"/>
        </w:rPr>
        <w:t>=</w:t>
      </w:r>
      <w:r w:rsidRPr="00B87AB8">
        <w:rPr>
          <w:rFonts w:eastAsia="宋体" w:hint="eastAsia"/>
          <w:szCs w:val="28"/>
        </w:rPr>
        <w:t>&gt;R</w:t>
      </w:r>
      <w:r w:rsidRPr="00B87AB8">
        <w:rPr>
          <w:rFonts w:eastAsia="宋体" w:hint="eastAsia"/>
          <w:szCs w:val="28"/>
        </w:rPr>
        <w:t>，</w:t>
      </w:r>
      <w:r w:rsidRPr="00B87AB8">
        <w:rPr>
          <w:rFonts w:eastAsia="宋体"/>
          <w:szCs w:val="28"/>
        </w:rPr>
        <w:t>R=1&amp;1=</w:t>
      </w:r>
      <w:r w:rsidRPr="00B87AB8">
        <w:rPr>
          <w:rFonts w:eastAsia="宋体" w:hint="eastAsia"/>
          <w:szCs w:val="28"/>
        </w:rPr>
        <w:t>&gt;</w:t>
      </w:r>
      <w:r w:rsidRPr="00B87AB8">
        <w:rPr>
          <w:rFonts w:eastAsia="宋体"/>
          <w:szCs w:val="28"/>
        </w:rPr>
        <w:t>1</w:t>
      </w:r>
      <w:r w:rsidRPr="00B87AB8">
        <w:rPr>
          <w:rFonts w:eastAsia="宋体" w:hint="eastAsia"/>
          <w:szCs w:val="28"/>
        </w:rPr>
        <w:t>)</w:t>
      </w:r>
      <w:r w:rsidRPr="00B87AB8">
        <w:rPr>
          <w:rFonts w:eastAsia="宋体"/>
          <w:szCs w:val="28"/>
        </w:rPr>
        <w:t>，</w:t>
      </w:r>
      <w:r w:rsidRPr="00B87AB8">
        <w:rPr>
          <w:rFonts w:eastAsia="宋体" w:hint="eastAsia"/>
          <w:szCs w:val="28"/>
        </w:rPr>
        <w:t>而当入射</w:t>
      </w:r>
      <w:r w:rsidRPr="00B87AB8">
        <w:rPr>
          <w:rFonts w:eastAsia="宋体"/>
          <w:szCs w:val="28"/>
        </w:rPr>
        <w:t>光</w:t>
      </w:r>
      <w:r w:rsidRPr="00B87AB8">
        <w:rPr>
          <w:rFonts w:eastAsia="宋体"/>
          <w:szCs w:val="28"/>
        </w:rPr>
        <w:t>A</w:t>
      </w:r>
      <w:r w:rsidRPr="00B87AB8">
        <w:rPr>
          <w:rFonts w:eastAsia="宋体"/>
          <w:szCs w:val="28"/>
        </w:rPr>
        <w:t>或</w:t>
      </w:r>
      <w:r w:rsidRPr="00B87AB8">
        <w:rPr>
          <w:rFonts w:eastAsia="宋体"/>
          <w:szCs w:val="28"/>
        </w:rPr>
        <w:t>a</w:t>
      </w:r>
      <w:r w:rsidRPr="00B87AB8">
        <w:rPr>
          <w:rFonts w:eastAsia="宋体" w:hint="eastAsia"/>
          <w:szCs w:val="28"/>
        </w:rPr>
        <w:t>的</w:t>
      </w:r>
      <w:r w:rsidRPr="00B87AB8">
        <w:rPr>
          <w:rFonts w:eastAsia="宋体"/>
          <w:szCs w:val="28"/>
        </w:rPr>
        <w:t>光信号为</w:t>
      </w:r>
      <w:r w:rsidRPr="00B87AB8">
        <w:rPr>
          <w:rFonts w:eastAsia="宋体" w:hint="eastAsia"/>
          <w:szCs w:val="28"/>
        </w:rPr>
        <w:t>不</w:t>
      </w:r>
      <w:r w:rsidRPr="00B87AB8">
        <w:rPr>
          <w:rFonts w:eastAsia="宋体"/>
          <w:szCs w:val="28"/>
        </w:rPr>
        <w:t>同时入射或没有入射的时候</w:t>
      </w:r>
      <w:r w:rsidRPr="00B87AB8">
        <w:rPr>
          <w:rFonts w:eastAsia="宋体" w:hint="eastAsia"/>
          <w:szCs w:val="28"/>
        </w:rPr>
        <w:t>，</w:t>
      </w:r>
      <w:r w:rsidRPr="00B87AB8">
        <w:rPr>
          <w:rFonts w:eastAsia="宋体"/>
          <w:szCs w:val="28"/>
        </w:rPr>
        <w:t>R</w:t>
      </w:r>
      <w:r w:rsidRPr="00B87AB8">
        <w:rPr>
          <w:rFonts w:eastAsia="宋体"/>
          <w:szCs w:val="28"/>
        </w:rPr>
        <w:t>受光器不能收到光信号</w:t>
      </w:r>
      <w:r w:rsidRPr="00B87AB8">
        <w:rPr>
          <w:rFonts w:eastAsia="宋体" w:hint="eastAsia"/>
          <w:szCs w:val="28"/>
        </w:rPr>
        <w:t>，这等效于</w:t>
      </w:r>
      <w:r w:rsidRPr="00B87AB8">
        <w:rPr>
          <w:rFonts w:eastAsia="宋体"/>
          <w:szCs w:val="28"/>
        </w:rPr>
        <w:t>逻辑</w:t>
      </w:r>
      <w:r w:rsidRPr="00B87AB8">
        <w:rPr>
          <w:rFonts w:eastAsia="宋体" w:hint="eastAsia"/>
          <w:szCs w:val="28"/>
        </w:rPr>
        <w:t>门</w:t>
      </w:r>
      <w:r w:rsidRPr="00B87AB8">
        <w:rPr>
          <w:rFonts w:eastAsia="宋体"/>
          <w:szCs w:val="28"/>
        </w:rPr>
        <w:t>电路操作的</w:t>
      </w:r>
      <w:r w:rsidRPr="00B87AB8">
        <w:rPr>
          <w:rFonts w:eastAsia="宋体" w:hint="eastAsia"/>
          <w:szCs w:val="28"/>
        </w:rPr>
        <w:t>AND</w:t>
      </w:r>
      <w:r w:rsidRPr="00B87AB8">
        <w:rPr>
          <w:rFonts w:eastAsia="宋体" w:hint="eastAsia"/>
          <w:szCs w:val="28"/>
        </w:rPr>
        <w:t>‘</w:t>
      </w:r>
      <w:r w:rsidRPr="00B87AB8">
        <w:rPr>
          <w:rFonts w:eastAsia="宋体"/>
          <w:szCs w:val="28"/>
        </w:rPr>
        <w:t>与</w:t>
      </w:r>
      <w:r w:rsidRPr="00B87AB8">
        <w:rPr>
          <w:rFonts w:eastAsia="宋体" w:hint="eastAsia"/>
          <w:szCs w:val="28"/>
        </w:rPr>
        <w:t>’位操作。这里，</w:t>
      </w:r>
      <w:r w:rsidRPr="00B87AB8">
        <w:rPr>
          <w:rFonts w:eastAsia="宋体" w:hint="eastAsia"/>
          <w:szCs w:val="28"/>
        </w:rPr>
        <w:t>A</w:t>
      </w:r>
      <w:r w:rsidRPr="00B87AB8">
        <w:rPr>
          <w:rFonts w:eastAsia="宋体" w:hint="eastAsia"/>
          <w:szCs w:val="28"/>
        </w:rPr>
        <w:t>和</w:t>
      </w:r>
      <w:r w:rsidRPr="00B87AB8">
        <w:rPr>
          <w:rFonts w:eastAsia="宋体" w:hint="eastAsia"/>
          <w:szCs w:val="28"/>
        </w:rPr>
        <w:t>a</w:t>
      </w:r>
      <w:r w:rsidRPr="00B87AB8">
        <w:rPr>
          <w:rFonts w:eastAsia="宋体" w:hint="eastAsia"/>
          <w:szCs w:val="28"/>
        </w:rPr>
        <w:t>与</w:t>
      </w:r>
      <w:r w:rsidRPr="00B87AB8">
        <w:rPr>
          <w:rFonts w:eastAsia="宋体" w:hint="eastAsia"/>
          <w:szCs w:val="28"/>
        </w:rPr>
        <w:t>R</w:t>
      </w:r>
      <w:r w:rsidRPr="00B87AB8">
        <w:rPr>
          <w:rFonts w:eastAsia="宋体" w:hint="eastAsia"/>
          <w:szCs w:val="28"/>
        </w:rPr>
        <w:t>之间的距离相等</w:t>
      </w:r>
      <w:r w:rsidR="00501BB0" w:rsidRPr="00B87AB8">
        <w:rPr>
          <w:rFonts w:eastAsia="宋体" w:hint="eastAsia"/>
          <w:szCs w:val="28"/>
        </w:rPr>
        <w:t>；</w:t>
      </w:r>
      <w:r w:rsidR="00501BB0" w:rsidRPr="00B87AB8">
        <w:rPr>
          <w:rFonts w:eastAsia="宋体"/>
          <w:szCs w:val="28"/>
        </w:rPr>
        <w:t>入射光</w:t>
      </w:r>
      <w:r w:rsidR="00501BB0" w:rsidRPr="00B87AB8">
        <w:rPr>
          <w:rFonts w:eastAsia="宋体"/>
          <w:szCs w:val="28"/>
        </w:rPr>
        <w:t>A=1</w:t>
      </w:r>
      <w:r w:rsidR="00501BB0" w:rsidRPr="00B87AB8">
        <w:rPr>
          <w:rFonts w:eastAsia="宋体"/>
          <w:szCs w:val="28"/>
        </w:rPr>
        <w:t>和</w:t>
      </w:r>
      <w:r w:rsidR="00501BB0" w:rsidRPr="00B87AB8">
        <w:rPr>
          <w:rFonts w:eastAsia="宋体" w:hint="eastAsia"/>
          <w:szCs w:val="28"/>
        </w:rPr>
        <w:t>a</w:t>
      </w:r>
      <w:r w:rsidR="00501BB0" w:rsidRPr="00B87AB8">
        <w:rPr>
          <w:rFonts w:eastAsia="宋体"/>
          <w:szCs w:val="28"/>
        </w:rPr>
        <w:t>=1</w:t>
      </w:r>
      <w:r w:rsidR="00501BB0" w:rsidRPr="00B87AB8">
        <w:rPr>
          <w:rFonts w:eastAsia="宋体" w:hint="eastAsia"/>
          <w:szCs w:val="28"/>
        </w:rPr>
        <w:t>时</w:t>
      </w:r>
      <w:r w:rsidR="00501BB0" w:rsidRPr="00B87AB8">
        <w:rPr>
          <w:rFonts w:eastAsia="宋体"/>
          <w:szCs w:val="28"/>
        </w:rPr>
        <w:t>，两束光相互干涉</w:t>
      </w:r>
      <w:r w:rsidR="00501BB0" w:rsidRPr="00B87AB8">
        <w:rPr>
          <w:rFonts w:eastAsia="宋体" w:hint="eastAsia"/>
          <w:szCs w:val="28"/>
        </w:rPr>
        <w:t>从而</w:t>
      </w:r>
      <w:r w:rsidR="00501BB0" w:rsidRPr="00B87AB8">
        <w:rPr>
          <w:rFonts w:eastAsia="宋体"/>
          <w:szCs w:val="28"/>
        </w:rPr>
        <w:t>在</w:t>
      </w:r>
      <w:r w:rsidR="00501BB0" w:rsidRPr="00B87AB8">
        <w:rPr>
          <w:rFonts w:eastAsia="宋体"/>
          <w:szCs w:val="28"/>
        </w:rPr>
        <w:t>R</w:t>
      </w:r>
      <w:r w:rsidR="00501BB0" w:rsidRPr="00B87AB8">
        <w:rPr>
          <w:rFonts w:eastAsia="宋体"/>
          <w:szCs w:val="28"/>
        </w:rPr>
        <w:t>上</w:t>
      </w:r>
      <w:r w:rsidR="00501BB0" w:rsidRPr="00B87AB8">
        <w:rPr>
          <w:rFonts w:eastAsia="宋体" w:hint="eastAsia"/>
          <w:szCs w:val="28"/>
        </w:rPr>
        <w:t>接收到</w:t>
      </w:r>
      <w:r w:rsidR="00501BB0" w:rsidRPr="00B87AB8">
        <w:rPr>
          <w:rFonts w:eastAsia="宋体"/>
          <w:szCs w:val="28"/>
        </w:rPr>
        <w:t>一个</w:t>
      </w:r>
      <w:r w:rsidR="00501BB0" w:rsidRPr="00B87AB8">
        <w:rPr>
          <w:rFonts w:eastAsia="宋体" w:hint="eastAsia"/>
          <w:szCs w:val="28"/>
        </w:rPr>
        <w:t>亮点</w:t>
      </w:r>
      <w:r w:rsidR="00501BB0" w:rsidRPr="00B87AB8">
        <w:rPr>
          <w:rFonts w:eastAsia="宋体"/>
          <w:szCs w:val="28"/>
        </w:rPr>
        <w:t>结果值</w:t>
      </w:r>
      <w:r w:rsidR="00501BB0" w:rsidRPr="00B87AB8">
        <w:rPr>
          <w:rFonts w:eastAsia="宋体" w:hint="eastAsia"/>
          <w:szCs w:val="28"/>
        </w:rPr>
        <w:t>R=1</w:t>
      </w:r>
      <w:r w:rsidR="00501BB0" w:rsidRPr="00B87AB8">
        <w:rPr>
          <w:rFonts w:eastAsia="宋体" w:hint="eastAsia"/>
          <w:szCs w:val="28"/>
        </w:rPr>
        <w:t>；</w:t>
      </w:r>
      <w:r w:rsidR="00501BB0" w:rsidRPr="00B87AB8">
        <w:rPr>
          <w:rFonts w:eastAsia="宋体"/>
          <w:szCs w:val="28"/>
        </w:rPr>
        <w:t>入射光</w:t>
      </w:r>
      <w:r w:rsidR="00501BB0" w:rsidRPr="00B87AB8">
        <w:rPr>
          <w:rFonts w:eastAsia="宋体" w:hint="eastAsia"/>
          <w:szCs w:val="28"/>
        </w:rPr>
        <w:t>A=1</w:t>
      </w:r>
      <w:r w:rsidR="00501BB0" w:rsidRPr="00B87AB8">
        <w:rPr>
          <w:rFonts w:eastAsia="宋体" w:hint="eastAsia"/>
          <w:szCs w:val="28"/>
        </w:rPr>
        <w:t>和</w:t>
      </w:r>
      <w:r w:rsidR="00501BB0" w:rsidRPr="00B87AB8">
        <w:rPr>
          <w:rFonts w:eastAsia="宋体" w:hint="eastAsia"/>
          <w:szCs w:val="28"/>
        </w:rPr>
        <w:t>a=0</w:t>
      </w:r>
      <w:r w:rsidR="00501BB0" w:rsidRPr="00B87AB8">
        <w:rPr>
          <w:rFonts w:eastAsia="宋体" w:hint="eastAsia"/>
          <w:szCs w:val="28"/>
        </w:rPr>
        <w:t>时</w:t>
      </w:r>
      <w:r w:rsidR="00501BB0" w:rsidRPr="00B87AB8">
        <w:rPr>
          <w:rFonts w:eastAsia="宋体"/>
          <w:szCs w:val="28"/>
        </w:rPr>
        <w:t>，</w:t>
      </w:r>
      <w:bookmarkStart w:id="16" w:name="OLE_LINK61"/>
      <w:bookmarkStart w:id="17" w:name="OLE_LINK62"/>
      <w:bookmarkStart w:id="18" w:name="OLE_LINK63"/>
      <w:r w:rsidR="00501BB0" w:rsidRPr="00B87AB8">
        <w:rPr>
          <w:rFonts w:eastAsia="宋体"/>
          <w:szCs w:val="28"/>
        </w:rPr>
        <w:t>两束光之间无干涉现象，在</w:t>
      </w:r>
      <w:r w:rsidR="00501BB0" w:rsidRPr="00B87AB8">
        <w:rPr>
          <w:rFonts w:eastAsia="宋体"/>
          <w:szCs w:val="28"/>
        </w:rPr>
        <w:t>R</w:t>
      </w:r>
      <w:r w:rsidR="00501BB0" w:rsidRPr="00B87AB8">
        <w:rPr>
          <w:rFonts w:eastAsia="宋体"/>
          <w:szCs w:val="28"/>
        </w:rPr>
        <w:t>上</w:t>
      </w:r>
      <w:r w:rsidR="00501BB0" w:rsidRPr="00B87AB8">
        <w:rPr>
          <w:rFonts w:eastAsia="宋体" w:hint="eastAsia"/>
          <w:szCs w:val="28"/>
        </w:rPr>
        <w:t>无</w:t>
      </w:r>
      <w:r w:rsidR="00501BB0" w:rsidRPr="00B87AB8">
        <w:rPr>
          <w:rFonts w:eastAsia="宋体"/>
          <w:szCs w:val="28"/>
        </w:rPr>
        <w:t>干涉光产生</w:t>
      </w:r>
      <w:r w:rsidR="00501BB0" w:rsidRPr="00B87AB8">
        <w:rPr>
          <w:rFonts w:eastAsia="宋体" w:hint="eastAsia"/>
          <w:szCs w:val="28"/>
        </w:rPr>
        <w:t>因此</w:t>
      </w:r>
      <w:r w:rsidR="00501BB0" w:rsidRPr="00B87AB8">
        <w:rPr>
          <w:rFonts w:eastAsia="宋体"/>
          <w:szCs w:val="28"/>
        </w:rPr>
        <w:t>结果</w:t>
      </w:r>
      <w:r w:rsidR="00501BB0" w:rsidRPr="00B87AB8">
        <w:rPr>
          <w:rFonts w:eastAsia="宋体" w:hint="eastAsia"/>
          <w:szCs w:val="28"/>
        </w:rPr>
        <w:t>值</w:t>
      </w:r>
      <w:r w:rsidR="00501BB0" w:rsidRPr="00B87AB8">
        <w:rPr>
          <w:rFonts w:eastAsia="宋体"/>
          <w:szCs w:val="28"/>
        </w:rPr>
        <w:t>为</w:t>
      </w:r>
      <w:r w:rsidR="00501BB0" w:rsidRPr="00B87AB8">
        <w:rPr>
          <w:rFonts w:eastAsia="宋体" w:hint="eastAsia"/>
          <w:szCs w:val="28"/>
        </w:rPr>
        <w:t>R=0</w:t>
      </w:r>
      <w:bookmarkEnd w:id="16"/>
      <w:bookmarkEnd w:id="17"/>
      <w:bookmarkEnd w:id="18"/>
      <w:r w:rsidR="00501BB0" w:rsidRPr="00B87AB8">
        <w:rPr>
          <w:rFonts w:eastAsia="宋体" w:hint="eastAsia"/>
          <w:szCs w:val="28"/>
        </w:rPr>
        <w:t>；同样地，</w:t>
      </w:r>
      <w:r w:rsidR="00501BB0" w:rsidRPr="00B87AB8">
        <w:rPr>
          <w:rFonts w:eastAsia="宋体" w:hint="eastAsia"/>
          <w:szCs w:val="28"/>
        </w:rPr>
        <w:t>A=0</w:t>
      </w:r>
      <w:r w:rsidR="00501BB0" w:rsidRPr="00B87AB8">
        <w:rPr>
          <w:rFonts w:eastAsia="宋体" w:hint="eastAsia"/>
          <w:szCs w:val="28"/>
        </w:rPr>
        <w:t>和</w:t>
      </w:r>
      <w:r w:rsidR="00501BB0" w:rsidRPr="00B87AB8">
        <w:rPr>
          <w:rFonts w:eastAsia="宋体" w:hint="eastAsia"/>
          <w:szCs w:val="28"/>
        </w:rPr>
        <w:t>a=1</w:t>
      </w:r>
      <w:r w:rsidR="00501BB0" w:rsidRPr="00B87AB8">
        <w:rPr>
          <w:rFonts w:eastAsia="宋体" w:hint="eastAsia"/>
          <w:szCs w:val="28"/>
        </w:rPr>
        <w:t>时，</w:t>
      </w:r>
      <w:r w:rsidR="00501BB0" w:rsidRPr="00B87AB8">
        <w:rPr>
          <w:rFonts w:eastAsia="宋体"/>
          <w:szCs w:val="28"/>
        </w:rPr>
        <w:t>两束光之间无干涉现象，在</w:t>
      </w:r>
      <w:r w:rsidR="00501BB0" w:rsidRPr="00B87AB8">
        <w:rPr>
          <w:rFonts w:eastAsia="宋体"/>
          <w:szCs w:val="28"/>
        </w:rPr>
        <w:t>R</w:t>
      </w:r>
      <w:r w:rsidR="00501BB0" w:rsidRPr="00B87AB8">
        <w:rPr>
          <w:rFonts w:eastAsia="宋体"/>
          <w:szCs w:val="28"/>
        </w:rPr>
        <w:t>上</w:t>
      </w:r>
      <w:r w:rsidR="00501BB0" w:rsidRPr="00B87AB8">
        <w:rPr>
          <w:rFonts w:eastAsia="宋体" w:hint="eastAsia"/>
          <w:szCs w:val="28"/>
        </w:rPr>
        <w:t>无</w:t>
      </w:r>
      <w:r w:rsidR="00501BB0" w:rsidRPr="00B87AB8">
        <w:rPr>
          <w:rFonts w:eastAsia="宋体"/>
          <w:szCs w:val="28"/>
        </w:rPr>
        <w:t>干涉光</w:t>
      </w:r>
      <w:r w:rsidR="00501BB0" w:rsidRPr="00B87AB8">
        <w:rPr>
          <w:rFonts w:eastAsia="宋体" w:hint="eastAsia"/>
          <w:szCs w:val="28"/>
        </w:rPr>
        <w:t>现象，</w:t>
      </w:r>
      <w:r w:rsidR="00501BB0" w:rsidRPr="00B87AB8">
        <w:rPr>
          <w:rFonts w:eastAsia="宋体"/>
          <w:szCs w:val="28"/>
        </w:rPr>
        <w:t>产生结果</w:t>
      </w:r>
      <w:r w:rsidR="00501BB0" w:rsidRPr="00B87AB8">
        <w:rPr>
          <w:rFonts w:eastAsia="宋体" w:hint="eastAsia"/>
          <w:szCs w:val="28"/>
        </w:rPr>
        <w:t>值</w:t>
      </w:r>
      <w:r w:rsidR="00501BB0" w:rsidRPr="00B87AB8">
        <w:rPr>
          <w:rFonts w:eastAsia="宋体"/>
          <w:szCs w:val="28"/>
        </w:rPr>
        <w:t>为</w:t>
      </w:r>
      <w:r w:rsidR="00501BB0" w:rsidRPr="00B87AB8">
        <w:rPr>
          <w:rFonts w:eastAsia="宋体" w:hint="eastAsia"/>
          <w:szCs w:val="28"/>
        </w:rPr>
        <w:t>R=0</w:t>
      </w:r>
      <w:r w:rsidR="00501BB0" w:rsidRPr="00B87AB8">
        <w:rPr>
          <w:rFonts w:eastAsia="宋体" w:hint="eastAsia"/>
          <w:szCs w:val="28"/>
        </w:rPr>
        <w:t>；</w:t>
      </w:r>
      <w:r w:rsidR="00501BB0" w:rsidRPr="00B87AB8">
        <w:rPr>
          <w:rFonts w:eastAsia="宋体"/>
          <w:szCs w:val="28"/>
        </w:rPr>
        <w:t>两个同时无入射光时</w:t>
      </w:r>
      <w:r w:rsidR="00501BB0" w:rsidRPr="00B87AB8">
        <w:rPr>
          <w:rFonts w:eastAsia="宋体" w:hint="eastAsia"/>
          <w:szCs w:val="28"/>
        </w:rPr>
        <w:t>A=0</w:t>
      </w:r>
      <w:r w:rsidR="00501BB0" w:rsidRPr="00B87AB8">
        <w:rPr>
          <w:rFonts w:eastAsia="宋体" w:hint="eastAsia"/>
          <w:szCs w:val="28"/>
        </w:rPr>
        <w:t>和</w:t>
      </w:r>
      <w:r w:rsidR="00501BB0" w:rsidRPr="00B87AB8">
        <w:rPr>
          <w:rFonts w:eastAsia="宋体"/>
          <w:szCs w:val="28"/>
        </w:rPr>
        <w:t>a=0</w:t>
      </w:r>
      <w:r w:rsidR="00501BB0" w:rsidRPr="00B87AB8">
        <w:rPr>
          <w:rFonts w:eastAsia="宋体" w:hint="eastAsia"/>
          <w:szCs w:val="28"/>
        </w:rPr>
        <w:t>，结果</w:t>
      </w:r>
      <w:r w:rsidR="00501BB0" w:rsidRPr="00B87AB8">
        <w:rPr>
          <w:rFonts w:eastAsia="宋体"/>
          <w:szCs w:val="28"/>
        </w:rPr>
        <w:t>在</w:t>
      </w:r>
      <w:r w:rsidR="00501BB0" w:rsidRPr="00B87AB8">
        <w:rPr>
          <w:rFonts w:eastAsia="宋体"/>
          <w:szCs w:val="28"/>
        </w:rPr>
        <w:t>R</w:t>
      </w:r>
      <w:r w:rsidR="00501BB0" w:rsidRPr="00B87AB8">
        <w:rPr>
          <w:rFonts w:eastAsia="宋体"/>
          <w:szCs w:val="28"/>
        </w:rPr>
        <w:t>上</w:t>
      </w:r>
      <w:r w:rsidR="00501BB0" w:rsidRPr="00B87AB8">
        <w:rPr>
          <w:rFonts w:eastAsia="宋体" w:hint="eastAsia"/>
          <w:szCs w:val="28"/>
        </w:rPr>
        <w:t>无</w:t>
      </w:r>
      <w:r w:rsidR="00501BB0" w:rsidRPr="00B87AB8">
        <w:rPr>
          <w:rFonts w:eastAsia="宋体"/>
          <w:szCs w:val="28"/>
        </w:rPr>
        <w:t>光</w:t>
      </w:r>
      <w:r w:rsidR="00501BB0" w:rsidRPr="00B87AB8">
        <w:rPr>
          <w:rFonts w:eastAsia="宋体" w:hint="eastAsia"/>
          <w:szCs w:val="28"/>
        </w:rPr>
        <w:t>干涉现象，</w:t>
      </w:r>
      <w:r w:rsidR="00501BB0" w:rsidRPr="00B87AB8">
        <w:rPr>
          <w:rFonts w:eastAsia="宋体"/>
          <w:szCs w:val="28"/>
        </w:rPr>
        <w:t>结果</w:t>
      </w:r>
      <w:r w:rsidR="00501BB0" w:rsidRPr="00B87AB8">
        <w:rPr>
          <w:rFonts w:eastAsia="宋体" w:hint="eastAsia"/>
          <w:szCs w:val="28"/>
        </w:rPr>
        <w:t>值</w:t>
      </w:r>
      <w:r w:rsidR="00501BB0" w:rsidRPr="00B87AB8">
        <w:rPr>
          <w:rFonts w:eastAsia="宋体"/>
          <w:szCs w:val="28"/>
        </w:rPr>
        <w:t>为</w:t>
      </w:r>
      <w:r w:rsidR="00501BB0" w:rsidRPr="00B87AB8">
        <w:rPr>
          <w:rFonts w:eastAsia="宋体" w:hint="eastAsia"/>
          <w:szCs w:val="28"/>
        </w:rPr>
        <w:t>R=0</w:t>
      </w:r>
      <w:r w:rsidRPr="00B87AB8">
        <w:rPr>
          <w:rFonts w:eastAsia="宋体" w:hint="eastAsia"/>
          <w:szCs w:val="28"/>
        </w:rPr>
        <w:t>。</w:t>
      </w:r>
    </w:p>
    <w:p w14:paraId="7A96516F" w14:textId="77777777" w:rsidR="00E569F9" w:rsidRPr="00B87AB8" w:rsidRDefault="00E569F9" w:rsidP="00E569F9">
      <w:pPr>
        <w:ind w:firstLine="576"/>
        <w:jc w:val="both"/>
        <w:rPr>
          <w:rFonts w:eastAsia="宋体"/>
          <w:szCs w:val="28"/>
        </w:rPr>
      </w:pPr>
      <w:r w:rsidRPr="00B87AB8">
        <w:rPr>
          <w:rFonts w:eastAsia="宋体" w:hint="eastAsia"/>
          <w:szCs w:val="28"/>
        </w:rPr>
        <w:t>如图</w:t>
      </w:r>
      <w:r w:rsidRPr="00B87AB8">
        <w:rPr>
          <w:rFonts w:eastAsia="宋体" w:hint="eastAsia"/>
          <w:szCs w:val="28"/>
        </w:rPr>
        <w:t>4</w:t>
      </w:r>
      <w:r w:rsidRPr="00B87AB8">
        <w:rPr>
          <w:rFonts w:eastAsia="宋体" w:hint="eastAsia"/>
          <w:szCs w:val="28"/>
        </w:rPr>
        <w:t>的</w:t>
      </w:r>
      <w:r w:rsidRPr="00B87AB8">
        <w:rPr>
          <w:rFonts w:eastAsia="宋体" w:hint="eastAsia"/>
          <w:szCs w:val="28"/>
        </w:rPr>
        <w:t>408</w:t>
      </w:r>
      <w:r w:rsidRPr="00B87AB8">
        <w:rPr>
          <w:rFonts w:eastAsia="宋体" w:hint="eastAsia"/>
          <w:szCs w:val="28"/>
        </w:rPr>
        <w:t>所示，输入端</w:t>
      </w:r>
      <w:r w:rsidRPr="00B87AB8">
        <w:rPr>
          <w:rFonts w:eastAsia="宋体"/>
          <w:szCs w:val="28"/>
        </w:rPr>
        <w:t>A</w:t>
      </w:r>
      <w:r w:rsidRPr="00B87AB8">
        <w:rPr>
          <w:rFonts w:eastAsia="宋体"/>
          <w:szCs w:val="28"/>
        </w:rPr>
        <w:t>或</w:t>
      </w:r>
      <w:r w:rsidRPr="00B87AB8">
        <w:rPr>
          <w:rFonts w:eastAsia="宋体"/>
          <w:szCs w:val="28"/>
        </w:rPr>
        <w:t>a</w:t>
      </w:r>
      <w:r w:rsidRPr="00B87AB8">
        <w:rPr>
          <w:rFonts w:eastAsia="宋体"/>
          <w:szCs w:val="28"/>
        </w:rPr>
        <w:t>的光信号</w:t>
      </w:r>
      <w:r w:rsidRPr="00B87AB8">
        <w:rPr>
          <w:rFonts w:eastAsia="宋体" w:hint="eastAsia"/>
          <w:szCs w:val="28"/>
        </w:rPr>
        <w:t>被</w:t>
      </w:r>
      <w:r w:rsidRPr="00B87AB8">
        <w:rPr>
          <w:rFonts w:eastAsia="宋体"/>
          <w:szCs w:val="28"/>
        </w:rPr>
        <w:t>直接对准</w:t>
      </w:r>
      <w:r w:rsidRPr="00B87AB8">
        <w:rPr>
          <w:rFonts w:eastAsia="宋体" w:hint="eastAsia"/>
          <w:szCs w:val="28"/>
        </w:rPr>
        <w:t>发射在</w:t>
      </w:r>
      <w:r w:rsidRPr="00B87AB8">
        <w:rPr>
          <w:rFonts w:eastAsia="宋体" w:hint="eastAsia"/>
          <w:szCs w:val="28"/>
        </w:rPr>
        <w:t>R</w:t>
      </w:r>
      <w:r w:rsidRPr="00B87AB8">
        <w:rPr>
          <w:rFonts w:eastAsia="宋体"/>
          <w:szCs w:val="28"/>
        </w:rPr>
        <w:t>受光器上</w:t>
      </w:r>
      <w:r w:rsidRPr="00B87AB8">
        <w:rPr>
          <w:rFonts w:eastAsia="宋体" w:hint="eastAsia"/>
          <w:szCs w:val="28"/>
        </w:rPr>
        <w:t>。这里，在元件内部形成光路使得光信号被直接发射向</w:t>
      </w:r>
      <w:r w:rsidRPr="00B87AB8">
        <w:rPr>
          <w:rFonts w:eastAsia="宋体" w:hint="eastAsia"/>
          <w:szCs w:val="28"/>
        </w:rPr>
        <w:t>R</w:t>
      </w:r>
      <w:r w:rsidRPr="00B87AB8">
        <w:rPr>
          <w:rFonts w:eastAsia="宋体" w:hint="eastAsia"/>
          <w:szCs w:val="28"/>
        </w:rPr>
        <w:t>受光器。</w:t>
      </w:r>
      <w:r w:rsidRPr="00B87AB8">
        <w:rPr>
          <w:rFonts w:eastAsia="宋体" w:hint="eastAsia"/>
          <w:szCs w:val="28"/>
        </w:rPr>
        <w:t>A</w:t>
      </w:r>
      <w:r w:rsidRPr="00B87AB8">
        <w:rPr>
          <w:rFonts w:eastAsia="宋体" w:hint="eastAsia"/>
          <w:szCs w:val="28"/>
        </w:rPr>
        <w:t>和</w:t>
      </w:r>
      <w:r w:rsidRPr="00B87AB8">
        <w:rPr>
          <w:rFonts w:eastAsia="宋体" w:hint="eastAsia"/>
          <w:szCs w:val="28"/>
        </w:rPr>
        <w:t>a</w:t>
      </w:r>
      <w:r w:rsidRPr="00B87AB8">
        <w:rPr>
          <w:rFonts w:eastAsia="宋体" w:hint="eastAsia"/>
          <w:szCs w:val="28"/>
        </w:rPr>
        <w:t>与</w:t>
      </w:r>
      <w:r w:rsidRPr="00B87AB8">
        <w:rPr>
          <w:rFonts w:eastAsia="宋体" w:hint="eastAsia"/>
          <w:szCs w:val="28"/>
        </w:rPr>
        <w:t>R</w:t>
      </w:r>
      <w:r w:rsidRPr="00B87AB8">
        <w:rPr>
          <w:rFonts w:eastAsia="宋体" w:hint="eastAsia"/>
          <w:szCs w:val="28"/>
        </w:rPr>
        <w:t>之间的距离相等。这样，可实现处理</w:t>
      </w:r>
      <w:r w:rsidRPr="00B87AB8">
        <w:rPr>
          <w:rFonts w:eastAsia="宋体"/>
          <w:szCs w:val="28"/>
        </w:rPr>
        <w:t>OR</w:t>
      </w:r>
      <w:r w:rsidRPr="00B87AB8">
        <w:rPr>
          <w:rFonts w:eastAsia="宋体"/>
          <w:szCs w:val="28"/>
        </w:rPr>
        <w:t>光路逻辑门操作</w:t>
      </w:r>
      <w:r w:rsidRPr="00B87AB8">
        <w:rPr>
          <w:rFonts w:eastAsia="宋体" w:hint="eastAsia"/>
          <w:szCs w:val="28"/>
        </w:rPr>
        <w:t>。具体地，当</w:t>
      </w:r>
      <w:r w:rsidRPr="00B87AB8">
        <w:rPr>
          <w:rFonts w:eastAsia="宋体"/>
          <w:szCs w:val="28"/>
        </w:rPr>
        <w:t>A</w:t>
      </w:r>
      <w:r w:rsidRPr="00B87AB8">
        <w:rPr>
          <w:rFonts w:eastAsia="宋体"/>
          <w:szCs w:val="28"/>
        </w:rPr>
        <w:t>或</w:t>
      </w:r>
      <w:r w:rsidRPr="00B87AB8">
        <w:rPr>
          <w:rFonts w:eastAsia="宋体" w:hint="eastAsia"/>
          <w:szCs w:val="28"/>
        </w:rPr>
        <w:t>a</w:t>
      </w:r>
      <w:r w:rsidRPr="00B87AB8">
        <w:rPr>
          <w:rFonts w:eastAsia="宋体" w:hint="eastAsia"/>
          <w:szCs w:val="28"/>
        </w:rPr>
        <w:t>的无</w:t>
      </w:r>
      <w:r w:rsidRPr="00B87AB8">
        <w:rPr>
          <w:rFonts w:eastAsia="宋体"/>
          <w:szCs w:val="28"/>
        </w:rPr>
        <w:t>光信号</w:t>
      </w:r>
      <w:r w:rsidRPr="00B87AB8">
        <w:rPr>
          <w:rFonts w:eastAsia="宋体" w:hint="eastAsia"/>
          <w:szCs w:val="28"/>
        </w:rPr>
        <w:t>输入</w:t>
      </w:r>
      <w:r w:rsidRPr="00B87AB8">
        <w:rPr>
          <w:rFonts w:eastAsia="宋体" w:hint="eastAsia"/>
          <w:szCs w:val="28"/>
        </w:rPr>
        <w:t>(A=0,a=0)</w:t>
      </w:r>
      <w:r w:rsidRPr="00B87AB8">
        <w:rPr>
          <w:rFonts w:eastAsia="宋体" w:hint="eastAsia"/>
          <w:szCs w:val="28"/>
        </w:rPr>
        <w:t>时</w:t>
      </w:r>
      <w:r w:rsidRPr="00B87AB8">
        <w:rPr>
          <w:rFonts w:eastAsia="宋体"/>
          <w:szCs w:val="28"/>
        </w:rPr>
        <w:t>，聚焦点</w:t>
      </w:r>
      <w:r w:rsidRPr="00B87AB8">
        <w:rPr>
          <w:rFonts w:eastAsia="宋体"/>
          <w:szCs w:val="28"/>
        </w:rPr>
        <w:t>R</w:t>
      </w:r>
      <w:r w:rsidRPr="00B87AB8">
        <w:rPr>
          <w:rFonts w:eastAsia="宋体"/>
          <w:szCs w:val="28"/>
        </w:rPr>
        <w:t>受光器无光信号</w:t>
      </w:r>
      <w:r w:rsidRPr="00B87AB8">
        <w:rPr>
          <w:rFonts w:eastAsia="宋体" w:hint="eastAsia"/>
          <w:szCs w:val="28"/>
        </w:rPr>
        <w:t>(R=0)</w:t>
      </w:r>
      <w:r w:rsidRPr="00B87AB8">
        <w:rPr>
          <w:rFonts w:eastAsia="宋体" w:hint="eastAsia"/>
          <w:szCs w:val="28"/>
        </w:rPr>
        <w:t>；</w:t>
      </w:r>
      <w:r w:rsidRPr="00B87AB8">
        <w:rPr>
          <w:rFonts w:eastAsia="宋体"/>
          <w:szCs w:val="28"/>
        </w:rPr>
        <w:t>当</w:t>
      </w:r>
      <w:r w:rsidRPr="00B87AB8">
        <w:rPr>
          <w:rFonts w:eastAsia="宋体"/>
          <w:szCs w:val="28"/>
        </w:rPr>
        <w:t>A</w:t>
      </w:r>
      <w:r w:rsidRPr="00B87AB8">
        <w:rPr>
          <w:rFonts w:eastAsia="宋体"/>
          <w:szCs w:val="28"/>
        </w:rPr>
        <w:lastRenderedPageBreak/>
        <w:t>或</w:t>
      </w:r>
      <w:r w:rsidRPr="00B87AB8">
        <w:rPr>
          <w:rFonts w:eastAsia="宋体"/>
          <w:szCs w:val="28"/>
        </w:rPr>
        <w:t>a</w:t>
      </w:r>
      <w:r w:rsidRPr="00B87AB8">
        <w:rPr>
          <w:rFonts w:eastAsia="宋体" w:hint="eastAsia"/>
          <w:szCs w:val="28"/>
        </w:rPr>
        <w:t>中的</w:t>
      </w:r>
      <w:r w:rsidRPr="00B87AB8">
        <w:rPr>
          <w:rFonts w:eastAsia="宋体"/>
          <w:szCs w:val="28"/>
        </w:rPr>
        <w:t>至少一个有光</w:t>
      </w:r>
      <w:r w:rsidRPr="00B87AB8">
        <w:rPr>
          <w:rFonts w:eastAsia="宋体" w:hint="eastAsia"/>
          <w:szCs w:val="28"/>
        </w:rPr>
        <w:t>信号</w:t>
      </w:r>
      <w:r w:rsidRPr="00B87AB8">
        <w:rPr>
          <w:rFonts w:eastAsia="宋体"/>
          <w:szCs w:val="28"/>
        </w:rPr>
        <w:t>输入时，聚焦点</w:t>
      </w:r>
      <w:r w:rsidRPr="00B87AB8">
        <w:rPr>
          <w:rFonts w:eastAsia="宋体"/>
          <w:szCs w:val="28"/>
        </w:rPr>
        <w:t>R</w:t>
      </w:r>
      <w:r w:rsidRPr="00B87AB8">
        <w:rPr>
          <w:rFonts w:eastAsia="宋体"/>
          <w:szCs w:val="28"/>
        </w:rPr>
        <w:t>受光器就能接受</w:t>
      </w:r>
      <w:r w:rsidRPr="00B87AB8">
        <w:rPr>
          <w:rFonts w:eastAsia="宋体" w:hint="eastAsia"/>
          <w:szCs w:val="28"/>
        </w:rPr>
        <w:t>到</w:t>
      </w:r>
      <w:r w:rsidRPr="00B87AB8">
        <w:rPr>
          <w:rFonts w:eastAsia="宋体"/>
          <w:szCs w:val="28"/>
        </w:rPr>
        <w:t>光信号</w:t>
      </w:r>
      <w:r w:rsidRPr="00B87AB8">
        <w:rPr>
          <w:rFonts w:eastAsia="宋体" w:hint="eastAsia"/>
          <w:szCs w:val="28"/>
        </w:rPr>
        <w:t>(R=1)</w:t>
      </w:r>
      <w:r w:rsidRPr="00B87AB8">
        <w:rPr>
          <w:rFonts w:eastAsia="宋体" w:hint="eastAsia"/>
          <w:szCs w:val="28"/>
        </w:rPr>
        <w:t>。通过此方法</w:t>
      </w:r>
      <w:r w:rsidRPr="00B87AB8">
        <w:rPr>
          <w:rFonts w:eastAsia="宋体"/>
          <w:szCs w:val="28"/>
        </w:rPr>
        <w:t>处理，</w:t>
      </w:r>
      <w:r w:rsidRPr="00B87AB8">
        <w:rPr>
          <w:rFonts w:eastAsia="宋体" w:hint="eastAsia"/>
          <w:szCs w:val="28"/>
        </w:rPr>
        <w:t>可实现光学的等效</w:t>
      </w:r>
      <w:r w:rsidRPr="00B87AB8">
        <w:rPr>
          <w:rFonts w:eastAsia="宋体" w:hint="eastAsia"/>
          <w:szCs w:val="28"/>
        </w:rPr>
        <w:t>OR</w:t>
      </w:r>
      <w:r w:rsidRPr="00B87AB8">
        <w:rPr>
          <w:rFonts w:eastAsia="宋体" w:hint="eastAsia"/>
          <w:szCs w:val="28"/>
        </w:rPr>
        <w:t>‘或’位操作光学逻辑运算</w:t>
      </w:r>
      <w:r w:rsidRPr="00B87AB8">
        <w:rPr>
          <w:rFonts w:eastAsia="宋体"/>
          <w:szCs w:val="28"/>
        </w:rPr>
        <w:t>元器件</w:t>
      </w:r>
      <w:r w:rsidR="00501BB0" w:rsidRPr="00B87AB8">
        <w:rPr>
          <w:rFonts w:eastAsia="宋体" w:hint="eastAsia"/>
          <w:szCs w:val="28"/>
        </w:rPr>
        <w:t>，另外，采用</w:t>
      </w:r>
      <w:r w:rsidR="00501BB0" w:rsidRPr="00B87AB8">
        <w:rPr>
          <w:rFonts w:eastAsia="宋体"/>
          <w:szCs w:val="28"/>
        </w:rPr>
        <w:t>两束光的凸镜的汇集方法也能实现相同的</w:t>
      </w:r>
      <w:r w:rsidR="00501BB0" w:rsidRPr="00B87AB8">
        <w:rPr>
          <w:rFonts w:eastAsia="宋体" w:hint="eastAsia"/>
          <w:szCs w:val="28"/>
        </w:rPr>
        <w:t>光</w:t>
      </w:r>
      <w:r w:rsidR="00501BB0" w:rsidRPr="00B87AB8">
        <w:rPr>
          <w:rFonts w:eastAsia="宋体"/>
          <w:szCs w:val="28"/>
        </w:rPr>
        <w:t>逻辑或</w:t>
      </w:r>
      <w:r w:rsidR="00501BB0" w:rsidRPr="00B87AB8">
        <w:rPr>
          <w:rFonts w:eastAsia="宋体" w:hint="eastAsia"/>
          <w:szCs w:val="28"/>
        </w:rPr>
        <w:t>计算</w:t>
      </w:r>
      <w:r w:rsidRPr="00B87AB8">
        <w:rPr>
          <w:rFonts w:eastAsia="宋体"/>
          <w:szCs w:val="28"/>
        </w:rPr>
        <w:t>。</w:t>
      </w:r>
    </w:p>
    <w:p w14:paraId="73BF0449" w14:textId="77777777" w:rsidR="00E569F9" w:rsidRPr="00B87AB8" w:rsidRDefault="00E569F9" w:rsidP="00E569F9">
      <w:pPr>
        <w:ind w:firstLine="576"/>
        <w:jc w:val="both"/>
        <w:rPr>
          <w:rFonts w:eastAsia="宋体"/>
          <w:szCs w:val="28"/>
        </w:rPr>
      </w:pPr>
      <w:r w:rsidRPr="00B87AB8">
        <w:rPr>
          <w:rFonts w:eastAsia="宋体" w:hint="eastAsia"/>
          <w:szCs w:val="28"/>
        </w:rPr>
        <w:t>如图</w:t>
      </w:r>
      <w:r w:rsidRPr="00B87AB8">
        <w:rPr>
          <w:rFonts w:eastAsia="宋体" w:hint="eastAsia"/>
          <w:szCs w:val="28"/>
        </w:rPr>
        <w:t>4</w:t>
      </w:r>
      <w:r w:rsidRPr="00B87AB8">
        <w:rPr>
          <w:rFonts w:eastAsia="宋体" w:hint="eastAsia"/>
          <w:szCs w:val="28"/>
        </w:rPr>
        <w:t>的</w:t>
      </w:r>
      <w:r w:rsidRPr="00B87AB8">
        <w:rPr>
          <w:rFonts w:eastAsia="宋体" w:hint="eastAsia"/>
          <w:szCs w:val="28"/>
        </w:rPr>
        <w:t>409</w:t>
      </w:r>
      <w:r w:rsidRPr="00B87AB8">
        <w:rPr>
          <w:rFonts w:eastAsia="宋体" w:hint="eastAsia"/>
          <w:szCs w:val="28"/>
        </w:rPr>
        <w:t>所示，输入端</w:t>
      </w:r>
      <w:r w:rsidRPr="00B87AB8">
        <w:rPr>
          <w:rFonts w:eastAsia="宋体" w:hint="eastAsia"/>
          <w:szCs w:val="28"/>
        </w:rPr>
        <w:t>A</w:t>
      </w:r>
      <w:r w:rsidRPr="00B87AB8">
        <w:rPr>
          <w:rFonts w:eastAsia="宋体" w:hint="eastAsia"/>
          <w:szCs w:val="28"/>
        </w:rPr>
        <w:t>是将被执行逻辑非运算的光信号，而</w:t>
      </w:r>
      <w:r w:rsidRPr="00B87AB8">
        <w:rPr>
          <w:rFonts w:eastAsia="宋体" w:hint="eastAsia"/>
          <w:szCs w:val="28"/>
        </w:rPr>
        <w:t>a</w:t>
      </w:r>
      <w:r w:rsidRPr="00B87AB8">
        <w:rPr>
          <w:rFonts w:eastAsia="宋体" w:hint="eastAsia"/>
          <w:szCs w:val="28"/>
        </w:rPr>
        <w:t>是保持恒定的光信号，即，</w:t>
      </w:r>
      <w:r w:rsidRPr="00B87AB8">
        <w:rPr>
          <w:rFonts w:eastAsia="宋体" w:hint="eastAsia"/>
          <w:szCs w:val="28"/>
        </w:rPr>
        <w:t>a=1</w:t>
      </w:r>
      <w:r w:rsidRPr="00B87AB8">
        <w:rPr>
          <w:rFonts w:eastAsia="宋体" w:hint="eastAsia"/>
          <w:szCs w:val="28"/>
        </w:rPr>
        <w:t>。这样，可实现</w:t>
      </w:r>
      <w:r w:rsidRPr="00B87AB8">
        <w:rPr>
          <w:rFonts w:eastAsia="宋体" w:hint="eastAsia"/>
          <w:szCs w:val="28"/>
        </w:rPr>
        <w:t>NOT</w:t>
      </w:r>
      <w:r w:rsidRPr="00B87AB8">
        <w:rPr>
          <w:rFonts w:eastAsia="宋体" w:hint="eastAsia"/>
          <w:szCs w:val="28"/>
        </w:rPr>
        <w:t>逻辑非门操作。具体地，当</w:t>
      </w:r>
      <w:r w:rsidRPr="00B87AB8">
        <w:rPr>
          <w:rFonts w:eastAsia="宋体" w:hint="eastAsia"/>
          <w:szCs w:val="28"/>
        </w:rPr>
        <w:t>A</w:t>
      </w:r>
      <w:r w:rsidRPr="00B87AB8">
        <w:rPr>
          <w:rFonts w:eastAsia="宋体" w:hint="eastAsia"/>
          <w:szCs w:val="28"/>
        </w:rPr>
        <w:t>无光信号输入</w:t>
      </w:r>
      <w:r w:rsidRPr="00B87AB8">
        <w:rPr>
          <w:rFonts w:eastAsia="宋体" w:hint="eastAsia"/>
          <w:szCs w:val="28"/>
        </w:rPr>
        <w:t>(A=0)</w:t>
      </w:r>
      <w:r w:rsidRPr="00B87AB8">
        <w:rPr>
          <w:rFonts w:eastAsia="宋体" w:hint="eastAsia"/>
          <w:szCs w:val="28"/>
        </w:rPr>
        <w:t>时，输出端</w:t>
      </w:r>
      <w:r w:rsidRPr="00B87AB8">
        <w:rPr>
          <w:rFonts w:eastAsia="宋体" w:hint="eastAsia"/>
          <w:szCs w:val="28"/>
        </w:rPr>
        <w:t>T</w:t>
      </w:r>
      <w:r w:rsidRPr="00B87AB8">
        <w:rPr>
          <w:rFonts w:eastAsia="宋体" w:hint="eastAsia"/>
          <w:szCs w:val="28"/>
        </w:rPr>
        <w:t>的受光器可接收到来自</w:t>
      </w:r>
      <w:r w:rsidRPr="00B87AB8">
        <w:rPr>
          <w:rFonts w:eastAsia="宋体" w:hint="eastAsia"/>
          <w:szCs w:val="28"/>
        </w:rPr>
        <w:t>a</w:t>
      </w:r>
      <w:r w:rsidRPr="00B87AB8">
        <w:rPr>
          <w:rFonts w:eastAsia="宋体" w:hint="eastAsia"/>
          <w:szCs w:val="28"/>
        </w:rPr>
        <w:t>的光信号而输出</w:t>
      </w:r>
      <w:r w:rsidRPr="00B87AB8">
        <w:rPr>
          <w:rFonts w:eastAsia="宋体" w:hint="eastAsia"/>
          <w:szCs w:val="28"/>
        </w:rPr>
        <w:t>1</w:t>
      </w:r>
      <w:r w:rsidRPr="00B87AB8">
        <w:rPr>
          <w:rFonts w:eastAsia="宋体" w:hint="eastAsia"/>
          <w:szCs w:val="28"/>
        </w:rPr>
        <w:t>；当</w:t>
      </w:r>
      <w:r w:rsidRPr="00B87AB8">
        <w:rPr>
          <w:rFonts w:eastAsia="宋体" w:hint="eastAsia"/>
          <w:szCs w:val="28"/>
        </w:rPr>
        <w:t>A</w:t>
      </w:r>
      <w:r w:rsidRPr="00B87AB8">
        <w:rPr>
          <w:rFonts w:eastAsia="宋体" w:hint="eastAsia"/>
          <w:szCs w:val="28"/>
        </w:rPr>
        <w:t>有光信号输入</w:t>
      </w:r>
      <w:r w:rsidRPr="00B87AB8">
        <w:rPr>
          <w:rFonts w:eastAsia="宋体" w:hint="eastAsia"/>
          <w:szCs w:val="28"/>
        </w:rPr>
        <w:t>(A=1)</w:t>
      </w:r>
      <w:r w:rsidRPr="00B87AB8">
        <w:rPr>
          <w:rFonts w:eastAsia="宋体" w:hint="eastAsia"/>
          <w:szCs w:val="28"/>
        </w:rPr>
        <w:t>时，输出端</w:t>
      </w:r>
      <w:r w:rsidRPr="00B87AB8">
        <w:rPr>
          <w:rFonts w:eastAsia="宋体" w:hint="eastAsia"/>
          <w:szCs w:val="28"/>
        </w:rPr>
        <w:t>T</w:t>
      </w:r>
      <w:r w:rsidRPr="00B87AB8">
        <w:rPr>
          <w:rFonts w:eastAsia="宋体" w:hint="eastAsia"/>
          <w:szCs w:val="28"/>
        </w:rPr>
        <w:t>的受光器接收到</w:t>
      </w:r>
      <w:r w:rsidRPr="00B87AB8">
        <w:rPr>
          <w:rFonts w:eastAsia="宋体" w:hint="eastAsia"/>
          <w:szCs w:val="28"/>
        </w:rPr>
        <w:t>A</w:t>
      </w:r>
      <w:r w:rsidRPr="00B87AB8">
        <w:rPr>
          <w:rFonts w:eastAsia="宋体" w:hint="eastAsia"/>
          <w:szCs w:val="28"/>
        </w:rPr>
        <w:t>和</w:t>
      </w:r>
      <w:r w:rsidRPr="00B87AB8">
        <w:rPr>
          <w:rFonts w:eastAsia="宋体" w:hint="eastAsia"/>
          <w:szCs w:val="28"/>
        </w:rPr>
        <w:t>a</w:t>
      </w:r>
      <w:r w:rsidRPr="00B87AB8">
        <w:rPr>
          <w:rFonts w:eastAsia="宋体" w:hint="eastAsia"/>
          <w:szCs w:val="28"/>
        </w:rPr>
        <w:t>的光信号的干涉形成的暗光信号，因此输出</w:t>
      </w:r>
      <w:r w:rsidRPr="00B87AB8">
        <w:rPr>
          <w:rFonts w:eastAsia="宋体" w:hint="eastAsia"/>
          <w:szCs w:val="28"/>
        </w:rPr>
        <w:t>T=0</w:t>
      </w:r>
      <w:r w:rsidRPr="00B87AB8">
        <w:rPr>
          <w:rFonts w:eastAsia="宋体" w:hint="eastAsia"/>
          <w:szCs w:val="28"/>
        </w:rPr>
        <w:t>。</w:t>
      </w:r>
      <w:r w:rsidR="00B44969" w:rsidRPr="00B87AB8">
        <w:rPr>
          <w:rFonts w:eastAsia="宋体" w:hint="eastAsia"/>
          <w:szCs w:val="28"/>
        </w:rPr>
        <w:t>附图</w:t>
      </w:r>
      <w:r w:rsidR="00B44969" w:rsidRPr="00B87AB8">
        <w:rPr>
          <w:rFonts w:eastAsia="宋体" w:hint="eastAsia"/>
          <w:szCs w:val="28"/>
        </w:rPr>
        <w:t>4-409</w:t>
      </w:r>
      <w:r w:rsidR="00B44969" w:rsidRPr="00B87AB8">
        <w:rPr>
          <w:rFonts w:eastAsia="宋体" w:hint="eastAsia"/>
          <w:szCs w:val="28"/>
        </w:rPr>
        <w:t>示出</w:t>
      </w:r>
      <w:r w:rsidR="00B44969" w:rsidRPr="00B87AB8">
        <w:rPr>
          <w:rFonts w:eastAsia="宋体"/>
          <w:szCs w:val="28"/>
        </w:rPr>
        <w:t>的是通过光的衍射的逻辑</w:t>
      </w:r>
      <w:r w:rsidR="00B44969" w:rsidRPr="00B87AB8">
        <w:rPr>
          <w:rFonts w:eastAsia="宋体" w:hint="eastAsia"/>
          <w:szCs w:val="28"/>
        </w:rPr>
        <w:t>非</w:t>
      </w:r>
      <w:r w:rsidR="00B44969" w:rsidRPr="00B87AB8">
        <w:rPr>
          <w:rFonts w:eastAsia="宋体"/>
          <w:szCs w:val="28"/>
        </w:rPr>
        <w:t>门实现方式</w:t>
      </w:r>
      <w:r w:rsidR="00B44969" w:rsidRPr="00B87AB8">
        <w:rPr>
          <w:rFonts w:eastAsia="宋体" w:hint="eastAsia"/>
          <w:szCs w:val="28"/>
        </w:rPr>
        <w:t>；</w:t>
      </w:r>
      <w:r w:rsidR="00B44969" w:rsidRPr="00B87AB8">
        <w:rPr>
          <w:rFonts w:eastAsia="宋体"/>
          <w:szCs w:val="28"/>
        </w:rPr>
        <w:t>附图</w:t>
      </w:r>
      <w:r w:rsidR="00B44969" w:rsidRPr="00B87AB8">
        <w:rPr>
          <w:rFonts w:eastAsia="宋体" w:hint="eastAsia"/>
          <w:szCs w:val="28"/>
        </w:rPr>
        <w:t>4-403</w:t>
      </w:r>
      <w:r w:rsidR="00B44969" w:rsidRPr="00B87AB8">
        <w:rPr>
          <w:rFonts w:eastAsia="宋体" w:hint="eastAsia"/>
          <w:szCs w:val="28"/>
        </w:rPr>
        <w:t>示出的是</w:t>
      </w:r>
      <w:r w:rsidR="00B44969" w:rsidRPr="00B87AB8">
        <w:rPr>
          <w:rFonts w:eastAsia="宋体"/>
          <w:szCs w:val="28"/>
        </w:rPr>
        <w:t>通过</w:t>
      </w:r>
      <w:r w:rsidR="00B44969" w:rsidRPr="00B87AB8">
        <w:rPr>
          <w:rFonts w:eastAsia="宋体" w:hint="eastAsia"/>
          <w:szCs w:val="28"/>
        </w:rPr>
        <w:t>两束</w:t>
      </w:r>
      <w:r w:rsidR="00B44969" w:rsidRPr="00B87AB8">
        <w:rPr>
          <w:rFonts w:eastAsia="宋体"/>
          <w:szCs w:val="28"/>
        </w:rPr>
        <w:t>光的干涉也能实现相同功能</w:t>
      </w:r>
      <w:r w:rsidR="00B44969" w:rsidRPr="00B87AB8">
        <w:rPr>
          <w:rFonts w:eastAsia="宋体" w:hint="eastAsia"/>
          <w:szCs w:val="28"/>
        </w:rPr>
        <w:t>。设</w:t>
      </w:r>
      <w:r w:rsidR="00B44969" w:rsidRPr="00B87AB8">
        <w:rPr>
          <w:rFonts w:eastAsia="宋体" w:hint="eastAsia"/>
          <w:szCs w:val="28"/>
        </w:rPr>
        <w:t>a</w:t>
      </w:r>
      <w:r w:rsidR="00B44969" w:rsidRPr="00B87AB8">
        <w:rPr>
          <w:rFonts w:eastAsia="宋体"/>
          <w:szCs w:val="28"/>
        </w:rPr>
        <w:t>为恒定光，</w:t>
      </w:r>
      <w:r w:rsidR="00B44969" w:rsidRPr="00B87AB8">
        <w:rPr>
          <w:rFonts w:eastAsia="宋体"/>
          <w:szCs w:val="28"/>
        </w:rPr>
        <w:t>A</w:t>
      </w:r>
      <w:r w:rsidR="00B44969" w:rsidRPr="00B87AB8">
        <w:rPr>
          <w:rFonts w:eastAsia="宋体"/>
          <w:szCs w:val="28"/>
        </w:rPr>
        <w:t>为信号光</w:t>
      </w:r>
      <w:r w:rsidR="00B44969" w:rsidRPr="00B87AB8">
        <w:rPr>
          <w:rFonts w:eastAsia="宋体" w:hint="eastAsia"/>
          <w:szCs w:val="28"/>
        </w:rPr>
        <w:t>，</w:t>
      </w:r>
      <w:r w:rsidR="00B44969" w:rsidRPr="00B87AB8">
        <w:rPr>
          <w:rFonts w:eastAsia="宋体"/>
          <w:szCs w:val="28"/>
        </w:rPr>
        <w:t>输出</w:t>
      </w:r>
      <w:r w:rsidR="00B44969" w:rsidRPr="00B87AB8">
        <w:rPr>
          <w:rFonts w:eastAsia="宋体" w:hint="eastAsia"/>
          <w:szCs w:val="28"/>
        </w:rPr>
        <w:t>结果</w:t>
      </w:r>
      <w:r w:rsidR="00B44969" w:rsidRPr="00B87AB8">
        <w:rPr>
          <w:rFonts w:eastAsia="宋体"/>
          <w:szCs w:val="28"/>
        </w:rPr>
        <w:t>信号</w:t>
      </w:r>
      <w:r w:rsidR="00B44969" w:rsidRPr="00B87AB8">
        <w:rPr>
          <w:rFonts w:eastAsia="宋体" w:hint="eastAsia"/>
          <w:szCs w:val="28"/>
        </w:rPr>
        <w:t>b</w:t>
      </w:r>
      <w:r w:rsidR="00B44969" w:rsidRPr="00B87AB8">
        <w:rPr>
          <w:rFonts w:eastAsia="宋体" w:hint="eastAsia"/>
          <w:szCs w:val="28"/>
        </w:rPr>
        <w:t>。当</w:t>
      </w:r>
      <w:r w:rsidR="00B44969" w:rsidRPr="00B87AB8">
        <w:rPr>
          <w:rFonts w:eastAsia="宋体"/>
          <w:szCs w:val="28"/>
        </w:rPr>
        <w:t>A=0</w:t>
      </w:r>
      <w:r w:rsidR="00B44969" w:rsidRPr="00B87AB8">
        <w:rPr>
          <w:rFonts w:eastAsia="宋体" w:hint="eastAsia"/>
          <w:szCs w:val="28"/>
        </w:rPr>
        <w:t>无信号</w:t>
      </w:r>
      <w:r w:rsidR="00B44969" w:rsidRPr="00B87AB8">
        <w:rPr>
          <w:rFonts w:eastAsia="宋体"/>
          <w:szCs w:val="28"/>
        </w:rPr>
        <w:t>的时候</w:t>
      </w:r>
      <w:r w:rsidR="00B44969" w:rsidRPr="00B87AB8">
        <w:rPr>
          <w:rFonts w:eastAsia="宋体" w:hint="eastAsia"/>
          <w:szCs w:val="28"/>
        </w:rPr>
        <w:t>a</w:t>
      </w:r>
      <w:r w:rsidR="00B44969" w:rsidRPr="00B87AB8">
        <w:rPr>
          <w:rFonts w:eastAsia="宋体" w:hint="eastAsia"/>
          <w:szCs w:val="28"/>
        </w:rPr>
        <w:t>的</w:t>
      </w:r>
      <w:r w:rsidR="00B44969" w:rsidRPr="00B87AB8">
        <w:rPr>
          <w:rFonts w:eastAsia="宋体"/>
          <w:szCs w:val="28"/>
        </w:rPr>
        <w:t>恒定光直接投射到</w:t>
      </w:r>
      <w:r w:rsidR="00B44969" w:rsidRPr="00B87AB8">
        <w:rPr>
          <w:rFonts w:eastAsia="宋体" w:hint="eastAsia"/>
          <w:szCs w:val="28"/>
        </w:rPr>
        <w:t>b</w:t>
      </w:r>
      <w:r w:rsidR="00B44969" w:rsidRPr="00B87AB8">
        <w:rPr>
          <w:rFonts w:eastAsia="宋体" w:hint="eastAsia"/>
          <w:szCs w:val="28"/>
        </w:rPr>
        <w:t>上，逻辑</w:t>
      </w:r>
      <w:r w:rsidR="00B44969" w:rsidRPr="00B87AB8">
        <w:rPr>
          <w:rFonts w:eastAsia="宋体"/>
          <w:szCs w:val="28"/>
        </w:rPr>
        <w:t>计算结果为</w:t>
      </w:r>
      <w:r w:rsidR="00B44969" w:rsidRPr="00B87AB8">
        <w:rPr>
          <w:rFonts w:eastAsia="宋体" w:hint="eastAsia"/>
          <w:szCs w:val="28"/>
        </w:rPr>
        <w:t>b=1</w:t>
      </w:r>
      <w:r w:rsidR="00B44969" w:rsidRPr="00B87AB8">
        <w:rPr>
          <w:rFonts w:eastAsia="宋体" w:hint="eastAsia"/>
          <w:szCs w:val="28"/>
        </w:rPr>
        <w:t>；当</w:t>
      </w:r>
      <w:r w:rsidR="00B44969" w:rsidRPr="00B87AB8">
        <w:rPr>
          <w:rFonts w:eastAsia="宋体"/>
          <w:szCs w:val="28"/>
        </w:rPr>
        <w:t>A=1</w:t>
      </w:r>
      <w:r w:rsidR="00B44969" w:rsidRPr="00B87AB8">
        <w:rPr>
          <w:rFonts w:eastAsia="宋体" w:hint="eastAsia"/>
          <w:szCs w:val="28"/>
        </w:rPr>
        <w:t>有</w:t>
      </w:r>
      <w:r w:rsidR="00B44969" w:rsidRPr="00B87AB8">
        <w:rPr>
          <w:rFonts w:eastAsia="宋体"/>
          <w:szCs w:val="28"/>
        </w:rPr>
        <w:t>光信号的时候</w:t>
      </w:r>
      <w:r w:rsidR="00B44969" w:rsidRPr="00B87AB8">
        <w:rPr>
          <w:rFonts w:eastAsia="宋体" w:hint="eastAsia"/>
          <w:szCs w:val="28"/>
        </w:rPr>
        <w:t>A</w:t>
      </w:r>
      <w:r w:rsidR="00B44969" w:rsidRPr="00B87AB8">
        <w:rPr>
          <w:rFonts w:eastAsia="宋体" w:hint="eastAsia"/>
          <w:szCs w:val="28"/>
        </w:rPr>
        <w:t>和</w:t>
      </w:r>
      <w:r w:rsidR="00B44969" w:rsidRPr="00B87AB8">
        <w:rPr>
          <w:rFonts w:eastAsia="宋体" w:hint="eastAsia"/>
          <w:szCs w:val="28"/>
        </w:rPr>
        <w:t>a</w:t>
      </w:r>
      <w:r w:rsidR="00B44969" w:rsidRPr="00B87AB8">
        <w:rPr>
          <w:rFonts w:eastAsia="宋体" w:hint="eastAsia"/>
          <w:szCs w:val="28"/>
        </w:rPr>
        <w:t>的</w:t>
      </w:r>
      <w:r w:rsidR="00B44969" w:rsidRPr="00B87AB8">
        <w:rPr>
          <w:rFonts w:eastAsia="宋体"/>
          <w:szCs w:val="28"/>
        </w:rPr>
        <w:t>光的相互干涉，使</w:t>
      </w:r>
      <w:r w:rsidR="00B44969" w:rsidRPr="00B87AB8">
        <w:rPr>
          <w:rFonts w:eastAsia="宋体"/>
          <w:szCs w:val="28"/>
        </w:rPr>
        <w:t>b</w:t>
      </w:r>
      <w:r w:rsidR="00B44969" w:rsidRPr="00B87AB8">
        <w:rPr>
          <w:rFonts w:eastAsia="宋体"/>
          <w:szCs w:val="28"/>
        </w:rPr>
        <w:t>上暗光逻辑计算结果为</w:t>
      </w:r>
      <w:r w:rsidR="00B44969" w:rsidRPr="00B87AB8">
        <w:rPr>
          <w:rFonts w:eastAsia="宋体" w:hint="eastAsia"/>
          <w:szCs w:val="28"/>
        </w:rPr>
        <w:t>b=0</w:t>
      </w:r>
      <w:r w:rsidR="00B44969" w:rsidRPr="00B87AB8">
        <w:rPr>
          <w:rFonts w:eastAsia="宋体" w:hint="eastAsia"/>
          <w:szCs w:val="28"/>
        </w:rPr>
        <w:t>。</w:t>
      </w:r>
    </w:p>
    <w:p w14:paraId="02145331" w14:textId="77777777" w:rsidR="00E569F9" w:rsidRPr="00B87AB8" w:rsidRDefault="00E569F9" w:rsidP="00E569F9">
      <w:pPr>
        <w:ind w:firstLine="576"/>
        <w:jc w:val="both"/>
        <w:rPr>
          <w:rFonts w:eastAsia="宋体"/>
          <w:szCs w:val="28"/>
        </w:rPr>
      </w:pPr>
      <w:r w:rsidRPr="00B87AB8">
        <w:rPr>
          <w:rFonts w:eastAsia="宋体" w:hint="eastAsia"/>
          <w:szCs w:val="28"/>
        </w:rPr>
        <w:t>如图</w:t>
      </w:r>
      <w:r w:rsidRPr="00B87AB8">
        <w:rPr>
          <w:rFonts w:eastAsia="宋体" w:hint="eastAsia"/>
          <w:szCs w:val="28"/>
        </w:rPr>
        <w:t>4</w:t>
      </w:r>
      <w:r w:rsidRPr="00B87AB8">
        <w:rPr>
          <w:rFonts w:eastAsia="宋体" w:hint="eastAsia"/>
          <w:szCs w:val="28"/>
        </w:rPr>
        <w:t>的</w:t>
      </w:r>
      <w:r w:rsidRPr="00B87AB8">
        <w:rPr>
          <w:rFonts w:eastAsia="宋体" w:hint="eastAsia"/>
          <w:szCs w:val="28"/>
        </w:rPr>
        <w:t>410</w:t>
      </w:r>
      <w:r w:rsidRPr="00B87AB8">
        <w:rPr>
          <w:rFonts w:eastAsia="宋体" w:hint="eastAsia"/>
          <w:szCs w:val="28"/>
        </w:rPr>
        <w:t>所示，根据本发明的光学等效的异或逻辑运算可由如</w:t>
      </w:r>
      <w:r w:rsidRPr="00B87AB8">
        <w:rPr>
          <w:rFonts w:eastAsia="宋体" w:hint="eastAsia"/>
          <w:szCs w:val="28"/>
        </w:rPr>
        <w:t>406</w:t>
      </w:r>
      <w:r w:rsidRPr="00B87AB8">
        <w:rPr>
          <w:rFonts w:eastAsia="宋体" w:hint="eastAsia"/>
          <w:szCs w:val="28"/>
        </w:rPr>
        <w:t>所示的比合</w:t>
      </w:r>
      <w:r w:rsidRPr="00B87AB8">
        <w:rPr>
          <w:rFonts w:eastAsia="宋体" w:hint="eastAsia"/>
          <w:szCs w:val="28"/>
        </w:rPr>
        <w:t>-</w:t>
      </w:r>
      <w:r w:rsidRPr="00B87AB8">
        <w:rPr>
          <w:rFonts w:eastAsia="宋体" w:hint="eastAsia"/>
          <w:szCs w:val="28"/>
        </w:rPr>
        <w:t>对称转换处理单元和</w:t>
      </w:r>
      <w:r w:rsidR="00B44969" w:rsidRPr="00B87AB8">
        <w:rPr>
          <w:rFonts w:eastAsia="宋体" w:hint="eastAsia"/>
          <w:szCs w:val="28"/>
        </w:rPr>
        <w:t>或门</w:t>
      </w:r>
      <w:r w:rsidRPr="00B87AB8">
        <w:rPr>
          <w:rFonts w:eastAsia="宋体" w:hint="eastAsia"/>
          <w:szCs w:val="28"/>
        </w:rPr>
        <w:t>逻辑运算单元组成。</w:t>
      </w:r>
      <w:r w:rsidR="00B44969" w:rsidRPr="00B87AB8">
        <w:rPr>
          <w:rFonts w:eastAsia="宋体" w:hint="eastAsia"/>
          <w:szCs w:val="28"/>
        </w:rPr>
        <w:t>当入射光</w:t>
      </w:r>
      <w:r w:rsidR="00B44969" w:rsidRPr="00B87AB8">
        <w:rPr>
          <w:rFonts w:eastAsia="宋体"/>
          <w:szCs w:val="28"/>
        </w:rPr>
        <w:t>A=1</w:t>
      </w:r>
      <w:r w:rsidR="00B44969" w:rsidRPr="00B87AB8">
        <w:rPr>
          <w:rFonts w:eastAsia="宋体"/>
          <w:szCs w:val="28"/>
        </w:rPr>
        <w:t>和</w:t>
      </w:r>
      <w:r w:rsidR="00B44969" w:rsidRPr="00B87AB8">
        <w:rPr>
          <w:rFonts w:eastAsia="宋体"/>
          <w:szCs w:val="28"/>
        </w:rPr>
        <w:t>a=1</w:t>
      </w:r>
      <w:r w:rsidR="00B44969" w:rsidRPr="00B87AB8">
        <w:rPr>
          <w:rFonts w:eastAsia="宋体" w:hint="eastAsia"/>
          <w:szCs w:val="28"/>
        </w:rPr>
        <w:t>时，</w:t>
      </w:r>
      <w:r w:rsidR="00B44969" w:rsidRPr="00B87AB8">
        <w:rPr>
          <w:rFonts w:eastAsia="宋体"/>
          <w:szCs w:val="28"/>
        </w:rPr>
        <w:t>经过</w:t>
      </w:r>
      <w:r w:rsidR="00B44969" w:rsidRPr="00B87AB8">
        <w:rPr>
          <w:rFonts w:eastAsia="宋体" w:hint="eastAsia"/>
          <w:szCs w:val="28"/>
        </w:rPr>
        <w:t>406</w:t>
      </w:r>
      <w:r w:rsidR="00B44969" w:rsidRPr="00B87AB8">
        <w:rPr>
          <w:rFonts w:eastAsia="宋体" w:hint="eastAsia"/>
          <w:szCs w:val="28"/>
        </w:rPr>
        <w:t>的</w:t>
      </w:r>
      <w:r w:rsidR="00B44969" w:rsidRPr="00B87AB8">
        <w:rPr>
          <w:rFonts w:eastAsia="宋体"/>
          <w:szCs w:val="28"/>
        </w:rPr>
        <w:t>光比合处理</w:t>
      </w:r>
      <w:r w:rsidR="00B44969" w:rsidRPr="00B87AB8">
        <w:rPr>
          <w:rFonts w:eastAsia="宋体" w:hint="eastAsia"/>
          <w:szCs w:val="28"/>
        </w:rPr>
        <w:t>得到</w:t>
      </w:r>
      <w:r w:rsidR="00B44969" w:rsidRPr="00B87AB8">
        <w:rPr>
          <w:rFonts w:eastAsia="宋体"/>
          <w:szCs w:val="28"/>
        </w:rPr>
        <w:t>结果为</w:t>
      </w:r>
      <w:r w:rsidR="00B44969" w:rsidRPr="00B87AB8">
        <w:rPr>
          <w:rFonts w:eastAsia="宋体"/>
          <w:szCs w:val="28"/>
        </w:rPr>
        <w:t>A=0</w:t>
      </w:r>
      <w:r w:rsidR="00B44969" w:rsidRPr="00B87AB8">
        <w:rPr>
          <w:rFonts w:eastAsia="宋体" w:hint="eastAsia"/>
          <w:szCs w:val="28"/>
        </w:rPr>
        <w:t>和</w:t>
      </w:r>
      <w:r w:rsidR="00B44969" w:rsidRPr="00B87AB8">
        <w:rPr>
          <w:rFonts w:eastAsia="宋体" w:hint="eastAsia"/>
          <w:szCs w:val="28"/>
        </w:rPr>
        <w:t>a=0</w:t>
      </w:r>
      <w:r w:rsidR="00B44969" w:rsidRPr="00B87AB8">
        <w:rPr>
          <w:rFonts w:eastAsia="宋体" w:hint="eastAsia"/>
          <w:szCs w:val="28"/>
        </w:rPr>
        <w:t>，经过</w:t>
      </w:r>
      <w:r w:rsidR="00B44969" w:rsidRPr="00B87AB8">
        <w:rPr>
          <w:rFonts w:eastAsia="宋体" w:hint="eastAsia"/>
          <w:szCs w:val="28"/>
        </w:rPr>
        <w:t>408</w:t>
      </w:r>
      <w:r w:rsidR="00B44969" w:rsidRPr="00B87AB8">
        <w:rPr>
          <w:rFonts w:eastAsia="宋体" w:hint="eastAsia"/>
          <w:szCs w:val="28"/>
        </w:rPr>
        <w:t>所示的</w:t>
      </w:r>
      <w:r w:rsidR="00B44969" w:rsidRPr="00B87AB8">
        <w:rPr>
          <w:rFonts w:eastAsia="宋体"/>
          <w:szCs w:val="28"/>
        </w:rPr>
        <w:t>光</w:t>
      </w:r>
      <w:r w:rsidR="00B44969" w:rsidRPr="00B87AB8">
        <w:rPr>
          <w:rFonts w:eastAsia="宋体" w:hint="eastAsia"/>
          <w:szCs w:val="28"/>
        </w:rPr>
        <w:t>或门得到结果</w:t>
      </w:r>
      <w:r w:rsidR="00B44969" w:rsidRPr="00B87AB8">
        <w:rPr>
          <w:rFonts w:eastAsia="宋体"/>
          <w:szCs w:val="28"/>
        </w:rPr>
        <w:t>为</w:t>
      </w:r>
      <w:r w:rsidR="00B44969" w:rsidRPr="00B87AB8">
        <w:rPr>
          <w:rFonts w:eastAsia="宋体" w:hint="eastAsia"/>
          <w:szCs w:val="28"/>
        </w:rPr>
        <w:t>0</w:t>
      </w:r>
      <w:r w:rsidR="00B44969" w:rsidRPr="00B87AB8">
        <w:rPr>
          <w:rFonts w:eastAsia="宋体" w:hint="eastAsia"/>
          <w:szCs w:val="28"/>
        </w:rPr>
        <w:t>；</w:t>
      </w:r>
      <w:r w:rsidR="00B44969" w:rsidRPr="00B87AB8">
        <w:rPr>
          <w:rFonts w:eastAsia="宋体"/>
          <w:szCs w:val="28"/>
        </w:rPr>
        <w:t>当</w:t>
      </w:r>
      <w:r w:rsidR="00B44969" w:rsidRPr="00B87AB8">
        <w:rPr>
          <w:rFonts w:eastAsia="宋体" w:hint="eastAsia"/>
          <w:szCs w:val="28"/>
        </w:rPr>
        <w:t>入射光</w:t>
      </w:r>
      <w:r w:rsidR="00B44969" w:rsidRPr="00B87AB8">
        <w:rPr>
          <w:rFonts w:eastAsia="宋体"/>
          <w:szCs w:val="28"/>
        </w:rPr>
        <w:t>A</w:t>
      </w:r>
      <w:r w:rsidR="00B44969" w:rsidRPr="00B87AB8">
        <w:rPr>
          <w:rFonts w:eastAsia="宋体" w:hint="eastAsia"/>
          <w:szCs w:val="28"/>
        </w:rPr>
        <w:t>=1</w:t>
      </w:r>
      <w:r w:rsidR="00B44969" w:rsidRPr="00B87AB8">
        <w:rPr>
          <w:rFonts w:eastAsia="宋体" w:hint="eastAsia"/>
          <w:szCs w:val="28"/>
        </w:rPr>
        <w:t>，</w:t>
      </w:r>
      <w:r w:rsidR="00B44969" w:rsidRPr="00B87AB8">
        <w:rPr>
          <w:rFonts w:eastAsia="宋体"/>
          <w:szCs w:val="28"/>
        </w:rPr>
        <w:t>a=0</w:t>
      </w:r>
      <w:r w:rsidR="00B44969" w:rsidRPr="00B87AB8">
        <w:rPr>
          <w:rFonts w:eastAsia="宋体" w:hint="eastAsia"/>
          <w:szCs w:val="28"/>
        </w:rPr>
        <w:t>时，</w:t>
      </w:r>
      <w:r w:rsidR="00B44969" w:rsidRPr="00B87AB8">
        <w:rPr>
          <w:rFonts w:eastAsia="宋体" w:hint="eastAsia"/>
          <w:szCs w:val="28"/>
        </w:rPr>
        <w:t>406</w:t>
      </w:r>
      <w:r w:rsidR="00B44969" w:rsidRPr="00B87AB8">
        <w:rPr>
          <w:rFonts w:eastAsia="宋体" w:hint="eastAsia"/>
          <w:szCs w:val="28"/>
        </w:rPr>
        <w:t>光比合</w:t>
      </w:r>
      <w:r w:rsidR="00B44969" w:rsidRPr="00B87AB8">
        <w:rPr>
          <w:rFonts w:eastAsia="宋体"/>
          <w:szCs w:val="28"/>
        </w:rPr>
        <w:t>处理结果为</w:t>
      </w:r>
      <w:r w:rsidR="00B44969" w:rsidRPr="00B87AB8">
        <w:rPr>
          <w:rFonts w:eastAsia="宋体" w:hint="eastAsia"/>
          <w:szCs w:val="28"/>
        </w:rPr>
        <w:t>A=1,a=0,</w:t>
      </w:r>
      <w:r w:rsidR="00B44969" w:rsidRPr="00B87AB8">
        <w:rPr>
          <w:rFonts w:eastAsia="宋体" w:hint="eastAsia"/>
          <w:szCs w:val="28"/>
        </w:rPr>
        <w:t>经过</w:t>
      </w:r>
      <w:r w:rsidR="00B44969" w:rsidRPr="00B87AB8">
        <w:rPr>
          <w:rFonts w:eastAsia="宋体" w:hint="eastAsia"/>
          <w:szCs w:val="28"/>
        </w:rPr>
        <w:t>408</w:t>
      </w:r>
      <w:r w:rsidR="00B44969" w:rsidRPr="00B87AB8">
        <w:rPr>
          <w:rFonts w:eastAsia="宋体" w:hint="eastAsia"/>
          <w:szCs w:val="28"/>
        </w:rPr>
        <w:t>的</w:t>
      </w:r>
      <w:r w:rsidR="00B44969" w:rsidRPr="00B87AB8">
        <w:rPr>
          <w:rFonts w:eastAsia="宋体"/>
          <w:szCs w:val="28"/>
        </w:rPr>
        <w:t>光或门汇集结果为</w:t>
      </w:r>
      <w:r w:rsidR="00B44969" w:rsidRPr="00B87AB8">
        <w:rPr>
          <w:rFonts w:eastAsia="宋体" w:hint="eastAsia"/>
          <w:szCs w:val="28"/>
        </w:rPr>
        <w:t>1</w:t>
      </w:r>
      <w:r w:rsidR="00B44969" w:rsidRPr="00B87AB8">
        <w:rPr>
          <w:rFonts w:eastAsia="宋体" w:hint="eastAsia"/>
          <w:szCs w:val="28"/>
        </w:rPr>
        <w:t>；</w:t>
      </w:r>
      <w:r w:rsidR="00B44969" w:rsidRPr="00B87AB8">
        <w:rPr>
          <w:rFonts w:eastAsia="宋体"/>
          <w:szCs w:val="28"/>
        </w:rPr>
        <w:t>当入射光</w:t>
      </w:r>
      <w:r w:rsidR="00B44969" w:rsidRPr="00B87AB8">
        <w:rPr>
          <w:rFonts w:eastAsia="宋体"/>
          <w:szCs w:val="28"/>
        </w:rPr>
        <w:t>A=0</w:t>
      </w:r>
      <w:r w:rsidR="00B44969" w:rsidRPr="00B87AB8">
        <w:rPr>
          <w:rFonts w:eastAsia="宋体" w:hint="eastAsia"/>
          <w:szCs w:val="28"/>
        </w:rPr>
        <w:t>，</w:t>
      </w:r>
      <w:r w:rsidR="00B44969" w:rsidRPr="00B87AB8">
        <w:rPr>
          <w:rFonts w:eastAsia="宋体" w:hint="eastAsia"/>
          <w:szCs w:val="28"/>
        </w:rPr>
        <w:t>a=1</w:t>
      </w:r>
      <w:r w:rsidR="00B44969" w:rsidRPr="00B87AB8">
        <w:rPr>
          <w:rFonts w:eastAsia="宋体" w:hint="eastAsia"/>
          <w:szCs w:val="28"/>
        </w:rPr>
        <w:t>时</w:t>
      </w:r>
      <w:r w:rsidR="00B44969" w:rsidRPr="00B87AB8">
        <w:rPr>
          <w:rFonts w:eastAsia="宋体"/>
          <w:szCs w:val="28"/>
        </w:rPr>
        <w:t>，</w:t>
      </w:r>
      <w:r w:rsidR="00B44969" w:rsidRPr="00B87AB8">
        <w:rPr>
          <w:rFonts w:eastAsia="宋体" w:hint="eastAsia"/>
          <w:szCs w:val="28"/>
        </w:rPr>
        <w:t>经过</w:t>
      </w:r>
      <w:r w:rsidR="00B44969" w:rsidRPr="00B87AB8">
        <w:rPr>
          <w:rFonts w:eastAsia="宋体" w:hint="eastAsia"/>
          <w:szCs w:val="28"/>
        </w:rPr>
        <w:t>406</w:t>
      </w:r>
      <w:r w:rsidR="00B44969" w:rsidRPr="00B87AB8">
        <w:rPr>
          <w:rFonts w:eastAsia="宋体" w:hint="eastAsia"/>
          <w:szCs w:val="28"/>
        </w:rPr>
        <w:t>光比合处理</w:t>
      </w:r>
      <w:r w:rsidR="00B44969" w:rsidRPr="00B87AB8">
        <w:rPr>
          <w:rFonts w:eastAsia="宋体"/>
          <w:szCs w:val="28"/>
        </w:rPr>
        <w:t>结果为</w:t>
      </w:r>
      <w:r w:rsidR="00B44969" w:rsidRPr="00B87AB8">
        <w:rPr>
          <w:rFonts w:eastAsia="宋体" w:hint="eastAsia"/>
          <w:szCs w:val="28"/>
        </w:rPr>
        <w:t>A=0,a=1,</w:t>
      </w:r>
      <w:r w:rsidR="00B44969" w:rsidRPr="00B87AB8">
        <w:rPr>
          <w:rFonts w:eastAsia="宋体" w:hint="eastAsia"/>
          <w:szCs w:val="28"/>
        </w:rPr>
        <w:t>经过</w:t>
      </w:r>
      <w:r w:rsidR="00B44969" w:rsidRPr="00B87AB8">
        <w:rPr>
          <w:rFonts w:eastAsia="宋体" w:hint="eastAsia"/>
          <w:szCs w:val="28"/>
        </w:rPr>
        <w:t>408</w:t>
      </w:r>
      <w:r w:rsidR="00B44969" w:rsidRPr="00B87AB8">
        <w:rPr>
          <w:rFonts w:eastAsia="宋体" w:hint="eastAsia"/>
          <w:szCs w:val="28"/>
        </w:rPr>
        <w:t>的</w:t>
      </w:r>
      <w:r w:rsidR="00B44969" w:rsidRPr="00B87AB8">
        <w:rPr>
          <w:rFonts w:eastAsia="宋体"/>
          <w:szCs w:val="28"/>
        </w:rPr>
        <w:t>光或门汇集结果为</w:t>
      </w:r>
      <w:r w:rsidR="00B44969" w:rsidRPr="00B87AB8">
        <w:rPr>
          <w:rFonts w:eastAsia="宋体" w:hint="eastAsia"/>
          <w:szCs w:val="28"/>
        </w:rPr>
        <w:t>1</w:t>
      </w:r>
      <w:r w:rsidR="00B44969" w:rsidRPr="00B87AB8">
        <w:rPr>
          <w:rFonts w:eastAsia="宋体" w:hint="eastAsia"/>
          <w:szCs w:val="28"/>
        </w:rPr>
        <w:t>；</w:t>
      </w:r>
      <w:r w:rsidR="00B44969" w:rsidRPr="00B87AB8">
        <w:rPr>
          <w:rFonts w:eastAsia="宋体"/>
          <w:szCs w:val="28"/>
        </w:rPr>
        <w:t>当</w:t>
      </w:r>
      <w:r w:rsidR="00B44969" w:rsidRPr="00B87AB8">
        <w:rPr>
          <w:rFonts w:eastAsia="宋体" w:hint="eastAsia"/>
          <w:szCs w:val="28"/>
        </w:rPr>
        <w:t>无</w:t>
      </w:r>
      <w:r w:rsidR="00B44969" w:rsidRPr="00B87AB8">
        <w:rPr>
          <w:rFonts w:eastAsia="宋体"/>
          <w:szCs w:val="28"/>
        </w:rPr>
        <w:t>入射光</w:t>
      </w:r>
      <w:r w:rsidR="00B44969" w:rsidRPr="00B87AB8">
        <w:rPr>
          <w:rFonts w:eastAsia="宋体" w:hint="eastAsia"/>
          <w:szCs w:val="28"/>
        </w:rPr>
        <w:t>A=0,a=0</w:t>
      </w:r>
      <w:r w:rsidR="00B44969" w:rsidRPr="00B87AB8">
        <w:rPr>
          <w:rFonts w:eastAsia="宋体" w:hint="eastAsia"/>
          <w:szCs w:val="28"/>
        </w:rPr>
        <w:t>时</w:t>
      </w:r>
      <w:r w:rsidR="00B44969" w:rsidRPr="00B87AB8">
        <w:rPr>
          <w:rFonts w:eastAsia="宋体"/>
          <w:szCs w:val="28"/>
        </w:rPr>
        <w:t>，</w:t>
      </w:r>
      <w:r w:rsidR="00B44969" w:rsidRPr="00B87AB8">
        <w:rPr>
          <w:rFonts w:eastAsia="宋体" w:hint="eastAsia"/>
          <w:szCs w:val="28"/>
        </w:rPr>
        <w:t>406</w:t>
      </w:r>
      <w:r w:rsidR="00B44969" w:rsidRPr="00B87AB8">
        <w:rPr>
          <w:rFonts w:eastAsia="宋体" w:hint="eastAsia"/>
          <w:szCs w:val="28"/>
        </w:rPr>
        <w:t>光</w:t>
      </w:r>
      <w:r w:rsidR="00B44969" w:rsidRPr="00B87AB8">
        <w:rPr>
          <w:rFonts w:eastAsia="宋体"/>
          <w:szCs w:val="28"/>
        </w:rPr>
        <w:t>比合处理结果为</w:t>
      </w:r>
      <w:r w:rsidR="00B44969" w:rsidRPr="00B87AB8">
        <w:rPr>
          <w:rFonts w:eastAsia="宋体" w:hint="eastAsia"/>
          <w:szCs w:val="28"/>
        </w:rPr>
        <w:t>A=0,a=0</w:t>
      </w:r>
      <w:r w:rsidR="00B44969" w:rsidRPr="00B87AB8">
        <w:rPr>
          <w:rFonts w:eastAsia="宋体" w:hint="eastAsia"/>
          <w:szCs w:val="28"/>
        </w:rPr>
        <w:t>，经过</w:t>
      </w:r>
      <w:r w:rsidR="00B44969" w:rsidRPr="00B87AB8">
        <w:rPr>
          <w:rFonts w:eastAsia="宋体" w:hint="eastAsia"/>
          <w:szCs w:val="28"/>
        </w:rPr>
        <w:t>408</w:t>
      </w:r>
      <w:r w:rsidR="00B44969" w:rsidRPr="00B87AB8">
        <w:rPr>
          <w:rFonts w:eastAsia="宋体" w:hint="eastAsia"/>
          <w:szCs w:val="28"/>
        </w:rPr>
        <w:t>的</w:t>
      </w:r>
      <w:r w:rsidR="00B44969" w:rsidRPr="00B87AB8">
        <w:rPr>
          <w:rFonts w:eastAsia="宋体"/>
          <w:szCs w:val="28"/>
        </w:rPr>
        <w:t>光或门汇集结果为</w:t>
      </w:r>
      <w:r w:rsidR="00B44969" w:rsidRPr="00B87AB8">
        <w:rPr>
          <w:rFonts w:eastAsia="宋体" w:hint="eastAsia"/>
          <w:szCs w:val="28"/>
        </w:rPr>
        <w:t>0</w:t>
      </w:r>
      <w:r w:rsidR="00B44969" w:rsidRPr="00B87AB8">
        <w:rPr>
          <w:rFonts w:eastAsia="宋体" w:hint="eastAsia"/>
          <w:szCs w:val="28"/>
        </w:rPr>
        <w:t>。也就是说，</w:t>
      </w:r>
      <w:r w:rsidR="00B44969" w:rsidRPr="00B87AB8">
        <w:rPr>
          <w:rFonts w:eastAsia="宋体"/>
          <w:szCs w:val="28"/>
        </w:rPr>
        <w:t>通过光比合单元</w:t>
      </w:r>
      <w:r w:rsidR="00B44969" w:rsidRPr="00B87AB8">
        <w:rPr>
          <w:rFonts w:eastAsia="宋体" w:hint="eastAsia"/>
          <w:szCs w:val="28"/>
        </w:rPr>
        <w:t>406</w:t>
      </w:r>
      <w:r w:rsidR="00B44969" w:rsidRPr="00B87AB8">
        <w:rPr>
          <w:rFonts w:eastAsia="宋体"/>
          <w:szCs w:val="28"/>
        </w:rPr>
        <w:t>和光或门</w:t>
      </w:r>
      <w:r w:rsidR="00B44969" w:rsidRPr="00B87AB8">
        <w:rPr>
          <w:rFonts w:eastAsia="宋体" w:hint="eastAsia"/>
          <w:szCs w:val="28"/>
        </w:rPr>
        <w:t>408</w:t>
      </w:r>
      <w:r w:rsidR="00B44969" w:rsidRPr="00B87AB8">
        <w:rPr>
          <w:rFonts w:eastAsia="宋体" w:hint="eastAsia"/>
          <w:szCs w:val="28"/>
        </w:rPr>
        <w:t>的</w:t>
      </w:r>
      <w:r w:rsidR="00B44969" w:rsidRPr="00B87AB8">
        <w:rPr>
          <w:rFonts w:eastAsia="宋体"/>
          <w:szCs w:val="28"/>
        </w:rPr>
        <w:t>结合</w:t>
      </w:r>
      <w:r w:rsidR="00B44969" w:rsidRPr="00B87AB8">
        <w:rPr>
          <w:rFonts w:eastAsia="宋体" w:hint="eastAsia"/>
          <w:szCs w:val="28"/>
        </w:rPr>
        <w:t>410</w:t>
      </w:r>
      <w:r w:rsidR="00B44969" w:rsidRPr="00B87AB8">
        <w:rPr>
          <w:rFonts w:eastAsia="宋体" w:hint="eastAsia"/>
          <w:szCs w:val="28"/>
        </w:rPr>
        <w:t>来</w:t>
      </w:r>
      <w:r w:rsidR="00B44969" w:rsidRPr="00B87AB8">
        <w:rPr>
          <w:rFonts w:eastAsia="宋体"/>
          <w:szCs w:val="28"/>
        </w:rPr>
        <w:t>处理光异或门</w:t>
      </w:r>
      <w:r w:rsidR="00B44969" w:rsidRPr="00B87AB8">
        <w:rPr>
          <w:rFonts w:eastAsia="宋体" w:hint="eastAsia"/>
          <w:szCs w:val="28"/>
        </w:rPr>
        <w:t>光逻辑处理</w:t>
      </w:r>
      <w:r w:rsidR="00B44969" w:rsidRPr="00B87AB8">
        <w:rPr>
          <w:rFonts w:eastAsia="宋体"/>
          <w:szCs w:val="28"/>
        </w:rPr>
        <w:t>单元</w:t>
      </w:r>
      <w:r w:rsidR="00B44969" w:rsidRPr="00B87AB8">
        <w:rPr>
          <w:rFonts w:eastAsia="宋体" w:hint="eastAsia"/>
          <w:szCs w:val="28"/>
        </w:rPr>
        <w:t>。</w:t>
      </w:r>
    </w:p>
    <w:p w14:paraId="60C83D37" w14:textId="77777777" w:rsidR="00E569F9" w:rsidRPr="00B87AB8" w:rsidRDefault="00E569F9" w:rsidP="00E569F9">
      <w:pPr>
        <w:ind w:firstLine="576"/>
        <w:jc w:val="both"/>
        <w:rPr>
          <w:rFonts w:eastAsia="宋体"/>
          <w:szCs w:val="28"/>
        </w:rPr>
      </w:pPr>
      <w:r w:rsidRPr="00B87AB8">
        <w:rPr>
          <w:rFonts w:eastAsia="宋体" w:hint="eastAsia"/>
          <w:szCs w:val="28"/>
        </w:rPr>
        <w:t>综上</w:t>
      </w:r>
      <w:r w:rsidRPr="00B87AB8">
        <w:rPr>
          <w:rFonts w:eastAsia="宋体"/>
          <w:szCs w:val="28"/>
        </w:rPr>
        <w:t>所述，</w:t>
      </w:r>
      <w:r w:rsidRPr="00B87AB8">
        <w:rPr>
          <w:rFonts w:eastAsia="宋体" w:hint="eastAsia"/>
          <w:szCs w:val="28"/>
        </w:rPr>
        <w:t>“比合”</w:t>
      </w:r>
      <w:r w:rsidRPr="00B87AB8">
        <w:rPr>
          <w:rFonts w:eastAsia="宋体"/>
          <w:szCs w:val="28"/>
        </w:rPr>
        <w:t>等效逻辑门</w:t>
      </w:r>
      <w:r w:rsidRPr="00B87AB8">
        <w:rPr>
          <w:rFonts w:eastAsia="宋体" w:hint="eastAsia"/>
          <w:szCs w:val="28"/>
        </w:rPr>
        <w:t>光路</w:t>
      </w:r>
      <w:r w:rsidRPr="00B87AB8">
        <w:rPr>
          <w:rFonts w:eastAsia="宋体"/>
          <w:szCs w:val="28"/>
        </w:rPr>
        <w:t>元器件，</w:t>
      </w:r>
      <w:r w:rsidRPr="00B87AB8">
        <w:rPr>
          <w:rFonts w:eastAsia="宋体" w:hint="eastAsia"/>
          <w:szCs w:val="28"/>
        </w:rPr>
        <w:t>利用</w:t>
      </w:r>
      <w:r w:rsidRPr="00B87AB8">
        <w:rPr>
          <w:rFonts w:eastAsia="宋体"/>
          <w:szCs w:val="28"/>
        </w:rPr>
        <w:t>光的干涉</w:t>
      </w:r>
      <w:r w:rsidRPr="00B87AB8">
        <w:rPr>
          <w:rFonts w:eastAsia="宋体" w:hint="eastAsia"/>
          <w:szCs w:val="28"/>
        </w:rPr>
        <w:t>原理</w:t>
      </w:r>
      <w:r w:rsidRPr="00B87AB8">
        <w:rPr>
          <w:rFonts w:eastAsia="宋体"/>
          <w:szCs w:val="28"/>
        </w:rPr>
        <w:t>，</w:t>
      </w:r>
      <w:r w:rsidRPr="00B87AB8">
        <w:rPr>
          <w:rFonts w:eastAsia="宋体" w:hint="eastAsia"/>
          <w:szCs w:val="28"/>
        </w:rPr>
        <w:t>在</w:t>
      </w:r>
      <w:r w:rsidRPr="00B87AB8">
        <w:rPr>
          <w:rFonts w:eastAsia="宋体"/>
          <w:szCs w:val="28"/>
        </w:rPr>
        <w:t>半个波长的</w:t>
      </w:r>
      <w:r w:rsidRPr="00B87AB8">
        <w:rPr>
          <w:rFonts w:eastAsia="宋体" w:hint="eastAsia"/>
          <w:szCs w:val="28"/>
        </w:rPr>
        <w:t>“</w:t>
      </w:r>
      <w:r w:rsidRPr="00B87AB8">
        <w:rPr>
          <w:rFonts w:eastAsia="宋体" w:hint="eastAsia"/>
          <w:szCs w:val="28"/>
        </w:rPr>
        <w:t>5</w:t>
      </w:r>
      <w:r w:rsidRPr="00B87AB8">
        <w:rPr>
          <w:rFonts w:eastAsia="宋体" w:hint="eastAsia"/>
          <w:szCs w:val="28"/>
        </w:rPr>
        <w:t>倍勾股数”为</w:t>
      </w:r>
      <w:r w:rsidRPr="00B87AB8">
        <w:rPr>
          <w:rFonts w:eastAsia="宋体"/>
          <w:szCs w:val="28"/>
        </w:rPr>
        <w:t>直径的单位</w:t>
      </w:r>
      <w:r w:rsidRPr="00B87AB8">
        <w:rPr>
          <w:rFonts w:eastAsia="宋体" w:hint="eastAsia"/>
          <w:szCs w:val="28"/>
        </w:rPr>
        <w:t>圆空间</w:t>
      </w:r>
      <w:r w:rsidRPr="00B87AB8">
        <w:rPr>
          <w:rFonts w:eastAsia="宋体"/>
          <w:szCs w:val="28"/>
        </w:rPr>
        <w:t>上</w:t>
      </w:r>
      <w:r w:rsidRPr="00B87AB8">
        <w:rPr>
          <w:rFonts w:eastAsia="宋体" w:hint="eastAsia"/>
          <w:szCs w:val="28"/>
        </w:rPr>
        <w:t>形成。根据本发明的“比合”光路</w:t>
      </w:r>
      <w:r w:rsidRPr="00B87AB8">
        <w:rPr>
          <w:rFonts w:eastAsia="宋体"/>
          <w:szCs w:val="28"/>
        </w:rPr>
        <w:t>元件</w:t>
      </w:r>
      <w:r w:rsidRPr="00B87AB8">
        <w:rPr>
          <w:rFonts w:eastAsia="宋体" w:hint="eastAsia"/>
          <w:szCs w:val="28"/>
        </w:rPr>
        <w:t>通过对一对</w:t>
      </w:r>
      <w:r w:rsidRPr="00B87AB8">
        <w:rPr>
          <w:rFonts w:eastAsia="宋体"/>
          <w:szCs w:val="28"/>
        </w:rPr>
        <w:t>入射光</w:t>
      </w:r>
      <w:r w:rsidRPr="00B87AB8">
        <w:rPr>
          <w:rFonts w:eastAsia="宋体" w:hint="eastAsia"/>
          <w:szCs w:val="28"/>
        </w:rPr>
        <w:t>的光干涉采用不同处理</w:t>
      </w:r>
      <w:r w:rsidRPr="00B87AB8">
        <w:rPr>
          <w:rFonts w:eastAsia="宋体"/>
          <w:szCs w:val="28"/>
        </w:rPr>
        <w:t>输出</w:t>
      </w:r>
      <w:r w:rsidRPr="00B87AB8">
        <w:rPr>
          <w:rFonts w:eastAsia="宋体" w:hint="eastAsia"/>
          <w:szCs w:val="28"/>
        </w:rPr>
        <w:t>而得到不同的光</w:t>
      </w:r>
      <w:r w:rsidRPr="00B87AB8">
        <w:rPr>
          <w:rFonts w:eastAsia="宋体"/>
          <w:szCs w:val="28"/>
        </w:rPr>
        <w:t>信号</w:t>
      </w:r>
      <w:r w:rsidRPr="00B87AB8">
        <w:rPr>
          <w:rFonts w:eastAsia="宋体" w:hint="eastAsia"/>
          <w:szCs w:val="28"/>
        </w:rPr>
        <w:t>，包括：二入</w:t>
      </w:r>
      <w:r w:rsidRPr="00B87AB8">
        <w:rPr>
          <w:rFonts w:eastAsia="宋体"/>
          <w:szCs w:val="28"/>
        </w:rPr>
        <w:t>三</w:t>
      </w:r>
      <w:r w:rsidRPr="00B87AB8">
        <w:rPr>
          <w:rFonts w:eastAsia="宋体" w:hint="eastAsia"/>
          <w:szCs w:val="28"/>
        </w:rPr>
        <w:t>出（</w:t>
      </w:r>
      <w:r w:rsidRPr="00B87AB8">
        <w:rPr>
          <w:rFonts w:eastAsia="宋体" w:hint="eastAsia"/>
          <w:szCs w:val="28"/>
        </w:rPr>
        <w:t>2</w:t>
      </w:r>
      <w:r w:rsidRPr="00B87AB8">
        <w:rPr>
          <w:rFonts w:eastAsia="宋体"/>
          <w:szCs w:val="28"/>
        </w:rPr>
        <w:t>to3</w:t>
      </w:r>
      <w:r w:rsidRPr="00B87AB8">
        <w:rPr>
          <w:rFonts w:eastAsia="宋体" w:hint="eastAsia"/>
          <w:szCs w:val="28"/>
        </w:rPr>
        <w:t>，图</w:t>
      </w:r>
      <w:r w:rsidRPr="00B87AB8">
        <w:rPr>
          <w:rFonts w:eastAsia="宋体" w:hint="eastAsia"/>
          <w:szCs w:val="28"/>
        </w:rPr>
        <w:t>4</w:t>
      </w:r>
      <w:r w:rsidRPr="00B87AB8">
        <w:rPr>
          <w:rFonts w:eastAsia="宋体"/>
          <w:szCs w:val="28"/>
        </w:rPr>
        <w:t>-406</w:t>
      </w:r>
      <w:r w:rsidRPr="00B87AB8">
        <w:rPr>
          <w:rFonts w:eastAsia="宋体" w:hint="eastAsia"/>
          <w:szCs w:val="28"/>
        </w:rPr>
        <w:t>）</w:t>
      </w:r>
      <w:r w:rsidRPr="00B87AB8">
        <w:rPr>
          <w:rFonts w:eastAsia="宋体"/>
          <w:szCs w:val="28"/>
        </w:rPr>
        <w:t>、</w:t>
      </w:r>
      <w:r w:rsidRPr="00B87AB8">
        <w:rPr>
          <w:rFonts w:eastAsia="宋体" w:hint="eastAsia"/>
          <w:szCs w:val="28"/>
        </w:rPr>
        <w:t>二入</w:t>
      </w:r>
      <w:r w:rsidRPr="00B87AB8">
        <w:rPr>
          <w:rFonts w:eastAsia="宋体"/>
          <w:szCs w:val="28"/>
        </w:rPr>
        <w:t>二出</w:t>
      </w:r>
      <w:r w:rsidRPr="00B87AB8">
        <w:rPr>
          <w:rFonts w:eastAsia="宋体" w:hint="eastAsia"/>
          <w:szCs w:val="28"/>
        </w:rPr>
        <w:t>(2</w:t>
      </w:r>
      <w:r w:rsidRPr="00B87AB8">
        <w:rPr>
          <w:rFonts w:eastAsia="宋体"/>
          <w:szCs w:val="28"/>
        </w:rPr>
        <w:t>to2</w:t>
      </w:r>
      <w:r w:rsidRPr="00B87AB8">
        <w:rPr>
          <w:rFonts w:eastAsia="宋体" w:hint="eastAsia"/>
          <w:szCs w:val="28"/>
        </w:rPr>
        <w:t>，图</w:t>
      </w:r>
      <w:r w:rsidRPr="00B87AB8">
        <w:rPr>
          <w:rFonts w:eastAsia="宋体" w:hint="eastAsia"/>
          <w:szCs w:val="28"/>
        </w:rPr>
        <w:t>4</w:t>
      </w:r>
      <w:r w:rsidRPr="00B87AB8">
        <w:rPr>
          <w:rFonts w:eastAsia="宋体"/>
          <w:szCs w:val="28"/>
        </w:rPr>
        <w:t>-403)</w:t>
      </w:r>
      <w:r w:rsidRPr="00B87AB8">
        <w:rPr>
          <w:rFonts w:eastAsia="宋体"/>
          <w:szCs w:val="28"/>
        </w:rPr>
        <w:t>和二</w:t>
      </w:r>
      <w:r w:rsidRPr="00B87AB8">
        <w:rPr>
          <w:rFonts w:eastAsia="宋体" w:hint="eastAsia"/>
          <w:szCs w:val="28"/>
        </w:rPr>
        <w:t>入</w:t>
      </w:r>
      <w:r w:rsidRPr="00B87AB8">
        <w:rPr>
          <w:rFonts w:eastAsia="宋体"/>
          <w:szCs w:val="28"/>
        </w:rPr>
        <w:t>一</w:t>
      </w:r>
      <w:r w:rsidRPr="00B87AB8">
        <w:rPr>
          <w:rFonts w:eastAsia="宋体" w:hint="eastAsia"/>
          <w:szCs w:val="28"/>
        </w:rPr>
        <w:t>出</w:t>
      </w:r>
      <w:r w:rsidRPr="00B87AB8">
        <w:rPr>
          <w:rFonts w:eastAsia="宋体" w:hint="eastAsia"/>
          <w:szCs w:val="28"/>
        </w:rPr>
        <w:t>(2</w:t>
      </w:r>
      <w:r w:rsidRPr="00B87AB8">
        <w:rPr>
          <w:rFonts w:eastAsia="宋体"/>
          <w:szCs w:val="28"/>
        </w:rPr>
        <w:t>to1</w:t>
      </w:r>
      <w:r w:rsidRPr="00B87AB8">
        <w:rPr>
          <w:rFonts w:eastAsia="宋体" w:hint="eastAsia"/>
          <w:szCs w:val="28"/>
        </w:rPr>
        <w:t>，</w:t>
      </w:r>
      <w:r w:rsidRPr="00B87AB8">
        <w:rPr>
          <w:rFonts w:eastAsia="宋体"/>
          <w:szCs w:val="28"/>
        </w:rPr>
        <w:t>图</w:t>
      </w:r>
      <w:r w:rsidRPr="00B87AB8">
        <w:rPr>
          <w:rFonts w:eastAsia="宋体" w:hint="eastAsia"/>
          <w:szCs w:val="28"/>
        </w:rPr>
        <w:t>4</w:t>
      </w:r>
      <w:r w:rsidRPr="00B87AB8">
        <w:rPr>
          <w:rFonts w:eastAsia="宋体"/>
          <w:szCs w:val="28"/>
        </w:rPr>
        <w:t>-407</w:t>
      </w:r>
      <w:r w:rsidRPr="00B87AB8">
        <w:rPr>
          <w:rFonts w:eastAsia="宋体" w:hint="eastAsia"/>
          <w:szCs w:val="28"/>
        </w:rPr>
        <w:t>,</w:t>
      </w:r>
      <w:r w:rsidRPr="00B87AB8">
        <w:rPr>
          <w:rFonts w:eastAsia="宋体"/>
          <w:szCs w:val="28"/>
        </w:rPr>
        <w:t>408</w:t>
      </w:r>
      <w:r w:rsidRPr="00B87AB8">
        <w:rPr>
          <w:rFonts w:eastAsia="宋体" w:hint="eastAsia"/>
          <w:szCs w:val="28"/>
        </w:rPr>
        <w:t>,</w:t>
      </w:r>
      <w:r w:rsidRPr="00B87AB8">
        <w:rPr>
          <w:rFonts w:eastAsia="宋体"/>
          <w:szCs w:val="28"/>
        </w:rPr>
        <w:t>409)</w:t>
      </w:r>
      <w:r w:rsidRPr="00B87AB8">
        <w:rPr>
          <w:rFonts w:eastAsia="宋体"/>
          <w:szCs w:val="28"/>
        </w:rPr>
        <w:t>。</w:t>
      </w:r>
      <w:r w:rsidRPr="00B87AB8">
        <w:rPr>
          <w:rFonts w:eastAsia="宋体" w:hint="eastAsia"/>
          <w:szCs w:val="28"/>
        </w:rPr>
        <w:t>其中</w:t>
      </w:r>
      <w:r w:rsidRPr="00B87AB8">
        <w:rPr>
          <w:rFonts w:eastAsia="宋体"/>
          <w:szCs w:val="28"/>
        </w:rPr>
        <w:t>，</w:t>
      </w:r>
      <w:r w:rsidRPr="00B87AB8">
        <w:rPr>
          <w:rFonts w:eastAsia="宋体" w:hint="eastAsia"/>
          <w:szCs w:val="28"/>
        </w:rPr>
        <w:t>二入</w:t>
      </w:r>
      <w:r w:rsidRPr="00B87AB8">
        <w:rPr>
          <w:rFonts w:eastAsia="宋体"/>
          <w:szCs w:val="28"/>
        </w:rPr>
        <w:t>二出</w:t>
      </w:r>
      <w:r w:rsidRPr="00B87AB8">
        <w:rPr>
          <w:rFonts w:eastAsia="宋体" w:hint="eastAsia"/>
          <w:szCs w:val="28"/>
        </w:rPr>
        <w:t>(2</w:t>
      </w:r>
      <w:r w:rsidRPr="00B87AB8">
        <w:rPr>
          <w:rFonts w:eastAsia="宋体"/>
          <w:szCs w:val="28"/>
        </w:rPr>
        <w:t>to2)</w:t>
      </w:r>
      <w:r w:rsidRPr="00B87AB8">
        <w:rPr>
          <w:rFonts w:eastAsia="宋体" w:hint="eastAsia"/>
          <w:szCs w:val="28"/>
        </w:rPr>
        <w:t>“比合”单位</w:t>
      </w:r>
      <w:r w:rsidRPr="00B87AB8">
        <w:rPr>
          <w:rFonts w:eastAsia="宋体"/>
          <w:szCs w:val="28"/>
        </w:rPr>
        <w:t>圆</w:t>
      </w:r>
      <w:r w:rsidRPr="00B87AB8">
        <w:rPr>
          <w:rFonts w:eastAsia="宋体" w:hint="eastAsia"/>
          <w:szCs w:val="28"/>
        </w:rPr>
        <w:t>光路</w:t>
      </w:r>
      <w:r w:rsidRPr="00B87AB8">
        <w:rPr>
          <w:rFonts w:eastAsia="宋体"/>
          <w:szCs w:val="28"/>
        </w:rPr>
        <w:t>元件</w:t>
      </w:r>
      <w:r w:rsidRPr="00B87AB8">
        <w:rPr>
          <w:rFonts w:eastAsia="宋体" w:hint="eastAsia"/>
          <w:szCs w:val="28"/>
        </w:rPr>
        <w:t>用于平行</w:t>
      </w:r>
      <w:r w:rsidRPr="00B87AB8">
        <w:rPr>
          <w:rFonts w:eastAsia="宋体"/>
          <w:szCs w:val="28"/>
        </w:rPr>
        <w:t>输出</w:t>
      </w:r>
      <w:r w:rsidRPr="00B87AB8">
        <w:rPr>
          <w:rFonts w:eastAsia="宋体" w:hint="eastAsia"/>
          <w:szCs w:val="28"/>
        </w:rPr>
        <w:t>两个</w:t>
      </w:r>
      <w:r w:rsidRPr="00B87AB8">
        <w:rPr>
          <w:rFonts w:eastAsia="宋体"/>
          <w:szCs w:val="28"/>
        </w:rPr>
        <w:t>光信号</w:t>
      </w:r>
      <w:r w:rsidRPr="00B87AB8">
        <w:rPr>
          <w:rFonts w:eastAsia="宋体" w:hint="eastAsia"/>
          <w:szCs w:val="28"/>
        </w:rPr>
        <w:t>，执行根据本发明的“比合”位操作；二入三</w:t>
      </w:r>
      <w:r w:rsidRPr="00B87AB8">
        <w:rPr>
          <w:rFonts w:eastAsia="宋体"/>
          <w:szCs w:val="28"/>
        </w:rPr>
        <w:t>出</w:t>
      </w:r>
      <w:r w:rsidRPr="00B87AB8">
        <w:rPr>
          <w:rFonts w:eastAsia="宋体" w:hint="eastAsia"/>
          <w:szCs w:val="28"/>
        </w:rPr>
        <w:t>(2</w:t>
      </w:r>
      <w:r w:rsidRPr="00B87AB8">
        <w:rPr>
          <w:rFonts w:eastAsia="宋体"/>
          <w:szCs w:val="28"/>
        </w:rPr>
        <w:t>to3)</w:t>
      </w:r>
      <w:r w:rsidRPr="00B87AB8">
        <w:rPr>
          <w:rFonts w:eastAsia="宋体" w:hint="eastAsia"/>
          <w:szCs w:val="28"/>
        </w:rPr>
        <w:t>“比合”单位</w:t>
      </w:r>
      <w:r w:rsidRPr="00B87AB8">
        <w:rPr>
          <w:rFonts w:eastAsia="宋体"/>
          <w:szCs w:val="28"/>
        </w:rPr>
        <w:t>圆</w:t>
      </w:r>
      <w:r w:rsidRPr="00B87AB8">
        <w:rPr>
          <w:rFonts w:eastAsia="宋体" w:hint="eastAsia"/>
          <w:szCs w:val="28"/>
        </w:rPr>
        <w:t>光路</w:t>
      </w:r>
      <w:r w:rsidRPr="00B87AB8">
        <w:rPr>
          <w:rFonts w:eastAsia="宋体"/>
          <w:szCs w:val="28"/>
        </w:rPr>
        <w:t>元件</w:t>
      </w:r>
      <w:r w:rsidRPr="00B87AB8">
        <w:rPr>
          <w:rFonts w:eastAsia="宋体" w:hint="eastAsia"/>
          <w:szCs w:val="28"/>
        </w:rPr>
        <w:t>输出</w:t>
      </w:r>
      <w:r w:rsidRPr="00B87AB8">
        <w:rPr>
          <w:rFonts w:eastAsia="宋体"/>
          <w:szCs w:val="28"/>
        </w:rPr>
        <w:t>三个光信号，</w:t>
      </w:r>
      <w:r w:rsidRPr="00B87AB8">
        <w:rPr>
          <w:rFonts w:eastAsia="宋体" w:hint="eastAsia"/>
          <w:szCs w:val="28"/>
        </w:rPr>
        <w:t>实现根据本发明的“比合三进制</w:t>
      </w:r>
      <w:r w:rsidRPr="00B87AB8">
        <w:rPr>
          <w:rFonts w:eastAsia="宋体" w:hint="eastAsia"/>
          <w:szCs w:val="28"/>
        </w:rPr>
        <w:t>-</w:t>
      </w:r>
      <w:r w:rsidRPr="00B87AB8">
        <w:rPr>
          <w:rFonts w:eastAsia="宋体" w:hint="eastAsia"/>
          <w:szCs w:val="28"/>
        </w:rPr>
        <w:t>对称三进制”转换</w:t>
      </w:r>
      <w:r w:rsidRPr="00B87AB8">
        <w:rPr>
          <w:rFonts w:eastAsia="宋体"/>
          <w:szCs w:val="28"/>
        </w:rPr>
        <w:t>位操作</w:t>
      </w:r>
      <w:r w:rsidRPr="00B87AB8">
        <w:rPr>
          <w:rFonts w:eastAsia="宋体" w:hint="eastAsia"/>
          <w:szCs w:val="28"/>
        </w:rPr>
        <w:t>；二入一</w:t>
      </w:r>
      <w:r w:rsidRPr="00B87AB8">
        <w:rPr>
          <w:rFonts w:eastAsia="宋体"/>
          <w:szCs w:val="28"/>
        </w:rPr>
        <w:t>出</w:t>
      </w:r>
      <w:r w:rsidRPr="00B87AB8">
        <w:rPr>
          <w:rFonts w:eastAsia="宋体" w:hint="eastAsia"/>
          <w:szCs w:val="28"/>
        </w:rPr>
        <w:t>(2</w:t>
      </w:r>
      <w:r w:rsidRPr="00B87AB8">
        <w:rPr>
          <w:rFonts w:eastAsia="宋体"/>
          <w:szCs w:val="28"/>
        </w:rPr>
        <w:t>to1)</w:t>
      </w:r>
      <w:r w:rsidRPr="00B87AB8">
        <w:rPr>
          <w:rFonts w:eastAsia="宋体" w:hint="eastAsia"/>
          <w:szCs w:val="28"/>
        </w:rPr>
        <w:t>“比合”单位</w:t>
      </w:r>
      <w:r w:rsidRPr="00B87AB8">
        <w:rPr>
          <w:rFonts w:eastAsia="宋体"/>
          <w:szCs w:val="28"/>
        </w:rPr>
        <w:t>圆</w:t>
      </w:r>
      <w:r w:rsidRPr="00B87AB8">
        <w:rPr>
          <w:rFonts w:eastAsia="宋体" w:hint="eastAsia"/>
          <w:szCs w:val="28"/>
        </w:rPr>
        <w:t>光路</w:t>
      </w:r>
      <w:r w:rsidRPr="00B87AB8">
        <w:rPr>
          <w:rFonts w:eastAsia="宋体"/>
          <w:szCs w:val="28"/>
        </w:rPr>
        <w:t>元件</w:t>
      </w:r>
      <w:r w:rsidRPr="00B87AB8">
        <w:rPr>
          <w:rFonts w:eastAsia="宋体" w:hint="eastAsia"/>
          <w:szCs w:val="28"/>
        </w:rPr>
        <w:t>，输出</w:t>
      </w:r>
      <w:r w:rsidRPr="00B87AB8">
        <w:rPr>
          <w:rFonts w:eastAsia="宋体"/>
          <w:szCs w:val="28"/>
        </w:rPr>
        <w:t>一个</w:t>
      </w:r>
      <w:r w:rsidRPr="00B87AB8">
        <w:rPr>
          <w:rFonts w:eastAsia="宋体" w:hint="eastAsia"/>
          <w:szCs w:val="28"/>
        </w:rPr>
        <w:t>光信号</w:t>
      </w:r>
      <w:r w:rsidRPr="00B87AB8">
        <w:rPr>
          <w:rFonts w:eastAsia="宋体"/>
          <w:szCs w:val="28"/>
        </w:rPr>
        <w:t>，</w:t>
      </w:r>
      <w:r w:rsidRPr="00B87AB8">
        <w:rPr>
          <w:rFonts w:eastAsia="宋体" w:hint="eastAsia"/>
          <w:szCs w:val="28"/>
        </w:rPr>
        <w:t>分别实现等效</w:t>
      </w:r>
      <w:r w:rsidRPr="00B87AB8">
        <w:rPr>
          <w:rFonts w:eastAsia="宋体"/>
          <w:szCs w:val="28"/>
        </w:rPr>
        <w:t>的</w:t>
      </w:r>
      <w:r w:rsidRPr="00B87AB8">
        <w:rPr>
          <w:rFonts w:eastAsia="宋体" w:hint="eastAsia"/>
          <w:szCs w:val="28"/>
        </w:rPr>
        <w:t>“与”操作光学</w:t>
      </w:r>
      <w:r w:rsidRPr="00B87AB8">
        <w:rPr>
          <w:rFonts w:eastAsia="宋体"/>
          <w:szCs w:val="28"/>
        </w:rPr>
        <w:t>元器件</w:t>
      </w:r>
      <w:r w:rsidRPr="00B87AB8">
        <w:rPr>
          <w:rFonts w:eastAsia="宋体" w:hint="eastAsia"/>
          <w:szCs w:val="28"/>
        </w:rPr>
        <w:t>（</w:t>
      </w:r>
      <w:r w:rsidRPr="00B87AB8">
        <w:rPr>
          <w:rFonts w:eastAsia="宋体"/>
          <w:szCs w:val="28"/>
        </w:rPr>
        <w:t>图</w:t>
      </w:r>
      <w:r w:rsidRPr="00B87AB8">
        <w:rPr>
          <w:rFonts w:eastAsia="宋体" w:hint="eastAsia"/>
          <w:szCs w:val="28"/>
        </w:rPr>
        <w:t>4</w:t>
      </w:r>
      <w:r w:rsidRPr="00B87AB8">
        <w:rPr>
          <w:rFonts w:eastAsia="宋体"/>
          <w:szCs w:val="28"/>
        </w:rPr>
        <w:t>-407</w:t>
      </w:r>
      <w:r w:rsidRPr="00B87AB8">
        <w:rPr>
          <w:rFonts w:eastAsia="宋体" w:hint="eastAsia"/>
          <w:szCs w:val="28"/>
        </w:rPr>
        <w:t>）</w:t>
      </w:r>
      <w:r w:rsidRPr="00B87AB8">
        <w:rPr>
          <w:rFonts w:eastAsia="宋体"/>
          <w:szCs w:val="28"/>
        </w:rPr>
        <w:t>、</w:t>
      </w:r>
      <w:r w:rsidRPr="00B87AB8">
        <w:rPr>
          <w:rFonts w:eastAsia="宋体" w:hint="eastAsia"/>
          <w:szCs w:val="28"/>
        </w:rPr>
        <w:t>“或”操作光学</w:t>
      </w:r>
      <w:r w:rsidRPr="00B87AB8">
        <w:rPr>
          <w:rFonts w:eastAsia="宋体"/>
          <w:szCs w:val="28"/>
        </w:rPr>
        <w:t>元器件</w:t>
      </w:r>
      <w:r w:rsidRPr="00B87AB8">
        <w:rPr>
          <w:rFonts w:eastAsia="宋体" w:hint="eastAsia"/>
          <w:szCs w:val="28"/>
        </w:rPr>
        <w:t>（</w:t>
      </w:r>
      <w:r w:rsidRPr="00B87AB8">
        <w:rPr>
          <w:rFonts w:eastAsia="宋体"/>
          <w:szCs w:val="28"/>
        </w:rPr>
        <w:t>图</w:t>
      </w:r>
      <w:r w:rsidRPr="00B87AB8">
        <w:rPr>
          <w:rFonts w:eastAsia="宋体" w:hint="eastAsia"/>
          <w:szCs w:val="28"/>
        </w:rPr>
        <w:lastRenderedPageBreak/>
        <w:t>4</w:t>
      </w:r>
      <w:r w:rsidRPr="00B87AB8">
        <w:rPr>
          <w:rFonts w:eastAsia="宋体"/>
          <w:szCs w:val="28"/>
        </w:rPr>
        <w:t>-408</w:t>
      </w:r>
      <w:r w:rsidRPr="00B87AB8">
        <w:rPr>
          <w:rFonts w:eastAsia="宋体" w:hint="eastAsia"/>
          <w:szCs w:val="28"/>
        </w:rPr>
        <w:t>）、“非”操作光学</w:t>
      </w:r>
      <w:r w:rsidRPr="00B87AB8">
        <w:rPr>
          <w:rFonts w:eastAsia="宋体"/>
          <w:szCs w:val="28"/>
        </w:rPr>
        <w:t>元器件</w:t>
      </w:r>
      <w:r w:rsidRPr="00B87AB8">
        <w:rPr>
          <w:rFonts w:eastAsia="宋体" w:hint="eastAsia"/>
          <w:szCs w:val="28"/>
        </w:rPr>
        <w:t>（</w:t>
      </w:r>
      <w:r w:rsidRPr="00B87AB8">
        <w:rPr>
          <w:rFonts w:eastAsia="宋体"/>
          <w:szCs w:val="28"/>
        </w:rPr>
        <w:t>图</w:t>
      </w:r>
      <w:r w:rsidRPr="00B87AB8">
        <w:rPr>
          <w:rFonts w:eastAsia="宋体" w:hint="eastAsia"/>
          <w:szCs w:val="28"/>
        </w:rPr>
        <w:t>4</w:t>
      </w:r>
      <w:r w:rsidRPr="00B87AB8">
        <w:rPr>
          <w:rFonts w:eastAsia="宋体"/>
          <w:szCs w:val="28"/>
        </w:rPr>
        <w:t>-409</w:t>
      </w:r>
      <w:r w:rsidRPr="00B87AB8">
        <w:rPr>
          <w:rFonts w:eastAsia="宋体" w:hint="eastAsia"/>
          <w:szCs w:val="28"/>
        </w:rPr>
        <w:t>）</w:t>
      </w:r>
      <w:r w:rsidRPr="00B87AB8">
        <w:rPr>
          <w:rFonts w:eastAsia="宋体"/>
          <w:szCs w:val="28"/>
        </w:rPr>
        <w:t>。</w:t>
      </w:r>
    </w:p>
    <w:p w14:paraId="7CE14C95" w14:textId="77777777" w:rsidR="00E569F9" w:rsidRPr="00B87AB8" w:rsidRDefault="00E569F9" w:rsidP="00E569F9">
      <w:pPr>
        <w:ind w:firstLine="576"/>
        <w:jc w:val="both"/>
        <w:rPr>
          <w:rFonts w:eastAsia="宋体"/>
          <w:szCs w:val="28"/>
        </w:rPr>
      </w:pPr>
      <w:r w:rsidRPr="00B87AB8">
        <w:rPr>
          <w:rFonts w:eastAsia="宋体" w:hint="eastAsia"/>
          <w:szCs w:val="28"/>
        </w:rPr>
        <w:t>可以在</w:t>
      </w:r>
      <w:r w:rsidRPr="00B87AB8">
        <w:rPr>
          <w:rFonts w:eastAsia="宋体"/>
          <w:szCs w:val="28"/>
        </w:rPr>
        <w:t>纳米板上印刷此</w:t>
      </w:r>
      <w:r w:rsidRPr="00B87AB8">
        <w:rPr>
          <w:rFonts w:eastAsia="宋体" w:hint="eastAsia"/>
          <w:szCs w:val="28"/>
        </w:rPr>
        <w:t>“比合”单位圆光学</w:t>
      </w:r>
      <w:r w:rsidRPr="00B87AB8">
        <w:rPr>
          <w:rFonts w:eastAsia="宋体"/>
          <w:szCs w:val="28"/>
        </w:rPr>
        <w:t>处理元</w:t>
      </w:r>
      <w:r w:rsidRPr="00B87AB8">
        <w:rPr>
          <w:rFonts w:eastAsia="宋体" w:hint="eastAsia"/>
          <w:szCs w:val="28"/>
        </w:rPr>
        <w:t>器件的光路。</w:t>
      </w:r>
      <w:r w:rsidRPr="00B87AB8">
        <w:rPr>
          <w:rFonts w:eastAsia="宋体"/>
          <w:szCs w:val="28"/>
        </w:rPr>
        <w:t>通过</w:t>
      </w:r>
      <w:r w:rsidRPr="00B87AB8">
        <w:rPr>
          <w:rFonts w:eastAsia="宋体" w:hint="eastAsia"/>
          <w:szCs w:val="28"/>
        </w:rPr>
        <w:t>此</w:t>
      </w:r>
      <w:r w:rsidRPr="00B87AB8">
        <w:rPr>
          <w:rFonts w:eastAsia="宋体"/>
          <w:szCs w:val="28"/>
        </w:rPr>
        <w:t>方法，可</w:t>
      </w:r>
      <w:r w:rsidRPr="00B87AB8">
        <w:rPr>
          <w:rFonts w:eastAsia="宋体" w:hint="eastAsia"/>
          <w:szCs w:val="28"/>
        </w:rPr>
        <w:t>通过在纳米</w:t>
      </w:r>
      <w:r w:rsidRPr="00B87AB8">
        <w:rPr>
          <w:rFonts w:eastAsia="宋体"/>
          <w:szCs w:val="28"/>
        </w:rPr>
        <w:t>基板上印刷光路的形式</w:t>
      </w:r>
      <w:r w:rsidRPr="00B87AB8">
        <w:rPr>
          <w:rFonts w:eastAsia="宋体" w:hint="eastAsia"/>
          <w:szCs w:val="28"/>
        </w:rPr>
        <w:t>来实现等效</w:t>
      </w:r>
      <w:r w:rsidRPr="00B87AB8">
        <w:rPr>
          <w:rFonts w:eastAsia="宋体"/>
          <w:szCs w:val="28"/>
        </w:rPr>
        <w:t>处理逻辑门</w:t>
      </w:r>
      <w:r w:rsidRPr="00B87AB8">
        <w:rPr>
          <w:rFonts w:eastAsia="宋体" w:hint="eastAsia"/>
          <w:szCs w:val="28"/>
        </w:rPr>
        <w:t>光</w:t>
      </w:r>
      <w:r w:rsidRPr="00B87AB8">
        <w:rPr>
          <w:rFonts w:eastAsia="宋体"/>
          <w:szCs w:val="28"/>
        </w:rPr>
        <w:t>路</w:t>
      </w:r>
      <w:r w:rsidRPr="00B87AB8">
        <w:rPr>
          <w:rFonts w:eastAsia="宋体" w:hint="eastAsia"/>
          <w:szCs w:val="28"/>
        </w:rPr>
        <w:t>。半个</w:t>
      </w:r>
      <w:r w:rsidRPr="00B87AB8">
        <w:rPr>
          <w:rFonts w:eastAsia="宋体"/>
          <w:szCs w:val="28"/>
        </w:rPr>
        <w:t>波长</w:t>
      </w:r>
      <w:r w:rsidRPr="00B87AB8">
        <w:rPr>
          <w:rFonts w:eastAsia="宋体" w:hint="eastAsia"/>
          <w:szCs w:val="28"/>
        </w:rPr>
        <w:t>5</w:t>
      </w:r>
      <w:r w:rsidRPr="00B87AB8">
        <w:rPr>
          <w:rFonts w:eastAsia="宋体" w:hint="eastAsia"/>
          <w:szCs w:val="28"/>
        </w:rPr>
        <w:t>倍勾股数</w:t>
      </w:r>
      <w:r w:rsidRPr="00B87AB8">
        <w:rPr>
          <w:rFonts w:eastAsia="宋体"/>
          <w:szCs w:val="28"/>
        </w:rPr>
        <w:t>直径的单位圆等效逻辑门光路元件比电路元器件结构</w:t>
      </w:r>
      <w:r w:rsidRPr="00B87AB8">
        <w:rPr>
          <w:rFonts w:eastAsia="宋体" w:hint="eastAsia"/>
          <w:szCs w:val="28"/>
        </w:rPr>
        <w:t>简单。也就是说，可以通过</w:t>
      </w:r>
      <w:r w:rsidRPr="00B87AB8">
        <w:rPr>
          <w:rFonts w:eastAsia="宋体"/>
          <w:szCs w:val="28"/>
        </w:rPr>
        <w:t>印刷方式蚀刻纳米材料</w:t>
      </w:r>
      <w:r w:rsidRPr="00B87AB8">
        <w:rPr>
          <w:rFonts w:eastAsia="宋体" w:hint="eastAsia"/>
          <w:szCs w:val="28"/>
        </w:rPr>
        <w:t>来</w:t>
      </w:r>
      <w:r w:rsidRPr="00B87AB8">
        <w:rPr>
          <w:rFonts w:eastAsia="宋体"/>
          <w:szCs w:val="28"/>
        </w:rPr>
        <w:t>制作光路，</w:t>
      </w:r>
      <w:r w:rsidRPr="00B87AB8">
        <w:rPr>
          <w:rFonts w:eastAsia="宋体" w:hint="eastAsia"/>
          <w:szCs w:val="28"/>
        </w:rPr>
        <w:t>从而通过</w:t>
      </w:r>
      <w:r w:rsidRPr="00B87AB8">
        <w:rPr>
          <w:rFonts w:eastAsia="宋体"/>
          <w:szCs w:val="28"/>
        </w:rPr>
        <w:t>处理光信号</w:t>
      </w:r>
      <w:r w:rsidRPr="00B87AB8">
        <w:rPr>
          <w:rFonts w:eastAsia="宋体" w:hint="eastAsia"/>
          <w:szCs w:val="28"/>
        </w:rPr>
        <w:t>来完成</w:t>
      </w:r>
      <w:r w:rsidRPr="00B87AB8">
        <w:rPr>
          <w:rFonts w:eastAsia="宋体"/>
          <w:szCs w:val="28"/>
        </w:rPr>
        <w:t>逻辑门</w:t>
      </w:r>
      <w:r w:rsidRPr="00B87AB8">
        <w:rPr>
          <w:rFonts w:eastAsia="宋体" w:hint="eastAsia"/>
          <w:szCs w:val="28"/>
        </w:rPr>
        <w:t>和</w:t>
      </w:r>
      <w:r w:rsidRPr="00B87AB8">
        <w:rPr>
          <w:rFonts w:eastAsia="宋体"/>
          <w:szCs w:val="28"/>
        </w:rPr>
        <w:t>位操作。</w:t>
      </w:r>
    </w:p>
    <w:p w14:paraId="6A43ECA8" w14:textId="77777777" w:rsidR="00E569F9" w:rsidRPr="00B87AB8" w:rsidRDefault="00E569F9" w:rsidP="00E569F9">
      <w:pPr>
        <w:pStyle w:val="Heading3"/>
        <w:rPr>
          <w:rFonts w:ascii="宋体" w:eastAsia="宋体" w:hAnsi="宋体"/>
          <w:sz w:val="28"/>
          <w:szCs w:val="28"/>
          <w:u w:val="single"/>
        </w:rPr>
      </w:pPr>
      <w:r w:rsidRPr="00B87AB8">
        <w:rPr>
          <w:rFonts w:ascii="宋体" w:eastAsia="宋体" w:hAnsi="宋体" w:hint="eastAsia"/>
          <w:sz w:val="28"/>
          <w:szCs w:val="28"/>
          <w:u w:val="single"/>
        </w:rPr>
        <w:t>“二进制”切换“</w:t>
      </w:r>
      <w:r w:rsidRPr="00B87AB8">
        <w:rPr>
          <w:rFonts w:ascii="宋体" w:eastAsia="宋体" w:hAnsi="宋体"/>
          <w:sz w:val="28"/>
          <w:szCs w:val="28"/>
          <w:u w:val="single"/>
        </w:rPr>
        <w:t>三进制</w:t>
      </w:r>
      <w:r w:rsidRPr="00B87AB8">
        <w:rPr>
          <w:rFonts w:ascii="宋体" w:eastAsia="宋体" w:hAnsi="宋体" w:hint="eastAsia"/>
          <w:sz w:val="28"/>
          <w:szCs w:val="28"/>
          <w:u w:val="single"/>
        </w:rPr>
        <w:t>”逻辑</w:t>
      </w:r>
      <w:r w:rsidRPr="00B87AB8">
        <w:rPr>
          <w:rFonts w:ascii="宋体" w:eastAsia="宋体" w:hAnsi="宋体"/>
          <w:sz w:val="28"/>
          <w:szCs w:val="28"/>
          <w:u w:val="single"/>
        </w:rPr>
        <w:t>电路</w:t>
      </w:r>
    </w:p>
    <w:p w14:paraId="4ADAE50A" w14:textId="77777777" w:rsidR="00E569F9" w:rsidRPr="00B87AB8" w:rsidRDefault="00E569F9" w:rsidP="00E569F9">
      <w:pPr>
        <w:rPr>
          <w:rFonts w:eastAsia="宋体"/>
          <w:szCs w:val="28"/>
        </w:rPr>
      </w:pPr>
      <w:r w:rsidRPr="00B87AB8">
        <w:rPr>
          <w:rFonts w:eastAsia="宋体" w:hint="eastAsia"/>
          <w:szCs w:val="28"/>
        </w:rPr>
        <w:t>根据本发明的一实施例，根据本发明的</w:t>
      </w:r>
      <w:r w:rsidRPr="00B87AB8">
        <w:rPr>
          <w:rFonts w:eastAsia="宋体" w:hint="eastAsia"/>
          <w:szCs w:val="28"/>
        </w:rPr>
        <w:t>T</w:t>
      </w:r>
      <w:r w:rsidRPr="00B87AB8">
        <w:rPr>
          <w:rFonts w:eastAsia="宋体"/>
          <w:szCs w:val="28"/>
        </w:rPr>
        <w:t>全加法器</w:t>
      </w:r>
      <w:r w:rsidRPr="00B87AB8">
        <w:rPr>
          <w:rFonts w:eastAsia="宋体" w:hint="eastAsia"/>
          <w:szCs w:val="28"/>
        </w:rPr>
        <w:t>201</w:t>
      </w:r>
      <w:r w:rsidRPr="00B87AB8">
        <w:rPr>
          <w:rFonts w:eastAsia="宋体" w:hint="eastAsia"/>
          <w:szCs w:val="28"/>
        </w:rPr>
        <w:t>还可通过一个</w:t>
      </w:r>
      <w:r w:rsidRPr="00B87AB8">
        <w:rPr>
          <w:rFonts w:eastAsia="宋体"/>
          <w:szCs w:val="28"/>
        </w:rPr>
        <w:t>输入</w:t>
      </w:r>
      <w:r w:rsidRPr="00B87AB8">
        <w:rPr>
          <w:rFonts w:eastAsia="宋体" w:hint="eastAsia"/>
          <w:szCs w:val="28"/>
        </w:rPr>
        <w:t>信号来</w:t>
      </w:r>
      <w:r w:rsidRPr="00B87AB8">
        <w:rPr>
          <w:rFonts w:eastAsia="宋体"/>
          <w:szCs w:val="28"/>
        </w:rPr>
        <w:t>改变</w:t>
      </w:r>
      <w:r w:rsidRPr="00B87AB8">
        <w:rPr>
          <w:rFonts w:eastAsia="宋体"/>
          <w:szCs w:val="28"/>
        </w:rPr>
        <w:t>T</w:t>
      </w:r>
      <w:r w:rsidRPr="00B87AB8">
        <w:rPr>
          <w:rFonts w:eastAsia="宋体"/>
          <w:szCs w:val="28"/>
        </w:rPr>
        <w:t>全加法器</w:t>
      </w:r>
      <w:r w:rsidRPr="00B87AB8">
        <w:rPr>
          <w:rFonts w:eastAsia="宋体" w:hint="eastAsia"/>
          <w:szCs w:val="28"/>
        </w:rPr>
        <w:t>201</w:t>
      </w:r>
      <w:r w:rsidRPr="00B87AB8">
        <w:rPr>
          <w:rFonts w:eastAsia="宋体"/>
          <w:szCs w:val="28"/>
        </w:rPr>
        <w:t>的计算模式</w:t>
      </w:r>
      <w:r w:rsidRPr="00B87AB8">
        <w:rPr>
          <w:rFonts w:eastAsia="宋体" w:hint="eastAsia"/>
          <w:szCs w:val="28"/>
        </w:rPr>
        <w:t>。</w:t>
      </w:r>
      <w:r w:rsidRPr="00B87AB8">
        <w:rPr>
          <w:rFonts w:eastAsia="宋体"/>
          <w:szCs w:val="28"/>
        </w:rPr>
        <w:t>当</w:t>
      </w:r>
      <w:r w:rsidRPr="00B87AB8">
        <w:rPr>
          <w:rFonts w:eastAsia="宋体" w:hint="eastAsia"/>
          <w:szCs w:val="28"/>
        </w:rPr>
        <w:t>输入</w:t>
      </w:r>
      <w:r w:rsidRPr="00B87AB8">
        <w:rPr>
          <w:rFonts w:eastAsia="宋体"/>
          <w:szCs w:val="28"/>
        </w:rPr>
        <w:t>信号值</w:t>
      </w:r>
      <w:r w:rsidRPr="00B87AB8">
        <w:rPr>
          <w:rFonts w:eastAsia="宋体"/>
          <w:szCs w:val="28"/>
        </w:rPr>
        <w:t>T</w:t>
      </w:r>
      <w:r w:rsidRPr="00B87AB8">
        <w:rPr>
          <w:rFonts w:eastAsia="宋体" w:hint="eastAsia"/>
          <w:szCs w:val="28"/>
        </w:rPr>
        <w:t>为</w:t>
      </w:r>
      <w:r w:rsidRPr="00B87AB8">
        <w:rPr>
          <w:rFonts w:eastAsia="宋体" w:hint="eastAsia"/>
          <w:szCs w:val="28"/>
        </w:rPr>
        <w:t>0</w:t>
      </w:r>
      <w:r w:rsidRPr="00B87AB8">
        <w:rPr>
          <w:rFonts w:eastAsia="宋体" w:hint="eastAsia"/>
          <w:szCs w:val="28"/>
        </w:rPr>
        <w:t>时</w:t>
      </w:r>
      <w:r w:rsidRPr="00B87AB8">
        <w:rPr>
          <w:rFonts w:eastAsia="宋体"/>
          <w:szCs w:val="28"/>
        </w:rPr>
        <w:t>，</w:t>
      </w:r>
      <w:r w:rsidRPr="00B87AB8">
        <w:rPr>
          <w:rFonts w:eastAsia="宋体" w:hint="eastAsia"/>
          <w:szCs w:val="28"/>
        </w:rPr>
        <w:t>通过</w:t>
      </w:r>
      <w:bookmarkStart w:id="19" w:name="OLE_LINK17"/>
      <w:r w:rsidRPr="00B87AB8">
        <w:rPr>
          <w:rFonts w:eastAsia="宋体" w:hint="eastAsia"/>
          <w:szCs w:val="28"/>
        </w:rPr>
        <w:t>切换</w:t>
      </w:r>
      <w:r w:rsidRPr="00B87AB8">
        <w:rPr>
          <w:rFonts w:eastAsia="宋体"/>
          <w:szCs w:val="28"/>
        </w:rPr>
        <w:t>控制逻辑电路</w:t>
      </w:r>
      <w:bookmarkEnd w:id="19"/>
      <w:r w:rsidRPr="00B87AB8">
        <w:rPr>
          <w:rFonts w:eastAsia="宋体" w:hint="eastAsia"/>
          <w:szCs w:val="28"/>
        </w:rPr>
        <w:t>205</w:t>
      </w:r>
      <w:r w:rsidRPr="00B87AB8">
        <w:rPr>
          <w:rFonts w:eastAsia="宋体" w:hint="eastAsia"/>
          <w:szCs w:val="28"/>
        </w:rPr>
        <w:t>，</w:t>
      </w:r>
      <w:r w:rsidRPr="00B87AB8">
        <w:rPr>
          <w:rFonts w:eastAsia="宋体" w:hint="eastAsia"/>
          <w:szCs w:val="28"/>
        </w:rPr>
        <w:t>T</w:t>
      </w:r>
      <w:r w:rsidRPr="00B87AB8">
        <w:rPr>
          <w:rFonts w:eastAsia="宋体"/>
          <w:szCs w:val="28"/>
        </w:rPr>
        <w:t>全加法器</w:t>
      </w:r>
      <w:r w:rsidRPr="00B87AB8">
        <w:rPr>
          <w:rFonts w:eastAsia="宋体" w:hint="eastAsia"/>
          <w:szCs w:val="28"/>
        </w:rPr>
        <w:t>201</w:t>
      </w:r>
      <w:r w:rsidRPr="00B87AB8">
        <w:rPr>
          <w:rFonts w:eastAsia="宋体"/>
          <w:szCs w:val="28"/>
        </w:rPr>
        <w:t>改变为一对二进制加法器计算</w:t>
      </w:r>
      <w:r w:rsidRPr="00B87AB8">
        <w:rPr>
          <w:rFonts w:eastAsia="宋体" w:hint="eastAsia"/>
          <w:szCs w:val="28"/>
        </w:rPr>
        <w:t>处理；</w:t>
      </w:r>
      <w:r w:rsidRPr="00B87AB8">
        <w:rPr>
          <w:rFonts w:eastAsia="宋体"/>
          <w:szCs w:val="28"/>
        </w:rPr>
        <w:t>当输入信号值</w:t>
      </w:r>
      <w:r w:rsidRPr="00B87AB8">
        <w:rPr>
          <w:rFonts w:eastAsia="宋体"/>
          <w:szCs w:val="28"/>
        </w:rPr>
        <w:t>T</w:t>
      </w:r>
      <w:r w:rsidRPr="00B87AB8">
        <w:rPr>
          <w:rFonts w:eastAsia="宋体"/>
          <w:szCs w:val="28"/>
        </w:rPr>
        <w:t>为</w:t>
      </w:r>
      <w:r w:rsidRPr="00B87AB8">
        <w:rPr>
          <w:rFonts w:eastAsia="宋体" w:hint="eastAsia"/>
          <w:szCs w:val="28"/>
        </w:rPr>
        <w:t>1</w:t>
      </w:r>
      <w:r w:rsidRPr="00B87AB8">
        <w:rPr>
          <w:rFonts w:eastAsia="宋体" w:hint="eastAsia"/>
          <w:szCs w:val="28"/>
        </w:rPr>
        <w:t>时</w:t>
      </w:r>
      <w:r w:rsidRPr="00B87AB8">
        <w:rPr>
          <w:rFonts w:eastAsia="宋体"/>
          <w:szCs w:val="28"/>
        </w:rPr>
        <w:t>，</w:t>
      </w:r>
      <w:r w:rsidRPr="00B87AB8">
        <w:rPr>
          <w:rFonts w:eastAsia="宋体" w:hint="eastAsia"/>
          <w:szCs w:val="28"/>
        </w:rPr>
        <w:t>通过切换</w:t>
      </w:r>
      <w:r w:rsidRPr="00B87AB8">
        <w:rPr>
          <w:rFonts w:eastAsia="宋体"/>
          <w:szCs w:val="28"/>
        </w:rPr>
        <w:t>控制逻辑电路</w:t>
      </w:r>
      <w:r w:rsidRPr="00B87AB8">
        <w:rPr>
          <w:rFonts w:eastAsia="宋体" w:hint="eastAsia"/>
          <w:szCs w:val="28"/>
        </w:rPr>
        <w:t>205</w:t>
      </w:r>
      <w:r w:rsidRPr="00B87AB8">
        <w:rPr>
          <w:rFonts w:eastAsia="宋体" w:hint="eastAsia"/>
          <w:szCs w:val="28"/>
        </w:rPr>
        <w:t>，</w:t>
      </w:r>
      <w:r w:rsidRPr="00B87AB8">
        <w:rPr>
          <w:rFonts w:eastAsia="宋体" w:hint="eastAsia"/>
          <w:szCs w:val="28"/>
        </w:rPr>
        <w:t>T</w:t>
      </w:r>
      <w:r w:rsidRPr="00B87AB8">
        <w:rPr>
          <w:rFonts w:eastAsia="宋体"/>
          <w:szCs w:val="28"/>
        </w:rPr>
        <w:t>全加法器改变为</w:t>
      </w:r>
      <w:r w:rsidRPr="00B87AB8">
        <w:rPr>
          <w:rFonts w:eastAsia="宋体" w:hint="eastAsia"/>
          <w:szCs w:val="28"/>
        </w:rPr>
        <w:t>三进制加法器</w:t>
      </w:r>
      <w:r w:rsidRPr="00B87AB8">
        <w:rPr>
          <w:rFonts w:eastAsia="宋体"/>
          <w:szCs w:val="28"/>
        </w:rPr>
        <w:t>计算</w:t>
      </w:r>
      <w:r w:rsidRPr="00B87AB8">
        <w:rPr>
          <w:rFonts w:eastAsia="宋体" w:hint="eastAsia"/>
          <w:szCs w:val="28"/>
        </w:rPr>
        <w:t>处理。</w:t>
      </w:r>
    </w:p>
    <w:p w14:paraId="4A917BB6" w14:textId="77777777" w:rsidR="00E569F9" w:rsidRPr="00B87AB8" w:rsidRDefault="00E569F9" w:rsidP="00E569F9">
      <w:pPr>
        <w:rPr>
          <w:rFonts w:eastAsia="宋体"/>
          <w:szCs w:val="28"/>
        </w:rPr>
      </w:pPr>
      <w:r w:rsidRPr="00B87AB8">
        <w:rPr>
          <w:rFonts w:eastAsia="宋体" w:hint="eastAsia"/>
          <w:szCs w:val="28"/>
        </w:rPr>
        <w:t>如上所述，切换</w:t>
      </w:r>
      <w:r w:rsidRPr="00B87AB8">
        <w:rPr>
          <w:rFonts w:eastAsia="宋体"/>
          <w:szCs w:val="28"/>
        </w:rPr>
        <w:t>逻辑的电路</w:t>
      </w:r>
      <w:r w:rsidRPr="00B87AB8">
        <w:rPr>
          <w:rFonts w:eastAsia="宋体" w:hint="eastAsia"/>
          <w:szCs w:val="28"/>
        </w:rPr>
        <w:t>包括（</w:t>
      </w:r>
      <w:r w:rsidRPr="00B87AB8">
        <w:rPr>
          <w:rFonts w:eastAsia="宋体" w:hint="eastAsia"/>
          <w:szCs w:val="28"/>
        </w:rPr>
        <w:t>NOT</w:t>
      </w:r>
      <w:r w:rsidRPr="00B87AB8">
        <w:rPr>
          <w:rFonts w:eastAsia="宋体"/>
          <w:szCs w:val="28"/>
        </w:rPr>
        <w:t>）</w:t>
      </w:r>
      <w:r w:rsidRPr="00B87AB8">
        <w:rPr>
          <w:rFonts w:eastAsia="宋体" w:hint="eastAsia"/>
          <w:szCs w:val="28"/>
        </w:rPr>
        <w:t>反相器</w:t>
      </w:r>
      <w:r w:rsidRPr="00B87AB8">
        <w:rPr>
          <w:rFonts w:eastAsia="宋体"/>
          <w:szCs w:val="28"/>
        </w:rPr>
        <w:t>和</w:t>
      </w:r>
      <w:r w:rsidRPr="00B87AB8">
        <w:rPr>
          <w:rFonts w:eastAsia="宋体" w:hint="eastAsia"/>
          <w:szCs w:val="28"/>
        </w:rPr>
        <w:t>（</w:t>
      </w:r>
      <w:r w:rsidRPr="00B87AB8">
        <w:rPr>
          <w:rFonts w:eastAsia="宋体" w:hint="eastAsia"/>
          <w:szCs w:val="28"/>
        </w:rPr>
        <w:t>AND</w:t>
      </w:r>
      <w:r w:rsidRPr="00B87AB8">
        <w:rPr>
          <w:rFonts w:eastAsia="宋体"/>
          <w:szCs w:val="28"/>
        </w:rPr>
        <w:t>）</w:t>
      </w:r>
      <w:r w:rsidRPr="00B87AB8">
        <w:rPr>
          <w:rFonts w:eastAsia="宋体" w:hint="eastAsia"/>
          <w:szCs w:val="28"/>
        </w:rPr>
        <w:t>与逻辑门阵列</w:t>
      </w:r>
      <w:r w:rsidRPr="00B87AB8">
        <w:rPr>
          <w:rFonts w:eastAsia="宋体"/>
          <w:szCs w:val="28"/>
        </w:rPr>
        <w:t>。</w:t>
      </w:r>
      <w:r w:rsidRPr="00B87AB8">
        <w:rPr>
          <w:rFonts w:eastAsia="宋体" w:hint="eastAsia"/>
          <w:szCs w:val="28"/>
        </w:rPr>
        <w:t>输入</w:t>
      </w:r>
      <w:r w:rsidRPr="00B87AB8">
        <w:rPr>
          <w:rFonts w:eastAsia="宋体"/>
          <w:szCs w:val="28"/>
        </w:rPr>
        <w:t>信号分支成一对正反分支的</w:t>
      </w:r>
      <w:r w:rsidRPr="00B87AB8">
        <w:rPr>
          <w:rFonts w:eastAsia="宋体" w:hint="eastAsia"/>
          <w:szCs w:val="28"/>
        </w:rPr>
        <w:t>逻辑</w:t>
      </w:r>
      <w:r w:rsidRPr="00B87AB8">
        <w:rPr>
          <w:rFonts w:eastAsia="宋体"/>
          <w:szCs w:val="28"/>
        </w:rPr>
        <w:t>电路，通过</w:t>
      </w:r>
      <w:r w:rsidRPr="00B87AB8">
        <w:rPr>
          <w:rFonts w:eastAsia="宋体" w:hint="eastAsia"/>
          <w:szCs w:val="28"/>
        </w:rPr>
        <w:t>（</w:t>
      </w:r>
      <w:r w:rsidRPr="00B87AB8">
        <w:rPr>
          <w:rFonts w:eastAsia="宋体" w:hint="eastAsia"/>
          <w:szCs w:val="28"/>
        </w:rPr>
        <w:t>NOT</w:t>
      </w:r>
      <w:r w:rsidRPr="00B87AB8">
        <w:rPr>
          <w:rFonts w:eastAsia="宋体"/>
          <w:szCs w:val="28"/>
        </w:rPr>
        <w:t>）反相器区别正反分支</w:t>
      </w:r>
      <w:r w:rsidRPr="00B87AB8">
        <w:rPr>
          <w:rFonts w:eastAsia="宋体" w:hint="eastAsia"/>
          <w:szCs w:val="28"/>
        </w:rPr>
        <w:t>；</w:t>
      </w:r>
      <w:r w:rsidRPr="00B87AB8">
        <w:rPr>
          <w:rFonts w:eastAsia="宋体"/>
          <w:szCs w:val="28"/>
        </w:rPr>
        <w:t>通过正反分支输出的控制信号</w:t>
      </w:r>
      <w:r w:rsidRPr="00B87AB8">
        <w:rPr>
          <w:rFonts w:eastAsia="宋体" w:hint="eastAsia"/>
          <w:szCs w:val="28"/>
        </w:rPr>
        <w:t>，</w:t>
      </w:r>
      <w:r w:rsidRPr="00B87AB8">
        <w:rPr>
          <w:rFonts w:eastAsia="宋体"/>
          <w:szCs w:val="28"/>
        </w:rPr>
        <w:t>与其他的输入信号</w:t>
      </w:r>
      <w:r w:rsidRPr="00B87AB8">
        <w:rPr>
          <w:rFonts w:eastAsia="宋体" w:hint="eastAsia"/>
          <w:szCs w:val="28"/>
        </w:rPr>
        <w:t>（</w:t>
      </w:r>
      <w:r w:rsidRPr="00B87AB8">
        <w:rPr>
          <w:rFonts w:eastAsia="宋体" w:hint="eastAsia"/>
          <w:szCs w:val="28"/>
        </w:rPr>
        <w:t>AND</w:t>
      </w:r>
      <w:r w:rsidRPr="00B87AB8">
        <w:rPr>
          <w:rFonts w:eastAsia="宋体"/>
          <w:szCs w:val="28"/>
        </w:rPr>
        <w:t>）与操作</w:t>
      </w:r>
      <w:r w:rsidRPr="00B87AB8">
        <w:rPr>
          <w:rFonts w:eastAsia="宋体" w:hint="eastAsia"/>
          <w:szCs w:val="28"/>
        </w:rPr>
        <w:t>控制</w:t>
      </w:r>
      <w:r w:rsidRPr="00B87AB8">
        <w:rPr>
          <w:rFonts w:eastAsia="宋体"/>
          <w:szCs w:val="28"/>
        </w:rPr>
        <w:t>其他输入信号的</w:t>
      </w:r>
      <w:r w:rsidRPr="00B87AB8">
        <w:rPr>
          <w:rFonts w:eastAsia="宋体" w:hint="eastAsia"/>
          <w:szCs w:val="28"/>
        </w:rPr>
        <w:t>开启</w:t>
      </w:r>
      <w:r w:rsidRPr="00B87AB8">
        <w:rPr>
          <w:rFonts w:eastAsia="宋体"/>
          <w:szCs w:val="28"/>
        </w:rPr>
        <w:t>和</w:t>
      </w:r>
      <w:r w:rsidRPr="00B87AB8">
        <w:rPr>
          <w:rFonts w:eastAsia="宋体" w:hint="eastAsia"/>
          <w:szCs w:val="28"/>
        </w:rPr>
        <w:t>关闭</w:t>
      </w:r>
      <w:r w:rsidRPr="00B87AB8">
        <w:rPr>
          <w:rFonts w:eastAsia="宋体"/>
          <w:szCs w:val="28"/>
        </w:rPr>
        <w:t>，达到切换逻辑门电路的处理。</w:t>
      </w:r>
    </w:p>
    <w:p w14:paraId="4A43CF1B" w14:textId="77777777" w:rsidR="00E569F9" w:rsidRPr="00B87AB8" w:rsidRDefault="00E569F9" w:rsidP="00E569F9">
      <w:pPr>
        <w:rPr>
          <w:rFonts w:eastAsia="宋体"/>
          <w:szCs w:val="28"/>
        </w:rPr>
      </w:pPr>
      <w:r w:rsidRPr="00B87AB8">
        <w:rPr>
          <w:rFonts w:eastAsia="宋体" w:hint="eastAsia"/>
          <w:szCs w:val="28"/>
        </w:rPr>
        <w:t>如上所述，根据本发明的</w:t>
      </w:r>
      <w:r w:rsidRPr="00B87AB8">
        <w:rPr>
          <w:rFonts w:eastAsia="宋体" w:hint="eastAsia"/>
          <w:szCs w:val="28"/>
        </w:rPr>
        <w:t>T</w:t>
      </w:r>
      <w:r w:rsidRPr="00B87AB8">
        <w:rPr>
          <w:rFonts w:eastAsia="宋体"/>
          <w:szCs w:val="28"/>
        </w:rPr>
        <w:t>全加法器</w:t>
      </w:r>
      <w:r w:rsidRPr="00B87AB8">
        <w:rPr>
          <w:rFonts w:eastAsia="宋体" w:hint="eastAsia"/>
          <w:szCs w:val="28"/>
        </w:rPr>
        <w:t>201</w:t>
      </w:r>
      <w:r w:rsidRPr="00B87AB8">
        <w:rPr>
          <w:rFonts w:eastAsia="宋体" w:hint="eastAsia"/>
          <w:szCs w:val="28"/>
        </w:rPr>
        <w:t>上</w:t>
      </w:r>
      <w:r w:rsidRPr="00B87AB8">
        <w:rPr>
          <w:rFonts w:eastAsia="宋体"/>
          <w:szCs w:val="28"/>
        </w:rPr>
        <w:t>，</w:t>
      </w:r>
      <w:r w:rsidRPr="00B87AB8">
        <w:rPr>
          <w:rFonts w:eastAsia="宋体" w:hint="eastAsia"/>
          <w:szCs w:val="28"/>
        </w:rPr>
        <w:t>参照</w:t>
      </w:r>
      <w:r w:rsidRPr="00B87AB8">
        <w:rPr>
          <w:rFonts w:eastAsia="宋体"/>
          <w:szCs w:val="28"/>
        </w:rPr>
        <w:t>附图</w:t>
      </w:r>
      <w:r w:rsidRPr="00B87AB8">
        <w:rPr>
          <w:rFonts w:eastAsia="宋体" w:hint="eastAsia"/>
          <w:szCs w:val="28"/>
        </w:rPr>
        <w:t>3</w:t>
      </w:r>
      <w:r w:rsidRPr="00B87AB8">
        <w:rPr>
          <w:rFonts w:eastAsia="宋体" w:hint="eastAsia"/>
          <w:szCs w:val="28"/>
        </w:rPr>
        <w:t>的二进制</w:t>
      </w:r>
      <w:r w:rsidRPr="00B87AB8">
        <w:rPr>
          <w:rFonts w:eastAsia="宋体"/>
          <w:szCs w:val="28"/>
        </w:rPr>
        <w:t>与三进制</w:t>
      </w:r>
      <w:r w:rsidRPr="00B87AB8">
        <w:rPr>
          <w:rFonts w:eastAsia="宋体" w:hint="eastAsia"/>
          <w:szCs w:val="28"/>
        </w:rPr>
        <w:t>切换逻辑</w:t>
      </w:r>
      <w:r w:rsidRPr="00B87AB8">
        <w:rPr>
          <w:rFonts w:eastAsia="宋体"/>
          <w:szCs w:val="28"/>
        </w:rPr>
        <w:t>电路</w:t>
      </w:r>
      <w:r w:rsidRPr="00B87AB8">
        <w:rPr>
          <w:rFonts w:eastAsia="宋体" w:hint="eastAsia"/>
          <w:szCs w:val="28"/>
        </w:rPr>
        <w:t>单元</w:t>
      </w:r>
      <w:r w:rsidRPr="00B87AB8">
        <w:rPr>
          <w:rFonts w:eastAsia="宋体" w:hint="eastAsia"/>
          <w:szCs w:val="28"/>
        </w:rPr>
        <w:t>301</w:t>
      </w:r>
      <w:r w:rsidRPr="00B87AB8">
        <w:rPr>
          <w:rFonts w:eastAsia="宋体" w:hint="eastAsia"/>
          <w:szCs w:val="28"/>
        </w:rPr>
        <w:t>。在控制</w:t>
      </w:r>
      <w:r w:rsidRPr="00B87AB8">
        <w:rPr>
          <w:rFonts w:eastAsia="宋体"/>
          <w:szCs w:val="28"/>
        </w:rPr>
        <w:t>信号输入</w:t>
      </w:r>
      <w:r w:rsidRPr="00B87AB8">
        <w:rPr>
          <w:rFonts w:eastAsia="宋体"/>
          <w:szCs w:val="28"/>
        </w:rPr>
        <w:t>T</w:t>
      </w:r>
      <w:r w:rsidRPr="00B87AB8">
        <w:rPr>
          <w:rFonts w:eastAsia="宋体" w:hint="eastAsia"/>
          <w:szCs w:val="28"/>
        </w:rPr>
        <w:t>被输入</w:t>
      </w:r>
      <w:r w:rsidRPr="00B87AB8">
        <w:rPr>
          <w:rFonts w:eastAsia="宋体"/>
          <w:szCs w:val="28"/>
        </w:rPr>
        <w:t>后，</w:t>
      </w:r>
      <w:r w:rsidRPr="00B87AB8">
        <w:rPr>
          <w:rFonts w:eastAsia="宋体" w:hint="eastAsia"/>
          <w:szCs w:val="28"/>
        </w:rPr>
        <w:t>该信号</w:t>
      </w:r>
      <w:r w:rsidRPr="00B87AB8">
        <w:rPr>
          <w:rFonts w:eastAsia="宋体" w:hint="eastAsia"/>
          <w:szCs w:val="28"/>
        </w:rPr>
        <w:t>T</w:t>
      </w:r>
      <w:r w:rsidRPr="00B87AB8">
        <w:rPr>
          <w:rFonts w:eastAsia="宋体"/>
          <w:szCs w:val="28"/>
        </w:rPr>
        <w:t>分支成一个反相器和</w:t>
      </w:r>
      <w:r w:rsidRPr="00B87AB8">
        <w:rPr>
          <w:rFonts w:eastAsia="宋体" w:hint="eastAsia"/>
          <w:szCs w:val="28"/>
        </w:rPr>
        <w:t>直通</w:t>
      </w:r>
      <w:r w:rsidRPr="00B87AB8">
        <w:rPr>
          <w:rFonts w:eastAsia="宋体"/>
          <w:szCs w:val="28"/>
        </w:rPr>
        <w:t>的电路分支</w:t>
      </w:r>
      <w:r w:rsidRPr="00B87AB8">
        <w:rPr>
          <w:rFonts w:eastAsia="宋体" w:hint="eastAsia"/>
          <w:szCs w:val="28"/>
        </w:rPr>
        <w:t>，然后分别</w:t>
      </w:r>
      <w:r w:rsidRPr="00B87AB8">
        <w:rPr>
          <w:rFonts w:eastAsia="宋体"/>
          <w:szCs w:val="28"/>
        </w:rPr>
        <w:t>跟各自的输入</w:t>
      </w:r>
      <w:r w:rsidRPr="00B87AB8">
        <w:rPr>
          <w:rFonts w:eastAsia="宋体" w:hint="eastAsia"/>
          <w:szCs w:val="28"/>
        </w:rPr>
        <w:t>信号</w:t>
      </w:r>
      <w:r w:rsidRPr="00B87AB8">
        <w:rPr>
          <w:rFonts w:eastAsia="宋体"/>
          <w:szCs w:val="28"/>
        </w:rPr>
        <w:t>组</w:t>
      </w:r>
      <w:r w:rsidRPr="00B87AB8">
        <w:rPr>
          <w:rFonts w:eastAsia="宋体" w:hint="eastAsia"/>
          <w:szCs w:val="28"/>
        </w:rPr>
        <w:t>（</w:t>
      </w:r>
      <w:r w:rsidRPr="00B87AB8">
        <w:rPr>
          <w:rFonts w:eastAsia="宋体" w:hint="eastAsia"/>
          <w:szCs w:val="28"/>
        </w:rPr>
        <w:t>A</w:t>
      </w:r>
      <w:r w:rsidRPr="00B87AB8">
        <w:rPr>
          <w:rFonts w:eastAsia="宋体"/>
          <w:szCs w:val="28"/>
        </w:rPr>
        <w:t>,B,C,a,b,c</w:t>
      </w:r>
      <w:r w:rsidRPr="00B87AB8">
        <w:rPr>
          <w:rFonts w:eastAsia="宋体"/>
          <w:szCs w:val="28"/>
        </w:rPr>
        <w:t>）</w:t>
      </w:r>
      <w:r w:rsidRPr="00B87AB8">
        <w:rPr>
          <w:rFonts w:eastAsia="宋体" w:hint="eastAsia"/>
          <w:szCs w:val="28"/>
        </w:rPr>
        <w:t>进行</w:t>
      </w:r>
      <w:r w:rsidRPr="00B87AB8">
        <w:rPr>
          <w:rFonts w:eastAsia="宋体"/>
          <w:szCs w:val="28"/>
        </w:rPr>
        <w:t>与操作</w:t>
      </w:r>
      <w:r w:rsidRPr="00B87AB8">
        <w:rPr>
          <w:rFonts w:eastAsia="宋体" w:hint="eastAsia"/>
          <w:szCs w:val="28"/>
        </w:rPr>
        <w:t>，从而</w:t>
      </w:r>
      <w:r w:rsidRPr="00B87AB8">
        <w:rPr>
          <w:rFonts w:eastAsia="宋体"/>
          <w:szCs w:val="28"/>
        </w:rPr>
        <w:t>开启和</w:t>
      </w:r>
      <w:r w:rsidRPr="00B87AB8">
        <w:rPr>
          <w:rFonts w:eastAsia="宋体" w:hint="eastAsia"/>
          <w:szCs w:val="28"/>
        </w:rPr>
        <w:t>关闭</w:t>
      </w:r>
      <w:r w:rsidRPr="00B87AB8">
        <w:rPr>
          <w:rFonts w:eastAsia="宋体"/>
          <w:szCs w:val="28"/>
        </w:rPr>
        <w:t>输入信号的不同</w:t>
      </w:r>
      <w:r w:rsidRPr="00B87AB8">
        <w:rPr>
          <w:rFonts w:eastAsia="宋体" w:hint="eastAsia"/>
          <w:szCs w:val="28"/>
        </w:rPr>
        <w:t>流向</w:t>
      </w:r>
      <w:r w:rsidRPr="00B87AB8">
        <w:rPr>
          <w:rFonts w:eastAsia="宋体"/>
          <w:szCs w:val="28"/>
        </w:rPr>
        <w:t>。</w:t>
      </w:r>
      <w:r w:rsidRPr="00B87AB8">
        <w:rPr>
          <w:rFonts w:eastAsia="宋体" w:hint="eastAsia"/>
          <w:szCs w:val="28"/>
        </w:rPr>
        <w:t>当</w:t>
      </w:r>
      <w:r w:rsidRPr="00B87AB8">
        <w:rPr>
          <w:rFonts w:eastAsia="宋体"/>
          <w:szCs w:val="28"/>
        </w:rPr>
        <w:t>T</w:t>
      </w:r>
      <w:r w:rsidRPr="00B87AB8">
        <w:rPr>
          <w:rFonts w:eastAsia="宋体"/>
          <w:szCs w:val="28"/>
        </w:rPr>
        <w:t>控制信号为</w:t>
      </w:r>
      <w:r w:rsidRPr="00B87AB8">
        <w:rPr>
          <w:rFonts w:eastAsia="宋体" w:hint="eastAsia"/>
          <w:szCs w:val="28"/>
        </w:rPr>
        <w:t>0</w:t>
      </w:r>
      <w:r w:rsidRPr="00B87AB8">
        <w:rPr>
          <w:rFonts w:eastAsia="宋体" w:hint="eastAsia"/>
          <w:szCs w:val="28"/>
        </w:rPr>
        <w:t>时</w:t>
      </w:r>
      <w:r w:rsidRPr="00B87AB8">
        <w:rPr>
          <w:rFonts w:eastAsia="宋体"/>
          <w:szCs w:val="28"/>
        </w:rPr>
        <w:t>，反相器</w:t>
      </w:r>
      <w:r w:rsidRPr="00B87AB8">
        <w:rPr>
          <w:rFonts w:eastAsia="宋体" w:hint="eastAsia"/>
          <w:szCs w:val="28"/>
        </w:rPr>
        <w:t>通过</w:t>
      </w:r>
      <w:r w:rsidRPr="00B87AB8">
        <w:rPr>
          <w:rFonts w:eastAsia="宋体"/>
          <w:szCs w:val="28"/>
        </w:rPr>
        <w:t>输入值</w:t>
      </w:r>
      <w:r w:rsidRPr="00B87AB8">
        <w:rPr>
          <w:rFonts w:eastAsia="宋体" w:hint="eastAsia"/>
          <w:szCs w:val="28"/>
        </w:rPr>
        <w:t>0</w:t>
      </w:r>
      <w:r w:rsidRPr="00B87AB8">
        <w:rPr>
          <w:rFonts w:eastAsia="宋体" w:hint="eastAsia"/>
          <w:szCs w:val="28"/>
        </w:rPr>
        <w:t>转换</w:t>
      </w:r>
      <w:r w:rsidRPr="00B87AB8">
        <w:rPr>
          <w:rFonts w:eastAsia="宋体"/>
          <w:szCs w:val="28"/>
        </w:rPr>
        <w:t>为信号值</w:t>
      </w:r>
      <w:r w:rsidRPr="00B87AB8">
        <w:rPr>
          <w:rFonts w:eastAsia="宋体" w:hint="eastAsia"/>
          <w:szCs w:val="28"/>
        </w:rPr>
        <w:t>1</w:t>
      </w:r>
      <w:r w:rsidRPr="00B87AB8">
        <w:rPr>
          <w:rFonts w:eastAsia="宋体" w:hint="eastAsia"/>
          <w:szCs w:val="28"/>
        </w:rPr>
        <w:t>，</w:t>
      </w:r>
      <w:r w:rsidRPr="00B87AB8">
        <w:rPr>
          <w:rFonts w:eastAsia="宋体"/>
          <w:szCs w:val="28"/>
        </w:rPr>
        <w:t>使输入信号值之间</w:t>
      </w:r>
      <w:r w:rsidRPr="00B87AB8">
        <w:rPr>
          <w:rFonts w:eastAsia="宋体" w:hint="eastAsia"/>
          <w:szCs w:val="28"/>
        </w:rPr>
        <w:t>进行与操作。因</w:t>
      </w:r>
      <w:r w:rsidRPr="00B87AB8">
        <w:rPr>
          <w:rFonts w:eastAsia="宋体"/>
          <w:szCs w:val="28"/>
        </w:rPr>
        <w:t>控制信号的值为</w:t>
      </w:r>
      <w:r w:rsidRPr="00B87AB8">
        <w:rPr>
          <w:rFonts w:eastAsia="宋体" w:hint="eastAsia"/>
          <w:szCs w:val="28"/>
        </w:rPr>
        <w:t>1</w:t>
      </w:r>
      <w:r w:rsidRPr="00B87AB8">
        <w:rPr>
          <w:rFonts w:eastAsia="宋体" w:hint="eastAsia"/>
          <w:szCs w:val="28"/>
        </w:rPr>
        <w:t>结果值</w:t>
      </w:r>
      <w:r w:rsidRPr="00B87AB8">
        <w:rPr>
          <w:rFonts w:eastAsia="宋体"/>
          <w:szCs w:val="28"/>
        </w:rPr>
        <w:t>取决于控制信号的输入</w:t>
      </w:r>
      <w:r w:rsidRPr="00B87AB8">
        <w:rPr>
          <w:rFonts w:eastAsia="宋体" w:hint="eastAsia"/>
          <w:szCs w:val="28"/>
        </w:rPr>
        <w:t>信号</w:t>
      </w:r>
      <w:r w:rsidRPr="00B87AB8">
        <w:rPr>
          <w:rFonts w:eastAsia="宋体"/>
          <w:szCs w:val="28"/>
        </w:rPr>
        <w:t>的</w:t>
      </w:r>
      <w:r w:rsidRPr="00B87AB8">
        <w:rPr>
          <w:rFonts w:eastAsia="宋体" w:hint="eastAsia"/>
          <w:szCs w:val="28"/>
        </w:rPr>
        <w:t>1</w:t>
      </w:r>
      <w:r w:rsidRPr="00B87AB8">
        <w:rPr>
          <w:rFonts w:eastAsia="宋体" w:hint="eastAsia"/>
          <w:szCs w:val="28"/>
        </w:rPr>
        <w:t>和</w:t>
      </w:r>
      <w:r w:rsidRPr="00B87AB8">
        <w:rPr>
          <w:rFonts w:eastAsia="宋体" w:hint="eastAsia"/>
          <w:szCs w:val="28"/>
        </w:rPr>
        <w:t>0</w:t>
      </w:r>
      <w:r w:rsidRPr="00B87AB8">
        <w:rPr>
          <w:rFonts w:eastAsia="宋体" w:hint="eastAsia"/>
          <w:szCs w:val="28"/>
        </w:rPr>
        <w:t>的</w:t>
      </w:r>
      <w:r w:rsidRPr="00B87AB8">
        <w:rPr>
          <w:rFonts w:eastAsia="宋体"/>
          <w:szCs w:val="28"/>
        </w:rPr>
        <w:t>状态开启了输入信号</w:t>
      </w:r>
      <w:r w:rsidRPr="00B87AB8">
        <w:rPr>
          <w:rFonts w:eastAsia="宋体" w:hint="eastAsia"/>
          <w:szCs w:val="28"/>
        </w:rPr>
        <w:t>，</w:t>
      </w:r>
      <w:r w:rsidRPr="00B87AB8">
        <w:rPr>
          <w:rFonts w:eastAsia="宋体"/>
          <w:szCs w:val="28"/>
        </w:rPr>
        <w:t>通过电路</w:t>
      </w:r>
      <w:r w:rsidRPr="00B87AB8">
        <w:rPr>
          <w:rFonts w:eastAsia="宋体" w:hint="eastAsia"/>
          <w:szCs w:val="28"/>
        </w:rPr>
        <w:t>输入</w:t>
      </w:r>
      <w:r w:rsidRPr="00B87AB8">
        <w:rPr>
          <w:rFonts w:eastAsia="宋体"/>
          <w:szCs w:val="28"/>
        </w:rPr>
        <w:t>信号分别输入到两个二进制加法器上，</w:t>
      </w:r>
      <w:r w:rsidRPr="00B87AB8">
        <w:rPr>
          <w:rFonts w:eastAsia="宋体" w:hint="eastAsia"/>
          <w:szCs w:val="28"/>
        </w:rPr>
        <w:t>并且</w:t>
      </w:r>
      <w:r w:rsidRPr="00B87AB8">
        <w:rPr>
          <w:rFonts w:eastAsia="宋体"/>
          <w:szCs w:val="28"/>
        </w:rPr>
        <w:t>切换控制电路开启</w:t>
      </w:r>
      <w:r w:rsidRPr="00B87AB8">
        <w:rPr>
          <w:rFonts w:eastAsia="宋体" w:hint="eastAsia"/>
          <w:szCs w:val="28"/>
        </w:rPr>
        <w:t>二进制</w:t>
      </w:r>
      <w:r w:rsidRPr="00B87AB8">
        <w:rPr>
          <w:rFonts w:eastAsia="宋体"/>
          <w:szCs w:val="28"/>
        </w:rPr>
        <w:t>输出的电路，计算处理二进制计算。当</w:t>
      </w:r>
      <w:r w:rsidRPr="00B87AB8">
        <w:rPr>
          <w:rFonts w:eastAsia="宋体" w:hint="eastAsia"/>
          <w:szCs w:val="28"/>
        </w:rPr>
        <w:t>T</w:t>
      </w:r>
      <w:r w:rsidRPr="00B87AB8">
        <w:rPr>
          <w:rFonts w:eastAsia="宋体"/>
          <w:szCs w:val="28"/>
        </w:rPr>
        <w:t>控制信号为</w:t>
      </w:r>
      <w:r w:rsidRPr="00B87AB8">
        <w:rPr>
          <w:rFonts w:eastAsia="宋体" w:hint="eastAsia"/>
          <w:szCs w:val="28"/>
        </w:rPr>
        <w:t>0</w:t>
      </w:r>
      <w:r w:rsidRPr="00B87AB8">
        <w:rPr>
          <w:rFonts w:eastAsia="宋体" w:hint="eastAsia"/>
          <w:szCs w:val="28"/>
        </w:rPr>
        <w:t>时</w:t>
      </w:r>
      <w:r w:rsidRPr="00B87AB8">
        <w:rPr>
          <w:rFonts w:eastAsia="宋体"/>
          <w:szCs w:val="28"/>
        </w:rPr>
        <w:t>，反相器的结果值为</w:t>
      </w:r>
      <w:r w:rsidRPr="00B87AB8">
        <w:rPr>
          <w:rFonts w:eastAsia="宋体" w:hint="eastAsia"/>
          <w:szCs w:val="28"/>
        </w:rPr>
        <w:t>1</w:t>
      </w:r>
      <w:r w:rsidRPr="00B87AB8">
        <w:rPr>
          <w:rFonts w:eastAsia="宋体" w:hint="eastAsia"/>
          <w:szCs w:val="28"/>
        </w:rPr>
        <w:t>，</w:t>
      </w:r>
      <w:r w:rsidRPr="00B87AB8">
        <w:rPr>
          <w:rFonts w:eastAsia="宋体"/>
          <w:szCs w:val="28"/>
        </w:rPr>
        <w:t>屏蔽了</w:t>
      </w:r>
      <w:r w:rsidRPr="00B87AB8">
        <w:rPr>
          <w:rFonts w:eastAsia="宋体" w:hint="eastAsia"/>
          <w:szCs w:val="28"/>
        </w:rPr>
        <w:t>当切换信号</w:t>
      </w:r>
      <w:r w:rsidRPr="00B87AB8">
        <w:rPr>
          <w:rFonts w:eastAsia="宋体" w:hint="eastAsia"/>
          <w:szCs w:val="28"/>
        </w:rPr>
        <w:t>T</w:t>
      </w:r>
      <w:r w:rsidRPr="00B87AB8">
        <w:rPr>
          <w:rFonts w:eastAsia="宋体" w:hint="eastAsia"/>
          <w:szCs w:val="28"/>
        </w:rPr>
        <w:t>为</w:t>
      </w:r>
      <w:r w:rsidRPr="00B87AB8">
        <w:rPr>
          <w:rFonts w:eastAsia="宋体" w:hint="eastAsia"/>
          <w:szCs w:val="28"/>
        </w:rPr>
        <w:t>1</w:t>
      </w:r>
      <w:r w:rsidRPr="00B87AB8">
        <w:rPr>
          <w:rFonts w:eastAsia="宋体" w:hint="eastAsia"/>
          <w:szCs w:val="28"/>
        </w:rPr>
        <w:t>时</w:t>
      </w:r>
      <w:r w:rsidRPr="00B87AB8">
        <w:rPr>
          <w:rFonts w:eastAsia="宋体"/>
          <w:szCs w:val="28"/>
        </w:rPr>
        <w:t>的电路信号处理，</w:t>
      </w:r>
      <w:r w:rsidRPr="00B87AB8">
        <w:rPr>
          <w:rFonts w:eastAsia="宋体" w:hint="eastAsia"/>
          <w:szCs w:val="28"/>
        </w:rPr>
        <w:t>反相后的控制</w:t>
      </w:r>
      <w:r w:rsidRPr="00B87AB8">
        <w:rPr>
          <w:rFonts w:eastAsia="宋体"/>
          <w:szCs w:val="28"/>
        </w:rPr>
        <w:t>信号</w:t>
      </w:r>
      <w:r w:rsidRPr="00B87AB8">
        <w:rPr>
          <w:rFonts w:eastAsia="宋体" w:hint="eastAsia"/>
          <w:szCs w:val="28"/>
        </w:rPr>
        <w:t>1</w:t>
      </w:r>
      <w:r w:rsidRPr="00B87AB8">
        <w:rPr>
          <w:rFonts w:eastAsia="宋体" w:hint="eastAsia"/>
          <w:szCs w:val="28"/>
        </w:rPr>
        <w:t>和</w:t>
      </w:r>
      <w:r w:rsidRPr="00B87AB8">
        <w:rPr>
          <w:rFonts w:eastAsia="宋体"/>
          <w:szCs w:val="28"/>
        </w:rPr>
        <w:t>三进制</w:t>
      </w:r>
      <w:r w:rsidRPr="00B87AB8">
        <w:rPr>
          <w:rFonts w:eastAsia="宋体" w:hint="eastAsia"/>
          <w:szCs w:val="28"/>
        </w:rPr>
        <w:t>输入</w:t>
      </w:r>
      <w:r w:rsidRPr="00B87AB8">
        <w:rPr>
          <w:rFonts w:eastAsia="宋体"/>
          <w:szCs w:val="28"/>
        </w:rPr>
        <w:t>信号</w:t>
      </w:r>
      <w:r w:rsidRPr="00B87AB8">
        <w:rPr>
          <w:rFonts w:eastAsia="宋体" w:hint="eastAsia"/>
          <w:szCs w:val="28"/>
        </w:rPr>
        <w:t>之间</w:t>
      </w:r>
      <w:r w:rsidRPr="00B87AB8">
        <w:rPr>
          <w:rFonts w:eastAsia="宋体"/>
          <w:szCs w:val="28"/>
        </w:rPr>
        <w:t>与</w:t>
      </w:r>
      <w:r w:rsidRPr="00B87AB8">
        <w:rPr>
          <w:rFonts w:eastAsia="宋体" w:hint="eastAsia"/>
          <w:szCs w:val="28"/>
        </w:rPr>
        <w:t>位操作</w:t>
      </w:r>
      <w:r w:rsidRPr="00B87AB8">
        <w:rPr>
          <w:rFonts w:eastAsia="宋体"/>
          <w:szCs w:val="28"/>
        </w:rPr>
        <w:t>，开启三进制输入信息</w:t>
      </w:r>
      <w:r w:rsidRPr="00B87AB8">
        <w:rPr>
          <w:rFonts w:eastAsia="宋体" w:hint="eastAsia"/>
          <w:szCs w:val="28"/>
        </w:rPr>
        <w:t>。通过</w:t>
      </w:r>
      <w:r w:rsidRPr="00B87AB8">
        <w:rPr>
          <w:rFonts w:eastAsia="宋体"/>
          <w:szCs w:val="28"/>
        </w:rPr>
        <w:t>三进制逻辑门电路的处理</w:t>
      </w:r>
      <w:r w:rsidRPr="00B87AB8">
        <w:rPr>
          <w:rFonts w:eastAsia="宋体" w:hint="eastAsia"/>
          <w:szCs w:val="28"/>
        </w:rPr>
        <w:t>，包括</w:t>
      </w:r>
      <w:r w:rsidRPr="00B87AB8">
        <w:rPr>
          <w:rFonts w:eastAsia="宋体"/>
          <w:szCs w:val="28"/>
        </w:rPr>
        <w:t>双二进制加法处理、</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计算、</w:t>
      </w:r>
      <w:r w:rsidRPr="00B87AB8">
        <w:rPr>
          <w:rFonts w:eastAsia="宋体" w:hint="eastAsia"/>
          <w:szCs w:val="28"/>
        </w:rPr>
        <w:t>二</w:t>
      </w:r>
      <w:r w:rsidRPr="00B87AB8">
        <w:rPr>
          <w:rFonts w:eastAsia="宋体"/>
          <w:szCs w:val="28"/>
        </w:rPr>
        <w:t>与三</w:t>
      </w:r>
      <w:r w:rsidRPr="00B87AB8">
        <w:rPr>
          <w:rFonts w:eastAsia="宋体" w:hint="eastAsia"/>
          <w:szCs w:val="28"/>
        </w:rPr>
        <w:t>“比合”进制</w:t>
      </w:r>
      <w:r w:rsidRPr="00B87AB8">
        <w:rPr>
          <w:rFonts w:eastAsia="宋体"/>
          <w:szCs w:val="28"/>
        </w:rPr>
        <w:t>之间的转译</w:t>
      </w:r>
      <w:r w:rsidRPr="00B87AB8">
        <w:rPr>
          <w:rFonts w:eastAsia="宋体" w:hint="eastAsia"/>
          <w:szCs w:val="28"/>
        </w:rPr>
        <w:t>的</w:t>
      </w:r>
      <w:r w:rsidRPr="00B87AB8">
        <w:rPr>
          <w:rFonts w:eastAsia="宋体"/>
          <w:szCs w:val="28"/>
        </w:rPr>
        <w:t>进位值</w:t>
      </w:r>
      <w:r w:rsidRPr="00B87AB8">
        <w:rPr>
          <w:rFonts w:eastAsia="宋体" w:hint="eastAsia"/>
          <w:szCs w:val="28"/>
        </w:rPr>
        <w:t>(G/g</w:t>
      </w:r>
      <w:r w:rsidRPr="00B87AB8">
        <w:rPr>
          <w:rFonts w:eastAsia="宋体"/>
          <w:szCs w:val="28"/>
        </w:rPr>
        <w:t>)</w:t>
      </w:r>
      <w:r w:rsidRPr="00B87AB8">
        <w:rPr>
          <w:rFonts w:eastAsia="宋体"/>
          <w:szCs w:val="28"/>
        </w:rPr>
        <w:t>和</w:t>
      </w:r>
      <w:r w:rsidRPr="00B87AB8">
        <w:rPr>
          <w:rFonts w:eastAsia="宋体" w:hint="eastAsia"/>
          <w:szCs w:val="28"/>
        </w:rPr>
        <w:t>累加</w:t>
      </w:r>
      <w:r w:rsidRPr="00B87AB8">
        <w:rPr>
          <w:rFonts w:eastAsia="宋体"/>
          <w:szCs w:val="28"/>
        </w:rPr>
        <w:t>值</w:t>
      </w:r>
      <w:r w:rsidRPr="00B87AB8">
        <w:rPr>
          <w:rFonts w:eastAsia="宋体" w:hint="eastAsia"/>
          <w:szCs w:val="28"/>
        </w:rPr>
        <w:t>(S/s</w:t>
      </w:r>
      <w:r w:rsidRPr="00B87AB8">
        <w:rPr>
          <w:rFonts w:eastAsia="宋体"/>
          <w:szCs w:val="28"/>
        </w:rPr>
        <w:t>)</w:t>
      </w:r>
      <w:r w:rsidRPr="00B87AB8">
        <w:rPr>
          <w:rFonts w:eastAsia="宋体" w:hint="eastAsia"/>
          <w:szCs w:val="28"/>
        </w:rPr>
        <w:t>计算</w:t>
      </w:r>
      <w:r w:rsidRPr="00B87AB8">
        <w:rPr>
          <w:rFonts w:eastAsia="宋体"/>
          <w:szCs w:val="28"/>
        </w:rPr>
        <w:t>处理结果</w:t>
      </w:r>
      <w:r w:rsidRPr="00B87AB8">
        <w:rPr>
          <w:rFonts w:eastAsia="宋体" w:hint="eastAsia"/>
          <w:szCs w:val="28"/>
        </w:rPr>
        <w:t>输出，</w:t>
      </w:r>
      <w:r w:rsidRPr="00B87AB8">
        <w:rPr>
          <w:rFonts w:eastAsia="宋体"/>
          <w:szCs w:val="28"/>
        </w:rPr>
        <w:t>再次控制信号</w:t>
      </w:r>
      <w:r w:rsidRPr="00B87AB8">
        <w:rPr>
          <w:rFonts w:eastAsia="宋体" w:hint="eastAsia"/>
          <w:szCs w:val="28"/>
        </w:rPr>
        <w:t>跟</w:t>
      </w:r>
      <w:r w:rsidRPr="00B87AB8">
        <w:rPr>
          <w:rFonts w:eastAsia="宋体"/>
          <w:szCs w:val="28"/>
        </w:rPr>
        <w:t>二进制的逻辑电路的输出结果信号屏蔽和开</w:t>
      </w:r>
      <w:r w:rsidRPr="00B87AB8">
        <w:rPr>
          <w:rFonts w:eastAsia="宋体"/>
          <w:szCs w:val="28"/>
        </w:rPr>
        <w:lastRenderedPageBreak/>
        <w:t>启三进制</w:t>
      </w:r>
      <w:r w:rsidRPr="00B87AB8">
        <w:rPr>
          <w:rFonts w:eastAsia="宋体" w:hint="eastAsia"/>
          <w:szCs w:val="28"/>
        </w:rPr>
        <w:t>计算</w:t>
      </w:r>
      <w:r w:rsidRPr="00B87AB8">
        <w:rPr>
          <w:rFonts w:eastAsia="宋体"/>
          <w:szCs w:val="28"/>
        </w:rPr>
        <w:t>处理结果值</w:t>
      </w:r>
      <w:r w:rsidRPr="00B87AB8">
        <w:rPr>
          <w:rFonts w:eastAsia="宋体" w:hint="eastAsia"/>
          <w:szCs w:val="28"/>
        </w:rPr>
        <w:t>的</w:t>
      </w:r>
      <w:r w:rsidRPr="00B87AB8">
        <w:rPr>
          <w:rFonts w:eastAsia="宋体"/>
          <w:szCs w:val="28"/>
        </w:rPr>
        <w:t>信息输出。</w:t>
      </w:r>
    </w:p>
    <w:p w14:paraId="266D1E6B" w14:textId="77777777" w:rsidR="00E569F9" w:rsidRPr="00B87AB8" w:rsidRDefault="00E569F9" w:rsidP="00E569F9">
      <w:pPr>
        <w:rPr>
          <w:rFonts w:eastAsia="宋体"/>
          <w:szCs w:val="28"/>
        </w:rPr>
      </w:pPr>
      <w:r w:rsidRPr="00B87AB8">
        <w:rPr>
          <w:rFonts w:eastAsia="宋体" w:hint="eastAsia"/>
          <w:szCs w:val="28"/>
        </w:rPr>
        <w:t>参照回到图</w:t>
      </w:r>
      <w:r w:rsidRPr="00B87AB8">
        <w:rPr>
          <w:rFonts w:eastAsia="宋体" w:hint="eastAsia"/>
          <w:szCs w:val="28"/>
        </w:rPr>
        <w:t>2</w:t>
      </w:r>
      <w:r w:rsidRPr="00B87AB8">
        <w:rPr>
          <w:rFonts w:eastAsia="宋体" w:hint="eastAsia"/>
          <w:szCs w:val="28"/>
        </w:rPr>
        <w:t>，根据本发明的</w:t>
      </w:r>
      <w:r w:rsidRPr="00B87AB8">
        <w:rPr>
          <w:rFonts w:eastAsia="宋体"/>
          <w:szCs w:val="28"/>
        </w:rPr>
        <w:t>T</w:t>
      </w:r>
      <w:r w:rsidRPr="00B87AB8">
        <w:rPr>
          <w:rFonts w:eastAsia="宋体" w:hint="eastAsia"/>
          <w:szCs w:val="28"/>
        </w:rPr>
        <w:t>全</w:t>
      </w:r>
      <w:r w:rsidRPr="00B87AB8">
        <w:rPr>
          <w:rFonts w:eastAsia="宋体"/>
          <w:szCs w:val="28"/>
        </w:rPr>
        <w:t>加法</w:t>
      </w:r>
      <w:r w:rsidRPr="00B87AB8">
        <w:rPr>
          <w:rFonts w:eastAsia="宋体" w:hint="eastAsia"/>
          <w:szCs w:val="28"/>
        </w:rPr>
        <w:t>器</w:t>
      </w:r>
      <w:r w:rsidRPr="00B87AB8">
        <w:rPr>
          <w:rFonts w:eastAsia="宋体" w:hint="eastAsia"/>
          <w:szCs w:val="28"/>
        </w:rPr>
        <w:t>201</w:t>
      </w:r>
      <w:r w:rsidRPr="00B87AB8">
        <w:rPr>
          <w:rFonts w:eastAsia="宋体" w:hint="eastAsia"/>
          <w:szCs w:val="28"/>
        </w:rPr>
        <w:t>（以下</w:t>
      </w:r>
      <w:r w:rsidRPr="00B87AB8">
        <w:rPr>
          <w:rFonts w:eastAsia="宋体"/>
          <w:szCs w:val="28"/>
        </w:rPr>
        <w:t>，</w:t>
      </w:r>
      <w:r w:rsidRPr="00B87AB8">
        <w:rPr>
          <w:rFonts w:eastAsia="宋体"/>
          <w:szCs w:val="28"/>
        </w:rPr>
        <w:t>T</w:t>
      </w:r>
      <w:r w:rsidRPr="00B87AB8">
        <w:rPr>
          <w:rFonts w:eastAsia="宋体"/>
          <w:szCs w:val="28"/>
        </w:rPr>
        <w:t>全加</w:t>
      </w:r>
      <w:r w:rsidRPr="00B87AB8">
        <w:rPr>
          <w:rFonts w:eastAsia="宋体" w:hint="eastAsia"/>
          <w:szCs w:val="28"/>
        </w:rPr>
        <w:t>法</w:t>
      </w:r>
      <w:r w:rsidRPr="00B87AB8">
        <w:rPr>
          <w:rFonts w:eastAsia="宋体"/>
          <w:szCs w:val="28"/>
        </w:rPr>
        <w:t>器</w:t>
      </w:r>
      <w:r w:rsidRPr="00B87AB8">
        <w:rPr>
          <w:rFonts w:eastAsia="宋体" w:hint="eastAsia"/>
          <w:szCs w:val="28"/>
        </w:rPr>
        <w:t>来</w:t>
      </w:r>
      <w:r w:rsidRPr="00B87AB8">
        <w:rPr>
          <w:rFonts w:eastAsia="宋体"/>
          <w:szCs w:val="28"/>
        </w:rPr>
        <w:t>表示）</w:t>
      </w:r>
      <w:r w:rsidRPr="00B87AB8">
        <w:rPr>
          <w:rFonts w:eastAsia="宋体" w:hint="eastAsia"/>
          <w:szCs w:val="28"/>
        </w:rPr>
        <w:t>可以将</w:t>
      </w:r>
      <w:r w:rsidRPr="00B87AB8">
        <w:rPr>
          <w:rFonts w:eastAsia="宋体" w:hint="eastAsia"/>
          <w:szCs w:val="28"/>
        </w:rPr>
        <w:t>8</w:t>
      </w:r>
      <w:r w:rsidRPr="00B87AB8">
        <w:rPr>
          <w:rFonts w:eastAsia="宋体" w:hint="eastAsia"/>
          <w:szCs w:val="28"/>
        </w:rPr>
        <w:t>个</w:t>
      </w:r>
      <w:r w:rsidRPr="00B87AB8">
        <w:rPr>
          <w:rFonts w:eastAsia="宋体" w:hint="eastAsia"/>
          <w:szCs w:val="28"/>
        </w:rPr>
        <w:t>T</w:t>
      </w:r>
      <w:r w:rsidRPr="00B87AB8">
        <w:rPr>
          <w:rFonts w:eastAsia="宋体" w:hint="eastAsia"/>
          <w:szCs w:val="28"/>
        </w:rPr>
        <w:t>全加法器单元</w:t>
      </w:r>
      <w:r w:rsidRPr="00B87AB8">
        <w:rPr>
          <w:rFonts w:eastAsia="宋体"/>
          <w:szCs w:val="28"/>
        </w:rPr>
        <w:t>连接，每个</w:t>
      </w:r>
      <w:r w:rsidRPr="00B87AB8">
        <w:rPr>
          <w:rFonts w:eastAsia="宋体"/>
          <w:szCs w:val="28"/>
        </w:rPr>
        <w:t>T</w:t>
      </w:r>
      <w:r w:rsidRPr="00B87AB8">
        <w:rPr>
          <w:rFonts w:eastAsia="宋体"/>
          <w:szCs w:val="28"/>
        </w:rPr>
        <w:t>全加</w:t>
      </w:r>
      <w:r w:rsidRPr="00B87AB8">
        <w:rPr>
          <w:rFonts w:eastAsia="宋体" w:hint="eastAsia"/>
          <w:szCs w:val="28"/>
        </w:rPr>
        <w:t>法</w:t>
      </w:r>
      <w:r w:rsidRPr="00B87AB8">
        <w:rPr>
          <w:rFonts w:eastAsia="宋体"/>
          <w:szCs w:val="28"/>
        </w:rPr>
        <w:t>器</w:t>
      </w:r>
      <w:r w:rsidRPr="00B87AB8">
        <w:rPr>
          <w:rFonts w:eastAsia="宋体" w:hint="eastAsia"/>
          <w:szCs w:val="28"/>
        </w:rPr>
        <w:t>单元</w:t>
      </w:r>
      <w:r w:rsidRPr="00B87AB8">
        <w:rPr>
          <w:rFonts w:eastAsia="宋体"/>
          <w:szCs w:val="28"/>
        </w:rPr>
        <w:t>的进位输出都</w:t>
      </w:r>
      <w:r w:rsidRPr="00B87AB8">
        <w:rPr>
          <w:rFonts w:eastAsia="宋体" w:hint="eastAsia"/>
          <w:szCs w:val="28"/>
        </w:rPr>
        <w:t>作为下</w:t>
      </w:r>
      <w:r w:rsidRPr="00B87AB8">
        <w:rPr>
          <w:rFonts w:eastAsia="宋体"/>
          <w:szCs w:val="28"/>
        </w:rPr>
        <w:t>一个</w:t>
      </w:r>
      <w:r w:rsidRPr="00B87AB8">
        <w:rPr>
          <w:rFonts w:eastAsia="宋体" w:hint="eastAsia"/>
          <w:szCs w:val="28"/>
        </w:rPr>
        <w:t>T</w:t>
      </w:r>
      <w:r w:rsidRPr="00B87AB8">
        <w:rPr>
          <w:rFonts w:eastAsia="宋体"/>
          <w:szCs w:val="28"/>
        </w:rPr>
        <w:t>全加</w:t>
      </w:r>
      <w:r w:rsidRPr="00B87AB8">
        <w:rPr>
          <w:rFonts w:eastAsia="宋体" w:hint="eastAsia"/>
          <w:szCs w:val="28"/>
        </w:rPr>
        <w:t>法</w:t>
      </w:r>
      <w:r w:rsidRPr="00B87AB8">
        <w:rPr>
          <w:rFonts w:eastAsia="宋体"/>
          <w:szCs w:val="28"/>
        </w:rPr>
        <w:t>器</w:t>
      </w:r>
      <w:r w:rsidRPr="00B87AB8">
        <w:rPr>
          <w:rFonts w:eastAsia="宋体" w:hint="eastAsia"/>
          <w:szCs w:val="28"/>
        </w:rPr>
        <w:t>单元</w:t>
      </w:r>
      <w:r w:rsidRPr="00B87AB8">
        <w:rPr>
          <w:rFonts w:eastAsia="宋体"/>
          <w:szCs w:val="28"/>
        </w:rPr>
        <w:t>的进位输入</w:t>
      </w:r>
      <w:r w:rsidRPr="00B87AB8">
        <w:rPr>
          <w:rFonts w:eastAsia="宋体" w:hint="eastAsia"/>
          <w:szCs w:val="28"/>
        </w:rPr>
        <w:t>，这样</w:t>
      </w:r>
      <w:r w:rsidRPr="00B87AB8">
        <w:rPr>
          <w:rFonts w:eastAsia="宋体"/>
          <w:szCs w:val="28"/>
        </w:rPr>
        <w:t>就构成一个</w:t>
      </w:r>
      <w:r w:rsidRPr="00B87AB8">
        <w:rPr>
          <w:rFonts w:eastAsia="宋体" w:hint="eastAsia"/>
          <w:szCs w:val="28"/>
        </w:rPr>
        <w:t>8</w:t>
      </w:r>
      <w:r w:rsidRPr="00B87AB8">
        <w:rPr>
          <w:rFonts w:eastAsia="宋体" w:hint="eastAsia"/>
          <w:szCs w:val="28"/>
        </w:rPr>
        <w:t>位的</w:t>
      </w:r>
      <w:r w:rsidRPr="00B87AB8">
        <w:rPr>
          <w:rFonts w:eastAsia="宋体"/>
          <w:szCs w:val="28"/>
        </w:rPr>
        <w:t>T</w:t>
      </w:r>
      <w:r w:rsidRPr="00B87AB8">
        <w:rPr>
          <w:rFonts w:eastAsia="宋体"/>
          <w:szCs w:val="28"/>
        </w:rPr>
        <w:t>全加</w:t>
      </w:r>
      <w:r w:rsidRPr="00B87AB8">
        <w:rPr>
          <w:rFonts w:eastAsia="宋体" w:hint="eastAsia"/>
          <w:szCs w:val="28"/>
        </w:rPr>
        <w:t>法</w:t>
      </w:r>
      <w:r w:rsidRPr="00B87AB8">
        <w:rPr>
          <w:rFonts w:eastAsia="宋体"/>
          <w:szCs w:val="28"/>
        </w:rPr>
        <w:t>器</w:t>
      </w:r>
      <w:r w:rsidRPr="00B87AB8">
        <w:rPr>
          <w:rFonts w:eastAsia="宋体" w:hint="eastAsia"/>
          <w:szCs w:val="28"/>
        </w:rPr>
        <w:t>，并且还</w:t>
      </w:r>
      <w:r w:rsidRPr="00B87AB8">
        <w:rPr>
          <w:rFonts w:eastAsia="宋体"/>
          <w:szCs w:val="28"/>
        </w:rPr>
        <w:t>通过</w:t>
      </w:r>
      <w:r w:rsidRPr="00B87AB8">
        <w:rPr>
          <w:rFonts w:eastAsia="宋体"/>
          <w:szCs w:val="28"/>
        </w:rPr>
        <w:t>T</w:t>
      </w:r>
      <w:r w:rsidRPr="00B87AB8">
        <w:rPr>
          <w:rFonts w:eastAsia="宋体"/>
          <w:szCs w:val="28"/>
        </w:rPr>
        <w:t>全加</w:t>
      </w:r>
      <w:r w:rsidRPr="00B87AB8">
        <w:rPr>
          <w:rFonts w:eastAsia="宋体" w:hint="eastAsia"/>
          <w:szCs w:val="28"/>
        </w:rPr>
        <w:t>法</w:t>
      </w:r>
      <w:r w:rsidRPr="00B87AB8">
        <w:rPr>
          <w:rFonts w:eastAsia="宋体"/>
          <w:szCs w:val="28"/>
        </w:rPr>
        <w:t>器的</w:t>
      </w:r>
      <w:r w:rsidRPr="00B87AB8">
        <w:rPr>
          <w:rFonts w:eastAsia="宋体"/>
          <w:szCs w:val="28"/>
        </w:rPr>
        <w:t>T</w:t>
      </w:r>
      <w:r w:rsidRPr="00B87AB8">
        <w:rPr>
          <w:rFonts w:eastAsia="宋体"/>
          <w:szCs w:val="28"/>
        </w:rPr>
        <w:t>控制信号切换各</w:t>
      </w:r>
      <w:r w:rsidRPr="00B87AB8">
        <w:rPr>
          <w:rFonts w:eastAsia="宋体"/>
          <w:szCs w:val="28"/>
        </w:rPr>
        <w:t>T</w:t>
      </w:r>
      <w:r w:rsidRPr="00B87AB8">
        <w:rPr>
          <w:rFonts w:eastAsia="宋体"/>
          <w:szCs w:val="28"/>
        </w:rPr>
        <w:t>全加法器的计算处理模式</w:t>
      </w:r>
      <w:r w:rsidRPr="00B87AB8">
        <w:rPr>
          <w:rFonts w:eastAsia="宋体" w:hint="eastAsia"/>
          <w:szCs w:val="28"/>
        </w:rPr>
        <w:t>。应</w:t>
      </w:r>
      <w:r w:rsidRPr="00B87AB8">
        <w:rPr>
          <w:rFonts w:eastAsia="宋体"/>
          <w:szCs w:val="28"/>
        </w:rPr>
        <w:t>理解</w:t>
      </w:r>
      <w:r w:rsidRPr="00B87AB8">
        <w:rPr>
          <w:rFonts w:eastAsia="宋体" w:hint="eastAsia"/>
          <w:szCs w:val="28"/>
        </w:rPr>
        <w:t>，</w:t>
      </w:r>
      <w:r w:rsidRPr="00B87AB8">
        <w:rPr>
          <w:rFonts w:eastAsia="宋体"/>
          <w:szCs w:val="28"/>
        </w:rPr>
        <w:t>T</w:t>
      </w:r>
      <w:r w:rsidRPr="00B87AB8">
        <w:rPr>
          <w:rFonts w:eastAsia="宋体"/>
          <w:szCs w:val="28"/>
        </w:rPr>
        <w:t>全加</w:t>
      </w:r>
      <w:r w:rsidRPr="00B87AB8">
        <w:rPr>
          <w:rFonts w:eastAsia="宋体" w:hint="eastAsia"/>
          <w:szCs w:val="28"/>
        </w:rPr>
        <w:t>法</w:t>
      </w:r>
      <w:r w:rsidRPr="00B87AB8">
        <w:rPr>
          <w:rFonts w:eastAsia="宋体"/>
          <w:szCs w:val="28"/>
        </w:rPr>
        <w:t>器的串联个数不局限于</w:t>
      </w:r>
      <w:r w:rsidRPr="00B87AB8">
        <w:rPr>
          <w:rFonts w:eastAsia="宋体" w:hint="eastAsia"/>
          <w:szCs w:val="28"/>
        </w:rPr>
        <w:t>8</w:t>
      </w:r>
      <w:r w:rsidRPr="00B87AB8">
        <w:rPr>
          <w:rFonts w:eastAsia="宋体" w:hint="eastAsia"/>
          <w:szCs w:val="28"/>
        </w:rPr>
        <w:t>位</w:t>
      </w:r>
      <w:r w:rsidRPr="00B87AB8">
        <w:rPr>
          <w:rFonts w:eastAsia="宋体"/>
          <w:szCs w:val="28"/>
        </w:rPr>
        <w:t>，可以</w:t>
      </w:r>
      <w:r w:rsidRPr="00B87AB8">
        <w:rPr>
          <w:rFonts w:eastAsia="宋体" w:hint="eastAsia"/>
          <w:szCs w:val="28"/>
        </w:rPr>
        <w:t>是</w:t>
      </w:r>
      <w:r w:rsidRPr="00B87AB8">
        <w:rPr>
          <w:rFonts w:eastAsia="宋体"/>
          <w:szCs w:val="28"/>
        </w:rPr>
        <w:t>不同位的</w:t>
      </w:r>
      <w:r w:rsidRPr="00B87AB8">
        <w:rPr>
          <w:rFonts w:eastAsia="宋体"/>
          <w:szCs w:val="28"/>
        </w:rPr>
        <w:t>T</w:t>
      </w:r>
      <w:r w:rsidRPr="00B87AB8">
        <w:rPr>
          <w:rFonts w:eastAsia="宋体"/>
          <w:szCs w:val="28"/>
        </w:rPr>
        <w:t>全加法器。</w:t>
      </w:r>
    </w:p>
    <w:p w14:paraId="4334C005" w14:textId="77777777" w:rsidR="00E569F9" w:rsidRPr="00B87AB8" w:rsidRDefault="00E569F9" w:rsidP="00E569F9">
      <w:pPr>
        <w:rPr>
          <w:rFonts w:eastAsia="宋体"/>
          <w:szCs w:val="28"/>
        </w:rPr>
      </w:pPr>
      <w:r w:rsidRPr="00B87AB8">
        <w:rPr>
          <w:rFonts w:eastAsia="宋体" w:hint="eastAsia"/>
          <w:szCs w:val="28"/>
        </w:rPr>
        <w:t>综上所述</w:t>
      </w:r>
      <w:r w:rsidRPr="00B87AB8">
        <w:rPr>
          <w:rFonts w:eastAsia="宋体"/>
          <w:szCs w:val="28"/>
        </w:rPr>
        <w:t>，</w:t>
      </w:r>
      <w:r w:rsidRPr="00B87AB8">
        <w:rPr>
          <w:rFonts w:eastAsia="宋体" w:hint="eastAsia"/>
          <w:szCs w:val="28"/>
        </w:rPr>
        <w:t>根据本发明的切换</w:t>
      </w:r>
      <w:r w:rsidRPr="00B87AB8">
        <w:rPr>
          <w:rFonts w:eastAsia="宋体"/>
          <w:szCs w:val="28"/>
        </w:rPr>
        <w:t>控制逻辑电路</w:t>
      </w:r>
      <w:r w:rsidRPr="00B87AB8">
        <w:rPr>
          <w:rFonts w:eastAsia="宋体" w:hint="eastAsia"/>
          <w:szCs w:val="28"/>
        </w:rPr>
        <w:t>205</w:t>
      </w:r>
      <w:r w:rsidRPr="00B87AB8">
        <w:rPr>
          <w:rFonts w:eastAsia="宋体" w:hint="eastAsia"/>
          <w:szCs w:val="28"/>
        </w:rPr>
        <w:t>将控制信号</w:t>
      </w:r>
      <w:r w:rsidRPr="00B87AB8">
        <w:rPr>
          <w:rFonts w:eastAsia="宋体" w:hint="eastAsia"/>
          <w:szCs w:val="28"/>
        </w:rPr>
        <w:t>T</w:t>
      </w:r>
      <w:r w:rsidRPr="00B87AB8">
        <w:rPr>
          <w:rFonts w:eastAsia="宋体"/>
          <w:szCs w:val="28"/>
        </w:rPr>
        <w:t>通过反相器的分支电路</w:t>
      </w:r>
      <w:r w:rsidRPr="00B87AB8">
        <w:rPr>
          <w:rFonts w:eastAsia="宋体" w:hint="eastAsia"/>
          <w:szCs w:val="28"/>
        </w:rPr>
        <w:t>后</w:t>
      </w:r>
      <w:r w:rsidRPr="00B87AB8">
        <w:rPr>
          <w:rFonts w:eastAsia="宋体"/>
          <w:szCs w:val="28"/>
        </w:rPr>
        <w:t>，</w:t>
      </w:r>
      <w:r w:rsidRPr="00B87AB8">
        <w:rPr>
          <w:rFonts w:eastAsia="宋体" w:hint="eastAsia"/>
          <w:szCs w:val="28"/>
        </w:rPr>
        <w:t>和</w:t>
      </w:r>
      <w:r w:rsidRPr="00B87AB8">
        <w:rPr>
          <w:rFonts w:eastAsia="宋体"/>
          <w:szCs w:val="28"/>
        </w:rPr>
        <w:t>输入</w:t>
      </w:r>
      <w:r w:rsidRPr="00B87AB8">
        <w:rPr>
          <w:rFonts w:eastAsia="宋体" w:hint="eastAsia"/>
          <w:szCs w:val="28"/>
        </w:rPr>
        <w:t>输出</w:t>
      </w:r>
      <w:r w:rsidRPr="00B87AB8">
        <w:rPr>
          <w:rFonts w:eastAsia="宋体"/>
          <w:szCs w:val="28"/>
        </w:rPr>
        <w:t>信息之间</w:t>
      </w:r>
      <w:r w:rsidRPr="00B87AB8">
        <w:rPr>
          <w:rFonts w:eastAsia="宋体" w:hint="eastAsia"/>
          <w:szCs w:val="28"/>
        </w:rPr>
        <w:t>进行</w:t>
      </w:r>
      <w:r w:rsidRPr="00B87AB8">
        <w:rPr>
          <w:rFonts w:eastAsia="宋体"/>
          <w:szCs w:val="28"/>
        </w:rPr>
        <w:t>与位操作</w:t>
      </w:r>
      <w:r w:rsidRPr="00B87AB8">
        <w:rPr>
          <w:rFonts w:eastAsia="宋体" w:hint="eastAsia"/>
          <w:szCs w:val="28"/>
        </w:rPr>
        <w:t>来开启和屏蔽输入输出</w:t>
      </w:r>
      <w:r w:rsidRPr="00B87AB8">
        <w:rPr>
          <w:rFonts w:eastAsia="宋体"/>
          <w:szCs w:val="28"/>
        </w:rPr>
        <w:t>信息，</w:t>
      </w:r>
      <w:r w:rsidRPr="00B87AB8">
        <w:rPr>
          <w:rFonts w:eastAsia="宋体" w:hint="eastAsia"/>
          <w:szCs w:val="28"/>
        </w:rPr>
        <w:t>从而实现二进制</w:t>
      </w:r>
      <w:r w:rsidRPr="00B87AB8">
        <w:rPr>
          <w:rFonts w:eastAsia="宋体"/>
          <w:szCs w:val="28"/>
        </w:rPr>
        <w:t>和三进制的相互切换计算处理</w:t>
      </w:r>
      <w:r w:rsidRPr="00B87AB8">
        <w:rPr>
          <w:rFonts w:eastAsia="宋体" w:hint="eastAsia"/>
          <w:szCs w:val="28"/>
        </w:rPr>
        <w:t>。</w:t>
      </w:r>
      <w:r w:rsidRPr="00B87AB8">
        <w:rPr>
          <w:rFonts w:eastAsia="宋体"/>
          <w:szCs w:val="28"/>
        </w:rPr>
        <w:t>详细的控制过程，参照</w:t>
      </w:r>
      <w:r w:rsidRPr="00B87AB8">
        <w:rPr>
          <w:rFonts w:eastAsia="宋体" w:hint="eastAsia"/>
          <w:szCs w:val="28"/>
        </w:rPr>
        <w:t>如下</w:t>
      </w:r>
      <w:r w:rsidRPr="00B87AB8">
        <w:rPr>
          <w:rFonts w:eastAsia="宋体"/>
          <w:szCs w:val="28"/>
        </w:rPr>
        <w:t>表</w:t>
      </w:r>
      <w:r w:rsidR="00FF68D9" w:rsidRPr="00B87AB8">
        <w:rPr>
          <w:rFonts w:eastAsia="宋体" w:hint="eastAsia"/>
          <w:szCs w:val="28"/>
        </w:rPr>
        <w:t>18</w:t>
      </w:r>
      <w:r w:rsidRPr="00B87AB8">
        <w:rPr>
          <w:rFonts w:eastAsia="宋体"/>
          <w:szCs w:val="28"/>
        </w:rPr>
        <w:t>的信息变化。</w:t>
      </w:r>
    </w:p>
    <w:p w14:paraId="59B74ECA" w14:textId="77777777" w:rsidR="00E569F9" w:rsidRPr="00B87AB8" w:rsidRDefault="00E569F9" w:rsidP="00E569F9">
      <w:pPr>
        <w:rPr>
          <w:rFonts w:eastAsia="宋体"/>
          <w:szCs w:val="28"/>
        </w:rPr>
      </w:pPr>
      <w:r w:rsidRPr="00B87AB8">
        <w:rPr>
          <w:rFonts w:eastAsia="宋体" w:hint="eastAsia"/>
          <w:szCs w:val="28"/>
        </w:rPr>
        <w:t>表</w:t>
      </w:r>
      <w:r w:rsidR="00FF68D9" w:rsidRPr="00B87AB8">
        <w:rPr>
          <w:rFonts w:eastAsia="宋体" w:hint="eastAsia"/>
          <w:szCs w:val="28"/>
        </w:rPr>
        <w:t>18</w:t>
      </w:r>
      <w:r w:rsidRPr="00B87AB8">
        <w:rPr>
          <w:rFonts w:eastAsia="宋体"/>
          <w:szCs w:val="28"/>
        </w:rPr>
        <w:t>：</w:t>
      </w:r>
      <w:r w:rsidRPr="00B87AB8">
        <w:rPr>
          <w:rFonts w:eastAsia="宋体" w:hint="eastAsia"/>
          <w:szCs w:val="28"/>
        </w:rPr>
        <w:t>切换</w:t>
      </w:r>
      <w:r w:rsidRPr="00B87AB8">
        <w:rPr>
          <w:rFonts w:eastAsia="宋体"/>
          <w:szCs w:val="28"/>
        </w:rPr>
        <w:t>不同进制的切换控制电路</w:t>
      </w:r>
      <w:r w:rsidRPr="00B87AB8">
        <w:rPr>
          <w:rFonts w:eastAsia="宋体" w:hint="eastAsia"/>
          <w:szCs w:val="28"/>
        </w:rPr>
        <w:t>的</w:t>
      </w:r>
      <w:r w:rsidRPr="00B87AB8">
        <w:rPr>
          <w:rFonts w:eastAsia="宋体"/>
          <w:szCs w:val="28"/>
        </w:rPr>
        <w:t>真值表</w:t>
      </w:r>
    </w:p>
    <w:tbl>
      <w:tblPr>
        <w:tblW w:w="0" w:type="auto"/>
        <w:tblInd w:w="108" w:type="dxa"/>
        <w:tblLook w:val="04A0" w:firstRow="1" w:lastRow="0" w:firstColumn="1" w:lastColumn="0" w:noHBand="0" w:noVBand="1"/>
      </w:tblPr>
      <w:tblGrid>
        <w:gridCol w:w="1261"/>
        <w:gridCol w:w="222"/>
        <w:gridCol w:w="1163"/>
        <w:gridCol w:w="1756"/>
        <w:gridCol w:w="1096"/>
        <w:gridCol w:w="1996"/>
        <w:gridCol w:w="1536"/>
      </w:tblGrid>
      <w:tr w:rsidR="00E569F9" w:rsidRPr="00B87AB8" w14:paraId="44C9BE65" w14:textId="77777777" w:rsidTr="005C6556">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68568674"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hint="eastAsia"/>
                <w:kern w:val="0"/>
                <w:sz w:val="22"/>
                <w:szCs w:val="22"/>
              </w:rPr>
              <w:t>T控制信</w:t>
            </w:r>
            <w:r w:rsidRPr="00B87AB8">
              <w:rPr>
                <w:rFonts w:ascii="宋体" w:eastAsia="宋体" w:hAnsi="宋体" w:cs="宋体"/>
                <w:kern w:val="0"/>
                <w:sz w:val="22"/>
                <w:szCs w:val="22"/>
              </w:rPr>
              <w:t>号</w:t>
            </w:r>
          </w:p>
        </w:tc>
        <w:tc>
          <w:tcPr>
            <w:tcW w:w="0" w:type="auto"/>
            <w:tcBorders>
              <w:top w:val="single" w:sz="4" w:space="0" w:color="auto"/>
              <w:left w:val="nil"/>
              <w:bottom w:val="single" w:sz="4" w:space="0" w:color="auto"/>
              <w:right w:val="nil"/>
            </w:tcBorders>
          </w:tcPr>
          <w:p w14:paraId="5A70FFA2"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3C0BCE7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反相器</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2BFD1C5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控制信号分支值</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2835701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kern w:val="0"/>
                <w:sz w:val="22"/>
                <w:szCs w:val="22"/>
              </w:rPr>
              <w:t>输入信号</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251A734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AND</w:t>
            </w:r>
            <w:r w:rsidRPr="00B87AB8">
              <w:rPr>
                <w:rFonts w:ascii="宋体" w:eastAsia="宋体" w:hAnsi="宋体" w:cs="宋体"/>
                <w:kern w:val="0"/>
                <w:sz w:val="22"/>
                <w:szCs w:val="22"/>
              </w:rPr>
              <w:t>（控制</w:t>
            </w:r>
            <w:r w:rsidRPr="00B87AB8">
              <w:rPr>
                <w:rFonts w:ascii="Calibri" w:eastAsia="Times New Roman" w:hAnsi="Calibri"/>
                <w:kern w:val="0"/>
                <w:sz w:val="22"/>
                <w:szCs w:val="22"/>
              </w:rPr>
              <w:t>,</w:t>
            </w:r>
            <w:r w:rsidRPr="00B87AB8">
              <w:rPr>
                <w:rFonts w:ascii="宋体" w:eastAsia="宋体" w:hAnsi="宋体" w:cs="宋体"/>
                <w:kern w:val="0"/>
                <w:sz w:val="22"/>
                <w:szCs w:val="22"/>
              </w:rPr>
              <w:t>输入）</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02C46E5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与操作结果值</w:t>
            </w:r>
          </w:p>
        </w:tc>
      </w:tr>
      <w:tr w:rsidR="00E569F9" w:rsidRPr="00B87AB8" w14:paraId="25F91786" w14:textId="77777777" w:rsidTr="005C6556">
        <w:trPr>
          <w:trHeight w:val="288"/>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tcPr>
          <w:p w14:paraId="0A9A0AC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nil"/>
            </w:tcBorders>
          </w:tcPr>
          <w:p w14:paraId="529C35D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auto" w:fill="auto"/>
            <w:noWrap/>
            <w:vAlign w:val="center"/>
          </w:tcPr>
          <w:p w14:paraId="4DCAE9E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7C7CFAF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61B5D09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170F32E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AND</w:t>
            </w:r>
            <w:r w:rsidRPr="00B87AB8">
              <w:rPr>
                <w:rFonts w:ascii="宋体" w:eastAsia="宋体" w:hAnsi="宋体" w:cs="宋体"/>
                <w:kern w:val="0"/>
                <w:sz w:val="22"/>
                <w:szCs w:val="22"/>
              </w:rPr>
              <w:t>（</w:t>
            </w:r>
            <w:r w:rsidRPr="00B87AB8">
              <w:rPr>
                <w:rFonts w:ascii="Calibri" w:eastAsia="Times New Roman" w:hAnsi="Calibri"/>
                <w:kern w:val="0"/>
                <w:sz w:val="22"/>
                <w:szCs w:val="22"/>
              </w:rPr>
              <w:t>1,1</w:t>
            </w:r>
            <w:r w:rsidRPr="00B87AB8">
              <w:rPr>
                <w:rFonts w:ascii="宋体" w:eastAsia="宋体" w:hAnsi="宋体" w:cs="宋体"/>
                <w:kern w:val="0"/>
                <w:sz w:val="22"/>
                <w:szCs w:val="22"/>
              </w:rPr>
              <w:t>）</w:t>
            </w:r>
          </w:p>
        </w:tc>
        <w:tc>
          <w:tcPr>
            <w:tcW w:w="0" w:type="auto"/>
            <w:tcBorders>
              <w:top w:val="nil"/>
              <w:left w:val="nil"/>
              <w:bottom w:val="single" w:sz="4" w:space="0" w:color="auto"/>
              <w:right w:val="single" w:sz="4" w:space="0" w:color="auto"/>
            </w:tcBorders>
            <w:shd w:val="clear" w:color="auto" w:fill="auto"/>
            <w:noWrap/>
            <w:vAlign w:val="center"/>
          </w:tcPr>
          <w:p w14:paraId="3D2094C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r>
      <w:tr w:rsidR="00E569F9" w:rsidRPr="00B87AB8" w14:paraId="25B1A25C" w14:textId="77777777" w:rsidTr="005C6556">
        <w:trPr>
          <w:trHeight w:val="288"/>
        </w:trPr>
        <w:tc>
          <w:tcPr>
            <w:tcW w:w="0" w:type="auto"/>
            <w:vMerge/>
            <w:tcBorders>
              <w:top w:val="nil"/>
              <w:left w:val="single" w:sz="4" w:space="0" w:color="auto"/>
              <w:bottom w:val="single" w:sz="4" w:space="0" w:color="auto"/>
              <w:right w:val="single" w:sz="4" w:space="0" w:color="auto"/>
            </w:tcBorders>
            <w:vAlign w:val="center"/>
          </w:tcPr>
          <w:p w14:paraId="6008391C"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tcBorders>
              <w:top w:val="nil"/>
              <w:left w:val="nil"/>
              <w:bottom w:val="single" w:sz="4" w:space="0" w:color="auto"/>
              <w:right w:val="nil"/>
            </w:tcBorders>
          </w:tcPr>
          <w:p w14:paraId="3683C15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auto" w:fill="auto"/>
            <w:noWrap/>
            <w:vAlign w:val="center"/>
          </w:tcPr>
          <w:p w14:paraId="779BE13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NOT</w:t>
            </w:r>
            <w:r w:rsidRPr="00B87AB8">
              <w:rPr>
                <w:rFonts w:ascii="宋体" w:eastAsia="宋体" w:hAnsi="宋体" w:cs="宋体"/>
                <w:kern w:val="0"/>
                <w:sz w:val="22"/>
                <w:szCs w:val="22"/>
              </w:rPr>
              <w:t>（</w:t>
            </w:r>
            <w:r w:rsidRPr="00B87AB8">
              <w:rPr>
                <w:rFonts w:ascii="Calibri" w:eastAsia="Times New Roman" w:hAnsi="Calibri"/>
                <w:kern w:val="0"/>
                <w:sz w:val="22"/>
                <w:szCs w:val="22"/>
              </w:rPr>
              <w:t>1</w:t>
            </w:r>
            <w:r w:rsidRPr="00B87AB8">
              <w:rPr>
                <w:rFonts w:ascii="宋体" w:eastAsia="宋体" w:hAnsi="宋体" w:cs="宋体"/>
                <w:kern w:val="0"/>
                <w:sz w:val="22"/>
                <w:szCs w:val="22"/>
              </w:rPr>
              <w:t>）</w:t>
            </w:r>
          </w:p>
        </w:tc>
        <w:tc>
          <w:tcPr>
            <w:tcW w:w="0" w:type="auto"/>
            <w:tcBorders>
              <w:top w:val="nil"/>
              <w:left w:val="nil"/>
              <w:bottom w:val="single" w:sz="4" w:space="0" w:color="auto"/>
              <w:right w:val="single" w:sz="4" w:space="0" w:color="auto"/>
            </w:tcBorders>
            <w:shd w:val="clear" w:color="auto" w:fill="auto"/>
            <w:noWrap/>
            <w:vAlign w:val="center"/>
          </w:tcPr>
          <w:p w14:paraId="321CF6C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noWrap/>
            <w:vAlign w:val="center"/>
          </w:tcPr>
          <w:p w14:paraId="1C34998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28F3547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AND</w:t>
            </w:r>
            <w:r w:rsidRPr="00B87AB8">
              <w:rPr>
                <w:rFonts w:ascii="宋体" w:eastAsia="宋体" w:hAnsi="宋体" w:cs="宋体"/>
                <w:kern w:val="0"/>
                <w:sz w:val="22"/>
                <w:szCs w:val="22"/>
              </w:rPr>
              <w:t>（</w:t>
            </w:r>
            <w:r w:rsidRPr="00B87AB8">
              <w:rPr>
                <w:rFonts w:ascii="Calibri" w:eastAsia="Times New Roman" w:hAnsi="Calibri"/>
                <w:kern w:val="0"/>
                <w:sz w:val="22"/>
                <w:szCs w:val="22"/>
              </w:rPr>
              <w:t>0,1</w:t>
            </w:r>
            <w:r w:rsidRPr="00B87AB8">
              <w:rPr>
                <w:rFonts w:ascii="宋体" w:eastAsia="宋体" w:hAnsi="宋体" w:cs="宋体"/>
                <w:kern w:val="0"/>
                <w:sz w:val="22"/>
                <w:szCs w:val="22"/>
              </w:rPr>
              <w:t>）</w:t>
            </w:r>
          </w:p>
        </w:tc>
        <w:tc>
          <w:tcPr>
            <w:tcW w:w="0" w:type="auto"/>
            <w:tcBorders>
              <w:top w:val="nil"/>
              <w:left w:val="nil"/>
              <w:bottom w:val="single" w:sz="4" w:space="0" w:color="auto"/>
              <w:right w:val="single" w:sz="4" w:space="0" w:color="auto"/>
            </w:tcBorders>
            <w:shd w:val="clear" w:color="auto" w:fill="auto"/>
            <w:noWrap/>
            <w:vAlign w:val="center"/>
          </w:tcPr>
          <w:p w14:paraId="19FD4E4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r>
      <w:tr w:rsidR="00E569F9" w:rsidRPr="00B87AB8" w14:paraId="0BD757C5" w14:textId="77777777" w:rsidTr="005C6556">
        <w:trPr>
          <w:trHeight w:val="288"/>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tcPr>
          <w:p w14:paraId="2AAE7AB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nil"/>
            </w:tcBorders>
          </w:tcPr>
          <w:p w14:paraId="02A6896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auto" w:fill="auto"/>
            <w:noWrap/>
            <w:vAlign w:val="center"/>
          </w:tcPr>
          <w:p w14:paraId="49F24D3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noWrap/>
            <w:vAlign w:val="center"/>
          </w:tcPr>
          <w:p w14:paraId="6F885F0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noWrap/>
            <w:vAlign w:val="center"/>
          </w:tcPr>
          <w:p w14:paraId="5DB203D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114AB58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AND</w:t>
            </w:r>
            <w:r w:rsidRPr="00B87AB8">
              <w:rPr>
                <w:rFonts w:ascii="宋体" w:eastAsia="宋体" w:hAnsi="宋体" w:cs="宋体"/>
                <w:kern w:val="0"/>
                <w:sz w:val="22"/>
                <w:szCs w:val="22"/>
              </w:rPr>
              <w:t>（</w:t>
            </w:r>
            <w:r w:rsidRPr="00B87AB8">
              <w:rPr>
                <w:rFonts w:ascii="Calibri" w:eastAsia="Times New Roman" w:hAnsi="Calibri"/>
                <w:kern w:val="0"/>
                <w:sz w:val="22"/>
                <w:szCs w:val="22"/>
              </w:rPr>
              <w:t>0,1</w:t>
            </w:r>
            <w:r w:rsidRPr="00B87AB8">
              <w:rPr>
                <w:rFonts w:ascii="宋体" w:eastAsia="宋体" w:hAnsi="宋体" w:cs="宋体"/>
                <w:kern w:val="0"/>
                <w:sz w:val="22"/>
                <w:szCs w:val="22"/>
              </w:rPr>
              <w:t>）</w:t>
            </w:r>
          </w:p>
        </w:tc>
        <w:tc>
          <w:tcPr>
            <w:tcW w:w="0" w:type="auto"/>
            <w:tcBorders>
              <w:top w:val="nil"/>
              <w:left w:val="nil"/>
              <w:bottom w:val="single" w:sz="4" w:space="0" w:color="auto"/>
              <w:right w:val="single" w:sz="4" w:space="0" w:color="auto"/>
            </w:tcBorders>
            <w:shd w:val="clear" w:color="auto" w:fill="auto"/>
            <w:noWrap/>
            <w:vAlign w:val="center"/>
          </w:tcPr>
          <w:p w14:paraId="7A222AF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r>
      <w:tr w:rsidR="00E569F9" w:rsidRPr="00B87AB8" w14:paraId="3C976FC8" w14:textId="77777777" w:rsidTr="005C6556">
        <w:trPr>
          <w:trHeight w:val="288"/>
        </w:trPr>
        <w:tc>
          <w:tcPr>
            <w:tcW w:w="0" w:type="auto"/>
            <w:vMerge/>
            <w:tcBorders>
              <w:top w:val="nil"/>
              <w:left w:val="single" w:sz="4" w:space="0" w:color="auto"/>
              <w:bottom w:val="single" w:sz="4" w:space="0" w:color="auto"/>
              <w:right w:val="single" w:sz="4" w:space="0" w:color="auto"/>
            </w:tcBorders>
            <w:vAlign w:val="center"/>
          </w:tcPr>
          <w:p w14:paraId="5F4ED4CA"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0" w:type="auto"/>
            <w:tcBorders>
              <w:top w:val="nil"/>
              <w:left w:val="nil"/>
              <w:bottom w:val="single" w:sz="4" w:space="0" w:color="auto"/>
              <w:right w:val="nil"/>
            </w:tcBorders>
          </w:tcPr>
          <w:p w14:paraId="6E463A5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auto" w:fill="auto"/>
            <w:noWrap/>
            <w:vAlign w:val="center"/>
          </w:tcPr>
          <w:p w14:paraId="173A4B6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NOT</w:t>
            </w:r>
            <w:r w:rsidRPr="00B87AB8">
              <w:rPr>
                <w:rFonts w:ascii="宋体" w:eastAsia="宋体" w:hAnsi="宋体" w:cs="宋体"/>
                <w:kern w:val="0"/>
                <w:sz w:val="22"/>
                <w:szCs w:val="22"/>
              </w:rPr>
              <w:t>（</w:t>
            </w:r>
            <w:r w:rsidRPr="00B87AB8">
              <w:rPr>
                <w:rFonts w:ascii="Calibri" w:eastAsia="Times New Roman" w:hAnsi="Calibri"/>
                <w:kern w:val="0"/>
                <w:sz w:val="22"/>
                <w:szCs w:val="22"/>
              </w:rPr>
              <w:t>0</w:t>
            </w:r>
            <w:r w:rsidRPr="00B87AB8">
              <w:rPr>
                <w:rFonts w:ascii="宋体" w:eastAsia="宋体" w:hAnsi="宋体" w:cs="宋体"/>
                <w:kern w:val="0"/>
                <w:sz w:val="22"/>
                <w:szCs w:val="22"/>
              </w:rPr>
              <w:t>）</w:t>
            </w:r>
          </w:p>
        </w:tc>
        <w:tc>
          <w:tcPr>
            <w:tcW w:w="0" w:type="auto"/>
            <w:tcBorders>
              <w:top w:val="nil"/>
              <w:left w:val="nil"/>
              <w:bottom w:val="single" w:sz="4" w:space="0" w:color="auto"/>
              <w:right w:val="single" w:sz="4" w:space="0" w:color="auto"/>
            </w:tcBorders>
            <w:shd w:val="clear" w:color="auto" w:fill="auto"/>
            <w:noWrap/>
            <w:vAlign w:val="center"/>
          </w:tcPr>
          <w:p w14:paraId="326C19E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782B223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29CD5E2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AND</w:t>
            </w:r>
            <w:r w:rsidRPr="00B87AB8">
              <w:rPr>
                <w:rFonts w:ascii="宋体" w:eastAsia="宋体" w:hAnsi="宋体" w:cs="宋体"/>
                <w:kern w:val="0"/>
                <w:sz w:val="22"/>
                <w:szCs w:val="22"/>
              </w:rPr>
              <w:t>（</w:t>
            </w:r>
            <w:r w:rsidRPr="00B87AB8">
              <w:rPr>
                <w:rFonts w:ascii="Calibri" w:eastAsia="Times New Roman" w:hAnsi="Calibri"/>
                <w:kern w:val="0"/>
                <w:sz w:val="22"/>
                <w:szCs w:val="22"/>
              </w:rPr>
              <w:t>1,1</w:t>
            </w:r>
            <w:r w:rsidRPr="00B87AB8">
              <w:rPr>
                <w:rFonts w:ascii="宋体" w:eastAsia="宋体" w:hAnsi="宋体" w:cs="宋体"/>
                <w:kern w:val="0"/>
                <w:sz w:val="22"/>
                <w:szCs w:val="22"/>
              </w:rPr>
              <w:t>）</w:t>
            </w:r>
          </w:p>
        </w:tc>
        <w:tc>
          <w:tcPr>
            <w:tcW w:w="0" w:type="auto"/>
            <w:tcBorders>
              <w:top w:val="nil"/>
              <w:left w:val="nil"/>
              <w:bottom w:val="single" w:sz="4" w:space="0" w:color="auto"/>
              <w:right w:val="single" w:sz="4" w:space="0" w:color="auto"/>
            </w:tcBorders>
            <w:shd w:val="clear" w:color="auto" w:fill="auto"/>
            <w:noWrap/>
            <w:vAlign w:val="center"/>
          </w:tcPr>
          <w:p w14:paraId="46A17F2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r>
    </w:tbl>
    <w:p w14:paraId="18A80E1F" w14:textId="77777777" w:rsidR="00E569F9" w:rsidRPr="00B87AB8" w:rsidRDefault="00E569F9" w:rsidP="00E569F9">
      <w:pPr>
        <w:rPr>
          <w:rFonts w:eastAsia="宋体"/>
          <w:szCs w:val="28"/>
        </w:rPr>
      </w:pPr>
      <w:r w:rsidRPr="00B87AB8">
        <w:rPr>
          <w:rFonts w:eastAsia="宋体" w:hint="eastAsia"/>
          <w:szCs w:val="28"/>
        </w:rPr>
        <w:t>另外</w:t>
      </w:r>
      <w:r w:rsidRPr="00B87AB8">
        <w:rPr>
          <w:rFonts w:eastAsia="宋体"/>
          <w:szCs w:val="28"/>
        </w:rPr>
        <w:t>，</w:t>
      </w:r>
      <w:r w:rsidRPr="00B87AB8">
        <w:rPr>
          <w:rFonts w:eastAsia="宋体" w:hint="eastAsia"/>
          <w:szCs w:val="28"/>
        </w:rPr>
        <w:t>根据本发明的</w:t>
      </w:r>
      <w:r w:rsidRPr="00B87AB8">
        <w:rPr>
          <w:rFonts w:eastAsia="宋体"/>
          <w:szCs w:val="28"/>
        </w:rPr>
        <w:t>TRIA</w:t>
      </w:r>
      <w:r w:rsidRPr="00B87AB8">
        <w:rPr>
          <w:rFonts w:eastAsia="宋体" w:hint="eastAsia"/>
          <w:szCs w:val="28"/>
        </w:rPr>
        <w:t>处理</w:t>
      </w:r>
      <w:r w:rsidRPr="00B87AB8">
        <w:rPr>
          <w:rFonts w:eastAsia="宋体"/>
          <w:szCs w:val="28"/>
        </w:rPr>
        <w:t>器不仅</w:t>
      </w:r>
      <w:r w:rsidRPr="00B87AB8">
        <w:rPr>
          <w:rFonts w:eastAsia="宋体" w:hint="eastAsia"/>
          <w:szCs w:val="28"/>
        </w:rPr>
        <w:t>可将“比合”三进制</w:t>
      </w:r>
      <w:r w:rsidRPr="00B87AB8">
        <w:rPr>
          <w:rFonts w:eastAsia="宋体"/>
          <w:szCs w:val="28"/>
        </w:rPr>
        <w:t>转换为</w:t>
      </w:r>
      <w:r w:rsidRPr="00B87AB8">
        <w:rPr>
          <w:rFonts w:eastAsia="宋体" w:hint="eastAsia"/>
          <w:szCs w:val="28"/>
        </w:rPr>
        <w:t>“对称”三进制</w:t>
      </w:r>
      <w:r w:rsidRPr="00B87AB8">
        <w:rPr>
          <w:rFonts w:eastAsia="宋体"/>
          <w:szCs w:val="28"/>
        </w:rPr>
        <w:t>，相反</w:t>
      </w:r>
      <w:r w:rsidRPr="00B87AB8">
        <w:rPr>
          <w:rFonts w:eastAsia="宋体" w:hint="eastAsia"/>
          <w:szCs w:val="28"/>
        </w:rPr>
        <w:t>的</w:t>
      </w:r>
      <w:r w:rsidRPr="00B87AB8">
        <w:rPr>
          <w:rFonts w:eastAsia="宋体"/>
          <w:szCs w:val="28"/>
        </w:rPr>
        <w:t>逆转换方式也简便</w:t>
      </w:r>
      <w:r w:rsidRPr="00B87AB8">
        <w:rPr>
          <w:rFonts w:eastAsia="宋体" w:hint="eastAsia"/>
          <w:szCs w:val="28"/>
        </w:rPr>
        <w:t>。</w:t>
      </w:r>
      <w:r w:rsidRPr="00B87AB8">
        <w:rPr>
          <w:rFonts w:eastAsia="宋体"/>
          <w:szCs w:val="28"/>
        </w:rPr>
        <w:t>如附图</w:t>
      </w:r>
      <w:r w:rsidRPr="00B87AB8">
        <w:rPr>
          <w:rFonts w:eastAsia="宋体" w:hint="eastAsia"/>
          <w:szCs w:val="28"/>
        </w:rPr>
        <w:t>4</w:t>
      </w:r>
      <w:r w:rsidRPr="00B87AB8">
        <w:rPr>
          <w:rFonts w:eastAsia="宋体" w:hint="eastAsia"/>
          <w:szCs w:val="28"/>
        </w:rPr>
        <w:t>的</w:t>
      </w:r>
      <w:r w:rsidRPr="00B87AB8">
        <w:rPr>
          <w:rFonts w:eastAsia="宋体" w:hint="eastAsia"/>
          <w:szCs w:val="28"/>
        </w:rPr>
        <w:t>401</w:t>
      </w:r>
      <w:r w:rsidRPr="00B87AB8">
        <w:rPr>
          <w:rFonts w:eastAsia="宋体" w:hint="eastAsia"/>
          <w:szCs w:val="28"/>
        </w:rPr>
        <w:t>所示</w:t>
      </w:r>
      <w:r w:rsidRPr="00B87AB8">
        <w:rPr>
          <w:rFonts w:eastAsia="宋体"/>
          <w:szCs w:val="28"/>
        </w:rPr>
        <w:t>，</w:t>
      </w:r>
      <w:r w:rsidRPr="00B87AB8">
        <w:rPr>
          <w:rFonts w:eastAsia="宋体" w:hint="eastAsia"/>
          <w:szCs w:val="28"/>
        </w:rPr>
        <w:t>“对称”三进制</w:t>
      </w:r>
      <w:r w:rsidRPr="00B87AB8">
        <w:rPr>
          <w:rFonts w:eastAsia="宋体"/>
          <w:szCs w:val="28"/>
        </w:rPr>
        <w:t>转换</w:t>
      </w:r>
      <w:r w:rsidRPr="00B87AB8">
        <w:rPr>
          <w:rFonts w:eastAsia="宋体" w:hint="eastAsia"/>
          <w:szCs w:val="28"/>
        </w:rPr>
        <w:t>“比合”三进制</w:t>
      </w:r>
      <w:r w:rsidRPr="00B87AB8">
        <w:rPr>
          <w:rFonts w:eastAsia="宋体"/>
          <w:szCs w:val="28"/>
        </w:rPr>
        <w:t>的光路，</w:t>
      </w:r>
      <w:r w:rsidRPr="00B87AB8">
        <w:rPr>
          <w:rFonts w:eastAsia="宋体" w:hint="eastAsia"/>
          <w:szCs w:val="28"/>
        </w:rPr>
        <w:t>在</w:t>
      </w:r>
      <w:r w:rsidRPr="00B87AB8">
        <w:rPr>
          <w:rFonts w:eastAsia="宋体"/>
          <w:szCs w:val="28"/>
        </w:rPr>
        <w:t>T</w:t>
      </w:r>
      <w:r w:rsidRPr="00B87AB8">
        <w:rPr>
          <w:rFonts w:eastAsia="宋体"/>
          <w:szCs w:val="28"/>
        </w:rPr>
        <w:t>、</w:t>
      </w:r>
      <w:r w:rsidRPr="00B87AB8">
        <w:rPr>
          <w:rFonts w:eastAsia="宋体"/>
          <w:szCs w:val="28"/>
        </w:rPr>
        <w:t>R</w:t>
      </w:r>
      <w:r w:rsidRPr="00B87AB8">
        <w:rPr>
          <w:rFonts w:eastAsia="宋体"/>
          <w:szCs w:val="28"/>
        </w:rPr>
        <w:t>、</w:t>
      </w:r>
      <w:r w:rsidRPr="00B87AB8">
        <w:rPr>
          <w:rFonts w:eastAsia="宋体"/>
          <w:szCs w:val="28"/>
        </w:rPr>
        <w:t>I</w:t>
      </w:r>
      <w:r w:rsidRPr="00B87AB8">
        <w:rPr>
          <w:rFonts w:eastAsia="宋体"/>
          <w:szCs w:val="28"/>
        </w:rPr>
        <w:t>三个</w:t>
      </w:r>
      <w:r w:rsidRPr="00B87AB8">
        <w:rPr>
          <w:rFonts w:eastAsia="宋体" w:hint="eastAsia"/>
          <w:szCs w:val="28"/>
        </w:rPr>
        <w:t>对称</w:t>
      </w:r>
      <w:r w:rsidRPr="00B87AB8">
        <w:rPr>
          <w:rFonts w:eastAsia="宋体"/>
          <w:szCs w:val="28"/>
        </w:rPr>
        <w:t>三进制信号</w:t>
      </w:r>
      <w:r w:rsidRPr="00B87AB8">
        <w:rPr>
          <w:rFonts w:eastAsia="宋体" w:hint="eastAsia"/>
          <w:szCs w:val="28"/>
        </w:rPr>
        <w:t>输入</w:t>
      </w:r>
      <w:r w:rsidRPr="00B87AB8">
        <w:rPr>
          <w:rFonts w:eastAsia="宋体"/>
          <w:szCs w:val="28"/>
        </w:rPr>
        <w:t>后</w:t>
      </w:r>
      <w:r w:rsidRPr="00B87AB8">
        <w:rPr>
          <w:rFonts w:eastAsia="宋体" w:hint="eastAsia"/>
          <w:szCs w:val="28"/>
        </w:rPr>
        <w:t>，利用输出端</w:t>
      </w:r>
      <w:r w:rsidRPr="00B87AB8">
        <w:rPr>
          <w:rFonts w:eastAsia="宋体" w:hint="eastAsia"/>
          <w:szCs w:val="28"/>
        </w:rPr>
        <w:t>A</w:t>
      </w:r>
      <w:r w:rsidRPr="00B87AB8">
        <w:rPr>
          <w:rFonts w:eastAsia="宋体"/>
          <w:szCs w:val="28"/>
        </w:rPr>
        <w:t>=I+R</w:t>
      </w:r>
      <w:r w:rsidRPr="00B87AB8">
        <w:rPr>
          <w:rFonts w:eastAsia="宋体"/>
          <w:szCs w:val="28"/>
        </w:rPr>
        <w:t>和</w:t>
      </w:r>
      <w:r w:rsidRPr="00B87AB8">
        <w:rPr>
          <w:rFonts w:eastAsia="宋体"/>
          <w:szCs w:val="28"/>
        </w:rPr>
        <w:t>a=R+T</w:t>
      </w:r>
      <w:r w:rsidRPr="00B87AB8">
        <w:rPr>
          <w:rFonts w:eastAsia="宋体" w:hint="eastAsia"/>
          <w:szCs w:val="28"/>
        </w:rPr>
        <w:t>转换</w:t>
      </w:r>
      <w:r w:rsidRPr="00B87AB8">
        <w:rPr>
          <w:rFonts w:eastAsia="宋体"/>
          <w:szCs w:val="28"/>
        </w:rPr>
        <w:t>成</w:t>
      </w:r>
      <w:r w:rsidRPr="00B87AB8">
        <w:rPr>
          <w:rFonts w:eastAsia="宋体" w:hint="eastAsia"/>
          <w:szCs w:val="28"/>
        </w:rPr>
        <w:t>比合三进制逻辑输出。在</w:t>
      </w:r>
      <w:r w:rsidRPr="00B87AB8">
        <w:rPr>
          <w:rFonts w:eastAsia="宋体" w:hint="eastAsia"/>
          <w:szCs w:val="28"/>
        </w:rPr>
        <w:t>401</w:t>
      </w:r>
      <w:r w:rsidRPr="00B87AB8">
        <w:rPr>
          <w:rFonts w:eastAsia="宋体" w:hint="eastAsia"/>
          <w:szCs w:val="28"/>
        </w:rPr>
        <w:t>中，形成</w:t>
      </w:r>
      <w:r w:rsidRPr="00B87AB8">
        <w:rPr>
          <w:rFonts w:eastAsia="宋体" w:hint="eastAsia"/>
          <w:szCs w:val="28"/>
        </w:rPr>
        <w:t>I</w:t>
      </w:r>
      <w:r w:rsidRPr="00B87AB8">
        <w:rPr>
          <w:rFonts w:eastAsia="宋体"/>
          <w:szCs w:val="28"/>
        </w:rPr>
        <w:t>直通</w:t>
      </w:r>
      <w:r w:rsidRPr="00B87AB8">
        <w:rPr>
          <w:rFonts w:eastAsia="宋体"/>
          <w:szCs w:val="28"/>
        </w:rPr>
        <w:t>A</w:t>
      </w:r>
      <w:r w:rsidRPr="00B87AB8">
        <w:rPr>
          <w:rFonts w:eastAsia="宋体"/>
          <w:szCs w:val="28"/>
        </w:rPr>
        <w:t>、</w:t>
      </w:r>
      <w:r w:rsidRPr="00B87AB8">
        <w:rPr>
          <w:rFonts w:eastAsia="宋体" w:hint="eastAsia"/>
          <w:szCs w:val="28"/>
        </w:rPr>
        <w:t>T</w:t>
      </w:r>
      <w:r w:rsidRPr="00B87AB8">
        <w:rPr>
          <w:rFonts w:eastAsia="宋体"/>
          <w:szCs w:val="28"/>
        </w:rPr>
        <w:t>直通</w:t>
      </w:r>
      <w:r w:rsidRPr="00B87AB8">
        <w:rPr>
          <w:rFonts w:eastAsia="宋体"/>
          <w:szCs w:val="28"/>
        </w:rPr>
        <w:t>a</w:t>
      </w:r>
      <w:r w:rsidRPr="00B87AB8">
        <w:rPr>
          <w:rFonts w:eastAsia="宋体"/>
          <w:szCs w:val="28"/>
        </w:rPr>
        <w:t>和</w:t>
      </w:r>
      <w:r w:rsidRPr="00B87AB8">
        <w:rPr>
          <w:rFonts w:eastAsia="宋体"/>
          <w:szCs w:val="28"/>
        </w:rPr>
        <w:t>R</w:t>
      </w:r>
      <w:r w:rsidRPr="00B87AB8">
        <w:rPr>
          <w:rFonts w:eastAsia="宋体"/>
          <w:szCs w:val="28"/>
        </w:rPr>
        <w:t>分别同时通向</w:t>
      </w:r>
      <w:r w:rsidRPr="00B87AB8">
        <w:rPr>
          <w:rFonts w:eastAsia="宋体"/>
          <w:szCs w:val="28"/>
        </w:rPr>
        <w:t>A</w:t>
      </w:r>
      <w:r w:rsidRPr="00B87AB8">
        <w:rPr>
          <w:rFonts w:eastAsia="宋体"/>
          <w:szCs w:val="28"/>
        </w:rPr>
        <w:t>和</w:t>
      </w:r>
      <w:r w:rsidRPr="00B87AB8">
        <w:rPr>
          <w:rFonts w:eastAsia="宋体"/>
          <w:szCs w:val="28"/>
        </w:rPr>
        <w:t>a</w:t>
      </w:r>
      <w:r w:rsidRPr="00B87AB8">
        <w:rPr>
          <w:rFonts w:eastAsia="宋体"/>
          <w:szCs w:val="28"/>
        </w:rPr>
        <w:t>的光路</w:t>
      </w:r>
      <w:r w:rsidRPr="00B87AB8">
        <w:rPr>
          <w:rFonts w:eastAsia="宋体" w:hint="eastAsia"/>
          <w:szCs w:val="28"/>
        </w:rPr>
        <w:t>。这样，当对称</w:t>
      </w:r>
      <w:r w:rsidRPr="00B87AB8">
        <w:rPr>
          <w:rFonts w:eastAsia="宋体"/>
          <w:szCs w:val="28"/>
        </w:rPr>
        <w:t>三进制的值</w:t>
      </w:r>
      <w:r w:rsidRPr="00B87AB8">
        <w:rPr>
          <w:rFonts w:eastAsia="宋体" w:hint="eastAsia"/>
          <w:szCs w:val="28"/>
        </w:rPr>
        <w:t>为</w:t>
      </w:r>
      <w:r w:rsidRPr="00B87AB8">
        <w:rPr>
          <w:rFonts w:eastAsia="宋体" w:hint="eastAsia"/>
          <w:szCs w:val="28"/>
        </w:rPr>
        <w:t>1(I=1)</w:t>
      </w:r>
      <w:r w:rsidRPr="00B87AB8">
        <w:rPr>
          <w:rFonts w:eastAsia="宋体" w:hint="eastAsia"/>
          <w:szCs w:val="28"/>
        </w:rPr>
        <w:t>时，</w:t>
      </w:r>
      <w:r w:rsidRPr="00B87AB8">
        <w:rPr>
          <w:rFonts w:eastAsia="宋体"/>
          <w:szCs w:val="28"/>
        </w:rPr>
        <w:t>I</w:t>
      </w:r>
      <w:r w:rsidRPr="00B87AB8">
        <w:rPr>
          <w:rFonts w:eastAsia="宋体"/>
          <w:szCs w:val="28"/>
        </w:rPr>
        <w:t>的</w:t>
      </w:r>
      <w:r w:rsidRPr="00B87AB8">
        <w:rPr>
          <w:rFonts w:eastAsia="宋体" w:hint="eastAsia"/>
          <w:szCs w:val="28"/>
        </w:rPr>
        <w:t>发光器投射光射向</w:t>
      </w:r>
      <w:r w:rsidRPr="00B87AB8">
        <w:rPr>
          <w:rFonts w:eastAsia="宋体"/>
          <w:szCs w:val="28"/>
        </w:rPr>
        <w:t>A</w:t>
      </w:r>
      <w:r w:rsidRPr="00B87AB8">
        <w:rPr>
          <w:rFonts w:eastAsia="宋体"/>
          <w:szCs w:val="28"/>
        </w:rPr>
        <w:t>受光器</w:t>
      </w:r>
      <w:r w:rsidRPr="00B87AB8">
        <w:rPr>
          <w:rFonts w:eastAsia="宋体" w:hint="eastAsia"/>
          <w:szCs w:val="28"/>
        </w:rPr>
        <w:t>使输出端</w:t>
      </w:r>
      <w:r w:rsidRPr="00B87AB8">
        <w:rPr>
          <w:rFonts w:eastAsia="宋体" w:hint="eastAsia"/>
          <w:szCs w:val="28"/>
        </w:rPr>
        <w:t>(A,a)</w:t>
      </w:r>
      <w:r w:rsidRPr="00B87AB8">
        <w:rPr>
          <w:rFonts w:eastAsia="宋体"/>
          <w:szCs w:val="28"/>
        </w:rPr>
        <w:t>转换成</w:t>
      </w:r>
      <w:r w:rsidRPr="00B87AB8">
        <w:rPr>
          <w:rFonts w:eastAsia="宋体"/>
          <w:szCs w:val="28"/>
        </w:rPr>
        <w:t>[1,0]</w:t>
      </w:r>
      <w:r w:rsidRPr="00B87AB8">
        <w:rPr>
          <w:rFonts w:eastAsia="宋体" w:hint="eastAsia"/>
          <w:szCs w:val="28"/>
        </w:rPr>
        <w:t>；</w:t>
      </w:r>
      <w:r w:rsidRPr="00B87AB8">
        <w:rPr>
          <w:rFonts w:eastAsia="宋体"/>
          <w:szCs w:val="28"/>
        </w:rPr>
        <w:t>当</w:t>
      </w:r>
      <w:r w:rsidRPr="00B87AB8">
        <w:rPr>
          <w:rFonts w:eastAsia="宋体" w:hint="eastAsia"/>
          <w:szCs w:val="28"/>
        </w:rPr>
        <w:t>对称三进制值为</w:t>
      </w:r>
      <w:r w:rsidRPr="00B87AB8">
        <w:rPr>
          <w:rFonts w:eastAsia="宋体"/>
          <w:szCs w:val="28"/>
        </w:rPr>
        <w:t>0</w:t>
      </w:r>
      <w:r w:rsidRPr="00B87AB8">
        <w:rPr>
          <w:rFonts w:eastAsia="宋体" w:hint="eastAsia"/>
          <w:szCs w:val="28"/>
        </w:rPr>
        <w:t>(R=1)</w:t>
      </w:r>
      <w:r w:rsidRPr="00B87AB8">
        <w:rPr>
          <w:rFonts w:eastAsia="宋体" w:hint="eastAsia"/>
          <w:szCs w:val="28"/>
        </w:rPr>
        <w:t>时</w:t>
      </w:r>
      <w:r w:rsidRPr="00B87AB8">
        <w:rPr>
          <w:rFonts w:eastAsia="宋体"/>
          <w:szCs w:val="28"/>
        </w:rPr>
        <w:t>，</w:t>
      </w:r>
      <w:r w:rsidRPr="00B87AB8">
        <w:rPr>
          <w:rFonts w:eastAsia="宋体"/>
          <w:szCs w:val="28"/>
        </w:rPr>
        <w:t>R</w:t>
      </w:r>
      <w:r w:rsidRPr="00B87AB8">
        <w:rPr>
          <w:rFonts w:eastAsia="宋体"/>
          <w:szCs w:val="28"/>
        </w:rPr>
        <w:t>的</w:t>
      </w:r>
      <w:r w:rsidRPr="00B87AB8">
        <w:rPr>
          <w:rFonts w:eastAsia="宋体" w:hint="eastAsia"/>
          <w:szCs w:val="28"/>
        </w:rPr>
        <w:t>发光器投射光同时</w:t>
      </w:r>
      <w:r w:rsidRPr="00B87AB8">
        <w:rPr>
          <w:rFonts w:eastAsia="宋体"/>
          <w:szCs w:val="28"/>
        </w:rPr>
        <w:t>分别</w:t>
      </w:r>
      <w:r w:rsidRPr="00B87AB8">
        <w:rPr>
          <w:rFonts w:eastAsia="宋体" w:hint="eastAsia"/>
          <w:szCs w:val="28"/>
        </w:rPr>
        <w:t>射向</w:t>
      </w:r>
      <w:r w:rsidRPr="00B87AB8">
        <w:rPr>
          <w:rFonts w:eastAsia="宋体"/>
          <w:szCs w:val="28"/>
        </w:rPr>
        <w:t>A</w:t>
      </w:r>
      <w:r w:rsidRPr="00B87AB8">
        <w:rPr>
          <w:rFonts w:eastAsia="宋体"/>
          <w:szCs w:val="28"/>
        </w:rPr>
        <w:t>受光器</w:t>
      </w:r>
      <w:r w:rsidRPr="00B87AB8">
        <w:rPr>
          <w:rFonts w:eastAsia="宋体" w:hint="eastAsia"/>
          <w:szCs w:val="28"/>
        </w:rPr>
        <w:t>和</w:t>
      </w:r>
      <w:r w:rsidRPr="00B87AB8">
        <w:rPr>
          <w:rFonts w:eastAsia="宋体" w:hint="eastAsia"/>
          <w:szCs w:val="28"/>
        </w:rPr>
        <w:t>a</w:t>
      </w:r>
      <w:r w:rsidRPr="00B87AB8">
        <w:rPr>
          <w:rFonts w:eastAsia="宋体" w:hint="eastAsia"/>
          <w:szCs w:val="28"/>
        </w:rPr>
        <w:t>受光器，使输出端</w:t>
      </w:r>
      <w:r w:rsidRPr="00B87AB8">
        <w:rPr>
          <w:rFonts w:eastAsia="宋体" w:hint="eastAsia"/>
          <w:szCs w:val="28"/>
        </w:rPr>
        <w:t>(A,a)</w:t>
      </w:r>
      <w:r w:rsidRPr="00B87AB8">
        <w:rPr>
          <w:rFonts w:eastAsia="宋体"/>
          <w:szCs w:val="28"/>
        </w:rPr>
        <w:t>转换成</w:t>
      </w:r>
      <w:r w:rsidRPr="00B87AB8">
        <w:rPr>
          <w:rFonts w:eastAsia="宋体"/>
          <w:szCs w:val="28"/>
        </w:rPr>
        <w:t>[1,1]</w:t>
      </w:r>
      <w:r w:rsidRPr="00B87AB8">
        <w:rPr>
          <w:rFonts w:eastAsia="宋体" w:hint="eastAsia"/>
          <w:szCs w:val="28"/>
        </w:rPr>
        <w:t>;</w:t>
      </w:r>
      <w:r w:rsidRPr="00B87AB8">
        <w:rPr>
          <w:rFonts w:eastAsia="宋体" w:hint="eastAsia"/>
          <w:szCs w:val="28"/>
        </w:rPr>
        <w:t>当对称三进制值为</w:t>
      </w:r>
      <w:r w:rsidRPr="00B87AB8">
        <w:rPr>
          <w:rFonts w:eastAsia="宋体" w:hint="eastAsia"/>
          <w:szCs w:val="28"/>
        </w:rPr>
        <w:t>-1(T=1)</w:t>
      </w:r>
      <w:r w:rsidRPr="00B87AB8">
        <w:rPr>
          <w:rFonts w:eastAsia="宋体"/>
          <w:szCs w:val="28"/>
        </w:rPr>
        <w:t>时，</w:t>
      </w:r>
      <w:r w:rsidRPr="00B87AB8">
        <w:rPr>
          <w:rFonts w:eastAsia="宋体"/>
          <w:szCs w:val="28"/>
        </w:rPr>
        <w:t>T</w:t>
      </w:r>
      <w:r w:rsidRPr="00B87AB8">
        <w:rPr>
          <w:rFonts w:eastAsia="宋体"/>
          <w:szCs w:val="28"/>
        </w:rPr>
        <w:t>的</w:t>
      </w:r>
      <w:r w:rsidRPr="00B87AB8">
        <w:rPr>
          <w:rFonts w:eastAsia="宋体" w:hint="eastAsia"/>
          <w:szCs w:val="28"/>
        </w:rPr>
        <w:t>发光器投射光射向</w:t>
      </w:r>
      <w:r w:rsidRPr="00B87AB8">
        <w:rPr>
          <w:rFonts w:eastAsia="宋体"/>
          <w:szCs w:val="28"/>
        </w:rPr>
        <w:t>a</w:t>
      </w:r>
      <w:r w:rsidRPr="00B87AB8">
        <w:rPr>
          <w:rFonts w:eastAsia="宋体"/>
          <w:szCs w:val="28"/>
        </w:rPr>
        <w:t>受光器</w:t>
      </w:r>
      <w:r w:rsidRPr="00B87AB8">
        <w:rPr>
          <w:rFonts w:eastAsia="宋体" w:hint="eastAsia"/>
          <w:szCs w:val="28"/>
        </w:rPr>
        <w:t>使输出端</w:t>
      </w:r>
      <w:r w:rsidRPr="00B87AB8">
        <w:rPr>
          <w:rFonts w:eastAsia="宋体" w:hint="eastAsia"/>
          <w:szCs w:val="28"/>
        </w:rPr>
        <w:t>(A,a)</w:t>
      </w:r>
      <w:r w:rsidRPr="00B87AB8">
        <w:rPr>
          <w:rFonts w:eastAsia="宋体"/>
          <w:szCs w:val="28"/>
        </w:rPr>
        <w:t>转换成</w:t>
      </w:r>
      <w:r w:rsidRPr="00B87AB8">
        <w:rPr>
          <w:rFonts w:eastAsia="宋体"/>
          <w:szCs w:val="28"/>
        </w:rPr>
        <w:t>[0</w:t>
      </w:r>
      <w:r w:rsidRPr="00B87AB8">
        <w:rPr>
          <w:rFonts w:eastAsia="宋体" w:hint="eastAsia"/>
          <w:szCs w:val="28"/>
        </w:rPr>
        <w:t>,</w:t>
      </w:r>
      <w:r w:rsidRPr="00B87AB8">
        <w:rPr>
          <w:rFonts w:eastAsia="宋体"/>
          <w:szCs w:val="28"/>
        </w:rPr>
        <w:t>1]</w:t>
      </w:r>
      <w:r w:rsidRPr="00B87AB8">
        <w:rPr>
          <w:rFonts w:eastAsia="宋体" w:hint="eastAsia"/>
          <w:szCs w:val="28"/>
        </w:rPr>
        <w:t>，这样，通过光路元器件来</w:t>
      </w:r>
      <w:r w:rsidRPr="00B87AB8">
        <w:rPr>
          <w:rFonts w:eastAsia="宋体"/>
          <w:szCs w:val="28"/>
        </w:rPr>
        <w:t>完成</w:t>
      </w:r>
      <w:r w:rsidRPr="00B87AB8">
        <w:rPr>
          <w:rFonts w:eastAsia="宋体"/>
          <w:szCs w:val="28"/>
        </w:rPr>
        <w:t>“</w:t>
      </w:r>
      <w:r w:rsidRPr="00B87AB8">
        <w:rPr>
          <w:rFonts w:eastAsia="宋体" w:hint="eastAsia"/>
          <w:szCs w:val="28"/>
        </w:rPr>
        <w:t>对称</w:t>
      </w:r>
      <w:r w:rsidRPr="00B87AB8">
        <w:rPr>
          <w:rFonts w:eastAsia="宋体"/>
          <w:szCs w:val="28"/>
        </w:rPr>
        <w:t>”</w:t>
      </w:r>
      <w:r w:rsidRPr="00B87AB8">
        <w:rPr>
          <w:rFonts w:eastAsia="宋体" w:hint="eastAsia"/>
          <w:szCs w:val="28"/>
        </w:rPr>
        <w:t>三进制到“比合”三进制的转换</w:t>
      </w:r>
      <w:r w:rsidRPr="00B87AB8">
        <w:rPr>
          <w:rFonts w:eastAsia="宋体"/>
          <w:szCs w:val="28"/>
        </w:rPr>
        <w:t>。</w:t>
      </w:r>
    </w:p>
    <w:p w14:paraId="0232732A" w14:textId="77777777" w:rsidR="00E569F9" w:rsidRPr="00B87AB8" w:rsidRDefault="00E569F9" w:rsidP="00E569F9">
      <w:pPr>
        <w:pStyle w:val="Heading3"/>
        <w:rPr>
          <w:rFonts w:ascii="宋体" w:eastAsia="宋体" w:hAnsi="宋体"/>
          <w:u w:val="single"/>
        </w:rPr>
      </w:pPr>
      <w:r w:rsidRPr="00B87AB8">
        <w:rPr>
          <w:rFonts w:ascii="宋体" w:eastAsia="宋体" w:hAnsi="宋体" w:hint="eastAsia"/>
          <w:sz w:val="28"/>
          <w:u w:val="single"/>
        </w:rPr>
        <w:t>“比合”</w:t>
      </w:r>
      <w:r w:rsidRPr="00B87AB8">
        <w:rPr>
          <w:rFonts w:ascii="宋体" w:eastAsia="宋体" w:hAnsi="宋体"/>
          <w:sz w:val="28"/>
          <w:u w:val="single"/>
        </w:rPr>
        <w:t>三进制模拟器引擎</w:t>
      </w:r>
    </w:p>
    <w:p w14:paraId="6478B2B3" w14:textId="77777777" w:rsidR="00E569F9" w:rsidRPr="00B87AB8" w:rsidRDefault="00E569F9" w:rsidP="00E569F9">
      <w:pPr>
        <w:ind w:firstLine="576"/>
        <w:jc w:val="both"/>
        <w:rPr>
          <w:rFonts w:eastAsia="宋体"/>
          <w:szCs w:val="28"/>
        </w:rPr>
      </w:pPr>
      <w:r w:rsidRPr="00B87AB8">
        <w:rPr>
          <w:rFonts w:eastAsia="宋体" w:hint="eastAsia"/>
          <w:szCs w:val="28"/>
        </w:rPr>
        <w:t>根据本发明的对称</w:t>
      </w:r>
      <w:r w:rsidRPr="00B87AB8">
        <w:rPr>
          <w:rFonts w:eastAsia="宋体"/>
          <w:szCs w:val="28"/>
        </w:rPr>
        <w:t>三进制</w:t>
      </w:r>
      <w:r w:rsidRPr="00B87AB8">
        <w:rPr>
          <w:rFonts w:eastAsia="宋体" w:hint="eastAsia"/>
          <w:szCs w:val="28"/>
        </w:rPr>
        <w:t>的</w:t>
      </w:r>
      <w:r w:rsidRPr="00B87AB8">
        <w:rPr>
          <w:rFonts w:eastAsia="宋体" w:hint="eastAsia"/>
          <w:szCs w:val="28"/>
        </w:rPr>
        <w:t>TRIA</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三进制的</w:t>
      </w:r>
      <w:r w:rsidRPr="00B87AB8">
        <w:rPr>
          <w:rFonts w:eastAsia="宋体" w:hint="eastAsia"/>
          <w:szCs w:val="28"/>
        </w:rPr>
        <w:t>全</w:t>
      </w:r>
      <w:r w:rsidRPr="00B87AB8">
        <w:rPr>
          <w:rFonts w:eastAsia="宋体"/>
          <w:szCs w:val="28"/>
        </w:rPr>
        <w:t>加法</w:t>
      </w:r>
      <w:r w:rsidRPr="00B87AB8">
        <w:rPr>
          <w:rFonts w:eastAsia="宋体" w:hint="eastAsia"/>
          <w:szCs w:val="28"/>
        </w:rPr>
        <w:t>器运算处理过程</w:t>
      </w:r>
      <w:r w:rsidRPr="00B87AB8">
        <w:rPr>
          <w:rFonts w:eastAsia="宋体"/>
          <w:szCs w:val="28"/>
        </w:rPr>
        <w:t>，</w:t>
      </w:r>
      <w:r w:rsidRPr="00B87AB8">
        <w:rPr>
          <w:rFonts w:eastAsia="宋体" w:hint="eastAsia"/>
          <w:szCs w:val="28"/>
        </w:rPr>
        <w:t>可以在二进制</w:t>
      </w:r>
      <w:r w:rsidRPr="00B87AB8">
        <w:rPr>
          <w:rFonts w:eastAsia="宋体"/>
          <w:szCs w:val="28"/>
        </w:rPr>
        <w:t>计算环境下</w:t>
      </w:r>
      <w:r w:rsidRPr="00B87AB8">
        <w:rPr>
          <w:rFonts w:eastAsia="宋体" w:hint="eastAsia"/>
          <w:szCs w:val="28"/>
        </w:rPr>
        <w:t>通过</w:t>
      </w:r>
      <w:r w:rsidRPr="00B87AB8">
        <w:rPr>
          <w:rFonts w:eastAsia="宋体"/>
          <w:szCs w:val="28"/>
        </w:rPr>
        <w:t>Python</w:t>
      </w:r>
      <w:r w:rsidRPr="00B87AB8">
        <w:rPr>
          <w:rFonts w:eastAsia="宋体"/>
          <w:szCs w:val="28"/>
        </w:rPr>
        <w:t>语言模拟</w:t>
      </w:r>
      <w:r w:rsidRPr="00B87AB8">
        <w:rPr>
          <w:rFonts w:eastAsia="宋体" w:hint="eastAsia"/>
          <w:szCs w:val="28"/>
        </w:rPr>
        <w:t>“比合”三进制计算</w:t>
      </w:r>
      <w:r w:rsidRPr="00B87AB8">
        <w:rPr>
          <w:rFonts w:eastAsia="宋体"/>
          <w:szCs w:val="28"/>
        </w:rPr>
        <w:t>处理方法</w:t>
      </w:r>
      <w:r w:rsidRPr="00B87AB8">
        <w:rPr>
          <w:rFonts w:eastAsia="宋体" w:hint="eastAsia"/>
          <w:szCs w:val="28"/>
        </w:rPr>
        <w:t>。此运算</w:t>
      </w:r>
      <w:r w:rsidRPr="00B87AB8">
        <w:rPr>
          <w:rFonts w:eastAsia="宋体"/>
          <w:szCs w:val="28"/>
        </w:rPr>
        <w:t>处理过程</w:t>
      </w:r>
      <w:r w:rsidRPr="00B87AB8">
        <w:rPr>
          <w:rFonts w:eastAsia="宋体" w:hint="eastAsia"/>
          <w:szCs w:val="28"/>
        </w:rPr>
        <w:t>方法</w:t>
      </w:r>
      <w:r w:rsidRPr="00B87AB8">
        <w:rPr>
          <w:rFonts w:eastAsia="宋体"/>
          <w:szCs w:val="28"/>
        </w:rPr>
        <w:t>不仅限于</w:t>
      </w:r>
      <w:r w:rsidRPr="00B87AB8">
        <w:rPr>
          <w:rFonts w:eastAsia="宋体"/>
          <w:szCs w:val="28"/>
        </w:rPr>
        <w:t>Python</w:t>
      </w:r>
      <w:r w:rsidRPr="00B87AB8">
        <w:rPr>
          <w:rFonts w:eastAsia="宋体"/>
          <w:szCs w:val="28"/>
        </w:rPr>
        <w:t>语言，</w:t>
      </w:r>
      <w:r w:rsidRPr="00B87AB8">
        <w:rPr>
          <w:rFonts w:eastAsia="宋体" w:hint="eastAsia"/>
          <w:szCs w:val="28"/>
        </w:rPr>
        <w:t>也可通过</w:t>
      </w:r>
      <w:r w:rsidRPr="00B87AB8">
        <w:rPr>
          <w:rFonts w:eastAsia="宋体"/>
          <w:szCs w:val="28"/>
        </w:rPr>
        <w:t>其他汇编、</w:t>
      </w:r>
      <w:r w:rsidRPr="00B87AB8">
        <w:rPr>
          <w:rFonts w:eastAsia="宋体"/>
          <w:szCs w:val="28"/>
        </w:rPr>
        <w:t>C</w:t>
      </w:r>
      <w:r w:rsidRPr="00B87AB8">
        <w:rPr>
          <w:rFonts w:eastAsia="宋体"/>
          <w:szCs w:val="28"/>
        </w:rPr>
        <w:t>语</w:t>
      </w:r>
      <w:r w:rsidRPr="00B87AB8">
        <w:rPr>
          <w:rFonts w:eastAsia="宋体"/>
          <w:szCs w:val="28"/>
        </w:rPr>
        <w:lastRenderedPageBreak/>
        <w:t>言等</w:t>
      </w:r>
      <w:r w:rsidRPr="00B87AB8">
        <w:rPr>
          <w:rFonts w:eastAsia="宋体" w:hint="eastAsia"/>
          <w:szCs w:val="28"/>
        </w:rPr>
        <w:t>来进行进一步</w:t>
      </w:r>
      <w:r w:rsidRPr="00B87AB8">
        <w:rPr>
          <w:rFonts w:eastAsia="宋体"/>
          <w:szCs w:val="28"/>
        </w:rPr>
        <w:t>优化</w:t>
      </w:r>
      <w:r w:rsidRPr="00B87AB8">
        <w:rPr>
          <w:rFonts w:eastAsia="宋体" w:hint="eastAsia"/>
          <w:szCs w:val="28"/>
        </w:rPr>
        <w:t>。</w:t>
      </w:r>
      <w:r w:rsidRPr="00B87AB8">
        <w:rPr>
          <w:rFonts w:eastAsia="宋体"/>
          <w:szCs w:val="28"/>
        </w:rPr>
        <w:t>用此方法</w:t>
      </w:r>
      <w:r w:rsidRPr="00B87AB8">
        <w:rPr>
          <w:rFonts w:eastAsia="宋体" w:hint="eastAsia"/>
          <w:szCs w:val="28"/>
        </w:rPr>
        <w:t>在二进制</w:t>
      </w:r>
      <w:r w:rsidRPr="00B87AB8">
        <w:rPr>
          <w:rFonts w:eastAsia="宋体"/>
          <w:szCs w:val="28"/>
        </w:rPr>
        <w:t>环境</w:t>
      </w:r>
      <w:r w:rsidRPr="00B87AB8">
        <w:rPr>
          <w:rFonts w:eastAsia="宋体" w:hint="eastAsia"/>
          <w:szCs w:val="28"/>
        </w:rPr>
        <w:t>下</w:t>
      </w:r>
      <w:r w:rsidRPr="00B87AB8">
        <w:rPr>
          <w:rFonts w:eastAsia="宋体"/>
          <w:szCs w:val="28"/>
        </w:rPr>
        <w:t>编译成</w:t>
      </w:r>
      <w:r w:rsidRPr="00B87AB8">
        <w:rPr>
          <w:rFonts w:eastAsia="宋体"/>
          <w:szCs w:val="28"/>
        </w:rPr>
        <w:t>TRIA</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三进制加法</w:t>
      </w:r>
      <w:r w:rsidRPr="00B87AB8">
        <w:rPr>
          <w:rFonts w:eastAsia="宋体" w:hint="eastAsia"/>
          <w:szCs w:val="28"/>
        </w:rPr>
        <w:t>器</w:t>
      </w:r>
      <w:r w:rsidRPr="00B87AB8">
        <w:rPr>
          <w:rFonts w:eastAsia="宋体"/>
          <w:szCs w:val="28"/>
        </w:rPr>
        <w:t>操作引擎</w:t>
      </w:r>
      <w:r w:rsidRPr="00B87AB8">
        <w:rPr>
          <w:rFonts w:eastAsia="宋体" w:hint="eastAsia"/>
          <w:szCs w:val="28"/>
        </w:rPr>
        <w:t>提供</w:t>
      </w:r>
      <w:r w:rsidRPr="00B87AB8">
        <w:rPr>
          <w:rFonts w:eastAsia="宋体"/>
          <w:szCs w:val="28"/>
        </w:rPr>
        <w:t>API</w:t>
      </w:r>
      <w:r w:rsidRPr="00B87AB8">
        <w:rPr>
          <w:rFonts w:eastAsia="宋体" w:hint="eastAsia"/>
          <w:szCs w:val="28"/>
        </w:rPr>
        <w:t>接口</w:t>
      </w:r>
      <w:r w:rsidRPr="00B87AB8">
        <w:rPr>
          <w:rFonts w:eastAsia="宋体"/>
          <w:szCs w:val="28"/>
        </w:rPr>
        <w:t>给操作系统，</w:t>
      </w:r>
      <w:r w:rsidRPr="00B87AB8">
        <w:rPr>
          <w:rFonts w:eastAsia="宋体" w:hint="eastAsia"/>
          <w:szCs w:val="28"/>
        </w:rPr>
        <w:t>从而可</w:t>
      </w:r>
      <w:r w:rsidRPr="00B87AB8">
        <w:rPr>
          <w:rFonts w:eastAsia="宋体"/>
          <w:szCs w:val="28"/>
        </w:rPr>
        <w:t>在二进制计算机操作系统上虚拟化</w:t>
      </w:r>
      <w:r w:rsidRPr="00B87AB8">
        <w:rPr>
          <w:rFonts w:eastAsia="宋体" w:hint="eastAsia"/>
          <w:szCs w:val="28"/>
        </w:rPr>
        <w:t>“比合”三进制计算</w:t>
      </w:r>
      <w:r w:rsidRPr="00B87AB8">
        <w:rPr>
          <w:rFonts w:eastAsia="宋体"/>
          <w:szCs w:val="28"/>
        </w:rPr>
        <w:t>处理的对称三进制计算的模拟操作系统环境。</w:t>
      </w:r>
    </w:p>
    <w:p w14:paraId="056C6FD3" w14:textId="77777777" w:rsidR="00E569F9" w:rsidRPr="00B87AB8" w:rsidRDefault="00E569F9" w:rsidP="00E569F9">
      <w:pPr>
        <w:ind w:firstLine="576"/>
        <w:jc w:val="both"/>
        <w:rPr>
          <w:rFonts w:eastAsia="宋体"/>
          <w:szCs w:val="28"/>
        </w:rPr>
      </w:pPr>
      <w:r w:rsidRPr="00B87AB8">
        <w:rPr>
          <w:rFonts w:eastAsia="宋体" w:hint="eastAsia"/>
          <w:szCs w:val="28"/>
        </w:rPr>
        <w:t>如上所述，根据本发明的</w:t>
      </w:r>
      <w:r w:rsidRPr="00B87AB8">
        <w:rPr>
          <w:rFonts w:eastAsia="宋体"/>
          <w:szCs w:val="28"/>
        </w:rPr>
        <w:t>T</w:t>
      </w:r>
      <w:r w:rsidRPr="00B87AB8">
        <w:rPr>
          <w:rFonts w:eastAsia="宋体" w:hint="eastAsia"/>
          <w:szCs w:val="28"/>
        </w:rPr>
        <w:t>全</w:t>
      </w:r>
      <w:r w:rsidRPr="00B87AB8">
        <w:rPr>
          <w:rFonts w:eastAsia="宋体"/>
          <w:szCs w:val="28"/>
        </w:rPr>
        <w:t>加法</w:t>
      </w:r>
      <w:r w:rsidRPr="00B87AB8">
        <w:rPr>
          <w:rFonts w:eastAsia="宋体" w:hint="eastAsia"/>
          <w:szCs w:val="28"/>
        </w:rPr>
        <w:t>器模拟</w:t>
      </w:r>
      <w:r w:rsidRPr="00B87AB8">
        <w:rPr>
          <w:rFonts w:eastAsia="宋体"/>
          <w:szCs w:val="28"/>
        </w:rPr>
        <w:t>器</w:t>
      </w:r>
      <w:r w:rsidRPr="00B87AB8">
        <w:rPr>
          <w:rFonts w:eastAsia="宋体" w:hint="eastAsia"/>
          <w:szCs w:val="28"/>
        </w:rPr>
        <w:t>可参照</w:t>
      </w:r>
      <w:r w:rsidRPr="00B87AB8">
        <w:rPr>
          <w:rFonts w:eastAsia="宋体"/>
          <w:szCs w:val="28"/>
        </w:rPr>
        <w:t>附图</w:t>
      </w:r>
      <w:r w:rsidRPr="00B87AB8">
        <w:rPr>
          <w:rFonts w:eastAsia="宋体" w:hint="eastAsia"/>
          <w:szCs w:val="28"/>
        </w:rPr>
        <w:t>2</w:t>
      </w:r>
      <w:r w:rsidRPr="00B87AB8">
        <w:rPr>
          <w:rFonts w:eastAsia="宋体" w:hint="eastAsia"/>
          <w:szCs w:val="28"/>
        </w:rPr>
        <w:t>的</w:t>
      </w:r>
      <w:r w:rsidRPr="00B87AB8">
        <w:rPr>
          <w:rFonts w:eastAsia="宋体"/>
          <w:szCs w:val="28"/>
        </w:rPr>
        <w:t>逻辑门电路的模拟</w:t>
      </w:r>
      <w:r w:rsidRPr="00B87AB8">
        <w:rPr>
          <w:rFonts w:eastAsia="宋体" w:hint="eastAsia"/>
          <w:szCs w:val="28"/>
        </w:rPr>
        <w:t>程序，</w:t>
      </w:r>
      <w:r w:rsidRPr="00B87AB8">
        <w:rPr>
          <w:rFonts w:eastAsia="宋体"/>
          <w:szCs w:val="28"/>
        </w:rPr>
        <w:t>包括</w:t>
      </w:r>
      <w:r w:rsidRPr="00B87AB8">
        <w:rPr>
          <w:rFonts w:eastAsia="宋体" w:hint="eastAsia"/>
          <w:szCs w:val="28"/>
        </w:rPr>
        <w:t>“比合”</w:t>
      </w:r>
      <w:r w:rsidRPr="00B87AB8">
        <w:rPr>
          <w:rFonts w:eastAsia="宋体"/>
          <w:szCs w:val="28"/>
        </w:rPr>
        <w:t>操作功能模块（</w:t>
      </w:r>
      <w:r w:rsidRPr="00B87AB8">
        <w:rPr>
          <w:rFonts w:eastAsia="宋体" w:hint="eastAsia"/>
          <w:szCs w:val="28"/>
        </w:rPr>
        <w:t>combine</w:t>
      </w:r>
      <w:r w:rsidRPr="00B87AB8">
        <w:rPr>
          <w:rFonts w:eastAsia="宋体"/>
          <w:szCs w:val="28"/>
        </w:rPr>
        <w:t>函数），二进制全加法器功能模块</w:t>
      </w:r>
      <w:r w:rsidRPr="00B87AB8">
        <w:rPr>
          <w:rFonts w:eastAsia="宋体" w:hint="eastAsia"/>
          <w:szCs w:val="28"/>
        </w:rPr>
        <w:t>(bin_adder</w:t>
      </w:r>
      <w:r w:rsidRPr="00B87AB8">
        <w:rPr>
          <w:rFonts w:eastAsia="宋体"/>
          <w:szCs w:val="28"/>
        </w:rPr>
        <w:t>函数</w:t>
      </w:r>
      <w:r w:rsidRPr="00B87AB8">
        <w:rPr>
          <w:rFonts w:eastAsia="宋体" w:hint="eastAsia"/>
          <w:szCs w:val="28"/>
        </w:rPr>
        <w:t>)</w:t>
      </w:r>
      <w:r w:rsidRPr="00B87AB8">
        <w:rPr>
          <w:rFonts w:eastAsia="宋体"/>
          <w:szCs w:val="28"/>
        </w:rPr>
        <w:t>，</w:t>
      </w:r>
      <w:r w:rsidRPr="00B87AB8">
        <w:rPr>
          <w:rFonts w:eastAsia="宋体" w:hint="eastAsia"/>
          <w:szCs w:val="28"/>
        </w:rPr>
        <w:t>二</w:t>
      </w:r>
      <w:r w:rsidRPr="00B87AB8">
        <w:rPr>
          <w:rFonts w:eastAsia="宋体"/>
          <w:szCs w:val="28"/>
        </w:rPr>
        <w:t>和三</w:t>
      </w:r>
      <w:r w:rsidRPr="00B87AB8">
        <w:rPr>
          <w:rFonts w:eastAsia="宋体" w:hint="eastAsia"/>
          <w:szCs w:val="28"/>
        </w:rPr>
        <w:t>“比合”转译</w:t>
      </w:r>
      <w:r w:rsidRPr="00B87AB8">
        <w:rPr>
          <w:rFonts w:eastAsia="宋体"/>
          <w:szCs w:val="28"/>
        </w:rPr>
        <w:t>模块</w:t>
      </w:r>
      <w:r w:rsidRPr="00B87AB8">
        <w:rPr>
          <w:rFonts w:eastAsia="宋体" w:hint="eastAsia"/>
          <w:szCs w:val="28"/>
        </w:rPr>
        <w:t>(</w:t>
      </w:r>
      <w:r w:rsidRPr="00B87AB8">
        <w:rPr>
          <w:rFonts w:eastAsia="宋体"/>
          <w:szCs w:val="28"/>
        </w:rPr>
        <w:t>tria2to3</w:t>
      </w:r>
      <w:r w:rsidRPr="00B87AB8">
        <w:rPr>
          <w:rFonts w:eastAsia="宋体"/>
          <w:szCs w:val="28"/>
        </w:rPr>
        <w:t>函数</w:t>
      </w:r>
      <w:r w:rsidRPr="00B87AB8">
        <w:rPr>
          <w:rFonts w:eastAsia="宋体" w:hint="eastAsia"/>
          <w:szCs w:val="28"/>
        </w:rPr>
        <w:t>)</w:t>
      </w:r>
      <w:r w:rsidRPr="00B87AB8">
        <w:rPr>
          <w:rFonts w:eastAsia="宋体" w:hint="eastAsia"/>
          <w:szCs w:val="28"/>
        </w:rPr>
        <w:t>和“才亚”转换“才特”三进制</w:t>
      </w:r>
      <w:r w:rsidRPr="00B87AB8">
        <w:rPr>
          <w:rFonts w:eastAsia="宋体" w:hint="eastAsia"/>
          <w:szCs w:val="28"/>
        </w:rPr>
        <w:t>(trito</w:t>
      </w:r>
      <w:r w:rsidRPr="00B87AB8">
        <w:rPr>
          <w:rFonts w:eastAsia="宋体" w:hint="eastAsia"/>
          <w:szCs w:val="28"/>
        </w:rPr>
        <w:t>函数</w:t>
      </w:r>
      <w:r w:rsidRPr="00B87AB8">
        <w:rPr>
          <w:rFonts w:eastAsia="宋体" w:hint="eastAsia"/>
          <w:szCs w:val="28"/>
        </w:rPr>
        <w:t>)</w:t>
      </w:r>
      <w:r w:rsidRPr="00B87AB8">
        <w:rPr>
          <w:rFonts w:eastAsia="宋体" w:hint="eastAsia"/>
          <w:szCs w:val="28"/>
        </w:rPr>
        <w:t>。通过</w:t>
      </w:r>
      <w:r w:rsidRPr="00B87AB8">
        <w:rPr>
          <w:rFonts w:eastAsia="宋体"/>
          <w:szCs w:val="28"/>
        </w:rPr>
        <w:t>T</w:t>
      </w:r>
      <w:r w:rsidRPr="00B87AB8">
        <w:rPr>
          <w:rFonts w:eastAsia="宋体" w:hint="eastAsia"/>
          <w:szCs w:val="28"/>
        </w:rPr>
        <w:t>全</w:t>
      </w:r>
      <w:r w:rsidRPr="00B87AB8">
        <w:rPr>
          <w:rFonts w:eastAsia="宋体"/>
          <w:szCs w:val="28"/>
        </w:rPr>
        <w:t>加法</w:t>
      </w:r>
      <w:r w:rsidRPr="00B87AB8">
        <w:rPr>
          <w:rFonts w:eastAsia="宋体" w:hint="eastAsia"/>
          <w:szCs w:val="28"/>
        </w:rPr>
        <w:t>器模拟</w:t>
      </w:r>
      <w:r w:rsidRPr="00B87AB8">
        <w:rPr>
          <w:rFonts w:eastAsia="宋体"/>
          <w:szCs w:val="28"/>
        </w:rPr>
        <w:t>器</w:t>
      </w:r>
      <w:r w:rsidRPr="00B87AB8">
        <w:rPr>
          <w:rFonts w:eastAsia="宋体" w:hint="eastAsia"/>
          <w:szCs w:val="28"/>
        </w:rPr>
        <w:t>功能</w:t>
      </w:r>
      <w:r w:rsidRPr="00B87AB8">
        <w:rPr>
          <w:rFonts w:eastAsia="宋体"/>
          <w:szCs w:val="28"/>
        </w:rPr>
        <w:t>模块</w:t>
      </w:r>
      <w:r w:rsidRPr="00B87AB8">
        <w:rPr>
          <w:rFonts w:eastAsia="宋体" w:hint="eastAsia"/>
          <w:szCs w:val="28"/>
        </w:rPr>
        <w:t>(tria_adder</w:t>
      </w:r>
      <w:r w:rsidRPr="00B87AB8">
        <w:rPr>
          <w:rFonts w:eastAsia="宋体" w:hint="eastAsia"/>
          <w:szCs w:val="28"/>
        </w:rPr>
        <w:t>函数</w:t>
      </w:r>
      <w:r w:rsidRPr="00B87AB8">
        <w:rPr>
          <w:rFonts w:eastAsia="宋体" w:hint="eastAsia"/>
          <w:szCs w:val="28"/>
        </w:rPr>
        <w:t>)</w:t>
      </w:r>
      <w:r w:rsidRPr="00B87AB8">
        <w:rPr>
          <w:rFonts w:eastAsia="宋体" w:hint="eastAsia"/>
          <w:szCs w:val="28"/>
        </w:rPr>
        <w:t>调用计算，</w:t>
      </w:r>
      <w:r w:rsidRPr="00B87AB8">
        <w:rPr>
          <w:rFonts w:eastAsia="宋体"/>
          <w:szCs w:val="28"/>
        </w:rPr>
        <w:t>其中</w:t>
      </w:r>
      <w:r w:rsidRPr="00B87AB8">
        <w:rPr>
          <w:rFonts w:eastAsia="宋体" w:hint="eastAsia"/>
          <w:szCs w:val="28"/>
        </w:rPr>
        <w:t>，输入</w:t>
      </w:r>
      <w:r w:rsidRPr="00B87AB8">
        <w:rPr>
          <w:rFonts w:eastAsia="宋体"/>
          <w:szCs w:val="28"/>
        </w:rPr>
        <w:t>参数分别为</w:t>
      </w:r>
      <w:r w:rsidRPr="00B87AB8">
        <w:rPr>
          <w:rFonts w:eastAsia="宋体" w:hint="eastAsia"/>
          <w:szCs w:val="28"/>
        </w:rPr>
        <w:t>二</w:t>
      </w:r>
      <w:r w:rsidRPr="00B87AB8">
        <w:rPr>
          <w:rFonts w:eastAsia="宋体"/>
          <w:szCs w:val="28"/>
        </w:rPr>
        <w:t>进制和三进制切换</w:t>
      </w:r>
      <w:r w:rsidRPr="00B87AB8">
        <w:rPr>
          <w:rFonts w:eastAsia="宋体" w:hint="eastAsia"/>
          <w:szCs w:val="28"/>
        </w:rPr>
        <w:t>输入</w:t>
      </w:r>
      <w:r w:rsidRPr="00B87AB8">
        <w:rPr>
          <w:rFonts w:eastAsia="宋体"/>
          <w:szCs w:val="28"/>
        </w:rPr>
        <w:t>值</w:t>
      </w:r>
      <w:r w:rsidRPr="00B87AB8">
        <w:rPr>
          <w:rFonts w:eastAsia="宋体" w:hint="eastAsia"/>
          <w:szCs w:val="28"/>
        </w:rPr>
        <w:t>(</w:t>
      </w:r>
      <w:r w:rsidRPr="00B87AB8">
        <w:rPr>
          <w:rFonts w:eastAsia="宋体" w:hint="eastAsia"/>
          <w:szCs w:val="28"/>
        </w:rPr>
        <w:t>以下</w:t>
      </w:r>
      <w:r w:rsidRPr="00B87AB8">
        <w:rPr>
          <w:rFonts w:eastAsia="宋体"/>
          <w:szCs w:val="28"/>
        </w:rPr>
        <w:t>，</w:t>
      </w:r>
      <w:r w:rsidRPr="00B87AB8">
        <w:rPr>
          <w:rFonts w:eastAsia="宋体" w:hint="eastAsia"/>
          <w:szCs w:val="28"/>
        </w:rPr>
        <w:t>变量</w:t>
      </w:r>
      <w:r w:rsidRPr="00B87AB8">
        <w:rPr>
          <w:rFonts w:eastAsia="宋体"/>
          <w:szCs w:val="28"/>
        </w:rPr>
        <w:t>T</w:t>
      </w:r>
      <w:r w:rsidRPr="00B87AB8">
        <w:rPr>
          <w:rFonts w:eastAsia="宋体"/>
          <w:szCs w:val="28"/>
        </w:rPr>
        <w:t>表示</w:t>
      </w:r>
      <w:r w:rsidRPr="00B87AB8">
        <w:rPr>
          <w:rFonts w:eastAsia="宋体" w:hint="eastAsia"/>
          <w:szCs w:val="28"/>
        </w:rPr>
        <w:t>）</w:t>
      </w:r>
      <w:r w:rsidRPr="00B87AB8">
        <w:rPr>
          <w:rFonts w:eastAsia="宋体"/>
          <w:szCs w:val="28"/>
        </w:rPr>
        <w:t>，</w:t>
      </w:r>
      <w:r w:rsidRPr="00B87AB8">
        <w:rPr>
          <w:rFonts w:eastAsia="宋体" w:hint="eastAsia"/>
          <w:szCs w:val="28"/>
        </w:rPr>
        <w:t>正数部</w:t>
      </w:r>
      <w:r w:rsidRPr="00B87AB8">
        <w:rPr>
          <w:rFonts w:eastAsia="宋体"/>
          <w:szCs w:val="28"/>
        </w:rPr>
        <w:t>输入值</w:t>
      </w:r>
      <w:r w:rsidRPr="00B87AB8">
        <w:rPr>
          <w:rFonts w:eastAsia="宋体" w:hint="eastAsia"/>
          <w:szCs w:val="28"/>
        </w:rPr>
        <w:t>(A,B</w:t>
      </w:r>
      <w:r w:rsidRPr="00B87AB8">
        <w:rPr>
          <w:rFonts w:eastAsia="宋体" w:hint="eastAsia"/>
          <w:szCs w:val="28"/>
        </w:rPr>
        <w:t>和</w:t>
      </w:r>
      <w:r w:rsidRPr="00B87AB8">
        <w:rPr>
          <w:rFonts w:eastAsia="宋体"/>
          <w:szCs w:val="28"/>
        </w:rPr>
        <w:t>进位</w:t>
      </w:r>
      <w:r w:rsidRPr="00B87AB8">
        <w:rPr>
          <w:rFonts w:eastAsia="宋体"/>
          <w:szCs w:val="28"/>
        </w:rPr>
        <w:t>C</w:t>
      </w:r>
      <w:r w:rsidRPr="00B87AB8">
        <w:rPr>
          <w:rFonts w:eastAsia="宋体" w:hint="eastAsia"/>
          <w:szCs w:val="28"/>
        </w:rPr>
        <w:t>)</w:t>
      </w:r>
      <w:r w:rsidRPr="00B87AB8">
        <w:rPr>
          <w:rFonts w:eastAsia="宋体"/>
          <w:szCs w:val="28"/>
        </w:rPr>
        <w:t>，</w:t>
      </w:r>
      <w:r w:rsidRPr="00B87AB8">
        <w:rPr>
          <w:rFonts w:eastAsia="宋体" w:hint="eastAsia"/>
          <w:szCs w:val="28"/>
        </w:rPr>
        <w:t>反</w:t>
      </w:r>
      <w:r w:rsidRPr="00B87AB8">
        <w:rPr>
          <w:rFonts w:eastAsia="宋体"/>
          <w:szCs w:val="28"/>
        </w:rPr>
        <w:t>数部输入值</w:t>
      </w:r>
      <w:r w:rsidRPr="00B87AB8">
        <w:rPr>
          <w:rFonts w:eastAsia="宋体"/>
          <w:szCs w:val="28"/>
        </w:rPr>
        <w:t>(a,b</w:t>
      </w:r>
      <w:r w:rsidRPr="00B87AB8">
        <w:rPr>
          <w:rFonts w:eastAsia="宋体" w:hint="eastAsia"/>
          <w:szCs w:val="28"/>
        </w:rPr>
        <w:t>和</w:t>
      </w:r>
      <w:r w:rsidRPr="00B87AB8">
        <w:rPr>
          <w:rFonts w:eastAsia="宋体"/>
          <w:szCs w:val="28"/>
        </w:rPr>
        <w:t>进位</w:t>
      </w:r>
      <w:r w:rsidRPr="00B87AB8">
        <w:rPr>
          <w:rFonts w:eastAsia="宋体"/>
          <w:szCs w:val="28"/>
        </w:rPr>
        <w:t>c)</w:t>
      </w:r>
      <w:r w:rsidRPr="00B87AB8">
        <w:rPr>
          <w:rFonts w:eastAsia="宋体" w:hint="eastAsia"/>
          <w:szCs w:val="28"/>
        </w:rPr>
        <w:t>。</w:t>
      </w:r>
      <w:r w:rsidRPr="00B87AB8">
        <w:rPr>
          <w:rFonts w:eastAsia="宋体"/>
          <w:szCs w:val="28"/>
        </w:rPr>
        <w:t>当</w:t>
      </w:r>
      <w:r w:rsidRPr="00B87AB8">
        <w:rPr>
          <w:rFonts w:eastAsia="宋体" w:hint="eastAsia"/>
          <w:szCs w:val="28"/>
        </w:rPr>
        <w:t>输入值</w:t>
      </w:r>
      <w:r w:rsidRPr="00B87AB8">
        <w:rPr>
          <w:rFonts w:eastAsia="宋体"/>
          <w:szCs w:val="28"/>
        </w:rPr>
        <w:t>T</w:t>
      </w:r>
      <w:r w:rsidRPr="00B87AB8">
        <w:rPr>
          <w:rFonts w:eastAsia="宋体"/>
          <w:szCs w:val="28"/>
        </w:rPr>
        <w:t>为</w:t>
      </w:r>
      <w:r w:rsidRPr="00B87AB8">
        <w:rPr>
          <w:rFonts w:eastAsia="宋体" w:hint="eastAsia"/>
          <w:szCs w:val="28"/>
        </w:rPr>
        <w:t>0</w:t>
      </w:r>
      <w:r w:rsidRPr="00B87AB8">
        <w:rPr>
          <w:rFonts w:eastAsia="宋体" w:hint="eastAsia"/>
          <w:szCs w:val="28"/>
        </w:rPr>
        <w:t>时</w:t>
      </w:r>
      <w:r w:rsidRPr="00B87AB8">
        <w:rPr>
          <w:rFonts w:eastAsia="宋体"/>
          <w:szCs w:val="28"/>
        </w:rPr>
        <w:t>，切换成二进制计算</w:t>
      </w:r>
      <w:r w:rsidRPr="00B87AB8">
        <w:rPr>
          <w:rFonts w:eastAsia="宋体" w:hint="eastAsia"/>
          <w:szCs w:val="28"/>
        </w:rPr>
        <w:t>模式各自</w:t>
      </w:r>
      <w:r w:rsidRPr="00B87AB8">
        <w:rPr>
          <w:rFonts w:eastAsia="宋体"/>
          <w:szCs w:val="28"/>
        </w:rPr>
        <w:t>调用</w:t>
      </w:r>
      <w:r w:rsidRPr="00B87AB8">
        <w:rPr>
          <w:rFonts w:eastAsia="宋体" w:hint="eastAsia"/>
          <w:szCs w:val="28"/>
        </w:rPr>
        <w:t>bin_adder</w:t>
      </w:r>
      <w:r w:rsidRPr="00B87AB8">
        <w:rPr>
          <w:rFonts w:eastAsia="宋体" w:hint="eastAsia"/>
          <w:szCs w:val="28"/>
        </w:rPr>
        <w:t>处理</w:t>
      </w:r>
      <w:r w:rsidRPr="00B87AB8">
        <w:rPr>
          <w:rFonts w:eastAsia="宋体"/>
          <w:szCs w:val="28"/>
        </w:rPr>
        <w:t>后输出</w:t>
      </w:r>
      <w:r w:rsidRPr="00B87AB8">
        <w:rPr>
          <w:rFonts w:eastAsia="宋体" w:hint="eastAsia"/>
          <w:szCs w:val="28"/>
        </w:rPr>
        <w:t>；</w:t>
      </w:r>
      <w:r w:rsidRPr="00B87AB8">
        <w:rPr>
          <w:rFonts w:eastAsia="宋体"/>
          <w:szCs w:val="28"/>
        </w:rPr>
        <w:t>当输入值</w:t>
      </w:r>
      <w:r w:rsidRPr="00B87AB8">
        <w:rPr>
          <w:rFonts w:eastAsia="宋体"/>
          <w:szCs w:val="28"/>
        </w:rPr>
        <w:t>T</w:t>
      </w:r>
      <w:r w:rsidRPr="00B87AB8">
        <w:rPr>
          <w:rFonts w:eastAsia="宋体"/>
          <w:szCs w:val="28"/>
        </w:rPr>
        <w:t>为</w:t>
      </w:r>
      <w:r w:rsidRPr="00B87AB8">
        <w:rPr>
          <w:rFonts w:eastAsia="宋体" w:hint="eastAsia"/>
          <w:szCs w:val="28"/>
        </w:rPr>
        <w:t>1</w:t>
      </w:r>
      <w:r w:rsidRPr="00B87AB8">
        <w:rPr>
          <w:rFonts w:eastAsia="宋体" w:hint="eastAsia"/>
          <w:szCs w:val="28"/>
        </w:rPr>
        <w:t>时</w:t>
      </w:r>
      <w:r w:rsidRPr="00B87AB8">
        <w:rPr>
          <w:rFonts w:eastAsia="宋体"/>
          <w:szCs w:val="28"/>
        </w:rPr>
        <w:t>，</w:t>
      </w:r>
      <w:r w:rsidRPr="00B87AB8">
        <w:rPr>
          <w:rFonts w:eastAsia="宋体" w:hint="eastAsia"/>
          <w:szCs w:val="28"/>
        </w:rPr>
        <w:t>首先并行</w:t>
      </w:r>
      <w:r w:rsidRPr="00B87AB8">
        <w:rPr>
          <w:rFonts w:eastAsia="宋体"/>
          <w:szCs w:val="28"/>
        </w:rPr>
        <w:t>调用</w:t>
      </w:r>
      <w:r w:rsidRPr="00B87AB8">
        <w:rPr>
          <w:rFonts w:eastAsia="宋体" w:hint="eastAsia"/>
          <w:szCs w:val="28"/>
        </w:rPr>
        <w:t>bin_adder</w:t>
      </w:r>
      <w:r w:rsidRPr="00B87AB8">
        <w:rPr>
          <w:rFonts w:eastAsia="宋体" w:hint="eastAsia"/>
          <w:szCs w:val="28"/>
        </w:rPr>
        <w:t>计算</w:t>
      </w:r>
      <w:r w:rsidRPr="00B87AB8">
        <w:rPr>
          <w:rFonts w:eastAsia="宋体"/>
          <w:szCs w:val="28"/>
        </w:rPr>
        <w:t>处理</w:t>
      </w:r>
      <w:r w:rsidRPr="00B87AB8">
        <w:rPr>
          <w:rFonts w:eastAsia="宋体" w:hint="eastAsia"/>
          <w:szCs w:val="28"/>
        </w:rPr>
        <w:t>后</w:t>
      </w:r>
      <w:r w:rsidRPr="00B87AB8">
        <w:rPr>
          <w:rFonts w:eastAsia="宋体"/>
          <w:szCs w:val="28"/>
        </w:rPr>
        <w:t>，调用</w:t>
      </w:r>
      <w:r w:rsidRPr="00B87AB8">
        <w:rPr>
          <w:rFonts w:eastAsia="宋体" w:hint="eastAsia"/>
          <w:szCs w:val="28"/>
        </w:rPr>
        <w:t>combine</w:t>
      </w:r>
      <w:r w:rsidRPr="00B87AB8">
        <w:rPr>
          <w:rFonts w:eastAsia="宋体" w:hint="eastAsia"/>
          <w:szCs w:val="28"/>
        </w:rPr>
        <w:t>函数“比合”处理</w:t>
      </w:r>
      <w:r w:rsidRPr="00B87AB8">
        <w:rPr>
          <w:rFonts w:eastAsia="宋体"/>
          <w:szCs w:val="28"/>
        </w:rPr>
        <w:t>，</w:t>
      </w:r>
      <w:r w:rsidRPr="00B87AB8">
        <w:rPr>
          <w:rFonts w:eastAsia="宋体" w:hint="eastAsia"/>
          <w:szCs w:val="28"/>
        </w:rPr>
        <w:t>并</w:t>
      </w:r>
      <w:r w:rsidRPr="00B87AB8">
        <w:rPr>
          <w:rFonts w:eastAsia="宋体"/>
          <w:szCs w:val="28"/>
        </w:rPr>
        <w:t>判断</w:t>
      </w:r>
      <w:r w:rsidRPr="00B87AB8">
        <w:rPr>
          <w:rFonts w:eastAsia="宋体" w:hint="eastAsia"/>
          <w:szCs w:val="28"/>
        </w:rPr>
        <w:t>正</w:t>
      </w:r>
      <w:r w:rsidRPr="00B87AB8">
        <w:rPr>
          <w:rFonts w:eastAsia="宋体"/>
          <w:szCs w:val="28"/>
        </w:rPr>
        <w:t>、负进位值</w:t>
      </w:r>
      <w:r w:rsidRPr="00B87AB8">
        <w:rPr>
          <w:rFonts w:eastAsia="宋体" w:hint="eastAsia"/>
          <w:szCs w:val="28"/>
        </w:rPr>
        <w:t>异或值</w:t>
      </w:r>
      <w:r w:rsidRPr="00B87AB8">
        <w:rPr>
          <w:rFonts w:eastAsia="宋体" w:hint="eastAsia"/>
          <w:szCs w:val="28"/>
        </w:rPr>
        <w:t>(XOR)</w:t>
      </w:r>
      <w:r w:rsidRPr="00B87AB8">
        <w:rPr>
          <w:rFonts w:eastAsia="宋体"/>
          <w:szCs w:val="28"/>
        </w:rPr>
        <w:t>等于</w:t>
      </w:r>
      <w:r w:rsidRPr="00B87AB8">
        <w:rPr>
          <w:rFonts w:eastAsia="宋体" w:hint="eastAsia"/>
          <w:szCs w:val="28"/>
        </w:rPr>
        <w:t>0</w:t>
      </w:r>
      <w:r w:rsidRPr="00B87AB8">
        <w:rPr>
          <w:rFonts w:eastAsia="宋体" w:hint="eastAsia"/>
          <w:szCs w:val="28"/>
        </w:rPr>
        <w:t>时</w:t>
      </w:r>
      <w:r w:rsidRPr="00B87AB8">
        <w:rPr>
          <w:rFonts w:eastAsia="宋体"/>
          <w:szCs w:val="28"/>
        </w:rPr>
        <w:t>直接返回结果值，当</w:t>
      </w:r>
      <w:r w:rsidRPr="00B87AB8">
        <w:rPr>
          <w:rFonts w:eastAsia="宋体" w:hint="eastAsia"/>
          <w:szCs w:val="28"/>
        </w:rPr>
        <w:t>异或</w:t>
      </w:r>
      <w:r w:rsidRPr="00B87AB8">
        <w:rPr>
          <w:rFonts w:eastAsia="宋体"/>
          <w:szCs w:val="28"/>
        </w:rPr>
        <w:t>值</w:t>
      </w:r>
      <w:r w:rsidRPr="00B87AB8">
        <w:rPr>
          <w:rFonts w:eastAsia="宋体" w:hint="eastAsia"/>
          <w:szCs w:val="28"/>
        </w:rPr>
        <w:t>(XOR)</w:t>
      </w:r>
      <w:r w:rsidRPr="00B87AB8">
        <w:rPr>
          <w:rFonts w:eastAsia="宋体" w:hint="eastAsia"/>
          <w:szCs w:val="28"/>
        </w:rPr>
        <w:t>等于</w:t>
      </w:r>
      <w:r w:rsidRPr="00B87AB8">
        <w:rPr>
          <w:rFonts w:eastAsia="宋体" w:hint="eastAsia"/>
          <w:szCs w:val="28"/>
        </w:rPr>
        <w:t>1</w:t>
      </w:r>
      <w:r w:rsidRPr="00B87AB8">
        <w:rPr>
          <w:rFonts w:eastAsia="宋体" w:hint="eastAsia"/>
          <w:szCs w:val="28"/>
        </w:rPr>
        <w:t>时调用</w:t>
      </w:r>
      <w:r w:rsidRPr="00B87AB8">
        <w:rPr>
          <w:rFonts w:eastAsia="宋体"/>
          <w:szCs w:val="28"/>
        </w:rPr>
        <w:t>tria2to3</w:t>
      </w:r>
      <w:r w:rsidRPr="00B87AB8">
        <w:rPr>
          <w:rFonts w:eastAsia="宋体" w:hint="eastAsia"/>
          <w:szCs w:val="28"/>
        </w:rPr>
        <w:t>函数</w:t>
      </w:r>
      <w:r w:rsidRPr="00B87AB8">
        <w:rPr>
          <w:rFonts w:eastAsia="宋体"/>
          <w:szCs w:val="28"/>
        </w:rPr>
        <w:t>转译操作后返回结果</w:t>
      </w:r>
      <w:r w:rsidRPr="00B87AB8">
        <w:rPr>
          <w:rFonts w:eastAsia="宋体" w:hint="eastAsia"/>
          <w:szCs w:val="28"/>
        </w:rPr>
        <w:t>值</w:t>
      </w:r>
      <w:r w:rsidRPr="00B87AB8">
        <w:rPr>
          <w:rFonts w:eastAsia="宋体"/>
          <w:szCs w:val="28"/>
        </w:rPr>
        <w:t>完成，</w:t>
      </w:r>
      <w:r w:rsidRPr="00B87AB8">
        <w:rPr>
          <w:rFonts w:eastAsia="宋体" w:hint="eastAsia"/>
          <w:szCs w:val="28"/>
        </w:rPr>
        <w:t>“比合”三进制</w:t>
      </w:r>
      <w:r w:rsidRPr="00B87AB8">
        <w:rPr>
          <w:rFonts w:eastAsia="宋体"/>
          <w:szCs w:val="28"/>
        </w:rPr>
        <w:t>全加</w:t>
      </w:r>
      <w:r w:rsidRPr="00B87AB8">
        <w:rPr>
          <w:rFonts w:eastAsia="宋体" w:hint="eastAsia"/>
          <w:szCs w:val="28"/>
        </w:rPr>
        <w:t>法</w:t>
      </w:r>
      <w:r w:rsidRPr="00B87AB8">
        <w:rPr>
          <w:rFonts w:eastAsia="宋体"/>
          <w:szCs w:val="28"/>
        </w:rPr>
        <w:t>器处理</w:t>
      </w:r>
      <w:r w:rsidRPr="00B87AB8">
        <w:rPr>
          <w:rFonts w:eastAsia="宋体" w:hint="eastAsia"/>
          <w:szCs w:val="28"/>
        </w:rPr>
        <w:t>。“比合”三进制</w:t>
      </w:r>
      <w:r w:rsidRPr="00B87AB8">
        <w:rPr>
          <w:rFonts w:eastAsia="宋体"/>
          <w:szCs w:val="28"/>
        </w:rPr>
        <w:t>结果通过</w:t>
      </w:r>
      <w:r w:rsidRPr="00B87AB8">
        <w:rPr>
          <w:rFonts w:eastAsia="宋体" w:hint="eastAsia"/>
          <w:szCs w:val="28"/>
        </w:rPr>
        <w:t>调用</w:t>
      </w:r>
      <w:r w:rsidRPr="00B87AB8">
        <w:rPr>
          <w:rFonts w:eastAsia="宋体" w:hint="eastAsia"/>
          <w:szCs w:val="28"/>
        </w:rPr>
        <w:t>trito</w:t>
      </w:r>
      <w:r w:rsidRPr="00B87AB8">
        <w:rPr>
          <w:rFonts w:eastAsia="宋体" w:hint="eastAsia"/>
          <w:szCs w:val="28"/>
        </w:rPr>
        <w:t>，按</w:t>
      </w:r>
      <w:r w:rsidRPr="00B87AB8">
        <w:rPr>
          <w:rFonts w:eastAsia="宋体"/>
          <w:szCs w:val="28"/>
        </w:rPr>
        <w:t>位</w:t>
      </w:r>
      <w:r w:rsidRPr="00B87AB8">
        <w:rPr>
          <w:rFonts w:eastAsia="宋体" w:hint="eastAsia"/>
          <w:szCs w:val="28"/>
        </w:rPr>
        <w:t>转换</w:t>
      </w:r>
      <w:r w:rsidRPr="00B87AB8">
        <w:rPr>
          <w:rFonts w:eastAsia="宋体"/>
          <w:szCs w:val="28"/>
        </w:rPr>
        <w:t>处理输出</w:t>
      </w:r>
      <w:r w:rsidRPr="00B87AB8">
        <w:rPr>
          <w:rFonts w:eastAsia="宋体" w:hint="eastAsia"/>
          <w:szCs w:val="28"/>
        </w:rPr>
        <w:t>“对称”</w:t>
      </w:r>
      <w:r w:rsidRPr="00B87AB8">
        <w:rPr>
          <w:rFonts w:eastAsia="宋体"/>
          <w:szCs w:val="28"/>
        </w:rPr>
        <w:t>三进制</w:t>
      </w:r>
      <w:r w:rsidRPr="00B87AB8">
        <w:rPr>
          <w:rFonts w:eastAsia="宋体" w:hint="eastAsia"/>
          <w:szCs w:val="28"/>
        </w:rPr>
        <w:t>。</w:t>
      </w:r>
    </w:p>
    <w:p w14:paraId="2C0AA042" w14:textId="77777777" w:rsidR="00E569F9" w:rsidRPr="00B87AB8" w:rsidRDefault="00E569F9" w:rsidP="00E569F9">
      <w:pPr>
        <w:ind w:firstLine="576"/>
        <w:jc w:val="both"/>
        <w:rPr>
          <w:rFonts w:eastAsia="宋体"/>
          <w:szCs w:val="28"/>
        </w:rPr>
      </w:pPr>
      <w:r w:rsidRPr="00B87AB8">
        <w:rPr>
          <w:rFonts w:eastAsia="宋体"/>
          <w:szCs w:val="28"/>
        </w:rPr>
        <w:t>T</w:t>
      </w:r>
      <w:r w:rsidRPr="00B87AB8">
        <w:rPr>
          <w:rFonts w:eastAsia="宋体" w:hint="eastAsia"/>
          <w:szCs w:val="28"/>
        </w:rPr>
        <w:t>全</w:t>
      </w:r>
      <w:r w:rsidRPr="00B87AB8">
        <w:rPr>
          <w:rFonts w:eastAsia="宋体"/>
          <w:szCs w:val="28"/>
        </w:rPr>
        <w:t>加法器模拟程序</w:t>
      </w:r>
      <w:r w:rsidRPr="00B87AB8">
        <w:rPr>
          <w:rFonts w:eastAsia="宋体" w:hint="eastAsia"/>
          <w:szCs w:val="28"/>
        </w:rPr>
        <w:t>的</w:t>
      </w:r>
      <w:r w:rsidRPr="00B87AB8">
        <w:rPr>
          <w:rFonts w:eastAsia="宋体"/>
          <w:szCs w:val="28"/>
        </w:rPr>
        <w:t>各模块和处理步骤，具体参照如下表</w:t>
      </w:r>
      <w:r w:rsidR="00FF68D9" w:rsidRPr="00B87AB8">
        <w:rPr>
          <w:rFonts w:eastAsia="宋体" w:hint="eastAsia"/>
          <w:szCs w:val="28"/>
        </w:rPr>
        <w:t>19</w:t>
      </w:r>
      <w:r w:rsidRPr="00B87AB8">
        <w:rPr>
          <w:rFonts w:eastAsia="宋体" w:hint="eastAsia"/>
          <w:szCs w:val="28"/>
        </w:rPr>
        <w:t>。</w:t>
      </w:r>
    </w:p>
    <w:p w14:paraId="2EB2DD11" w14:textId="77777777" w:rsidR="00E569F9" w:rsidRPr="00B87AB8" w:rsidRDefault="00E569F9" w:rsidP="00E569F9">
      <w:pPr>
        <w:ind w:firstLine="576"/>
        <w:jc w:val="both"/>
        <w:rPr>
          <w:rFonts w:eastAsia="宋体"/>
          <w:szCs w:val="28"/>
        </w:rPr>
      </w:pPr>
      <w:r w:rsidRPr="00B87AB8">
        <w:rPr>
          <w:rFonts w:eastAsia="宋体" w:hint="eastAsia"/>
          <w:szCs w:val="28"/>
        </w:rPr>
        <w:t>表</w:t>
      </w:r>
      <w:r w:rsidR="00FF68D9" w:rsidRPr="00B87AB8">
        <w:rPr>
          <w:rFonts w:eastAsia="宋体" w:hint="eastAsia"/>
          <w:szCs w:val="28"/>
        </w:rPr>
        <w:t>19</w:t>
      </w:r>
      <w:r w:rsidRPr="00B87AB8">
        <w:rPr>
          <w:rFonts w:eastAsia="宋体"/>
          <w:szCs w:val="28"/>
        </w:rPr>
        <w:t>：二进制环境</w:t>
      </w:r>
      <w:r w:rsidRPr="00B87AB8">
        <w:rPr>
          <w:rFonts w:eastAsia="宋体" w:hint="eastAsia"/>
          <w:szCs w:val="28"/>
        </w:rPr>
        <w:t>下“比合”三进制</w:t>
      </w:r>
      <w:r w:rsidRPr="00B87AB8">
        <w:rPr>
          <w:rFonts w:eastAsia="宋体"/>
          <w:szCs w:val="28"/>
        </w:rPr>
        <w:t>模拟</w:t>
      </w:r>
      <w:r w:rsidRPr="00B87AB8">
        <w:rPr>
          <w:rFonts w:eastAsia="宋体" w:hint="eastAsia"/>
          <w:szCs w:val="28"/>
        </w:rPr>
        <w:t>引擎，</w:t>
      </w:r>
      <w:r w:rsidRPr="00B87AB8">
        <w:rPr>
          <w:rFonts w:eastAsia="宋体"/>
          <w:szCs w:val="28"/>
        </w:rPr>
        <w:t>Python</w:t>
      </w:r>
      <w:r w:rsidRPr="00B87AB8">
        <w:rPr>
          <w:rFonts w:eastAsia="宋体" w:hint="eastAsia"/>
          <w:szCs w:val="28"/>
        </w:rPr>
        <w:t>语言程序</w:t>
      </w:r>
      <w:r w:rsidRPr="00B87AB8">
        <w:rPr>
          <w:rFonts w:eastAsia="宋体"/>
          <w:szCs w:val="28"/>
        </w:rPr>
        <w:t>例</w:t>
      </w:r>
    </w:p>
    <w:tbl>
      <w:tblPr>
        <w:tblW w:w="9498" w:type="dxa"/>
        <w:tblInd w:w="108" w:type="dxa"/>
        <w:tblLook w:val="04A0" w:firstRow="1" w:lastRow="0" w:firstColumn="1" w:lastColumn="0" w:noHBand="0" w:noVBand="1"/>
      </w:tblPr>
      <w:tblGrid>
        <w:gridCol w:w="993"/>
        <w:gridCol w:w="3543"/>
        <w:gridCol w:w="4962"/>
      </w:tblGrid>
      <w:tr w:rsidR="00E569F9" w:rsidRPr="00B87AB8" w14:paraId="2FF213A3" w14:textId="77777777" w:rsidTr="005C6556">
        <w:trPr>
          <w:trHeight w:val="288"/>
        </w:trPr>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D7ADE5"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3543" w:type="dxa"/>
            <w:tcBorders>
              <w:top w:val="single" w:sz="4" w:space="0" w:color="auto"/>
              <w:left w:val="nil"/>
              <w:bottom w:val="single" w:sz="4" w:space="0" w:color="auto"/>
              <w:right w:val="single" w:sz="4" w:space="0" w:color="auto"/>
            </w:tcBorders>
            <w:shd w:val="clear" w:color="auto" w:fill="auto"/>
            <w:noWrap/>
            <w:vAlign w:val="center"/>
          </w:tcPr>
          <w:p w14:paraId="5336E010"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kern w:val="0"/>
                <w:sz w:val="22"/>
                <w:szCs w:val="22"/>
              </w:rPr>
              <w:t>处理模块和处理步骤</w:t>
            </w:r>
          </w:p>
        </w:tc>
        <w:tc>
          <w:tcPr>
            <w:tcW w:w="4962" w:type="dxa"/>
            <w:tcBorders>
              <w:top w:val="single" w:sz="4" w:space="0" w:color="auto"/>
              <w:left w:val="nil"/>
              <w:bottom w:val="single" w:sz="4" w:space="0" w:color="auto"/>
              <w:right w:val="single" w:sz="4" w:space="0" w:color="auto"/>
            </w:tcBorders>
            <w:shd w:val="clear" w:color="auto" w:fill="auto"/>
            <w:noWrap/>
            <w:vAlign w:val="bottom"/>
          </w:tcPr>
          <w:p w14:paraId="7B3EB6A7"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Python</w:t>
            </w:r>
            <w:r w:rsidRPr="00B87AB8">
              <w:rPr>
                <w:rFonts w:ascii="宋体" w:eastAsia="宋体" w:hAnsi="宋体" w:cs="宋体"/>
                <w:kern w:val="0"/>
                <w:sz w:val="22"/>
                <w:szCs w:val="22"/>
              </w:rPr>
              <w:t>语言模拟</w:t>
            </w:r>
            <w:r w:rsidRPr="00B87AB8">
              <w:rPr>
                <w:rFonts w:ascii="Calibri" w:eastAsia="Times New Roman" w:hAnsi="Calibri"/>
                <w:kern w:val="0"/>
                <w:sz w:val="22"/>
                <w:szCs w:val="22"/>
              </w:rPr>
              <w:t>TRIA</w:t>
            </w:r>
            <w:r w:rsidRPr="00B87AB8">
              <w:rPr>
                <w:rFonts w:ascii="宋体" w:eastAsia="宋体" w:hAnsi="宋体" w:cs="宋体"/>
                <w:kern w:val="0"/>
                <w:sz w:val="22"/>
                <w:szCs w:val="22"/>
              </w:rPr>
              <w:t>逻辑电路程序</w:t>
            </w:r>
          </w:p>
        </w:tc>
      </w:tr>
      <w:tr w:rsidR="00E569F9" w:rsidRPr="00B87AB8" w14:paraId="3404F317" w14:textId="77777777" w:rsidTr="005C6556">
        <w:trPr>
          <w:trHeight w:val="288"/>
        </w:trPr>
        <w:tc>
          <w:tcPr>
            <w:tcW w:w="993" w:type="dxa"/>
            <w:vMerge w:val="restart"/>
            <w:tcBorders>
              <w:top w:val="nil"/>
              <w:left w:val="single" w:sz="4" w:space="0" w:color="auto"/>
              <w:bottom w:val="single" w:sz="4" w:space="0" w:color="000000"/>
              <w:right w:val="single" w:sz="4" w:space="0" w:color="auto"/>
            </w:tcBorders>
            <w:shd w:val="clear" w:color="auto" w:fill="auto"/>
            <w:noWrap/>
            <w:vAlign w:val="center"/>
          </w:tcPr>
          <w:p w14:paraId="74E82E8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功能</w:t>
            </w:r>
            <w:r w:rsidRPr="00B87AB8">
              <w:rPr>
                <w:rFonts w:ascii="宋体" w:eastAsia="宋体" w:hAnsi="宋体" w:cs="宋体"/>
                <w:kern w:val="0"/>
                <w:sz w:val="22"/>
                <w:szCs w:val="22"/>
              </w:rPr>
              <w:br/>
              <w:t>模块</w:t>
            </w:r>
          </w:p>
        </w:tc>
        <w:tc>
          <w:tcPr>
            <w:tcW w:w="3543" w:type="dxa"/>
            <w:vMerge w:val="restart"/>
            <w:tcBorders>
              <w:top w:val="nil"/>
              <w:left w:val="single" w:sz="4" w:space="0" w:color="auto"/>
              <w:bottom w:val="single" w:sz="4" w:space="0" w:color="auto"/>
              <w:right w:val="single" w:sz="4" w:space="0" w:color="auto"/>
            </w:tcBorders>
            <w:shd w:val="clear" w:color="auto" w:fill="auto"/>
            <w:noWrap/>
            <w:vAlign w:val="center"/>
          </w:tcPr>
          <w:p w14:paraId="0A4CDFFC"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1</w:t>
            </w:r>
            <w:r w:rsidRPr="00B87AB8">
              <w:rPr>
                <w:rFonts w:ascii="宋体" w:eastAsia="宋体" w:hAnsi="宋体" w:cs="宋体"/>
                <w:kern w:val="0"/>
                <w:sz w:val="22"/>
                <w:szCs w:val="22"/>
              </w:rPr>
              <w:t>）上下比合操作逻辑运算</w:t>
            </w:r>
          </w:p>
        </w:tc>
        <w:tc>
          <w:tcPr>
            <w:tcW w:w="4962" w:type="dxa"/>
            <w:tcBorders>
              <w:top w:val="nil"/>
              <w:left w:val="nil"/>
              <w:bottom w:val="single" w:sz="4" w:space="0" w:color="auto"/>
              <w:right w:val="single" w:sz="4" w:space="0" w:color="auto"/>
            </w:tcBorders>
            <w:shd w:val="clear" w:color="auto" w:fill="auto"/>
            <w:noWrap/>
            <w:vAlign w:val="bottom"/>
          </w:tcPr>
          <w:p w14:paraId="42398736"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def  combine(h,l):</w:t>
            </w:r>
          </w:p>
        </w:tc>
      </w:tr>
      <w:tr w:rsidR="00E569F9" w:rsidRPr="00B87AB8" w14:paraId="1E905418" w14:textId="77777777" w:rsidTr="005C6556">
        <w:trPr>
          <w:trHeight w:val="288"/>
        </w:trPr>
        <w:tc>
          <w:tcPr>
            <w:tcW w:w="993" w:type="dxa"/>
            <w:vMerge/>
            <w:tcBorders>
              <w:top w:val="nil"/>
              <w:left w:val="single" w:sz="4" w:space="0" w:color="auto"/>
              <w:bottom w:val="single" w:sz="4" w:space="0" w:color="000000"/>
              <w:right w:val="single" w:sz="4" w:space="0" w:color="auto"/>
            </w:tcBorders>
            <w:vAlign w:val="center"/>
          </w:tcPr>
          <w:p w14:paraId="3CEE965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tcBorders>
              <w:top w:val="nil"/>
              <w:left w:val="single" w:sz="4" w:space="0" w:color="auto"/>
              <w:bottom w:val="single" w:sz="4" w:space="0" w:color="auto"/>
              <w:right w:val="single" w:sz="4" w:space="0" w:color="auto"/>
            </w:tcBorders>
            <w:vAlign w:val="center"/>
          </w:tcPr>
          <w:p w14:paraId="280A716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4962" w:type="dxa"/>
            <w:tcBorders>
              <w:top w:val="nil"/>
              <w:left w:val="nil"/>
              <w:bottom w:val="single" w:sz="4" w:space="0" w:color="auto"/>
              <w:right w:val="single" w:sz="4" w:space="0" w:color="auto"/>
            </w:tcBorders>
            <w:shd w:val="clear" w:color="auto" w:fill="auto"/>
            <w:noWrap/>
            <w:vAlign w:val="bottom"/>
          </w:tcPr>
          <w:p w14:paraId="33AD688A"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return </w:t>
            </w:r>
            <w:r w:rsidRPr="00B87AB8">
              <w:rPr>
                <w:rFonts w:ascii="宋体" w:eastAsia="宋体" w:hAnsi="宋体" w:cs="Arial" w:hint="eastAsia"/>
                <w:b/>
                <w:kern w:val="0"/>
                <w:sz w:val="20"/>
                <w:szCs w:val="22"/>
              </w:rPr>
              <w:t>(</w:t>
            </w:r>
            <w:r w:rsidRPr="00B87AB8">
              <w:rPr>
                <w:rFonts w:ascii="宋体" w:eastAsia="宋体" w:hAnsi="宋体" w:cs="Arial"/>
                <w:b/>
                <w:kern w:val="0"/>
                <w:sz w:val="20"/>
                <w:szCs w:val="22"/>
              </w:rPr>
              <w:t>h&amp;l)^h,(h&amp;l)^l</w:t>
            </w:r>
          </w:p>
        </w:tc>
      </w:tr>
      <w:tr w:rsidR="00E569F9" w:rsidRPr="00B87AB8" w14:paraId="64810D47" w14:textId="77777777" w:rsidTr="005C6556">
        <w:trPr>
          <w:trHeight w:val="288"/>
        </w:trPr>
        <w:tc>
          <w:tcPr>
            <w:tcW w:w="993" w:type="dxa"/>
            <w:vMerge/>
            <w:tcBorders>
              <w:top w:val="nil"/>
              <w:left w:val="single" w:sz="4" w:space="0" w:color="auto"/>
              <w:bottom w:val="single" w:sz="4" w:space="0" w:color="000000"/>
              <w:right w:val="single" w:sz="4" w:space="0" w:color="auto"/>
            </w:tcBorders>
            <w:vAlign w:val="center"/>
          </w:tcPr>
          <w:p w14:paraId="21F6EE05"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val="restart"/>
            <w:tcBorders>
              <w:top w:val="nil"/>
              <w:left w:val="single" w:sz="4" w:space="0" w:color="auto"/>
              <w:bottom w:val="single" w:sz="4" w:space="0" w:color="auto"/>
              <w:right w:val="single" w:sz="4" w:space="0" w:color="auto"/>
            </w:tcBorders>
            <w:shd w:val="clear" w:color="auto" w:fill="auto"/>
            <w:noWrap/>
            <w:vAlign w:val="center"/>
          </w:tcPr>
          <w:p w14:paraId="1915EC5E"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2</w:t>
            </w:r>
            <w:r w:rsidRPr="00B87AB8">
              <w:rPr>
                <w:rFonts w:ascii="宋体" w:eastAsia="宋体" w:hAnsi="宋体" w:cs="宋体"/>
                <w:kern w:val="0"/>
                <w:sz w:val="22"/>
                <w:szCs w:val="22"/>
              </w:rPr>
              <w:t>）二进制全加法器逻辑运算</w:t>
            </w:r>
          </w:p>
        </w:tc>
        <w:tc>
          <w:tcPr>
            <w:tcW w:w="4962" w:type="dxa"/>
            <w:tcBorders>
              <w:top w:val="nil"/>
              <w:left w:val="nil"/>
              <w:bottom w:val="single" w:sz="4" w:space="0" w:color="auto"/>
              <w:right w:val="single" w:sz="4" w:space="0" w:color="auto"/>
            </w:tcBorders>
            <w:shd w:val="clear" w:color="auto" w:fill="auto"/>
            <w:noWrap/>
            <w:vAlign w:val="bottom"/>
          </w:tcPr>
          <w:p w14:paraId="79198E9D"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def bin_adder(aIn,bIn,cIn):</w:t>
            </w:r>
          </w:p>
        </w:tc>
      </w:tr>
      <w:tr w:rsidR="00E569F9" w:rsidRPr="00B87AB8" w14:paraId="2166274F" w14:textId="77777777" w:rsidTr="005C6556">
        <w:trPr>
          <w:trHeight w:val="288"/>
        </w:trPr>
        <w:tc>
          <w:tcPr>
            <w:tcW w:w="993" w:type="dxa"/>
            <w:vMerge/>
            <w:tcBorders>
              <w:top w:val="nil"/>
              <w:left w:val="single" w:sz="4" w:space="0" w:color="auto"/>
              <w:bottom w:val="single" w:sz="4" w:space="0" w:color="000000"/>
              <w:right w:val="single" w:sz="4" w:space="0" w:color="auto"/>
            </w:tcBorders>
            <w:vAlign w:val="center"/>
          </w:tcPr>
          <w:p w14:paraId="45E73A87"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tcBorders>
              <w:top w:val="nil"/>
              <w:left w:val="single" w:sz="4" w:space="0" w:color="auto"/>
              <w:bottom w:val="single" w:sz="4" w:space="0" w:color="auto"/>
              <w:right w:val="single" w:sz="4" w:space="0" w:color="auto"/>
            </w:tcBorders>
            <w:vAlign w:val="center"/>
          </w:tcPr>
          <w:p w14:paraId="52BD2FCC"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4962" w:type="dxa"/>
            <w:tcBorders>
              <w:top w:val="nil"/>
              <w:left w:val="nil"/>
              <w:bottom w:val="single" w:sz="4" w:space="0" w:color="auto"/>
              <w:right w:val="single" w:sz="4" w:space="0" w:color="auto"/>
            </w:tcBorders>
            <w:shd w:val="clear" w:color="auto" w:fill="auto"/>
            <w:noWrap/>
            <w:vAlign w:val="bottom"/>
          </w:tcPr>
          <w:p w14:paraId="3EDF8E62"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return (aIn+bIn+cIn)/2, (aIn+bIn+cIn)%2</w:t>
            </w:r>
          </w:p>
        </w:tc>
      </w:tr>
      <w:tr w:rsidR="00E569F9" w:rsidRPr="00B87AB8" w14:paraId="71F2C6B2" w14:textId="77777777" w:rsidTr="005C6556">
        <w:trPr>
          <w:trHeight w:val="288"/>
        </w:trPr>
        <w:tc>
          <w:tcPr>
            <w:tcW w:w="993" w:type="dxa"/>
            <w:vMerge/>
            <w:tcBorders>
              <w:top w:val="nil"/>
              <w:left w:val="single" w:sz="4" w:space="0" w:color="auto"/>
              <w:bottom w:val="single" w:sz="4" w:space="0" w:color="000000"/>
              <w:right w:val="single" w:sz="4" w:space="0" w:color="auto"/>
            </w:tcBorders>
            <w:vAlign w:val="center"/>
          </w:tcPr>
          <w:p w14:paraId="66FED624"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tcBorders>
              <w:top w:val="nil"/>
              <w:left w:val="nil"/>
              <w:bottom w:val="single" w:sz="4" w:space="0" w:color="auto"/>
              <w:right w:val="single" w:sz="4" w:space="0" w:color="auto"/>
            </w:tcBorders>
            <w:shd w:val="clear" w:color="auto" w:fill="auto"/>
            <w:noWrap/>
            <w:vAlign w:val="center"/>
          </w:tcPr>
          <w:p w14:paraId="596A181D"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3</w:t>
            </w:r>
            <w:r w:rsidRPr="00B87AB8">
              <w:rPr>
                <w:rFonts w:ascii="宋体" w:eastAsia="宋体" w:hAnsi="宋体" w:cs="宋体"/>
                <w:kern w:val="0"/>
                <w:sz w:val="22"/>
                <w:szCs w:val="22"/>
              </w:rPr>
              <w:t>）二进制转换三进制逻辑运算</w:t>
            </w:r>
          </w:p>
        </w:tc>
        <w:tc>
          <w:tcPr>
            <w:tcW w:w="4962" w:type="dxa"/>
            <w:tcBorders>
              <w:top w:val="nil"/>
              <w:left w:val="nil"/>
              <w:bottom w:val="single" w:sz="4" w:space="0" w:color="auto"/>
              <w:right w:val="single" w:sz="4" w:space="0" w:color="auto"/>
            </w:tcBorders>
            <w:shd w:val="clear" w:color="auto" w:fill="auto"/>
            <w:noWrap/>
            <w:vAlign w:val="bottom"/>
          </w:tcPr>
          <w:p w14:paraId="562C0619"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def tria2to3(ha,hb,la,lb):</w:t>
            </w:r>
          </w:p>
        </w:tc>
      </w:tr>
      <w:tr w:rsidR="00E569F9" w:rsidRPr="00B87AB8" w14:paraId="23758D28" w14:textId="77777777" w:rsidTr="005C6556">
        <w:trPr>
          <w:trHeight w:val="288"/>
        </w:trPr>
        <w:tc>
          <w:tcPr>
            <w:tcW w:w="993" w:type="dxa"/>
            <w:vMerge/>
            <w:tcBorders>
              <w:top w:val="nil"/>
              <w:left w:val="single" w:sz="4" w:space="0" w:color="auto"/>
              <w:bottom w:val="single" w:sz="4" w:space="0" w:color="000000"/>
              <w:right w:val="single" w:sz="4" w:space="0" w:color="auto"/>
            </w:tcBorders>
            <w:vAlign w:val="center"/>
          </w:tcPr>
          <w:p w14:paraId="09BD7DCC"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val="restart"/>
            <w:tcBorders>
              <w:top w:val="nil"/>
              <w:left w:val="single" w:sz="4" w:space="0" w:color="auto"/>
              <w:bottom w:val="single" w:sz="4" w:space="0" w:color="auto"/>
              <w:right w:val="single" w:sz="4" w:space="0" w:color="auto"/>
            </w:tcBorders>
            <w:shd w:val="clear" w:color="auto" w:fill="auto"/>
            <w:noWrap/>
            <w:vAlign w:val="center"/>
          </w:tcPr>
          <w:p w14:paraId="458FBA93"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kern w:val="0"/>
                <w:sz w:val="22"/>
                <w:szCs w:val="22"/>
              </w:rPr>
              <w:t>上进位</w:t>
            </w:r>
            <w:r w:rsidRPr="00B87AB8">
              <w:rPr>
                <w:rFonts w:ascii="宋体" w:eastAsia="宋体" w:hAnsi="宋体" w:cs="宋体" w:hint="eastAsia"/>
                <w:kern w:val="0"/>
                <w:sz w:val="22"/>
                <w:szCs w:val="22"/>
              </w:rPr>
              <w:t>（正</w:t>
            </w:r>
            <w:r w:rsidRPr="00B87AB8">
              <w:rPr>
                <w:rFonts w:ascii="宋体" w:eastAsia="宋体" w:hAnsi="宋体" w:cs="宋体"/>
                <w:kern w:val="0"/>
                <w:sz w:val="22"/>
                <w:szCs w:val="22"/>
              </w:rPr>
              <w:t>进位）</w:t>
            </w:r>
            <w:r w:rsidRPr="00B87AB8">
              <w:rPr>
                <w:rFonts w:ascii="Calibri" w:eastAsia="Times New Roman" w:hAnsi="Calibri"/>
                <w:kern w:val="0"/>
                <w:sz w:val="22"/>
                <w:szCs w:val="22"/>
              </w:rPr>
              <w:t>1</w:t>
            </w:r>
            <w:r w:rsidRPr="00B87AB8">
              <w:rPr>
                <w:rFonts w:ascii="宋体" w:eastAsia="宋体" w:hAnsi="宋体" w:cs="宋体"/>
                <w:kern w:val="0"/>
                <w:sz w:val="22"/>
                <w:szCs w:val="22"/>
              </w:rPr>
              <w:t>时逻辑运算</w:t>
            </w:r>
          </w:p>
        </w:tc>
        <w:tc>
          <w:tcPr>
            <w:tcW w:w="4962" w:type="dxa"/>
            <w:tcBorders>
              <w:top w:val="nil"/>
              <w:left w:val="nil"/>
              <w:bottom w:val="single" w:sz="4" w:space="0" w:color="auto"/>
              <w:right w:val="single" w:sz="4" w:space="0" w:color="auto"/>
            </w:tcBorders>
            <w:shd w:val="clear" w:color="auto" w:fill="auto"/>
            <w:noWrap/>
            <w:vAlign w:val="bottom"/>
          </w:tcPr>
          <w:p w14:paraId="35F56D79"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if ha == 1:</w:t>
            </w:r>
          </w:p>
        </w:tc>
      </w:tr>
      <w:tr w:rsidR="00E569F9" w:rsidRPr="00B87AB8" w14:paraId="5D9DED7A" w14:textId="77777777" w:rsidTr="005C6556">
        <w:trPr>
          <w:trHeight w:val="288"/>
        </w:trPr>
        <w:tc>
          <w:tcPr>
            <w:tcW w:w="993" w:type="dxa"/>
            <w:vMerge/>
            <w:tcBorders>
              <w:top w:val="nil"/>
              <w:left w:val="single" w:sz="4" w:space="0" w:color="auto"/>
              <w:bottom w:val="single" w:sz="4" w:space="0" w:color="000000"/>
              <w:right w:val="single" w:sz="4" w:space="0" w:color="auto"/>
            </w:tcBorders>
            <w:vAlign w:val="center"/>
          </w:tcPr>
          <w:p w14:paraId="6FB4F4F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tcBorders>
              <w:top w:val="nil"/>
              <w:left w:val="single" w:sz="4" w:space="0" w:color="auto"/>
              <w:bottom w:val="single" w:sz="4" w:space="0" w:color="auto"/>
              <w:right w:val="single" w:sz="4" w:space="0" w:color="auto"/>
            </w:tcBorders>
            <w:vAlign w:val="center"/>
          </w:tcPr>
          <w:p w14:paraId="0C26CC34"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4962" w:type="dxa"/>
            <w:tcBorders>
              <w:top w:val="nil"/>
              <w:left w:val="nil"/>
              <w:bottom w:val="single" w:sz="4" w:space="0" w:color="auto"/>
              <w:right w:val="single" w:sz="4" w:space="0" w:color="auto"/>
            </w:tcBorders>
            <w:shd w:val="clear" w:color="auto" w:fill="auto"/>
            <w:noWrap/>
            <w:vAlign w:val="bottom"/>
          </w:tcPr>
          <w:p w14:paraId="47748EFA"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return ha^lb, ha&amp;lb, la, ha^hb^lb</w:t>
            </w:r>
          </w:p>
        </w:tc>
      </w:tr>
      <w:tr w:rsidR="00E569F9" w:rsidRPr="00B87AB8" w14:paraId="72D82C40" w14:textId="77777777" w:rsidTr="005C6556">
        <w:trPr>
          <w:trHeight w:val="288"/>
        </w:trPr>
        <w:tc>
          <w:tcPr>
            <w:tcW w:w="993" w:type="dxa"/>
            <w:vMerge/>
            <w:tcBorders>
              <w:top w:val="nil"/>
              <w:left w:val="single" w:sz="4" w:space="0" w:color="auto"/>
              <w:bottom w:val="single" w:sz="4" w:space="0" w:color="000000"/>
              <w:right w:val="single" w:sz="4" w:space="0" w:color="auto"/>
            </w:tcBorders>
            <w:vAlign w:val="center"/>
          </w:tcPr>
          <w:p w14:paraId="0EAC474D"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val="restart"/>
            <w:tcBorders>
              <w:top w:val="nil"/>
              <w:left w:val="single" w:sz="4" w:space="0" w:color="auto"/>
              <w:bottom w:val="single" w:sz="4" w:space="0" w:color="auto"/>
              <w:right w:val="single" w:sz="4" w:space="0" w:color="auto"/>
            </w:tcBorders>
            <w:shd w:val="clear" w:color="auto" w:fill="auto"/>
            <w:noWrap/>
            <w:vAlign w:val="center"/>
          </w:tcPr>
          <w:p w14:paraId="0238109F"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kern w:val="0"/>
                <w:sz w:val="22"/>
                <w:szCs w:val="22"/>
              </w:rPr>
              <w:t>下进位</w:t>
            </w:r>
            <w:r w:rsidRPr="00B87AB8">
              <w:rPr>
                <w:rFonts w:ascii="宋体" w:eastAsia="宋体" w:hAnsi="宋体" w:cs="宋体" w:hint="eastAsia"/>
                <w:kern w:val="0"/>
                <w:sz w:val="22"/>
                <w:szCs w:val="22"/>
              </w:rPr>
              <w:t>（负</w:t>
            </w:r>
            <w:r w:rsidRPr="00B87AB8">
              <w:rPr>
                <w:rFonts w:ascii="宋体" w:eastAsia="宋体" w:hAnsi="宋体" w:cs="宋体"/>
                <w:kern w:val="0"/>
                <w:sz w:val="22"/>
                <w:szCs w:val="22"/>
              </w:rPr>
              <w:t>进位）</w:t>
            </w:r>
            <w:r w:rsidRPr="00B87AB8">
              <w:rPr>
                <w:rFonts w:ascii="Calibri" w:eastAsia="Times New Roman" w:hAnsi="Calibri"/>
                <w:kern w:val="0"/>
                <w:sz w:val="22"/>
                <w:szCs w:val="22"/>
              </w:rPr>
              <w:t>1</w:t>
            </w:r>
            <w:r w:rsidRPr="00B87AB8">
              <w:rPr>
                <w:rFonts w:ascii="宋体" w:eastAsia="宋体" w:hAnsi="宋体" w:cs="宋体"/>
                <w:kern w:val="0"/>
                <w:sz w:val="22"/>
                <w:szCs w:val="22"/>
              </w:rPr>
              <w:t>时逻辑门运算</w:t>
            </w:r>
          </w:p>
        </w:tc>
        <w:tc>
          <w:tcPr>
            <w:tcW w:w="4962" w:type="dxa"/>
            <w:tcBorders>
              <w:top w:val="nil"/>
              <w:left w:val="nil"/>
              <w:bottom w:val="single" w:sz="4" w:space="0" w:color="auto"/>
              <w:right w:val="single" w:sz="4" w:space="0" w:color="auto"/>
            </w:tcBorders>
            <w:shd w:val="clear" w:color="auto" w:fill="auto"/>
            <w:noWrap/>
            <w:vAlign w:val="bottom"/>
          </w:tcPr>
          <w:p w14:paraId="3BE2475A"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if la == 1:</w:t>
            </w:r>
          </w:p>
        </w:tc>
      </w:tr>
      <w:tr w:rsidR="00E569F9" w:rsidRPr="00B87AB8" w14:paraId="4E424A90" w14:textId="77777777" w:rsidTr="005C6556">
        <w:trPr>
          <w:trHeight w:val="288"/>
        </w:trPr>
        <w:tc>
          <w:tcPr>
            <w:tcW w:w="993" w:type="dxa"/>
            <w:vMerge/>
            <w:tcBorders>
              <w:top w:val="nil"/>
              <w:left w:val="single" w:sz="4" w:space="0" w:color="auto"/>
              <w:bottom w:val="single" w:sz="4" w:space="0" w:color="000000"/>
              <w:right w:val="single" w:sz="4" w:space="0" w:color="auto"/>
            </w:tcBorders>
            <w:vAlign w:val="center"/>
          </w:tcPr>
          <w:p w14:paraId="6A267AF3"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tcBorders>
              <w:top w:val="nil"/>
              <w:left w:val="single" w:sz="4" w:space="0" w:color="auto"/>
              <w:bottom w:val="single" w:sz="4" w:space="0" w:color="auto"/>
              <w:right w:val="single" w:sz="4" w:space="0" w:color="auto"/>
            </w:tcBorders>
            <w:vAlign w:val="center"/>
          </w:tcPr>
          <w:p w14:paraId="6147A51A"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4962" w:type="dxa"/>
            <w:tcBorders>
              <w:top w:val="nil"/>
              <w:left w:val="nil"/>
              <w:bottom w:val="single" w:sz="4" w:space="0" w:color="auto"/>
              <w:right w:val="single" w:sz="4" w:space="0" w:color="auto"/>
            </w:tcBorders>
            <w:shd w:val="clear" w:color="auto" w:fill="auto"/>
            <w:noWrap/>
            <w:vAlign w:val="bottom"/>
          </w:tcPr>
          <w:p w14:paraId="1495B4B5"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return ha ,la^lb^hb,la^hb,la&amp;hb</w:t>
            </w:r>
          </w:p>
        </w:tc>
      </w:tr>
      <w:tr w:rsidR="00E569F9" w:rsidRPr="00B87AB8" w14:paraId="6D61D87C" w14:textId="77777777" w:rsidTr="005C6556">
        <w:trPr>
          <w:trHeight w:val="1152"/>
        </w:trPr>
        <w:tc>
          <w:tcPr>
            <w:tcW w:w="993" w:type="dxa"/>
            <w:vMerge/>
            <w:tcBorders>
              <w:top w:val="nil"/>
              <w:left w:val="single" w:sz="4" w:space="0" w:color="auto"/>
              <w:bottom w:val="single" w:sz="4" w:space="0" w:color="000000"/>
              <w:right w:val="single" w:sz="4" w:space="0" w:color="auto"/>
            </w:tcBorders>
            <w:vAlign w:val="center"/>
          </w:tcPr>
          <w:p w14:paraId="603342BD"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tcBorders>
              <w:top w:val="nil"/>
              <w:left w:val="nil"/>
              <w:bottom w:val="single" w:sz="4" w:space="0" w:color="auto"/>
              <w:right w:val="single" w:sz="4" w:space="0" w:color="auto"/>
            </w:tcBorders>
            <w:shd w:val="clear" w:color="auto" w:fill="auto"/>
            <w:noWrap/>
            <w:vAlign w:val="center"/>
          </w:tcPr>
          <w:p w14:paraId="299430FE" w14:textId="77777777" w:rsidR="00E569F9" w:rsidRPr="00B87AB8" w:rsidRDefault="00E569F9" w:rsidP="005C6556">
            <w:pPr>
              <w:widowControl/>
              <w:adjustRightInd/>
              <w:spacing w:line="240" w:lineRule="auto"/>
              <w:ind w:firstLine="0"/>
              <w:textAlignment w:val="auto"/>
              <w:rPr>
                <w:rFonts w:ascii="宋体" w:eastAsia="宋体" w:hAnsi="宋体" w:cs="宋体"/>
                <w:kern w:val="0"/>
                <w:sz w:val="22"/>
                <w:szCs w:val="22"/>
              </w:rPr>
            </w:pPr>
            <w:r w:rsidRPr="00B87AB8">
              <w:rPr>
                <w:rFonts w:ascii="Calibri" w:eastAsia="Times New Roman" w:hAnsi="Calibri"/>
                <w:kern w:val="0"/>
                <w:sz w:val="22"/>
                <w:szCs w:val="22"/>
              </w:rPr>
              <w:t>4</w:t>
            </w:r>
            <w:r w:rsidRPr="00B87AB8">
              <w:rPr>
                <w:rFonts w:ascii="宋体" w:eastAsia="宋体" w:hAnsi="宋体" w:cs="宋体"/>
                <w:kern w:val="0"/>
                <w:sz w:val="22"/>
                <w:szCs w:val="22"/>
              </w:rPr>
              <w:t>）</w:t>
            </w:r>
            <w:r w:rsidRPr="00B87AB8">
              <w:rPr>
                <w:rFonts w:ascii="Calibri" w:eastAsia="Times New Roman" w:hAnsi="Calibri" w:cs="Calibri"/>
                <w:kern w:val="0"/>
                <w:sz w:val="22"/>
                <w:szCs w:val="22"/>
              </w:rPr>
              <w:t>”</w:t>
            </w:r>
            <w:r w:rsidRPr="00B87AB8">
              <w:rPr>
                <w:rFonts w:ascii="宋体" w:eastAsia="宋体" w:hAnsi="宋体" w:cs="宋体"/>
                <w:kern w:val="0"/>
                <w:sz w:val="22"/>
                <w:szCs w:val="22"/>
              </w:rPr>
              <w:t>比合</w:t>
            </w:r>
            <w:r w:rsidRPr="00B87AB8">
              <w:rPr>
                <w:rFonts w:ascii="Calibri" w:eastAsia="Times New Roman" w:hAnsi="Calibri" w:cs="Calibri"/>
                <w:kern w:val="0"/>
                <w:sz w:val="22"/>
                <w:szCs w:val="22"/>
              </w:rPr>
              <w:t>“</w:t>
            </w:r>
            <w:r w:rsidRPr="00B87AB8">
              <w:rPr>
                <w:rFonts w:ascii="宋体" w:eastAsia="宋体" w:hAnsi="宋体" w:cs="宋体"/>
                <w:kern w:val="0"/>
                <w:sz w:val="22"/>
                <w:szCs w:val="22"/>
              </w:rPr>
              <w:t>转换</w:t>
            </w:r>
            <w:r w:rsidRPr="00B87AB8">
              <w:rPr>
                <w:rFonts w:ascii="Calibri" w:eastAsia="Times New Roman" w:hAnsi="Calibri" w:cs="Calibri"/>
                <w:kern w:val="0"/>
                <w:sz w:val="22"/>
                <w:szCs w:val="22"/>
              </w:rPr>
              <w:t>“</w:t>
            </w:r>
            <w:r w:rsidRPr="00B87AB8">
              <w:rPr>
                <w:rFonts w:ascii="宋体" w:eastAsia="宋体" w:hAnsi="宋体" w:cs="宋体"/>
                <w:kern w:val="0"/>
                <w:sz w:val="22"/>
                <w:szCs w:val="22"/>
              </w:rPr>
              <w:t>对称</w:t>
            </w:r>
            <w:r w:rsidRPr="00B87AB8">
              <w:rPr>
                <w:rFonts w:ascii="Calibri" w:eastAsia="Times New Roman" w:hAnsi="Calibri" w:cs="Calibri"/>
                <w:kern w:val="0"/>
                <w:sz w:val="22"/>
                <w:szCs w:val="22"/>
              </w:rPr>
              <w:t>”</w:t>
            </w:r>
            <w:r w:rsidRPr="00B87AB8">
              <w:rPr>
                <w:rFonts w:ascii="宋体" w:eastAsia="宋体" w:hAnsi="宋体" w:cs="宋体"/>
                <w:kern w:val="0"/>
                <w:sz w:val="22"/>
                <w:szCs w:val="22"/>
              </w:rPr>
              <w:t>三进制处理</w:t>
            </w:r>
          </w:p>
          <w:p w14:paraId="35283C11"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hint="eastAsia"/>
                <w:kern w:val="0"/>
                <w:sz w:val="22"/>
                <w:szCs w:val="22"/>
              </w:rPr>
              <w:t xml:space="preserve">    [</w:t>
            </w:r>
            <w:r w:rsidRPr="00B87AB8">
              <w:rPr>
                <w:rFonts w:ascii="宋体" w:eastAsia="宋体" w:hAnsi="宋体" w:cs="宋体"/>
                <w:kern w:val="0"/>
                <w:sz w:val="22"/>
                <w:szCs w:val="22"/>
              </w:rPr>
              <w:t>1,0</w:t>
            </w:r>
            <w:r w:rsidRPr="00B87AB8">
              <w:rPr>
                <w:rFonts w:ascii="宋体" w:eastAsia="宋体" w:hAnsi="宋体" w:cs="宋体" w:hint="eastAsia"/>
                <w:kern w:val="0"/>
                <w:sz w:val="22"/>
                <w:szCs w:val="22"/>
              </w:rPr>
              <w:t>]</w:t>
            </w:r>
            <w:r w:rsidRPr="00B87AB8">
              <w:rPr>
                <w:rFonts w:ascii="宋体" w:eastAsia="宋体" w:hAnsi="宋体" w:cs="宋体"/>
                <w:kern w:val="0"/>
                <w:sz w:val="22"/>
                <w:szCs w:val="22"/>
              </w:rPr>
              <w:t>=1,      [0,0]=0,</w:t>
            </w:r>
            <w:r w:rsidRPr="00B87AB8">
              <w:rPr>
                <w:rFonts w:ascii="宋体" w:eastAsia="宋体" w:hAnsi="宋体" w:cs="宋体"/>
                <w:kern w:val="0"/>
                <w:sz w:val="22"/>
                <w:szCs w:val="22"/>
              </w:rPr>
              <w:br/>
              <w:t xml:space="preserve">    [0,1]=-1 (-1</w:t>
            </w:r>
            <w:r w:rsidRPr="00B87AB8">
              <w:rPr>
                <w:rFonts w:ascii="宋体" w:eastAsia="宋体" w:hAnsi="宋体" w:cs="宋体" w:hint="eastAsia"/>
                <w:kern w:val="0"/>
                <w:sz w:val="22"/>
                <w:szCs w:val="22"/>
              </w:rPr>
              <w:t>，符号T表示)</w:t>
            </w:r>
          </w:p>
        </w:tc>
        <w:tc>
          <w:tcPr>
            <w:tcW w:w="4962" w:type="dxa"/>
            <w:tcBorders>
              <w:top w:val="nil"/>
              <w:left w:val="nil"/>
              <w:bottom w:val="single" w:sz="4" w:space="0" w:color="auto"/>
              <w:right w:val="single" w:sz="4" w:space="0" w:color="auto"/>
            </w:tcBorders>
            <w:shd w:val="clear" w:color="auto" w:fill="auto"/>
            <w:vAlign w:val="bottom"/>
          </w:tcPr>
          <w:p w14:paraId="63953011"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def trito(A,a):</w:t>
            </w:r>
            <w:r w:rsidRPr="00B87AB8">
              <w:rPr>
                <w:rFonts w:ascii="宋体" w:eastAsia="宋体" w:hAnsi="宋体" w:cs="Arial"/>
                <w:b/>
                <w:kern w:val="0"/>
                <w:sz w:val="20"/>
                <w:szCs w:val="22"/>
              </w:rPr>
              <w:br/>
              <w:t xml:space="preserve">   if not(A|a): return 0</w:t>
            </w:r>
            <w:r w:rsidRPr="00B87AB8">
              <w:rPr>
                <w:rFonts w:ascii="宋体" w:eastAsia="宋体" w:hAnsi="宋体" w:cs="Arial"/>
                <w:b/>
                <w:kern w:val="0"/>
                <w:sz w:val="20"/>
                <w:szCs w:val="22"/>
              </w:rPr>
              <w:br/>
              <w:t xml:space="preserve">   if A == 1: return 1</w:t>
            </w:r>
            <w:r w:rsidRPr="00B87AB8">
              <w:rPr>
                <w:rFonts w:ascii="宋体" w:eastAsia="宋体" w:hAnsi="宋体" w:cs="Arial"/>
                <w:b/>
                <w:kern w:val="0"/>
                <w:sz w:val="20"/>
                <w:szCs w:val="22"/>
              </w:rPr>
              <w:br/>
              <w:t xml:space="preserve">   if a == 1: return -1</w:t>
            </w:r>
          </w:p>
        </w:tc>
      </w:tr>
      <w:tr w:rsidR="00E569F9" w:rsidRPr="00B87AB8" w14:paraId="35D1D108" w14:textId="77777777" w:rsidTr="005C6556">
        <w:trPr>
          <w:trHeight w:val="288"/>
        </w:trPr>
        <w:tc>
          <w:tcPr>
            <w:tcW w:w="993" w:type="dxa"/>
            <w:vMerge w:val="restart"/>
            <w:tcBorders>
              <w:top w:val="nil"/>
              <w:left w:val="single" w:sz="4" w:space="0" w:color="auto"/>
              <w:bottom w:val="single" w:sz="4" w:space="0" w:color="auto"/>
              <w:right w:val="single" w:sz="4" w:space="0" w:color="auto"/>
            </w:tcBorders>
            <w:shd w:val="clear" w:color="auto" w:fill="auto"/>
            <w:vAlign w:val="center"/>
          </w:tcPr>
          <w:p w14:paraId="5DBB04D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TRIA</w:t>
            </w:r>
            <w:r w:rsidRPr="00B87AB8">
              <w:rPr>
                <w:rFonts w:ascii="Calibri" w:eastAsia="Times New Roman" w:hAnsi="Calibri"/>
                <w:kern w:val="0"/>
                <w:sz w:val="22"/>
                <w:szCs w:val="22"/>
              </w:rPr>
              <w:br/>
            </w:r>
            <w:r w:rsidRPr="00B87AB8">
              <w:rPr>
                <w:rFonts w:ascii="宋体" w:eastAsia="宋体" w:hAnsi="宋体" w:cs="宋体"/>
                <w:kern w:val="0"/>
                <w:sz w:val="22"/>
                <w:szCs w:val="22"/>
              </w:rPr>
              <w:t>比合</w:t>
            </w:r>
            <w:r w:rsidRPr="00B87AB8">
              <w:rPr>
                <w:rFonts w:ascii="宋体" w:eastAsia="宋体" w:hAnsi="宋体" w:cs="宋体"/>
                <w:kern w:val="0"/>
                <w:sz w:val="22"/>
                <w:szCs w:val="22"/>
              </w:rPr>
              <w:br/>
              <w:t>三进制运算</w:t>
            </w:r>
          </w:p>
        </w:tc>
        <w:tc>
          <w:tcPr>
            <w:tcW w:w="3543" w:type="dxa"/>
            <w:tcBorders>
              <w:top w:val="nil"/>
              <w:left w:val="nil"/>
              <w:bottom w:val="single" w:sz="4" w:space="0" w:color="auto"/>
              <w:right w:val="single" w:sz="4" w:space="0" w:color="auto"/>
            </w:tcBorders>
            <w:shd w:val="clear" w:color="auto" w:fill="auto"/>
            <w:noWrap/>
            <w:vAlign w:val="center"/>
          </w:tcPr>
          <w:p w14:paraId="6AB6307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T</w:t>
            </w:r>
            <w:r w:rsidRPr="00B87AB8">
              <w:rPr>
                <w:rFonts w:ascii="宋体" w:eastAsia="宋体" w:hAnsi="宋体" w:cs="宋体" w:hint="eastAsia"/>
                <w:kern w:val="0"/>
                <w:sz w:val="22"/>
                <w:szCs w:val="22"/>
              </w:rPr>
              <w:t>全加法器</w:t>
            </w:r>
          </w:p>
        </w:tc>
        <w:tc>
          <w:tcPr>
            <w:tcW w:w="4962" w:type="dxa"/>
            <w:tcBorders>
              <w:top w:val="nil"/>
              <w:left w:val="nil"/>
              <w:bottom w:val="single" w:sz="4" w:space="0" w:color="auto"/>
              <w:right w:val="single" w:sz="4" w:space="0" w:color="auto"/>
            </w:tcBorders>
            <w:shd w:val="clear" w:color="auto" w:fill="auto"/>
            <w:noWrap/>
            <w:vAlign w:val="bottom"/>
          </w:tcPr>
          <w:p w14:paraId="6A6EC03D"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def tria_adder(T,A,B,C,a,b,c):</w:t>
            </w:r>
          </w:p>
        </w:tc>
      </w:tr>
      <w:tr w:rsidR="00E569F9" w:rsidRPr="00B87AB8" w14:paraId="47981C6C" w14:textId="77777777" w:rsidTr="005C6556">
        <w:trPr>
          <w:trHeight w:val="288"/>
        </w:trPr>
        <w:tc>
          <w:tcPr>
            <w:tcW w:w="993" w:type="dxa"/>
            <w:vMerge/>
            <w:tcBorders>
              <w:top w:val="nil"/>
              <w:left w:val="single" w:sz="4" w:space="0" w:color="auto"/>
              <w:bottom w:val="single" w:sz="4" w:space="0" w:color="auto"/>
              <w:right w:val="single" w:sz="4" w:space="0" w:color="auto"/>
            </w:tcBorders>
            <w:vAlign w:val="center"/>
          </w:tcPr>
          <w:p w14:paraId="4D4CF6D3"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val="restart"/>
            <w:tcBorders>
              <w:top w:val="nil"/>
              <w:left w:val="single" w:sz="4" w:space="0" w:color="auto"/>
              <w:bottom w:val="single" w:sz="4" w:space="0" w:color="auto"/>
              <w:right w:val="single" w:sz="4" w:space="0" w:color="auto"/>
            </w:tcBorders>
            <w:shd w:val="clear" w:color="auto" w:fill="auto"/>
            <w:noWrap/>
            <w:vAlign w:val="center"/>
          </w:tcPr>
          <w:p w14:paraId="1CA5CB1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kern w:val="0"/>
                <w:sz w:val="22"/>
                <w:szCs w:val="22"/>
              </w:rPr>
              <w:t>（</w:t>
            </w:r>
            <w:r w:rsidRPr="00B87AB8">
              <w:rPr>
                <w:rFonts w:ascii="Calibri" w:eastAsia="Times New Roman" w:hAnsi="Calibri"/>
                <w:kern w:val="0"/>
                <w:sz w:val="22"/>
                <w:szCs w:val="22"/>
              </w:rPr>
              <w:t>1</w:t>
            </w:r>
            <w:r w:rsidRPr="00B87AB8">
              <w:rPr>
                <w:rFonts w:ascii="宋体" w:eastAsia="宋体" w:hAnsi="宋体" w:cs="宋体"/>
                <w:kern w:val="0"/>
                <w:sz w:val="22"/>
                <w:szCs w:val="22"/>
              </w:rPr>
              <w:t>）二进制加法操作</w:t>
            </w:r>
          </w:p>
        </w:tc>
        <w:tc>
          <w:tcPr>
            <w:tcW w:w="4962" w:type="dxa"/>
            <w:tcBorders>
              <w:top w:val="nil"/>
              <w:left w:val="nil"/>
              <w:bottom w:val="single" w:sz="4" w:space="0" w:color="auto"/>
              <w:right w:val="single" w:sz="4" w:space="0" w:color="auto"/>
            </w:tcBorders>
            <w:shd w:val="clear" w:color="auto" w:fill="auto"/>
            <w:noWrap/>
            <w:vAlign w:val="bottom"/>
          </w:tcPr>
          <w:p w14:paraId="1F6D851B"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G,S = bin_adder(A,B,C)</w:t>
            </w:r>
          </w:p>
        </w:tc>
      </w:tr>
      <w:tr w:rsidR="00E569F9" w:rsidRPr="00B87AB8" w14:paraId="796F4312" w14:textId="77777777" w:rsidTr="005C6556">
        <w:trPr>
          <w:trHeight w:val="288"/>
        </w:trPr>
        <w:tc>
          <w:tcPr>
            <w:tcW w:w="993" w:type="dxa"/>
            <w:vMerge/>
            <w:tcBorders>
              <w:top w:val="nil"/>
              <w:left w:val="single" w:sz="4" w:space="0" w:color="auto"/>
              <w:bottom w:val="single" w:sz="4" w:space="0" w:color="auto"/>
              <w:right w:val="single" w:sz="4" w:space="0" w:color="auto"/>
            </w:tcBorders>
            <w:vAlign w:val="center"/>
          </w:tcPr>
          <w:p w14:paraId="31873D3E"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tcBorders>
              <w:top w:val="nil"/>
              <w:left w:val="single" w:sz="4" w:space="0" w:color="auto"/>
              <w:bottom w:val="single" w:sz="4" w:space="0" w:color="auto"/>
              <w:right w:val="single" w:sz="4" w:space="0" w:color="auto"/>
            </w:tcBorders>
            <w:vAlign w:val="center"/>
          </w:tcPr>
          <w:p w14:paraId="2C453D7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4962" w:type="dxa"/>
            <w:tcBorders>
              <w:top w:val="nil"/>
              <w:left w:val="nil"/>
              <w:bottom w:val="single" w:sz="4" w:space="0" w:color="auto"/>
              <w:right w:val="single" w:sz="4" w:space="0" w:color="auto"/>
            </w:tcBorders>
            <w:shd w:val="clear" w:color="auto" w:fill="auto"/>
            <w:noWrap/>
            <w:vAlign w:val="bottom"/>
          </w:tcPr>
          <w:p w14:paraId="775455DF"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g,s = bin_adder(a,b,c)</w:t>
            </w:r>
          </w:p>
        </w:tc>
      </w:tr>
      <w:tr w:rsidR="00E569F9" w:rsidRPr="00B87AB8" w14:paraId="1F27BFAE" w14:textId="77777777" w:rsidTr="005C6556">
        <w:trPr>
          <w:trHeight w:val="288"/>
        </w:trPr>
        <w:tc>
          <w:tcPr>
            <w:tcW w:w="993" w:type="dxa"/>
            <w:vMerge/>
            <w:tcBorders>
              <w:top w:val="nil"/>
              <w:left w:val="single" w:sz="4" w:space="0" w:color="auto"/>
              <w:bottom w:val="single" w:sz="4" w:space="0" w:color="auto"/>
              <w:right w:val="single" w:sz="4" w:space="0" w:color="auto"/>
            </w:tcBorders>
            <w:vAlign w:val="center"/>
          </w:tcPr>
          <w:p w14:paraId="3C6CFB81"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tcBorders>
              <w:top w:val="nil"/>
              <w:left w:val="nil"/>
              <w:bottom w:val="single" w:sz="4" w:space="0" w:color="auto"/>
              <w:right w:val="single" w:sz="4" w:space="0" w:color="auto"/>
            </w:tcBorders>
            <w:shd w:val="clear" w:color="auto" w:fill="auto"/>
            <w:noWrap/>
            <w:vAlign w:val="center"/>
          </w:tcPr>
          <w:p w14:paraId="3BF9685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kern w:val="0"/>
                <w:sz w:val="22"/>
                <w:szCs w:val="22"/>
              </w:rPr>
              <w:t>当</w:t>
            </w:r>
            <w:r w:rsidRPr="00B87AB8">
              <w:rPr>
                <w:rFonts w:ascii="Calibri" w:eastAsia="Times New Roman" w:hAnsi="Calibri"/>
                <w:kern w:val="0"/>
                <w:sz w:val="22"/>
                <w:szCs w:val="22"/>
              </w:rPr>
              <w:t>TRIA</w:t>
            </w:r>
            <w:r w:rsidRPr="00B87AB8">
              <w:rPr>
                <w:rFonts w:ascii="宋体" w:eastAsia="宋体" w:hAnsi="宋体" w:cs="宋体"/>
                <w:kern w:val="0"/>
                <w:sz w:val="22"/>
                <w:szCs w:val="22"/>
              </w:rPr>
              <w:t>控制信号</w:t>
            </w:r>
            <w:r w:rsidRPr="00B87AB8">
              <w:rPr>
                <w:rFonts w:ascii="Calibri" w:eastAsia="Times New Roman" w:hAnsi="Calibri"/>
                <w:kern w:val="0"/>
                <w:sz w:val="22"/>
                <w:szCs w:val="22"/>
              </w:rPr>
              <w:t>1</w:t>
            </w:r>
            <w:r w:rsidRPr="00B87AB8">
              <w:rPr>
                <w:rFonts w:ascii="宋体" w:eastAsia="宋体" w:hAnsi="宋体" w:cs="宋体"/>
                <w:kern w:val="0"/>
                <w:sz w:val="22"/>
                <w:szCs w:val="22"/>
              </w:rPr>
              <w:t>，处理比合操作</w:t>
            </w:r>
          </w:p>
        </w:tc>
        <w:tc>
          <w:tcPr>
            <w:tcW w:w="4962" w:type="dxa"/>
            <w:tcBorders>
              <w:top w:val="nil"/>
              <w:left w:val="nil"/>
              <w:bottom w:val="single" w:sz="4" w:space="0" w:color="auto"/>
              <w:right w:val="single" w:sz="4" w:space="0" w:color="auto"/>
            </w:tcBorders>
            <w:shd w:val="clear" w:color="auto" w:fill="auto"/>
            <w:noWrap/>
            <w:vAlign w:val="bottom"/>
          </w:tcPr>
          <w:p w14:paraId="6A24C1B2"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if T == 1:</w:t>
            </w:r>
          </w:p>
        </w:tc>
      </w:tr>
      <w:tr w:rsidR="00E569F9" w:rsidRPr="00B87AB8" w14:paraId="075604C3" w14:textId="77777777" w:rsidTr="005C6556">
        <w:trPr>
          <w:trHeight w:val="288"/>
        </w:trPr>
        <w:tc>
          <w:tcPr>
            <w:tcW w:w="993" w:type="dxa"/>
            <w:vMerge/>
            <w:tcBorders>
              <w:top w:val="nil"/>
              <w:left w:val="single" w:sz="4" w:space="0" w:color="auto"/>
              <w:bottom w:val="single" w:sz="4" w:space="0" w:color="auto"/>
              <w:right w:val="single" w:sz="4" w:space="0" w:color="auto"/>
            </w:tcBorders>
            <w:vAlign w:val="center"/>
          </w:tcPr>
          <w:p w14:paraId="52F12CE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val="restart"/>
            <w:tcBorders>
              <w:top w:val="nil"/>
              <w:left w:val="single" w:sz="4" w:space="0" w:color="auto"/>
              <w:bottom w:val="single" w:sz="4" w:space="0" w:color="auto"/>
              <w:right w:val="single" w:sz="4" w:space="0" w:color="auto"/>
            </w:tcBorders>
            <w:shd w:val="clear" w:color="auto" w:fill="auto"/>
            <w:noWrap/>
            <w:vAlign w:val="center"/>
          </w:tcPr>
          <w:p w14:paraId="0954B10D"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kern w:val="0"/>
                <w:sz w:val="22"/>
                <w:szCs w:val="22"/>
              </w:rPr>
              <w:t>（</w:t>
            </w:r>
            <w:r w:rsidRPr="00B87AB8">
              <w:rPr>
                <w:rFonts w:ascii="Calibri" w:eastAsia="Times New Roman" w:hAnsi="Calibri"/>
                <w:kern w:val="0"/>
                <w:sz w:val="22"/>
                <w:szCs w:val="22"/>
              </w:rPr>
              <w:t>1</w:t>
            </w:r>
            <w:r w:rsidRPr="00B87AB8">
              <w:rPr>
                <w:rFonts w:ascii="宋体" w:eastAsia="宋体" w:hAnsi="宋体" w:cs="宋体"/>
                <w:kern w:val="0"/>
                <w:sz w:val="22"/>
                <w:szCs w:val="22"/>
              </w:rPr>
              <w:t>）二进制结果上下进位和累加值比合处理</w:t>
            </w:r>
          </w:p>
        </w:tc>
        <w:tc>
          <w:tcPr>
            <w:tcW w:w="4962" w:type="dxa"/>
            <w:tcBorders>
              <w:top w:val="nil"/>
              <w:left w:val="nil"/>
              <w:bottom w:val="single" w:sz="4" w:space="0" w:color="auto"/>
              <w:right w:val="single" w:sz="4" w:space="0" w:color="auto"/>
            </w:tcBorders>
            <w:shd w:val="clear" w:color="auto" w:fill="auto"/>
            <w:noWrap/>
            <w:vAlign w:val="bottom"/>
          </w:tcPr>
          <w:p w14:paraId="1119015D"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G,g = combine(G,g)</w:t>
            </w:r>
          </w:p>
        </w:tc>
      </w:tr>
      <w:tr w:rsidR="00E569F9" w:rsidRPr="00B87AB8" w14:paraId="3737F48A" w14:textId="77777777" w:rsidTr="005C6556">
        <w:trPr>
          <w:trHeight w:val="288"/>
        </w:trPr>
        <w:tc>
          <w:tcPr>
            <w:tcW w:w="993" w:type="dxa"/>
            <w:vMerge/>
            <w:tcBorders>
              <w:top w:val="nil"/>
              <w:left w:val="single" w:sz="4" w:space="0" w:color="auto"/>
              <w:bottom w:val="single" w:sz="4" w:space="0" w:color="auto"/>
              <w:right w:val="single" w:sz="4" w:space="0" w:color="auto"/>
            </w:tcBorders>
            <w:vAlign w:val="center"/>
          </w:tcPr>
          <w:p w14:paraId="0A015441"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tcBorders>
              <w:top w:val="nil"/>
              <w:left w:val="single" w:sz="4" w:space="0" w:color="auto"/>
              <w:bottom w:val="single" w:sz="4" w:space="0" w:color="auto"/>
              <w:right w:val="single" w:sz="4" w:space="0" w:color="auto"/>
            </w:tcBorders>
            <w:vAlign w:val="center"/>
          </w:tcPr>
          <w:p w14:paraId="700A09E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4962" w:type="dxa"/>
            <w:tcBorders>
              <w:top w:val="nil"/>
              <w:left w:val="nil"/>
              <w:bottom w:val="single" w:sz="4" w:space="0" w:color="auto"/>
              <w:right w:val="single" w:sz="4" w:space="0" w:color="auto"/>
            </w:tcBorders>
            <w:shd w:val="clear" w:color="auto" w:fill="auto"/>
            <w:noWrap/>
            <w:vAlign w:val="bottom"/>
          </w:tcPr>
          <w:p w14:paraId="4C2B6113"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S,s = combine(S,s)</w:t>
            </w:r>
          </w:p>
        </w:tc>
      </w:tr>
      <w:tr w:rsidR="00E569F9" w:rsidRPr="00B87AB8" w14:paraId="056D324E" w14:textId="77777777" w:rsidTr="005C6556">
        <w:trPr>
          <w:trHeight w:val="288"/>
        </w:trPr>
        <w:tc>
          <w:tcPr>
            <w:tcW w:w="993" w:type="dxa"/>
            <w:vMerge/>
            <w:tcBorders>
              <w:top w:val="nil"/>
              <w:left w:val="single" w:sz="4" w:space="0" w:color="auto"/>
              <w:bottom w:val="single" w:sz="4" w:space="0" w:color="auto"/>
              <w:right w:val="single" w:sz="4" w:space="0" w:color="auto"/>
            </w:tcBorders>
            <w:vAlign w:val="center"/>
          </w:tcPr>
          <w:p w14:paraId="78AD156A"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val="restart"/>
            <w:tcBorders>
              <w:top w:val="nil"/>
              <w:left w:val="single" w:sz="4" w:space="0" w:color="auto"/>
              <w:bottom w:val="single" w:sz="4" w:space="0" w:color="auto"/>
              <w:right w:val="single" w:sz="4" w:space="0" w:color="auto"/>
            </w:tcBorders>
            <w:shd w:val="clear" w:color="auto" w:fill="auto"/>
            <w:noWrap/>
            <w:vAlign w:val="center"/>
          </w:tcPr>
          <w:p w14:paraId="231B880F"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kern w:val="0"/>
                <w:sz w:val="22"/>
                <w:szCs w:val="22"/>
              </w:rPr>
              <w:t>（</w:t>
            </w:r>
            <w:r w:rsidRPr="00B87AB8">
              <w:rPr>
                <w:rFonts w:ascii="Calibri" w:eastAsia="Times New Roman" w:hAnsi="Calibri"/>
                <w:kern w:val="0"/>
                <w:sz w:val="22"/>
                <w:szCs w:val="22"/>
              </w:rPr>
              <w:t>2</w:t>
            </w:r>
            <w:r w:rsidRPr="00B87AB8">
              <w:rPr>
                <w:rFonts w:ascii="宋体" w:eastAsia="宋体" w:hAnsi="宋体" w:cs="宋体"/>
                <w:kern w:val="0"/>
                <w:sz w:val="22"/>
                <w:szCs w:val="22"/>
              </w:rPr>
              <w:t>）比合二进制值转换</w:t>
            </w:r>
            <w:r w:rsidRPr="00B87AB8">
              <w:rPr>
                <w:rFonts w:ascii="Calibri" w:eastAsia="Times New Roman" w:hAnsi="Calibri"/>
                <w:kern w:val="0"/>
                <w:sz w:val="22"/>
                <w:szCs w:val="22"/>
              </w:rPr>
              <w:t>TRIA</w:t>
            </w:r>
            <w:r w:rsidRPr="00B87AB8">
              <w:rPr>
                <w:rFonts w:ascii="宋体" w:eastAsia="宋体" w:hAnsi="宋体" w:cs="宋体"/>
                <w:kern w:val="0"/>
                <w:sz w:val="22"/>
                <w:szCs w:val="22"/>
              </w:rPr>
              <w:t>比合三进制操作</w:t>
            </w:r>
          </w:p>
        </w:tc>
        <w:tc>
          <w:tcPr>
            <w:tcW w:w="4962" w:type="dxa"/>
            <w:tcBorders>
              <w:top w:val="nil"/>
              <w:left w:val="nil"/>
              <w:bottom w:val="single" w:sz="4" w:space="0" w:color="auto"/>
              <w:right w:val="single" w:sz="4" w:space="0" w:color="auto"/>
            </w:tcBorders>
            <w:shd w:val="clear" w:color="auto" w:fill="auto"/>
            <w:noWrap/>
            <w:vAlign w:val="bottom"/>
          </w:tcPr>
          <w:p w14:paraId="723F675C"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if G^g==0:</w:t>
            </w:r>
          </w:p>
        </w:tc>
      </w:tr>
      <w:tr w:rsidR="00E569F9" w:rsidRPr="00B87AB8" w14:paraId="152E90E3" w14:textId="77777777" w:rsidTr="005C6556">
        <w:trPr>
          <w:trHeight w:val="288"/>
        </w:trPr>
        <w:tc>
          <w:tcPr>
            <w:tcW w:w="993" w:type="dxa"/>
            <w:vMerge/>
            <w:tcBorders>
              <w:top w:val="nil"/>
              <w:left w:val="single" w:sz="4" w:space="0" w:color="auto"/>
              <w:bottom w:val="single" w:sz="4" w:space="0" w:color="auto"/>
              <w:right w:val="single" w:sz="4" w:space="0" w:color="auto"/>
            </w:tcBorders>
            <w:vAlign w:val="center"/>
          </w:tcPr>
          <w:p w14:paraId="492F93CE"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tcBorders>
              <w:top w:val="nil"/>
              <w:left w:val="single" w:sz="4" w:space="0" w:color="auto"/>
              <w:bottom w:val="single" w:sz="4" w:space="0" w:color="auto"/>
              <w:right w:val="single" w:sz="4" w:space="0" w:color="auto"/>
            </w:tcBorders>
            <w:vAlign w:val="center"/>
          </w:tcPr>
          <w:p w14:paraId="41462BE3"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4962" w:type="dxa"/>
            <w:tcBorders>
              <w:top w:val="nil"/>
              <w:left w:val="nil"/>
              <w:bottom w:val="single" w:sz="4" w:space="0" w:color="auto"/>
              <w:right w:val="single" w:sz="4" w:space="0" w:color="auto"/>
            </w:tcBorders>
            <w:shd w:val="clear" w:color="auto" w:fill="auto"/>
            <w:noWrap/>
            <w:vAlign w:val="bottom"/>
          </w:tcPr>
          <w:p w14:paraId="3C0E8C71"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return "Tri:",(G,S,g,s) </w:t>
            </w:r>
          </w:p>
        </w:tc>
      </w:tr>
      <w:tr w:rsidR="00E569F9" w:rsidRPr="00B87AB8" w14:paraId="34800951" w14:textId="77777777" w:rsidTr="005C6556">
        <w:trPr>
          <w:trHeight w:val="288"/>
        </w:trPr>
        <w:tc>
          <w:tcPr>
            <w:tcW w:w="993" w:type="dxa"/>
            <w:vMerge/>
            <w:tcBorders>
              <w:top w:val="nil"/>
              <w:left w:val="single" w:sz="4" w:space="0" w:color="auto"/>
              <w:bottom w:val="single" w:sz="4" w:space="0" w:color="auto"/>
              <w:right w:val="single" w:sz="4" w:space="0" w:color="auto"/>
            </w:tcBorders>
            <w:vAlign w:val="center"/>
          </w:tcPr>
          <w:p w14:paraId="36791308"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tcBorders>
              <w:top w:val="nil"/>
              <w:left w:val="single" w:sz="4" w:space="0" w:color="auto"/>
              <w:bottom w:val="single" w:sz="4" w:space="0" w:color="auto"/>
              <w:right w:val="single" w:sz="4" w:space="0" w:color="auto"/>
            </w:tcBorders>
            <w:vAlign w:val="center"/>
          </w:tcPr>
          <w:p w14:paraId="5DDBE715"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4962" w:type="dxa"/>
            <w:tcBorders>
              <w:top w:val="nil"/>
              <w:left w:val="nil"/>
              <w:bottom w:val="single" w:sz="4" w:space="0" w:color="auto"/>
              <w:right w:val="single" w:sz="4" w:space="0" w:color="auto"/>
            </w:tcBorders>
            <w:shd w:val="clear" w:color="auto" w:fill="auto"/>
            <w:noWrap/>
            <w:vAlign w:val="bottom"/>
          </w:tcPr>
          <w:p w14:paraId="583CEDEA"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else:</w:t>
            </w:r>
          </w:p>
        </w:tc>
      </w:tr>
      <w:tr w:rsidR="00E569F9" w:rsidRPr="00B87AB8" w14:paraId="21E12BCC" w14:textId="77777777" w:rsidTr="005C6556">
        <w:trPr>
          <w:trHeight w:val="288"/>
        </w:trPr>
        <w:tc>
          <w:tcPr>
            <w:tcW w:w="993" w:type="dxa"/>
            <w:vMerge/>
            <w:tcBorders>
              <w:top w:val="nil"/>
              <w:left w:val="single" w:sz="4" w:space="0" w:color="auto"/>
              <w:bottom w:val="single" w:sz="4" w:space="0" w:color="auto"/>
              <w:right w:val="single" w:sz="4" w:space="0" w:color="auto"/>
            </w:tcBorders>
            <w:vAlign w:val="center"/>
          </w:tcPr>
          <w:p w14:paraId="2EF24410"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vMerge/>
            <w:tcBorders>
              <w:top w:val="nil"/>
              <w:left w:val="single" w:sz="4" w:space="0" w:color="auto"/>
              <w:bottom w:val="single" w:sz="4" w:space="0" w:color="auto"/>
              <w:right w:val="single" w:sz="4" w:space="0" w:color="auto"/>
            </w:tcBorders>
            <w:vAlign w:val="center"/>
          </w:tcPr>
          <w:p w14:paraId="1F29F946"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4962" w:type="dxa"/>
            <w:tcBorders>
              <w:top w:val="nil"/>
              <w:left w:val="nil"/>
              <w:bottom w:val="single" w:sz="4" w:space="0" w:color="auto"/>
              <w:right w:val="single" w:sz="4" w:space="0" w:color="auto"/>
            </w:tcBorders>
            <w:shd w:val="clear" w:color="auto" w:fill="auto"/>
            <w:noWrap/>
            <w:vAlign w:val="bottom"/>
          </w:tcPr>
          <w:p w14:paraId="284CB5A4"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return "T:",tria2to3(G,S,g,s)</w:t>
            </w:r>
          </w:p>
        </w:tc>
      </w:tr>
      <w:tr w:rsidR="00E569F9" w:rsidRPr="00B87AB8" w14:paraId="05BACF24" w14:textId="77777777" w:rsidTr="005C6556">
        <w:trPr>
          <w:trHeight w:val="288"/>
        </w:trPr>
        <w:tc>
          <w:tcPr>
            <w:tcW w:w="993" w:type="dxa"/>
            <w:vMerge w:val="restart"/>
            <w:tcBorders>
              <w:top w:val="nil"/>
              <w:left w:val="single" w:sz="4" w:space="0" w:color="auto"/>
              <w:bottom w:val="single" w:sz="4" w:space="0" w:color="auto"/>
              <w:right w:val="single" w:sz="4" w:space="0" w:color="auto"/>
            </w:tcBorders>
            <w:shd w:val="clear" w:color="auto" w:fill="auto"/>
            <w:noWrap/>
            <w:vAlign w:val="center"/>
          </w:tcPr>
          <w:p w14:paraId="5659F51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二进制运算</w:t>
            </w:r>
          </w:p>
        </w:tc>
        <w:tc>
          <w:tcPr>
            <w:tcW w:w="3543" w:type="dxa"/>
            <w:tcBorders>
              <w:top w:val="nil"/>
              <w:left w:val="nil"/>
              <w:bottom w:val="single" w:sz="4" w:space="0" w:color="auto"/>
              <w:right w:val="single" w:sz="4" w:space="0" w:color="auto"/>
            </w:tcBorders>
            <w:shd w:val="clear" w:color="auto" w:fill="auto"/>
            <w:noWrap/>
            <w:vAlign w:val="center"/>
          </w:tcPr>
          <w:p w14:paraId="541B83B6"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kern w:val="0"/>
                <w:sz w:val="22"/>
                <w:szCs w:val="22"/>
              </w:rPr>
              <w:t>当</w:t>
            </w:r>
            <w:r w:rsidRPr="00B87AB8">
              <w:rPr>
                <w:rFonts w:ascii="Calibri" w:eastAsia="Times New Roman" w:hAnsi="Calibri"/>
                <w:kern w:val="0"/>
                <w:sz w:val="22"/>
                <w:szCs w:val="22"/>
              </w:rPr>
              <w:t>TRIA</w:t>
            </w:r>
            <w:r w:rsidRPr="00B87AB8">
              <w:rPr>
                <w:rFonts w:ascii="宋体" w:eastAsia="宋体" w:hAnsi="宋体" w:cs="宋体"/>
                <w:kern w:val="0"/>
                <w:sz w:val="22"/>
                <w:szCs w:val="22"/>
              </w:rPr>
              <w:t>控制信号</w:t>
            </w:r>
            <w:r w:rsidRPr="00B87AB8">
              <w:rPr>
                <w:rFonts w:ascii="Calibri" w:eastAsia="Times New Roman" w:hAnsi="Calibri"/>
                <w:kern w:val="0"/>
                <w:sz w:val="22"/>
                <w:szCs w:val="22"/>
              </w:rPr>
              <w:t>0</w:t>
            </w:r>
            <w:r w:rsidRPr="00B87AB8">
              <w:rPr>
                <w:rFonts w:ascii="宋体" w:eastAsia="宋体" w:hAnsi="宋体" w:cs="宋体"/>
                <w:kern w:val="0"/>
                <w:sz w:val="22"/>
                <w:szCs w:val="22"/>
              </w:rPr>
              <w:t>，处理二进制</w:t>
            </w:r>
          </w:p>
        </w:tc>
        <w:tc>
          <w:tcPr>
            <w:tcW w:w="4962" w:type="dxa"/>
            <w:tcBorders>
              <w:top w:val="nil"/>
              <w:left w:val="nil"/>
              <w:bottom w:val="single" w:sz="4" w:space="0" w:color="auto"/>
              <w:right w:val="single" w:sz="4" w:space="0" w:color="auto"/>
            </w:tcBorders>
            <w:shd w:val="clear" w:color="auto" w:fill="auto"/>
            <w:noWrap/>
            <w:vAlign w:val="bottom"/>
          </w:tcPr>
          <w:p w14:paraId="3E98C498"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else:</w:t>
            </w:r>
          </w:p>
        </w:tc>
      </w:tr>
      <w:tr w:rsidR="00E569F9" w:rsidRPr="00B87AB8" w14:paraId="7F52D2DD" w14:textId="77777777" w:rsidTr="005C6556">
        <w:trPr>
          <w:trHeight w:val="288"/>
        </w:trPr>
        <w:tc>
          <w:tcPr>
            <w:tcW w:w="993" w:type="dxa"/>
            <w:vMerge/>
            <w:tcBorders>
              <w:top w:val="nil"/>
              <w:left w:val="single" w:sz="4" w:space="0" w:color="auto"/>
              <w:bottom w:val="single" w:sz="4" w:space="0" w:color="auto"/>
              <w:right w:val="single" w:sz="4" w:space="0" w:color="auto"/>
            </w:tcBorders>
            <w:vAlign w:val="center"/>
          </w:tcPr>
          <w:p w14:paraId="6AA95C56"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3543" w:type="dxa"/>
            <w:tcBorders>
              <w:top w:val="nil"/>
              <w:left w:val="nil"/>
              <w:bottom w:val="single" w:sz="4" w:space="0" w:color="auto"/>
              <w:right w:val="single" w:sz="4" w:space="0" w:color="auto"/>
            </w:tcBorders>
            <w:shd w:val="clear" w:color="auto" w:fill="auto"/>
            <w:noWrap/>
            <w:vAlign w:val="bottom"/>
          </w:tcPr>
          <w:p w14:paraId="7E483B49"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r w:rsidRPr="00B87AB8">
              <w:rPr>
                <w:rFonts w:ascii="宋体" w:eastAsia="宋体" w:hAnsi="宋体" w:cs="宋体"/>
                <w:kern w:val="0"/>
                <w:sz w:val="22"/>
                <w:szCs w:val="22"/>
              </w:rPr>
              <w:t>输出二进制各自的结果值</w:t>
            </w:r>
          </w:p>
        </w:tc>
        <w:tc>
          <w:tcPr>
            <w:tcW w:w="4962" w:type="dxa"/>
            <w:tcBorders>
              <w:top w:val="nil"/>
              <w:left w:val="nil"/>
              <w:bottom w:val="single" w:sz="4" w:space="0" w:color="auto"/>
              <w:right w:val="single" w:sz="4" w:space="0" w:color="auto"/>
            </w:tcBorders>
            <w:shd w:val="clear" w:color="auto" w:fill="auto"/>
            <w:noWrap/>
            <w:vAlign w:val="bottom"/>
          </w:tcPr>
          <w:p w14:paraId="34175CE0" w14:textId="77777777" w:rsidR="00E569F9" w:rsidRPr="00B87AB8" w:rsidRDefault="00E569F9" w:rsidP="005C6556">
            <w:pPr>
              <w:widowControl/>
              <w:adjustRightInd/>
              <w:spacing w:line="240" w:lineRule="auto"/>
              <w:ind w:firstLine="0"/>
              <w:textAlignment w:val="auto"/>
              <w:rPr>
                <w:rFonts w:ascii="宋体" w:eastAsia="宋体" w:hAnsi="宋体" w:cs="Arial"/>
                <w:b/>
                <w:kern w:val="0"/>
                <w:sz w:val="20"/>
                <w:szCs w:val="22"/>
              </w:rPr>
            </w:pPr>
            <w:r w:rsidRPr="00B87AB8">
              <w:rPr>
                <w:rFonts w:ascii="宋体" w:eastAsia="宋体" w:hAnsi="宋体" w:cs="Arial"/>
                <w:b/>
                <w:kern w:val="0"/>
                <w:sz w:val="20"/>
                <w:szCs w:val="22"/>
              </w:rPr>
              <w:t xml:space="preserve">       return " B:",(G,S,g,s)</w:t>
            </w:r>
          </w:p>
        </w:tc>
      </w:tr>
    </w:tbl>
    <w:p w14:paraId="27707228" w14:textId="77777777" w:rsidR="00E569F9" w:rsidRPr="00B87AB8" w:rsidRDefault="00E569F9" w:rsidP="00E569F9">
      <w:pPr>
        <w:ind w:firstLine="576"/>
        <w:jc w:val="both"/>
        <w:rPr>
          <w:rFonts w:eastAsia="宋体"/>
          <w:szCs w:val="28"/>
        </w:rPr>
      </w:pPr>
      <w:r w:rsidRPr="00B87AB8">
        <w:rPr>
          <w:rFonts w:eastAsia="宋体" w:hint="eastAsia"/>
          <w:szCs w:val="28"/>
        </w:rPr>
        <w:t>如上所述，根据本发明“比合”三进制双链数据</w:t>
      </w:r>
      <w:r w:rsidRPr="00B87AB8">
        <w:rPr>
          <w:rFonts w:eastAsia="宋体"/>
          <w:szCs w:val="28"/>
        </w:rPr>
        <w:t>结构特征和</w:t>
      </w:r>
      <w:r w:rsidRPr="00B87AB8">
        <w:rPr>
          <w:rFonts w:eastAsia="宋体" w:hint="eastAsia"/>
          <w:szCs w:val="28"/>
        </w:rPr>
        <w:t>“比合”三进制</w:t>
      </w:r>
      <w:r w:rsidRPr="00B87AB8">
        <w:rPr>
          <w:rFonts w:eastAsia="宋体"/>
          <w:szCs w:val="28"/>
        </w:rPr>
        <w:t>模拟器引擎，</w:t>
      </w:r>
      <w:r w:rsidRPr="00B87AB8">
        <w:rPr>
          <w:rFonts w:eastAsia="宋体" w:hint="eastAsia"/>
          <w:szCs w:val="28"/>
        </w:rPr>
        <w:t>编制处理</w:t>
      </w:r>
      <w:r w:rsidRPr="00B87AB8">
        <w:rPr>
          <w:rFonts w:eastAsia="宋体"/>
          <w:szCs w:val="28"/>
        </w:rPr>
        <w:t>对称三进制虚拟机双字节码</w:t>
      </w:r>
      <w:r w:rsidRPr="00B87AB8">
        <w:rPr>
          <w:rFonts w:eastAsia="宋体" w:hint="eastAsia"/>
          <w:szCs w:val="28"/>
        </w:rPr>
        <w:t>的面向</w:t>
      </w:r>
      <w:r w:rsidRPr="00B87AB8">
        <w:rPr>
          <w:rFonts w:eastAsia="宋体"/>
          <w:szCs w:val="28"/>
        </w:rPr>
        <w:t>对象</w:t>
      </w:r>
      <w:r w:rsidRPr="00B87AB8">
        <w:rPr>
          <w:rFonts w:eastAsia="宋体" w:hint="eastAsia"/>
          <w:szCs w:val="28"/>
        </w:rPr>
        <w:t>TRIA</w:t>
      </w:r>
      <w:r w:rsidRPr="00B87AB8">
        <w:rPr>
          <w:rFonts w:eastAsia="宋体" w:hint="eastAsia"/>
          <w:szCs w:val="28"/>
        </w:rPr>
        <w:t>计算机语言，跟</w:t>
      </w:r>
      <w:r w:rsidRPr="00B87AB8">
        <w:rPr>
          <w:rFonts w:eastAsia="宋体"/>
          <w:szCs w:val="28"/>
        </w:rPr>
        <w:t>JAVA</w:t>
      </w:r>
      <w:r w:rsidRPr="00B87AB8">
        <w:rPr>
          <w:rFonts w:eastAsia="宋体" w:hint="eastAsia"/>
          <w:szCs w:val="28"/>
        </w:rPr>
        <w:t>计算机</w:t>
      </w:r>
      <w:r w:rsidRPr="00B87AB8">
        <w:rPr>
          <w:rFonts w:eastAsia="宋体"/>
          <w:szCs w:val="28"/>
        </w:rPr>
        <w:t>语言的虚拟机字节码</w:t>
      </w:r>
      <w:r w:rsidRPr="00B87AB8">
        <w:rPr>
          <w:rFonts w:eastAsia="宋体" w:hint="eastAsia"/>
          <w:szCs w:val="28"/>
        </w:rPr>
        <w:t>相似。</w:t>
      </w:r>
    </w:p>
    <w:p w14:paraId="1FD82467" w14:textId="77777777" w:rsidR="00E569F9" w:rsidRPr="00B87AB8" w:rsidRDefault="00E569F9" w:rsidP="00E569F9">
      <w:pPr>
        <w:ind w:firstLine="576"/>
        <w:jc w:val="both"/>
        <w:rPr>
          <w:rFonts w:eastAsia="宋体"/>
          <w:szCs w:val="28"/>
        </w:rPr>
      </w:pPr>
      <w:r w:rsidRPr="00B87AB8">
        <w:rPr>
          <w:rFonts w:eastAsia="宋体" w:hint="eastAsia"/>
          <w:szCs w:val="28"/>
        </w:rPr>
        <w:t>TRIA</w:t>
      </w:r>
      <w:r w:rsidRPr="00B87AB8">
        <w:rPr>
          <w:rFonts w:eastAsia="宋体"/>
          <w:szCs w:val="28"/>
        </w:rPr>
        <w:t>运算处理，通过</w:t>
      </w:r>
      <w:r w:rsidRPr="00B87AB8">
        <w:rPr>
          <w:rFonts w:eastAsia="宋体"/>
          <w:szCs w:val="28"/>
        </w:rPr>
        <w:t>T</w:t>
      </w:r>
      <w:r w:rsidRPr="00B87AB8">
        <w:rPr>
          <w:rFonts w:eastAsia="宋体"/>
          <w:szCs w:val="28"/>
        </w:rPr>
        <w:t>全加法器运算，</w:t>
      </w:r>
      <w:r w:rsidRPr="00B87AB8">
        <w:rPr>
          <w:rFonts w:eastAsia="宋体" w:hint="eastAsia"/>
          <w:szCs w:val="28"/>
        </w:rPr>
        <w:t>处理</w:t>
      </w:r>
      <w:r w:rsidRPr="00B87AB8">
        <w:rPr>
          <w:rFonts w:eastAsia="宋体"/>
          <w:szCs w:val="28"/>
        </w:rPr>
        <w:t>输出</w:t>
      </w:r>
      <w:r w:rsidRPr="00B87AB8">
        <w:rPr>
          <w:rFonts w:eastAsia="宋体" w:hint="eastAsia"/>
          <w:szCs w:val="28"/>
        </w:rPr>
        <w:t>“比合”三进制</w:t>
      </w:r>
      <w:r w:rsidRPr="00B87AB8">
        <w:rPr>
          <w:rFonts w:eastAsia="宋体"/>
          <w:szCs w:val="28"/>
        </w:rPr>
        <w:t>结果，并且三</w:t>
      </w:r>
      <w:r w:rsidRPr="00B87AB8">
        <w:rPr>
          <w:rFonts w:eastAsia="宋体" w:hint="eastAsia"/>
          <w:szCs w:val="28"/>
        </w:rPr>
        <w:t>进制</w:t>
      </w:r>
      <w:r w:rsidRPr="00B87AB8">
        <w:rPr>
          <w:rFonts w:eastAsia="宋体"/>
          <w:szCs w:val="28"/>
        </w:rPr>
        <w:t>转</w:t>
      </w:r>
      <w:r w:rsidRPr="00B87AB8">
        <w:rPr>
          <w:rFonts w:eastAsia="宋体" w:hint="eastAsia"/>
          <w:szCs w:val="28"/>
        </w:rPr>
        <w:t>二</w:t>
      </w:r>
      <w:r w:rsidRPr="00B87AB8">
        <w:rPr>
          <w:rFonts w:eastAsia="宋体"/>
          <w:szCs w:val="28"/>
        </w:rPr>
        <w:t>进制的</w:t>
      </w:r>
      <w:r w:rsidRPr="00B87AB8">
        <w:rPr>
          <w:rFonts w:eastAsia="宋体" w:hint="eastAsia"/>
          <w:szCs w:val="28"/>
        </w:rPr>
        <w:t>方式</w:t>
      </w:r>
      <w:r w:rsidRPr="00B87AB8">
        <w:rPr>
          <w:rFonts w:eastAsia="宋体"/>
          <w:szCs w:val="28"/>
        </w:rPr>
        <w:t>（</w:t>
      </w:r>
      <w:r w:rsidRPr="00B87AB8">
        <w:rPr>
          <w:rFonts w:eastAsia="宋体" w:hint="eastAsia"/>
          <w:szCs w:val="28"/>
        </w:rPr>
        <w:t>此</w:t>
      </w:r>
      <w:r w:rsidRPr="00B87AB8">
        <w:rPr>
          <w:rFonts w:eastAsia="宋体"/>
          <w:szCs w:val="28"/>
        </w:rPr>
        <w:t>说明中</w:t>
      </w:r>
      <w:r w:rsidRPr="00B87AB8">
        <w:rPr>
          <w:rFonts w:eastAsia="宋体" w:hint="eastAsia"/>
          <w:szCs w:val="28"/>
        </w:rPr>
        <w:t>未示出</w:t>
      </w:r>
      <w:r w:rsidRPr="00B87AB8">
        <w:rPr>
          <w:rFonts w:eastAsia="宋体"/>
          <w:szCs w:val="28"/>
        </w:rPr>
        <w:t>）</w:t>
      </w:r>
      <w:r w:rsidRPr="00B87AB8">
        <w:rPr>
          <w:rFonts w:eastAsia="宋体" w:hint="eastAsia"/>
          <w:szCs w:val="28"/>
        </w:rPr>
        <w:t>，转换</w:t>
      </w:r>
      <w:r w:rsidRPr="00B87AB8">
        <w:rPr>
          <w:rFonts w:eastAsia="宋体"/>
          <w:szCs w:val="28"/>
        </w:rPr>
        <w:t>成二进制的</w:t>
      </w:r>
      <w:r w:rsidRPr="00B87AB8">
        <w:rPr>
          <w:rFonts w:eastAsia="宋体" w:hint="eastAsia"/>
          <w:szCs w:val="28"/>
        </w:rPr>
        <w:t>结果的</w:t>
      </w:r>
      <w:r w:rsidRPr="00B87AB8">
        <w:rPr>
          <w:rFonts w:eastAsia="宋体"/>
          <w:szCs w:val="28"/>
        </w:rPr>
        <w:t>输出</w:t>
      </w:r>
      <w:r w:rsidRPr="00B87AB8">
        <w:rPr>
          <w:rFonts w:eastAsia="宋体" w:hint="eastAsia"/>
          <w:szCs w:val="28"/>
        </w:rPr>
        <w:t>、</w:t>
      </w:r>
      <w:r w:rsidRPr="00B87AB8">
        <w:rPr>
          <w:rFonts w:eastAsia="宋体"/>
          <w:szCs w:val="28"/>
        </w:rPr>
        <w:t>再次转入到</w:t>
      </w:r>
      <w:r w:rsidRPr="00B87AB8">
        <w:rPr>
          <w:rFonts w:eastAsia="宋体" w:hint="eastAsia"/>
          <w:szCs w:val="28"/>
        </w:rPr>
        <w:t>二进制全加法器上</w:t>
      </w:r>
      <w:r w:rsidRPr="00B87AB8">
        <w:rPr>
          <w:rFonts w:eastAsia="宋体"/>
          <w:szCs w:val="28"/>
        </w:rPr>
        <w:t>继续运算处理</w:t>
      </w:r>
      <w:r w:rsidRPr="00B87AB8">
        <w:rPr>
          <w:rFonts w:eastAsia="宋体" w:hint="eastAsia"/>
          <w:szCs w:val="28"/>
        </w:rPr>
        <w:t>的二进制</w:t>
      </w:r>
      <w:r w:rsidRPr="00B87AB8">
        <w:rPr>
          <w:rFonts w:eastAsia="宋体"/>
          <w:szCs w:val="28"/>
        </w:rPr>
        <w:t>三进制混合计算</w:t>
      </w:r>
      <w:r w:rsidRPr="00B87AB8">
        <w:rPr>
          <w:rFonts w:eastAsia="宋体" w:hint="eastAsia"/>
          <w:szCs w:val="28"/>
        </w:rPr>
        <w:t>。三进制</w:t>
      </w:r>
      <w:r w:rsidRPr="00B87AB8">
        <w:rPr>
          <w:rFonts w:eastAsia="宋体"/>
          <w:szCs w:val="28"/>
        </w:rPr>
        <w:t>T</w:t>
      </w:r>
      <w:r w:rsidRPr="00B87AB8">
        <w:rPr>
          <w:rFonts w:eastAsia="宋体"/>
          <w:szCs w:val="28"/>
        </w:rPr>
        <w:t>全加法器的减法运算结果</w:t>
      </w:r>
      <w:r w:rsidRPr="00B87AB8">
        <w:rPr>
          <w:rFonts w:eastAsia="宋体" w:hint="eastAsia"/>
          <w:szCs w:val="28"/>
        </w:rPr>
        <w:t>，</w:t>
      </w:r>
      <w:r w:rsidRPr="00B87AB8">
        <w:rPr>
          <w:rFonts w:eastAsia="宋体"/>
          <w:szCs w:val="28"/>
        </w:rPr>
        <w:t>判断</w:t>
      </w:r>
      <w:r w:rsidRPr="00B87AB8">
        <w:rPr>
          <w:rFonts w:eastAsia="宋体" w:hint="eastAsia"/>
          <w:szCs w:val="28"/>
        </w:rPr>
        <w:t>处理</w:t>
      </w:r>
      <w:r w:rsidRPr="00B87AB8">
        <w:rPr>
          <w:rFonts w:eastAsia="宋体"/>
          <w:szCs w:val="28"/>
        </w:rPr>
        <w:t>负数时转译为二进制的补码形式</w:t>
      </w:r>
      <w:r w:rsidRPr="00B87AB8">
        <w:rPr>
          <w:rFonts w:eastAsia="宋体" w:hint="eastAsia"/>
          <w:szCs w:val="28"/>
        </w:rPr>
        <w:t>。</w:t>
      </w:r>
    </w:p>
    <w:p w14:paraId="41F93BEA" w14:textId="77777777" w:rsidR="00E569F9" w:rsidRPr="00B87AB8" w:rsidRDefault="00E569F9" w:rsidP="00E569F9">
      <w:pPr>
        <w:pStyle w:val="Heading3"/>
        <w:rPr>
          <w:rFonts w:ascii="宋体" w:eastAsia="宋体" w:hAnsi="宋体"/>
          <w:sz w:val="28"/>
          <w:szCs w:val="28"/>
          <w:u w:val="single"/>
        </w:rPr>
      </w:pPr>
      <w:r w:rsidRPr="00B87AB8">
        <w:rPr>
          <w:rFonts w:ascii="宋体" w:eastAsia="宋体" w:hAnsi="宋体" w:hint="eastAsia"/>
          <w:sz w:val="28"/>
          <w:szCs w:val="28"/>
          <w:u w:val="single"/>
        </w:rPr>
        <w:t>减法运算和乘法</w:t>
      </w:r>
      <w:r w:rsidRPr="00B87AB8">
        <w:rPr>
          <w:rFonts w:ascii="宋体" w:eastAsia="宋体" w:hAnsi="宋体"/>
          <w:sz w:val="28"/>
          <w:szCs w:val="28"/>
          <w:u w:val="single"/>
        </w:rPr>
        <w:t>运算</w:t>
      </w:r>
    </w:p>
    <w:p w14:paraId="117C5834" w14:textId="77777777" w:rsidR="00E569F9" w:rsidRPr="00B87AB8" w:rsidRDefault="00E569F9" w:rsidP="00E569F9">
      <w:pPr>
        <w:ind w:firstLine="600"/>
        <w:jc w:val="both"/>
        <w:rPr>
          <w:rFonts w:eastAsia="宋体"/>
          <w:szCs w:val="28"/>
        </w:rPr>
      </w:pPr>
      <w:r w:rsidRPr="00B87AB8">
        <w:rPr>
          <w:rFonts w:eastAsia="宋体" w:hint="eastAsia"/>
          <w:szCs w:val="28"/>
        </w:rPr>
        <w:t>如上所述，根据本发明的</w:t>
      </w:r>
      <w:r w:rsidRPr="00B87AB8">
        <w:rPr>
          <w:rFonts w:eastAsia="宋体" w:hint="eastAsia"/>
          <w:szCs w:val="28"/>
        </w:rPr>
        <w:t>TRIA</w:t>
      </w:r>
      <w:r w:rsidRPr="00B87AB8">
        <w:rPr>
          <w:rFonts w:eastAsia="宋体" w:hint="eastAsia"/>
          <w:szCs w:val="28"/>
        </w:rPr>
        <w:t>数据存储结构，“比合”三进制的正反双链</w:t>
      </w:r>
      <w:r w:rsidRPr="00B87AB8">
        <w:rPr>
          <w:rFonts w:eastAsia="宋体"/>
          <w:szCs w:val="28"/>
        </w:rPr>
        <w:t>的信息组合方式，</w:t>
      </w:r>
      <w:r w:rsidRPr="00B87AB8">
        <w:rPr>
          <w:rFonts w:eastAsia="宋体" w:hint="eastAsia"/>
          <w:szCs w:val="28"/>
        </w:rPr>
        <w:t>减法</w:t>
      </w:r>
      <w:r w:rsidRPr="00B87AB8">
        <w:rPr>
          <w:rFonts w:eastAsia="宋体"/>
          <w:szCs w:val="28"/>
        </w:rPr>
        <w:t>运算的时候，</w:t>
      </w:r>
      <w:r w:rsidRPr="00B87AB8">
        <w:rPr>
          <w:rFonts w:eastAsia="宋体" w:hint="eastAsia"/>
          <w:szCs w:val="28"/>
        </w:rPr>
        <w:t>被减数</w:t>
      </w:r>
      <w:r w:rsidRPr="00B87AB8">
        <w:rPr>
          <w:rFonts w:eastAsia="宋体"/>
          <w:szCs w:val="28"/>
        </w:rPr>
        <w:t>不变，只需互换</w:t>
      </w:r>
      <w:r w:rsidRPr="00B87AB8">
        <w:rPr>
          <w:rFonts w:eastAsia="宋体" w:hint="eastAsia"/>
          <w:szCs w:val="28"/>
        </w:rPr>
        <w:t>减数</w:t>
      </w:r>
      <w:r w:rsidRPr="00B87AB8">
        <w:rPr>
          <w:rFonts w:eastAsia="宋体"/>
          <w:szCs w:val="28"/>
        </w:rPr>
        <w:t>的正反</w:t>
      </w:r>
      <w:r w:rsidRPr="00B87AB8">
        <w:rPr>
          <w:rFonts w:eastAsia="宋体" w:hint="eastAsia"/>
          <w:szCs w:val="28"/>
        </w:rPr>
        <w:t>双链</w:t>
      </w:r>
      <w:r w:rsidRPr="00B87AB8">
        <w:rPr>
          <w:rFonts w:eastAsia="宋体"/>
          <w:szCs w:val="28"/>
        </w:rPr>
        <w:t>的</w:t>
      </w:r>
      <w:r w:rsidRPr="00B87AB8">
        <w:rPr>
          <w:rFonts w:eastAsia="宋体" w:hint="eastAsia"/>
          <w:szCs w:val="28"/>
        </w:rPr>
        <w:t>信息</w:t>
      </w:r>
      <w:r w:rsidRPr="00B87AB8">
        <w:rPr>
          <w:rFonts w:eastAsia="宋体"/>
          <w:szCs w:val="28"/>
        </w:rPr>
        <w:t>阵列后，通过</w:t>
      </w:r>
      <w:r w:rsidRPr="00B87AB8">
        <w:rPr>
          <w:rFonts w:eastAsia="宋体"/>
          <w:szCs w:val="28"/>
        </w:rPr>
        <w:t>T</w:t>
      </w:r>
      <w:r w:rsidRPr="00B87AB8">
        <w:rPr>
          <w:rFonts w:eastAsia="宋体"/>
          <w:szCs w:val="28"/>
        </w:rPr>
        <w:t>全加法器加法计算，</w:t>
      </w:r>
      <w:r w:rsidRPr="00B87AB8">
        <w:rPr>
          <w:rFonts w:eastAsia="宋体" w:hint="eastAsia"/>
          <w:szCs w:val="28"/>
        </w:rPr>
        <w:t>就能</w:t>
      </w:r>
      <w:r w:rsidRPr="00B87AB8">
        <w:rPr>
          <w:rFonts w:eastAsia="宋体"/>
          <w:szCs w:val="28"/>
        </w:rPr>
        <w:t>计算处理</w:t>
      </w:r>
      <w:r w:rsidRPr="00B87AB8">
        <w:rPr>
          <w:rFonts w:eastAsia="宋体"/>
          <w:szCs w:val="28"/>
        </w:rPr>
        <w:t>TRIA</w:t>
      </w:r>
      <w:r w:rsidRPr="00B87AB8">
        <w:rPr>
          <w:rFonts w:eastAsia="宋体"/>
          <w:szCs w:val="28"/>
        </w:rPr>
        <w:t>计算机减法运算。</w:t>
      </w:r>
      <w:r w:rsidRPr="00B87AB8">
        <w:rPr>
          <w:rFonts w:eastAsia="宋体" w:hint="eastAsia"/>
          <w:szCs w:val="28"/>
        </w:rPr>
        <w:t>相对于二进制</w:t>
      </w:r>
      <w:r w:rsidRPr="00B87AB8">
        <w:rPr>
          <w:rFonts w:eastAsia="宋体"/>
          <w:szCs w:val="28"/>
        </w:rPr>
        <w:t>的减法运算，需要减数反码处理和补码处理等</w:t>
      </w:r>
      <w:r w:rsidRPr="00B87AB8">
        <w:rPr>
          <w:rFonts w:eastAsia="宋体" w:hint="eastAsia"/>
          <w:szCs w:val="28"/>
        </w:rPr>
        <w:t>操作</w:t>
      </w:r>
      <w:r w:rsidRPr="00B87AB8">
        <w:rPr>
          <w:rFonts w:eastAsia="宋体"/>
          <w:szCs w:val="28"/>
        </w:rPr>
        <w:t>处理省略，</w:t>
      </w:r>
      <w:r w:rsidRPr="00B87AB8">
        <w:rPr>
          <w:rFonts w:eastAsia="宋体" w:hint="eastAsia"/>
          <w:szCs w:val="28"/>
        </w:rPr>
        <w:t>“比合”三进制</w:t>
      </w:r>
      <w:r w:rsidRPr="00B87AB8">
        <w:rPr>
          <w:rFonts w:eastAsia="宋体"/>
          <w:szCs w:val="28"/>
        </w:rPr>
        <w:t>计算机的优点，通过一个</w:t>
      </w:r>
      <w:r w:rsidRPr="00B87AB8">
        <w:rPr>
          <w:rFonts w:eastAsia="宋体"/>
          <w:szCs w:val="28"/>
        </w:rPr>
        <w:t>T</w:t>
      </w:r>
      <w:r w:rsidRPr="00B87AB8">
        <w:rPr>
          <w:rFonts w:eastAsia="宋体"/>
          <w:szCs w:val="28"/>
        </w:rPr>
        <w:t>全</w:t>
      </w:r>
      <w:r w:rsidRPr="00B87AB8">
        <w:rPr>
          <w:rFonts w:eastAsia="宋体" w:hint="eastAsia"/>
          <w:szCs w:val="28"/>
        </w:rPr>
        <w:t>加法器</w:t>
      </w:r>
      <w:r w:rsidRPr="00B87AB8">
        <w:rPr>
          <w:rFonts w:eastAsia="宋体"/>
          <w:szCs w:val="28"/>
        </w:rPr>
        <w:t>完成加法和减法的处理。</w:t>
      </w:r>
    </w:p>
    <w:p w14:paraId="6A506E59" w14:textId="77777777" w:rsidR="00E569F9" w:rsidRPr="00B87AB8" w:rsidRDefault="00E569F9" w:rsidP="00E569F9">
      <w:pPr>
        <w:ind w:firstLine="600"/>
        <w:jc w:val="both"/>
        <w:rPr>
          <w:rFonts w:eastAsia="宋体"/>
          <w:szCs w:val="28"/>
        </w:rPr>
      </w:pPr>
      <w:r w:rsidRPr="00B87AB8">
        <w:rPr>
          <w:rFonts w:eastAsia="宋体" w:hint="eastAsia"/>
          <w:szCs w:val="28"/>
        </w:rPr>
        <w:t>以下</w:t>
      </w:r>
      <w:r w:rsidRPr="00B87AB8">
        <w:rPr>
          <w:rFonts w:eastAsia="宋体"/>
          <w:szCs w:val="28"/>
        </w:rPr>
        <w:t>内容是为了清晰说明此操作方法</w:t>
      </w:r>
      <w:r w:rsidRPr="00B87AB8">
        <w:rPr>
          <w:rFonts w:eastAsia="宋体" w:hint="eastAsia"/>
          <w:szCs w:val="28"/>
        </w:rPr>
        <w:t>的详细内容</w:t>
      </w:r>
      <w:r w:rsidRPr="00B87AB8">
        <w:rPr>
          <w:rFonts w:eastAsia="宋体"/>
          <w:szCs w:val="28"/>
        </w:rPr>
        <w:t>。</w:t>
      </w:r>
    </w:p>
    <w:p w14:paraId="2AA633A9" w14:textId="77777777" w:rsidR="00E569F9" w:rsidRPr="00B87AB8" w:rsidRDefault="00E569F9" w:rsidP="00E569F9">
      <w:pPr>
        <w:ind w:firstLine="576"/>
        <w:rPr>
          <w:rFonts w:eastAsia="宋体"/>
        </w:rPr>
      </w:pPr>
      <w:r w:rsidRPr="00B87AB8">
        <w:rPr>
          <w:rFonts w:eastAsia="宋体" w:hint="eastAsia"/>
        </w:rPr>
        <w:t>对称</w:t>
      </w:r>
      <w:r w:rsidRPr="00B87AB8">
        <w:rPr>
          <w:rFonts w:eastAsia="宋体"/>
        </w:rPr>
        <w:t>三进制</w:t>
      </w:r>
      <w:r w:rsidRPr="00B87AB8">
        <w:rPr>
          <w:rFonts w:eastAsia="宋体" w:hint="eastAsia"/>
        </w:rPr>
        <w:t>减法：</w:t>
      </w:r>
      <w:r w:rsidRPr="00B87AB8">
        <w:rPr>
          <w:rFonts w:eastAsia="宋体" w:hint="eastAsia"/>
        </w:rPr>
        <w:t xml:space="preserve">  T-T=0</w:t>
      </w:r>
      <w:r w:rsidRPr="00B87AB8">
        <w:rPr>
          <w:rFonts w:eastAsia="宋体" w:hint="eastAsia"/>
        </w:rPr>
        <w:t>，</w:t>
      </w:r>
      <w:r w:rsidRPr="00B87AB8">
        <w:rPr>
          <w:rFonts w:eastAsia="宋体" w:hint="eastAsia"/>
        </w:rPr>
        <w:t xml:space="preserve"> T-0=T</w:t>
      </w:r>
      <w:r w:rsidRPr="00B87AB8">
        <w:rPr>
          <w:rFonts w:eastAsia="宋体" w:hint="eastAsia"/>
        </w:rPr>
        <w:t>，</w:t>
      </w:r>
      <w:r w:rsidRPr="00B87AB8">
        <w:rPr>
          <w:rFonts w:eastAsia="宋体" w:hint="eastAsia"/>
        </w:rPr>
        <w:t xml:space="preserve"> T-1=T1</w:t>
      </w:r>
      <w:r w:rsidRPr="00B87AB8">
        <w:rPr>
          <w:rFonts w:eastAsia="宋体" w:hint="eastAsia"/>
        </w:rPr>
        <w:t>，</w:t>
      </w:r>
      <w:r w:rsidRPr="00B87AB8">
        <w:rPr>
          <w:rFonts w:eastAsia="宋体" w:hint="eastAsia"/>
        </w:rPr>
        <w:t xml:space="preserve">  0-T=1</w:t>
      </w:r>
      <w:r w:rsidRPr="00B87AB8">
        <w:rPr>
          <w:rFonts w:eastAsia="宋体" w:hint="eastAsia"/>
        </w:rPr>
        <w:t>，</w:t>
      </w:r>
      <w:r w:rsidRPr="00B87AB8">
        <w:rPr>
          <w:rFonts w:eastAsia="宋体" w:hint="eastAsia"/>
        </w:rPr>
        <w:t>0-0=0</w:t>
      </w:r>
      <w:r w:rsidRPr="00B87AB8">
        <w:rPr>
          <w:rFonts w:eastAsia="宋体" w:hint="eastAsia"/>
        </w:rPr>
        <w:t>，</w:t>
      </w:r>
    </w:p>
    <w:p w14:paraId="4518A061" w14:textId="77777777" w:rsidR="00E569F9" w:rsidRPr="00B87AB8" w:rsidRDefault="00E569F9" w:rsidP="00E569F9">
      <w:pPr>
        <w:ind w:firstLine="576"/>
        <w:rPr>
          <w:rFonts w:eastAsia="宋体"/>
        </w:rPr>
      </w:pPr>
      <w:r w:rsidRPr="00B87AB8">
        <w:rPr>
          <w:rFonts w:eastAsia="宋体" w:hint="eastAsia"/>
        </w:rPr>
        <w:t>0-1=T</w:t>
      </w:r>
      <w:r w:rsidRPr="00B87AB8">
        <w:rPr>
          <w:rFonts w:eastAsia="宋体" w:hint="eastAsia"/>
        </w:rPr>
        <w:t>，</w:t>
      </w:r>
      <w:r w:rsidRPr="00B87AB8">
        <w:rPr>
          <w:rFonts w:eastAsia="宋体" w:hint="eastAsia"/>
        </w:rPr>
        <w:t xml:space="preserve"> 1-T=1T</w:t>
      </w:r>
      <w:r w:rsidRPr="00B87AB8">
        <w:rPr>
          <w:rFonts w:eastAsia="宋体" w:hint="eastAsia"/>
        </w:rPr>
        <w:t>，</w:t>
      </w:r>
      <w:r w:rsidRPr="00B87AB8">
        <w:rPr>
          <w:rFonts w:eastAsia="宋体" w:hint="eastAsia"/>
        </w:rPr>
        <w:t>1-0=1</w:t>
      </w:r>
      <w:r w:rsidRPr="00B87AB8">
        <w:rPr>
          <w:rFonts w:eastAsia="宋体" w:hint="eastAsia"/>
        </w:rPr>
        <w:t>，</w:t>
      </w:r>
      <w:r w:rsidRPr="00B87AB8">
        <w:rPr>
          <w:rFonts w:eastAsia="宋体" w:hint="eastAsia"/>
        </w:rPr>
        <w:t xml:space="preserve">1-1=0 </w:t>
      </w:r>
    </w:p>
    <w:p w14:paraId="5CCD75BD" w14:textId="77777777" w:rsidR="00E569F9" w:rsidRPr="00B87AB8" w:rsidRDefault="00E569F9" w:rsidP="00E569F9">
      <w:pPr>
        <w:ind w:firstLine="600"/>
        <w:jc w:val="both"/>
        <w:rPr>
          <w:rFonts w:eastAsia="宋体"/>
          <w:szCs w:val="28"/>
        </w:rPr>
      </w:pPr>
      <w:r w:rsidRPr="00B87AB8">
        <w:rPr>
          <w:rFonts w:eastAsia="宋体" w:hint="eastAsia"/>
          <w:szCs w:val="28"/>
        </w:rPr>
        <w:t>“比合”三进制</w:t>
      </w:r>
      <w:r w:rsidRPr="00B87AB8">
        <w:rPr>
          <w:rFonts w:eastAsia="宋体"/>
          <w:szCs w:val="28"/>
        </w:rPr>
        <w:t>减法转加法，</w:t>
      </w:r>
      <w:r w:rsidRPr="00B87AB8">
        <w:rPr>
          <w:rFonts w:eastAsia="宋体" w:hint="eastAsia"/>
          <w:szCs w:val="28"/>
        </w:rPr>
        <w:t>是将减数</w:t>
      </w:r>
      <w:r w:rsidRPr="00B87AB8">
        <w:rPr>
          <w:rFonts w:eastAsia="宋体"/>
          <w:szCs w:val="28"/>
        </w:rPr>
        <w:t>的</w:t>
      </w:r>
      <w:r w:rsidRPr="00B87AB8">
        <w:rPr>
          <w:rFonts w:eastAsia="宋体"/>
          <w:szCs w:val="28"/>
        </w:rPr>
        <w:t>X2</w:t>
      </w:r>
      <w:r w:rsidRPr="00B87AB8">
        <w:rPr>
          <w:rFonts w:eastAsia="宋体"/>
          <w:szCs w:val="28"/>
        </w:rPr>
        <w:t>和</w:t>
      </w:r>
      <w:r w:rsidRPr="00B87AB8">
        <w:rPr>
          <w:rFonts w:eastAsia="宋体"/>
          <w:szCs w:val="28"/>
        </w:rPr>
        <w:t>Y2</w:t>
      </w:r>
      <w:r w:rsidRPr="00B87AB8">
        <w:rPr>
          <w:rFonts w:eastAsia="宋体" w:hint="eastAsia"/>
          <w:szCs w:val="28"/>
        </w:rPr>
        <w:t>互换后的</w:t>
      </w:r>
      <w:r w:rsidRPr="00B87AB8">
        <w:rPr>
          <w:rFonts w:eastAsia="宋体"/>
          <w:szCs w:val="28"/>
        </w:rPr>
        <w:t>加法</w:t>
      </w:r>
      <w:r w:rsidRPr="00B87AB8">
        <w:rPr>
          <w:rFonts w:eastAsia="宋体" w:hint="eastAsia"/>
          <w:szCs w:val="28"/>
        </w:rPr>
        <w:t>处理</w:t>
      </w:r>
      <w:r w:rsidRPr="00B87AB8">
        <w:rPr>
          <w:rFonts w:eastAsia="宋体"/>
          <w:szCs w:val="28"/>
        </w:rPr>
        <w:t>。</w:t>
      </w:r>
    </w:p>
    <w:p w14:paraId="512ABEF5" w14:textId="77777777" w:rsidR="00E569F9" w:rsidRPr="00B87AB8" w:rsidRDefault="00E569F9" w:rsidP="00E569F9">
      <w:pPr>
        <w:ind w:firstLine="600"/>
        <w:jc w:val="both"/>
        <w:rPr>
          <w:rFonts w:eastAsia="宋体"/>
          <w:szCs w:val="28"/>
        </w:rPr>
      </w:pPr>
      <w:r w:rsidRPr="00B87AB8">
        <w:rPr>
          <w:rFonts w:eastAsia="宋体" w:hint="eastAsia"/>
          <w:szCs w:val="28"/>
        </w:rPr>
        <w:t>比合数</w:t>
      </w:r>
      <w:r w:rsidRPr="00B87AB8">
        <w:rPr>
          <w:rFonts w:eastAsia="宋体"/>
          <w:szCs w:val="28"/>
        </w:rPr>
        <w:t>方法表示：</w:t>
      </w:r>
      <w:r w:rsidRPr="00B87AB8">
        <w:rPr>
          <w:rFonts w:eastAsia="宋体" w:hint="eastAsia"/>
          <w:szCs w:val="28"/>
        </w:rPr>
        <w:t>Z</w:t>
      </w:r>
      <w:r w:rsidRPr="00B87AB8">
        <w:rPr>
          <w:rFonts w:eastAsia="宋体"/>
          <w:szCs w:val="28"/>
        </w:rPr>
        <w:t>=Z1-Z2=</w:t>
      </w:r>
      <w:r w:rsidRPr="00B87AB8">
        <w:rPr>
          <w:rFonts w:eastAsia="宋体" w:hint="eastAsia"/>
          <w:szCs w:val="28"/>
        </w:rPr>
        <w:t>(</w:t>
      </w:r>
      <w:r w:rsidRPr="00B87AB8">
        <w:rPr>
          <w:rFonts w:eastAsia="宋体"/>
          <w:szCs w:val="28"/>
        </w:rPr>
        <w:t>X1-Y1</w:t>
      </w:r>
      <w:r w:rsidRPr="00B87AB8">
        <w:rPr>
          <w:rFonts w:eastAsia="宋体" w:hint="eastAsia"/>
          <w:szCs w:val="28"/>
        </w:rPr>
        <w:t>)-(</w:t>
      </w:r>
      <w:r w:rsidRPr="00B87AB8">
        <w:rPr>
          <w:rFonts w:eastAsia="宋体"/>
          <w:szCs w:val="28"/>
        </w:rPr>
        <w:t>X2-Y2</w:t>
      </w:r>
      <w:r w:rsidRPr="00B87AB8">
        <w:rPr>
          <w:rFonts w:eastAsia="宋体" w:hint="eastAsia"/>
          <w:szCs w:val="28"/>
        </w:rPr>
        <w:t>)=(</w:t>
      </w:r>
      <w:r w:rsidRPr="00B87AB8">
        <w:rPr>
          <w:rFonts w:eastAsia="宋体"/>
          <w:szCs w:val="28"/>
        </w:rPr>
        <w:t>X1-Y1</w:t>
      </w:r>
      <w:r w:rsidRPr="00B87AB8">
        <w:rPr>
          <w:rFonts w:eastAsia="宋体" w:hint="eastAsia"/>
          <w:szCs w:val="28"/>
        </w:rPr>
        <w:t>)+(</w:t>
      </w:r>
      <w:r w:rsidRPr="00B87AB8">
        <w:rPr>
          <w:rFonts w:eastAsia="宋体"/>
          <w:szCs w:val="28"/>
        </w:rPr>
        <w:t>Y2-X2</w:t>
      </w:r>
      <w:r w:rsidRPr="00B87AB8">
        <w:rPr>
          <w:rFonts w:eastAsia="宋体" w:hint="eastAsia"/>
          <w:szCs w:val="28"/>
        </w:rPr>
        <w:t>)</w:t>
      </w:r>
      <w:r w:rsidRPr="00B87AB8">
        <w:rPr>
          <w:rFonts w:eastAsia="宋体" w:hint="eastAsia"/>
          <w:szCs w:val="28"/>
        </w:rPr>
        <w:t>；</w:t>
      </w:r>
    </w:p>
    <w:p w14:paraId="6FEC9B09" w14:textId="77777777" w:rsidR="00E569F9" w:rsidRPr="00B87AB8" w:rsidRDefault="00E569F9" w:rsidP="00E569F9">
      <w:pPr>
        <w:ind w:firstLine="600"/>
        <w:jc w:val="both"/>
        <w:rPr>
          <w:rFonts w:eastAsia="宋体"/>
          <w:szCs w:val="28"/>
        </w:rPr>
      </w:pPr>
      <w:r w:rsidRPr="00B87AB8">
        <w:rPr>
          <w:rFonts w:eastAsia="宋体" w:hint="eastAsia"/>
          <w:szCs w:val="28"/>
        </w:rPr>
        <w:t>函数</w:t>
      </w:r>
      <w:r w:rsidRPr="00B87AB8">
        <w:rPr>
          <w:rFonts w:eastAsia="宋体"/>
          <w:szCs w:val="28"/>
        </w:rPr>
        <w:t>方法</w:t>
      </w:r>
      <w:r w:rsidRPr="00B87AB8">
        <w:rPr>
          <w:rFonts w:eastAsia="宋体" w:hint="eastAsia"/>
          <w:szCs w:val="28"/>
        </w:rPr>
        <w:t>表示</w:t>
      </w:r>
      <w:r w:rsidRPr="00B87AB8">
        <w:rPr>
          <w:rFonts w:eastAsia="宋体"/>
          <w:szCs w:val="28"/>
        </w:rPr>
        <w:t>：</w:t>
      </w:r>
      <w:r w:rsidRPr="00B87AB8">
        <w:rPr>
          <w:rFonts w:eastAsia="宋体" w:hint="eastAsia"/>
          <w:szCs w:val="28"/>
        </w:rPr>
        <w:t>Z</w:t>
      </w:r>
      <w:r w:rsidRPr="00B87AB8">
        <w:rPr>
          <w:rFonts w:eastAsia="宋体"/>
          <w:szCs w:val="28"/>
        </w:rPr>
        <w:t>=T(X1,Y1)-T(X2,Y2)=T(X1,Y1)+T(Y2,X2);</w:t>
      </w:r>
    </w:p>
    <w:p w14:paraId="6304A6E6" w14:textId="77777777" w:rsidR="00E569F9" w:rsidRPr="00B87AB8" w:rsidRDefault="00E569F9" w:rsidP="00E569F9">
      <w:pPr>
        <w:ind w:firstLine="600"/>
        <w:jc w:val="both"/>
        <w:rPr>
          <w:rFonts w:eastAsia="宋体"/>
          <w:szCs w:val="28"/>
        </w:rPr>
      </w:pPr>
      <w:r w:rsidRPr="00B87AB8">
        <w:rPr>
          <w:rFonts w:eastAsia="宋体" w:hint="eastAsia"/>
          <w:szCs w:val="28"/>
        </w:rPr>
        <w:t>其中</w:t>
      </w:r>
      <w:r w:rsidRPr="00B87AB8">
        <w:rPr>
          <w:rFonts w:eastAsia="宋体"/>
          <w:szCs w:val="28"/>
        </w:rPr>
        <w:t>，</w:t>
      </w:r>
      <w:r w:rsidRPr="00B87AB8">
        <w:rPr>
          <w:rFonts w:eastAsia="宋体"/>
          <w:szCs w:val="28"/>
        </w:rPr>
        <w:t>Z=T</w:t>
      </w:r>
      <w:r w:rsidRPr="00B87AB8">
        <w:rPr>
          <w:rFonts w:eastAsia="宋体" w:hint="eastAsia"/>
          <w:szCs w:val="28"/>
        </w:rPr>
        <w:t>(</w:t>
      </w:r>
      <w:r w:rsidRPr="00B87AB8">
        <w:rPr>
          <w:rFonts w:eastAsia="宋体"/>
          <w:szCs w:val="28"/>
        </w:rPr>
        <w:t>X, Y)</w:t>
      </w:r>
      <w:r w:rsidRPr="00B87AB8">
        <w:rPr>
          <w:rFonts w:eastAsia="宋体" w:hint="eastAsia"/>
          <w:szCs w:val="28"/>
        </w:rPr>
        <w:t>;</w:t>
      </w:r>
      <w:r w:rsidRPr="00B87AB8">
        <w:rPr>
          <w:rFonts w:eastAsia="宋体"/>
          <w:szCs w:val="28"/>
        </w:rPr>
        <w:t xml:space="preserve"> Z1=T</w:t>
      </w:r>
      <w:r w:rsidRPr="00B87AB8">
        <w:rPr>
          <w:rFonts w:eastAsia="宋体" w:hint="eastAsia"/>
          <w:szCs w:val="28"/>
        </w:rPr>
        <w:t>(</w:t>
      </w:r>
      <w:r w:rsidRPr="00B87AB8">
        <w:rPr>
          <w:rFonts w:eastAsia="宋体"/>
          <w:szCs w:val="28"/>
        </w:rPr>
        <w:t>X1</w:t>
      </w:r>
      <w:r w:rsidRPr="00B87AB8">
        <w:rPr>
          <w:rFonts w:eastAsia="宋体" w:hint="eastAsia"/>
          <w:szCs w:val="28"/>
        </w:rPr>
        <w:t>,</w:t>
      </w:r>
      <w:r w:rsidRPr="00B87AB8">
        <w:rPr>
          <w:rFonts w:eastAsia="宋体"/>
          <w:szCs w:val="28"/>
        </w:rPr>
        <w:t xml:space="preserve"> Y1</w:t>
      </w:r>
      <w:r w:rsidRPr="00B87AB8">
        <w:rPr>
          <w:rFonts w:eastAsia="宋体" w:hint="eastAsia"/>
          <w:szCs w:val="28"/>
        </w:rPr>
        <w:t>)=X1-Y1</w:t>
      </w:r>
      <w:r w:rsidRPr="00B87AB8">
        <w:rPr>
          <w:rFonts w:eastAsia="宋体" w:hint="eastAsia"/>
          <w:szCs w:val="28"/>
        </w:rPr>
        <w:t>；</w:t>
      </w:r>
      <w:r w:rsidRPr="00B87AB8">
        <w:rPr>
          <w:rFonts w:eastAsia="宋体"/>
          <w:szCs w:val="28"/>
        </w:rPr>
        <w:t>Z2=T</w:t>
      </w:r>
      <w:r w:rsidRPr="00B87AB8">
        <w:rPr>
          <w:rFonts w:eastAsia="宋体" w:hint="eastAsia"/>
          <w:szCs w:val="28"/>
        </w:rPr>
        <w:t>(</w:t>
      </w:r>
      <w:r w:rsidRPr="00B87AB8">
        <w:rPr>
          <w:rFonts w:eastAsia="宋体"/>
          <w:szCs w:val="28"/>
        </w:rPr>
        <w:t>X2,Y2</w:t>
      </w:r>
      <w:r w:rsidRPr="00B87AB8">
        <w:rPr>
          <w:rFonts w:eastAsia="宋体" w:hint="eastAsia"/>
          <w:szCs w:val="28"/>
        </w:rPr>
        <w:t>)=X2-Y2</w:t>
      </w:r>
      <w:r w:rsidRPr="00B87AB8">
        <w:rPr>
          <w:rFonts w:eastAsia="宋体" w:hint="eastAsia"/>
          <w:szCs w:val="28"/>
        </w:rPr>
        <w:t>；</w:t>
      </w:r>
    </w:p>
    <w:p w14:paraId="44839E7F" w14:textId="77777777" w:rsidR="00E569F9" w:rsidRPr="00B87AB8" w:rsidRDefault="00E569F9" w:rsidP="00E569F9">
      <w:pPr>
        <w:ind w:firstLine="600"/>
        <w:jc w:val="both"/>
        <w:rPr>
          <w:rFonts w:eastAsia="宋体"/>
          <w:szCs w:val="28"/>
        </w:rPr>
      </w:pPr>
      <w:r w:rsidRPr="00B87AB8">
        <w:rPr>
          <w:rFonts w:eastAsia="宋体" w:hint="eastAsia"/>
          <w:szCs w:val="28"/>
        </w:rPr>
        <w:t>如上所述，根据本发明的</w:t>
      </w:r>
      <w:r w:rsidRPr="00B87AB8">
        <w:rPr>
          <w:rFonts w:eastAsia="宋体" w:hint="eastAsia"/>
          <w:szCs w:val="28"/>
        </w:rPr>
        <w:t>TRIA</w:t>
      </w:r>
      <w:r w:rsidRPr="00B87AB8">
        <w:rPr>
          <w:rFonts w:eastAsia="宋体" w:hint="eastAsia"/>
          <w:szCs w:val="28"/>
        </w:rPr>
        <w:t>减法</w:t>
      </w:r>
      <w:r w:rsidRPr="00B87AB8">
        <w:rPr>
          <w:rFonts w:eastAsia="宋体"/>
          <w:szCs w:val="28"/>
        </w:rPr>
        <w:t>处理，</w:t>
      </w:r>
      <w:r w:rsidRPr="00B87AB8">
        <w:rPr>
          <w:rFonts w:eastAsia="宋体" w:hint="eastAsia"/>
          <w:szCs w:val="28"/>
        </w:rPr>
        <w:t>只需要</w:t>
      </w:r>
      <w:r w:rsidRPr="00B87AB8">
        <w:rPr>
          <w:rFonts w:eastAsia="宋体"/>
          <w:szCs w:val="28"/>
        </w:rPr>
        <w:t>减数的</w:t>
      </w:r>
      <w:r w:rsidRPr="00B87AB8">
        <w:rPr>
          <w:rFonts w:eastAsia="宋体" w:hint="eastAsia"/>
          <w:szCs w:val="28"/>
        </w:rPr>
        <w:t>比合数</w:t>
      </w:r>
      <w:r w:rsidRPr="00B87AB8">
        <w:rPr>
          <w:rFonts w:eastAsia="宋体"/>
          <w:szCs w:val="28"/>
        </w:rPr>
        <w:t>中</w:t>
      </w:r>
      <w:r w:rsidRPr="00B87AB8">
        <w:rPr>
          <w:rFonts w:eastAsia="宋体" w:hint="eastAsia"/>
          <w:szCs w:val="28"/>
        </w:rPr>
        <w:t>(</w:t>
      </w:r>
      <w:r w:rsidRPr="00B87AB8">
        <w:rPr>
          <w:rFonts w:eastAsia="宋体"/>
          <w:szCs w:val="28"/>
        </w:rPr>
        <w:t>正</w:t>
      </w:r>
      <w:r w:rsidRPr="00B87AB8">
        <w:rPr>
          <w:rFonts w:eastAsia="宋体"/>
          <w:szCs w:val="28"/>
        </w:rPr>
        <w:t>,</w:t>
      </w:r>
      <w:r w:rsidRPr="00B87AB8">
        <w:rPr>
          <w:rFonts w:eastAsia="宋体" w:hint="eastAsia"/>
          <w:szCs w:val="28"/>
        </w:rPr>
        <w:t>反</w:t>
      </w:r>
      <w:r w:rsidRPr="00B87AB8">
        <w:rPr>
          <w:rFonts w:eastAsia="宋体"/>
          <w:szCs w:val="28"/>
        </w:rPr>
        <w:t>)</w:t>
      </w:r>
      <w:r w:rsidRPr="00B87AB8">
        <w:rPr>
          <w:rFonts w:eastAsia="宋体"/>
          <w:szCs w:val="28"/>
        </w:rPr>
        <w:t>的参数，</w:t>
      </w:r>
      <w:r w:rsidRPr="00B87AB8">
        <w:rPr>
          <w:rFonts w:eastAsia="宋体" w:hint="eastAsia"/>
          <w:szCs w:val="28"/>
        </w:rPr>
        <w:t>互换成</w:t>
      </w:r>
      <w:r w:rsidRPr="00B87AB8">
        <w:rPr>
          <w:rFonts w:eastAsia="宋体"/>
          <w:szCs w:val="28"/>
        </w:rPr>
        <w:t>比合数</w:t>
      </w:r>
      <w:r w:rsidRPr="00B87AB8">
        <w:rPr>
          <w:rFonts w:eastAsia="宋体"/>
          <w:szCs w:val="28"/>
        </w:rPr>
        <w:t>(</w:t>
      </w:r>
      <w:r w:rsidRPr="00B87AB8">
        <w:rPr>
          <w:rFonts w:eastAsia="宋体" w:hint="eastAsia"/>
          <w:szCs w:val="28"/>
        </w:rPr>
        <w:t>反</w:t>
      </w:r>
      <w:r w:rsidRPr="00B87AB8">
        <w:rPr>
          <w:rFonts w:eastAsia="宋体"/>
          <w:szCs w:val="28"/>
        </w:rPr>
        <w:t>,</w:t>
      </w:r>
      <w:r w:rsidRPr="00B87AB8">
        <w:rPr>
          <w:rFonts w:eastAsia="宋体" w:hint="eastAsia"/>
          <w:szCs w:val="28"/>
        </w:rPr>
        <w:t>正</w:t>
      </w:r>
      <w:r w:rsidRPr="00B87AB8">
        <w:rPr>
          <w:rFonts w:eastAsia="宋体" w:hint="eastAsia"/>
          <w:szCs w:val="28"/>
        </w:rPr>
        <w:t>)</w:t>
      </w:r>
      <w:r w:rsidRPr="00B87AB8">
        <w:rPr>
          <w:rFonts w:eastAsia="宋体" w:hint="eastAsia"/>
          <w:szCs w:val="28"/>
        </w:rPr>
        <w:t>的</w:t>
      </w:r>
      <w:r w:rsidRPr="00B87AB8">
        <w:rPr>
          <w:rFonts w:eastAsia="宋体"/>
          <w:szCs w:val="28"/>
        </w:rPr>
        <w:t>参数值后，</w:t>
      </w:r>
      <w:r w:rsidRPr="00B87AB8">
        <w:rPr>
          <w:rFonts w:eastAsia="宋体" w:hint="eastAsia"/>
          <w:szCs w:val="28"/>
        </w:rPr>
        <w:t>T</w:t>
      </w:r>
      <w:r w:rsidRPr="00B87AB8">
        <w:rPr>
          <w:rFonts w:eastAsia="宋体"/>
          <w:szCs w:val="28"/>
        </w:rPr>
        <w:t>全</w:t>
      </w:r>
      <w:r w:rsidRPr="00B87AB8">
        <w:rPr>
          <w:rFonts w:eastAsia="宋体" w:hint="eastAsia"/>
          <w:szCs w:val="28"/>
        </w:rPr>
        <w:t>加法器中</w:t>
      </w:r>
      <w:r w:rsidRPr="00B87AB8">
        <w:rPr>
          <w:rFonts w:eastAsia="宋体"/>
          <w:szCs w:val="28"/>
        </w:rPr>
        <w:t>被减数和</w:t>
      </w:r>
      <w:r w:rsidRPr="00B87AB8">
        <w:rPr>
          <w:rFonts w:eastAsia="宋体" w:hint="eastAsia"/>
          <w:szCs w:val="28"/>
        </w:rPr>
        <w:t>减数互换后</w:t>
      </w:r>
      <w:r w:rsidRPr="00B87AB8">
        <w:rPr>
          <w:rFonts w:eastAsia="宋体"/>
          <w:szCs w:val="28"/>
        </w:rPr>
        <w:t>的比合数</w:t>
      </w:r>
      <w:r w:rsidRPr="00B87AB8">
        <w:rPr>
          <w:rFonts w:eastAsia="宋体" w:hint="eastAsia"/>
          <w:szCs w:val="28"/>
        </w:rPr>
        <w:t>的减数</w:t>
      </w:r>
      <w:r w:rsidRPr="00B87AB8">
        <w:rPr>
          <w:rFonts w:eastAsia="宋体"/>
          <w:szCs w:val="28"/>
        </w:rPr>
        <w:t>带入</w:t>
      </w:r>
      <w:r w:rsidRPr="00B87AB8">
        <w:rPr>
          <w:rFonts w:eastAsia="宋体" w:hint="eastAsia"/>
          <w:szCs w:val="28"/>
        </w:rPr>
        <w:t>后“比合”加法</w:t>
      </w:r>
      <w:r w:rsidRPr="00B87AB8">
        <w:rPr>
          <w:rFonts w:eastAsia="宋体"/>
          <w:szCs w:val="28"/>
        </w:rPr>
        <w:t>运算就能</w:t>
      </w:r>
      <w:r w:rsidRPr="00B87AB8">
        <w:rPr>
          <w:rFonts w:eastAsia="宋体" w:hint="eastAsia"/>
          <w:szCs w:val="28"/>
        </w:rPr>
        <w:t>将减法</w:t>
      </w:r>
      <w:r w:rsidRPr="00B87AB8">
        <w:rPr>
          <w:rFonts w:eastAsia="宋体"/>
          <w:szCs w:val="28"/>
        </w:rPr>
        <w:t>转换为加法处理。</w:t>
      </w:r>
    </w:p>
    <w:p w14:paraId="086438EB" w14:textId="77777777" w:rsidR="00E569F9" w:rsidRPr="00B87AB8" w:rsidRDefault="00E569F9" w:rsidP="00E569F9">
      <w:pPr>
        <w:ind w:firstLine="600"/>
        <w:jc w:val="both"/>
        <w:rPr>
          <w:rFonts w:eastAsia="宋体"/>
          <w:szCs w:val="28"/>
        </w:rPr>
      </w:pPr>
      <w:r w:rsidRPr="00B87AB8">
        <w:rPr>
          <w:rFonts w:eastAsia="宋体" w:hint="eastAsia"/>
          <w:szCs w:val="28"/>
        </w:rPr>
        <w:t>根据本发明的</w:t>
      </w:r>
      <w:r w:rsidRPr="00B87AB8">
        <w:rPr>
          <w:rFonts w:eastAsia="宋体" w:hint="eastAsia"/>
          <w:szCs w:val="28"/>
        </w:rPr>
        <w:t>TRIA</w:t>
      </w:r>
      <w:r w:rsidRPr="00B87AB8">
        <w:rPr>
          <w:rFonts w:eastAsia="宋体" w:hint="eastAsia"/>
          <w:szCs w:val="28"/>
        </w:rPr>
        <w:t>数据存储结构，按照“比合”三进制的正反双链</w:t>
      </w:r>
      <w:r w:rsidRPr="00B87AB8">
        <w:rPr>
          <w:rFonts w:eastAsia="宋体"/>
          <w:szCs w:val="28"/>
        </w:rPr>
        <w:t>的信息组合方式处理对称三进制乘法运算</w:t>
      </w:r>
      <w:r w:rsidRPr="00B87AB8">
        <w:rPr>
          <w:rFonts w:eastAsia="宋体" w:hint="eastAsia"/>
          <w:szCs w:val="28"/>
        </w:rPr>
        <w:t>，</w:t>
      </w:r>
      <w:r w:rsidRPr="00B87AB8">
        <w:rPr>
          <w:rFonts w:eastAsia="宋体"/>
          <w:szCs w:val="28"/>
        </w:rPr>
        <w:t>相对</w:t>
      </w:r>
      <w:r w:rsidRPr="00B87AB8">
        <w:rPr>
          <w:rFonts w:eastAsia="宋体" w:hint="eastAsia"/>
          <w:szCs w:val="28"/>
        </w:rPr>
        <w:t>于</w:t>
      </w:r>
      <w:r w:rsidRPr="00B87AB8">
        <w:rPr>
          <w:rFonts w:eastAsia="宋体"/>
          <w:szCs w:val="28"/>
        </w:rPr>
        <w:t>全加法器</w:t>
      </w:r>
      <w:r w:rsidRPr="00B87AB8">
        <w:rPr>
          <w:rFonts w:eastAsia="宋体" w:hint="eastAsia"/>
          <w:szCs w:val="28"/>
        </w:rPr>
        <w:t>，乘法器无</w:t>
      </w:r>
      <w:r w:rsidRPr="00B87AB8">
        <w:rPr>
          <w:rFonts w:eastAsia="宋体"/>
          <w:szCs w:val="28"/>
        </w:rPr>
        <w:t>进位。</w:t>
      </w:r>
    </w:p>
    <w:p w14:paraId="07E84D7E" w14:textId="77777777" w:rsidR="00E569F9" w:rsidRPr="00B87AB8" w:rsidRDefault="00E569F9" w:rsidP="00E569F9">
      <w:pPr>
        <w:ind w:firstLine="576"/>
        <w:rPr>
          <w:rFonts w:eastAsia="宋体"/>
        </w:rPr>
      </w:pPr>
      <w:r w:rsidRPr="00B87AB8">
        <w:rPr>
          <w:rFonts w:eastAsia="宋体" w:hint="eastAsia"/>
        </w:rPr>
        <w:lastRenderedPageBreak/>
        <w:t>对称</w:t>
      </w:r>
      <w:r w:rsidRPr="00B87AB8">
        <w:rPr>
          <w:rFonts w:eastAsia="宋体"/>
        </w:rPr>
        <w:t>三进制</w:t>
      </w:r>
      <w:r w:rsidRPr="00B87AB8">
        <w:rPr>
          <w:rFonts w:eastAsia="宋体" w:hint="eastAsia"/>
        </w:rPr>
        <w:t>乘法：</w:t>
      </w:r>
      <w:r w:rsidRPr="00B87AB8">
        <w:rPr>
          <w:rFonts w:eastAsia="宋体" w:hint="eastAsia"/>
        </w:rPr>
        <w:t xml:space="preserve">  T*T=1</w:t>
      </w:r>
      <w:r w:rsidRPr="00B87AB8">
        <w:rPr>
          <w:rFonts w:eastAsia="宋体" w:hint="eastAsia"/>
        </w:rPr>
        <w:t>，</w:t>
      </w:r>
      <w:r w:rsidRPr="00B87AB8">
        <w:rPr>
          <w:rFonts w:eastAsia="宋体" w:hint="eastAsia"/>
        </w:rPr>
        <w:t xml:space="preserve"> T*1=T</w:t>
      </w:r>
      <w:r w:rsidRPr="00B87AB8">
        <w:rPr>
          <w:rFonts w:eastAsia="宋体" w:hint="eastAsia"/>
        </w:rPr>
        <w:t>，</w:t>
      </w:r>
      <w:r w:rsidRPr="00B87AB8">
        <w:rPr>
          <w:rFonts w:eastAsia="宋体" w:hint="eastAsia"/>
        </w:rPr>
        <w:t>T*0=0</w:t>
      </w:r>
      <w:r w:rsidRPr="00B87AB8">
        <w:rPr>
          <w:rFonts w:eastAsia="宋体" w:hint="eastAsia"/>
        </w:rPr>
        <w:t>，</w:t>
      </w:r>
      <w:r w:rsidRPr="00B87AB8">
        <w:rPr>
          <w:rFonts w:eastAsia="宋体" w:hint="eastAsia"/>
        </w:rPr>
        <w:t>0*T=0</w:t>
      </w:r>
      <w:r w:rsidRPr="00B87AB8">
        <w:rPr>
          <w:rFonts w:eastAsia="宋体" w:hint="eastAsia"/>
        </w:rPr>
        <w:t>，</w:t>
      </w:r>
      <w:r w:rsidRPr="00B87AB8">
        <w:rPr>
          <w:rFonts w:eastAsia="宋体" w:hint="eastAsia"/>
        </w:rPr>
        <w:t>0</w:t>
      </w:r>
      <w:r w:rsidRPr="00B87AB8">
        <w:rPr>
          <w:rFonts w:eastAsia="宋体"/>
        </w:rPr>
        <w:t>*</w:t>
      </w:r>
      <w:r w:rsidRPr="00B87AB8">
        <w:rPr>
          <w:rFonts w:eastAsia="宋体" w:hint="eastAsia"/>
        </w:rPr>
        <w:t>0=0</w:t>
      </w:r>
      <w:r w:rsidRPr="00B87AB8">
        <w:rPr>
          <w:rFonts w:eastAsia="宋体" w:hint="eastAsia"/>
        </w:rPr>
        <w:t>，</w:t>
      </w:r>
    </w:p>
    <w:p w14:paraId="75F17E23" w14:textId="77777777" w:rsidR="00E569F9" w:rsidRPr="00B87AB8" w:rsidRDefault="00E569F9" w:rsidP="00E569F9">
      <w:pPr>
        <w:ind w:firstLine="576"/>
        <w:rPr>
          <w:rFonts w:eastAsia="宋体"/>
        </w:rPr>
      </w:pPr>
      <w:r w:rsidRPr="00B87AB8">
        <w:rPr>
          <w:rFonts w:eastAsia="宋体"/>
        </w:rPr>
        <w:t xml:space="preserve">            1*1=1</w:t>
      </w:r>
      <w:r w:rsidRPr="00B87AB8">
        <w:rPr>
          <w:rFonts w:eastAsia="宋体" w:hint="eastAsia"/>
        </w:rPr>
        <w:t>，</w:t>
      </w:r>
      <w:r w:rsidRPr="00B87AB8">
        <w:rPr>
          <w:rFonts w:eastAsia="宋体" w:hint="eastAsia"/>
        </w:rPr>
        <w:t xml:space="preserve"> 1</w:t>
      </w:r>
      <w:r w:rsidRPr="00B87AB8">
        <w:rPr>
          <w:rFonts w:eastAsia="宋体"/>
        </w:rPr>
        <w:t>*</w:t>
      </w:r>
      <w:r w:rsidRPr="00B87AB8">
        <w:rPr>
          <w:rFonts w:eastAsia="宋体" w:hint="eastAsia"/>
        </w:rPr>
        <w:t>T=T</w:t>
      </w:r>
      <w:r w:rsidRPr="00B87AB8">
        <w:rPr>
          <w:rFonts w:eastAsia="宋体" w:hint="eastAsia"/>
        </w:rPr>
        <w:t>，</w:t>
      </w:r>
      <w:r w:rsidRPr="00B87AB8">
        <w:rPr>
          <w:rFonts w:eastAsia="宋体" w:hint="eastAsia"/>
        </w:rPr>
        <w:t xml:space="preserve"> 0*1=0</w:t>
      </w:r>
      <w:r w:rsidRPr="00B87AB8">
        <w:rPr>
          <w:rFonts w:eastAsia="宋体" w:hint="eastAsia"/>
        </w:rPr>
        <w:t>，</w:t>
      </w:r>
      <w:r w:rsidRPr="00B87AB8">
        <w:rPr>
          <w:rFonts w:eastAsia="宋体" w:hint="eastAsia"/>
        </w:rPr>
        <w:t xml:space="preserve">1*0=0 </w:t>
      </w:r>
    </w:p>
    <w:p w14:paraId="4C80FABA" w14:textId="77777777" w:rsidR="00E569F9" w:rsidRPr="00B87AB8" w:rsidRDefault="00E569F9" w:rsidP="00E569F9">
      <w:pPr>
        <w:ind w:firstLine="576"/>
        <w:rPr>
          <w:rFonts w:eastAsia="宋体"/>
        </w:rPr>
      </w:pPr>
      <w:r w:rsidRPr="00B87AB8">
        <w:rPr>
          <w:rFonts w:eastAsia="宋体"/>
        </w:rPr>
        <w:t>“</w:t>
      </w:r>
      <w:r w:rsidRPr="00B87AB8">
        <w:rPr>
          <w:rFonts w:eastAsia="宋体" w:hint="eastAsia"/>
        </w:rPr>
        <w:t>比合</w:t>
      </w:r>
      <w:r w:rsidRPr="00B87AB8">
        <w:rPr>
          <w:rFonts w:eastAsia="宋体"/>
        </w:rPr>
        <w:t>”</w:t>
      </w:r>
      <w:r w:rsidRPr="00B87AB8">
        <w:rPr>
          <w:rFonts w:eastAsia="宋体"/>
        </w:rPr>
        <w:t>三进制乘法：</w:t>
      </w:r>
      <w:r w:rsidRPr="00B87AB8">
        <w:rPr>
          <w:rFonts w:eastAsia="宋体" w:hint="eastAsia"/>
        </w:rPr>
        <w:t>Z</w:t>
      </w:r>
      <w:r w:rsidRPr="00B87AB8">
        <w:rPr>
          <w:rFonts w:eastAsia="宋体"/>
        </w:rPr>
        <w:t>1*Z2=&gt;</w:t>
      </w:r>
      <w:r w:rsidRPr="00B87AB8">
        <w:rPr>
          <w:rFonts w:eastAsia="宋体" w:hint="eastAsia"/>
        </w:rPr>
        <w:t>[A,a]*[B,b]=[D,d]</w:t>
      </w:r>
      <w:r w:rsidRPr="00B87AB8">
        <w:rPr>
          <w:rFonts w:eastAsia="宋体"/>
        </w:rPr>
        <w:t xml:space="preserve"> =&gt;Z</w:t>
      </w:r>
    </w:p>
    <w:p w14:paraId="0B1F8EB6" w14:textId="77777777" w:rsidR="00E569F9" w:rsidRPr="00B87AB8" w:rsidRDefault="00E569F9" w:rsidP="00E569F9">
      <w:pPr>
        <w:ind w:firstLine="0"/>
        <w:rPr>
          <w:rFonts w:eastAsia="宋体"/>
        </w:rPr>
      </w:pPr>
      <w:r w:rsidRPr="00B87AB8">
        <w:rPr>
          <w:rFonts w:eastAsia="宋体" w:hint="eastAsia"/>
        </w:rPr>
        <w:t>T*T</w:t>
      </w:r>
      <w:r w:rsidRPr="00B87AB8">
        <w:rPr>
          <w:rFonts w:eastAsia="宋体"/>
        </w:rPr>
        <w:t>=</w:t>
      </w:r>
      <w:r w:rsidRPr="00B87AB8">
        <w:rPr>
          <w:rFonts w:eastAsia="宋体" w:hint="eastAsia"/>
        </w:rPr>
        <w:t>[0,1]*[0,1]=[1,0]</w:t>
      </w:r>
      <w:r w:rsidRPr="00B87AB8">
        <w:rPr>
          <w:rFonts w:eastAsia="宋体"/>
        </w:rPr>
        <w:t>=1</w:t>
      </w:r>
      <w:r w:rsidRPr="00B87AB8">
        <w:rPr>
          <w:rFonts w:eastAsia="宋体" w:hint="eastAsia"/>
        </w:rPr>
        <w:t>，</w:t>
      </w:r>
      <w:r w:rsidRPr="00B87AB8">
        <w:rPr>
          <w:rFonts w:eastAsia="宋体"/>
        </w:rPr>
        <w:t>T*1=</w:t>
      </w:r>
      <w:r w:rsidRPr="00B87AB8">
        <w:rPr>
          <w:rFonts w:eastAsia="宋体" w:hint="eastAsia"/>
        </w:rPr>
        <w:t>[0,1]*[1,0]=[0,1]</w:t>
      </w:r>
      <w:r w:rsidRPr="00B87AB8">
        <w:rPr>
          <w:rFonts w:eastAsia="宋体"/>
        </w:rPr>
        <w:t>=T</w:t>
      </w:r>
      <w:r w:rsidRPr="00B87AB8">
        <w:rPr>
          <w:rFonts w:eastAsia="宋体" w:hint="eastAsia"/>
        </w:rPr>
        <w:t>,</w:t>
      </w:r>
      <w:r w:rsidRPr="00B87AB8">
        <w:rPr>
          <w:rFonts w:eastAsia="宋体"/>
        </w:rPr>
        <w:t xml:space="preserve">  0*T=[0,0]*[0,1]=[0,0]=0</w:t>
      </w:r>
    </w:p>
    <w:p w14:paraId="54B28720" w14:textId="77777777" w:rsidR="00E569F9" w:rsidRPr="00B87AB8" w:rsidRDefault="00E569F9" w:rsidP="00E569F9">
      <w:pPr>
        <w:ind w:firstLine="0"/>
        <w:rPr>
          <w:rFonts w:eastAsia="宋体"/>
        </w:rPr>
      </w:pPr>
      <w:r w:rsidRPr="00B87AB8">
        <w:rPr>
          <w:rFonts w:eastAsia="宋体" w:hint="eastAsia"/>
        </w:rPr>
        <w:t>1*1</w:t>
      </w:r>
      <w:r w:rsidRPr="00B87AB8">
        <w:rPr>
          <w:rFonts w:eastAsia="宋体"/>
        </w:rPr>
        <w:t>=</w:t>
      </w:r>
      <w:r w:rsidRPr="00B87AB8">
        <w:rPr>
          <w:rFonts w:eastAsia="宋体" w:hint="eastAsia"/>
        </w:rPr>
        <w:t>[1,0]*[1,0]=[1,0]</w:t>
      </w:r>
      <w:r w:rsidRPr="00B87AB8">
        <w:rPr>
          <w:rFonts w:eastAsia="宋体"/>
        </w:rPr>
        <w:t>=1</w:t>
      </w:r>
      <w:r w:rsidRPr="00B87AB8">
        <w:rPr>
          <w:rFonts w:eastAsia="宋体" w:hint="eastAsia"/>
        </w:rPr>
        <w:t>，</w:t>
      </w:r>
      <w:r w:rsidRPr="00B87AB8">
        <w:rPr>
          <w:rFonts w:eastAsia="宋体"/>
        </w:rPr>
        <w:t>0*0=</w:t>
      </w:r>
      <w:r w:rsidRPr="00B87AB8">
        <w:rPr>
          <w:rFonts w:eastAsia="宋体" w:hint="eastAsia"/>
        </w:rPr>
        <w:t>[0,0]*[0,0]=[0,0]</w:t>
      </w:r>
      <w:r w:rsidRPr="00B87AB8">
        <w:rPr>
          <w:rFonts w:eastAsia="宋体"/>
        </w:rPr>
        <w:t>=0</w:t>
      </w:r>
      <w:r w:rsidRPr="00B87AB8">
        <w:rPr>
          <w:rFonts w:eastAsia="宋体" w:hint="eastAsia"/>
        </w:rPr>
        <w:t>,</w:t>
      </w:r>
      <w:r w:rsidRPr="00B87AB8">
        <w:rPr>
          <w:rFonts w:eastAsia="宋体"/>
        </w:rPr>
        <w:t xml:space="preserve">  0*1=[0,0]*[1,0]=[0,0]=0</w:t>
      </w:r>
    </w:p>
    <w:p w14:paraId="5FF6BA81" w14:textId="77777777" w:rsidR="00F008DB" w:rsidRPr="00B87AB8" w:rsidRDefault="00F008DB" w:rsidP="00F008DB">
      <w:pPr>
        <w:ind w:firstLine="600"/>
        <w:jc w:val="both"/>
        <w:rPr>
          <w:rFonts w:eastAsia="宋体"/>
          <w:szCs w:val="28"/>
        </w:rPr>
      </w:pPr>
      <w:r w:rsidRPr="00B87AB8">
        <w:rPr>
          <w:rFonts w:eastAsia="宋体"/>
          <w:szCs w:val="28"/>
        </w:rPr>
        <w:t>Z1*Z2=[((a&amp;b)|(a’&amp;b’))</w:t>
      </w:r>
      <w:r w:rsidRPr="00B87AB8">
        <w:rPr>
          <w:rFonts w:eastAsia="宋体" w:hint="eastAsia"/>
          <w:szCs w:val="28"/>
        </w:rPr>
        <w:t>，</w:t>
      </w:r>
      <w:r w:rsidRPr="00B87AB8">
        <w:rPr>
          <w:rFonts w:eastAsia="宋体" w:hint="eastAsia"/>
          <w:szCs w:val="28"/>
        </w:rPr>
        <w:t>(</w:t>
      </w:r>
      <w:r w:rsidRPr="00B87AB8">
        <w:rPr>
          <w:rFonts w:eastAsia="宋体"/>
          <w:szCs w:val="28"/>
        </w:rPr>
        <w:t>(a&amp;b’)|(a’&amp;b))]=[d,d’]=&gt;Z</w:t>
      </w:r>
    </w:p>
    <w:p w14:paraId="175DC593" w14:textId="77777777" w:rsidR="00E569F9" w:rsidRPr="00B87AB8" w:rsidRDefault="00E569F9" w:rsidP="00E569F9">
      <w:pPr>
        <w:ind w:firstLine="600"/>
        <w:jc w:val="both"/>
        <w:rPr>
          <w:rFonts w:eastAsia="宋体"/>
          <w:szCs w:val="28"/>
        </w:rPr>
      </w:pPr>
      <w:r w:rsidRPr="00B87AB8">
        <w:rPr>
          <w:rFonts w:eastAsia="宋体" w:hint="eastAsia"/>
          <w:szCs w:val="28"/>
        </w:rPr>
        <w:t>“比合”</w:t>
      </w:r>
      <w:r w:rsidRPr="00B87AB8">
        <w:rPr>
          <w:rFonts w:eastAsia="宋体"/>
          <w:szCs w:val="28"/>
        </w:rPr>
        <w:t>三进制的</w:t>
      </w:r>
      <w:r w:rsidRPr="00B87AB8">
        <w:rPr>
          <w:rFonts w:eastAsia="宋体" w:hint="eastAsia"/>
          <w:szCs w:val="28"/>
        </w:rPr>
        <w:t>正反“比合”数</w:t>
      </w:r>
      <w:r w:rsidRPr="00B87AB8">
        <w:rPr>
          <w:rFonts w:eastAsia="宋体" w:hint="eastAsia"/>
          <w:szCs w:val="28"/>
        </w:rPr>
        <w:t>[A,a</w:t>
      </w:r>
      <w:r w:rsidRPr="00B87AB8">
        <w:rPr>
          <w:rFonts w:eastAsia="宋体"/>
          <w:szCs w:val="28"/>
        </w:rPr>
        <w:t>]</w:t>
      </w:r>
      <w:r w:rsidRPr="00B87AB8">
        <w:rPr>
          <w:rFonts w:eastAsia="宋体" w:hint="eastAsia"/>
          <w:szCs w:val="28"/>
        </w:rPr>
        <w:t>和</w:t>
      </w:r>
      <w:r w:rsidRPr="00B87AB8">
        <w:rPr>
          <w:rFonts w:eastAsia="宋体" w:hint="eastAsia"/>
          <w:szCs w:val="28"/>
        </w:rPr>
        <w:t>[B,b</w:t>
      </w:r>
      <w:r w:rsidRPr="00B87AB8">
        <w:rPr>
          <w:rFonts w:eastAsia="宋体"/>
          <w:szCs w:val="28"/>
        </w:rPr>
        <w:t>]</w:t>
      </w:r>
      <w:r w:rsidRPr="00B87AB8">
        <w:rPr>
          <w:rFonts w:eastAsia="宋体" w:hint="eastAsia"/>
          <w:szCs w:val="28"/>
        </w:rPr>
        <w:t>输入和</w:t>
      </w:r>
      <w:r w:rsidRPr="00B87AB8">
        <w:rPr>
          <w:rFonts w:eastAsia="宋体"/>
          <w:szCs w:val="28"/>
        </w:rPr>
        <w:t>结果</w:t>
      </w:r>
      <w:r w:rsidRPr="00B87AB8">
        <w:rPr>
          <w:rFonts w:eastAsia="宋体" w:hint="eastAsia"/>
          <w:szCs w:val="28"/>
        </w:rPr>
        <w:t>[</w:t>
      </w:r>
      <w:r w:rsidRPr="00B87AB8">
        <w:rPr>
          <w:rFonts w:eastAsia="宋体"/>
          <w:szCs w:val="28"/>
        </w:rPr>
        <w:t>D</w:t>
      </w:r>
      <w:r w:rsidRPr="00B87AB8">
        <w:rPr>
          <w:rFonts w:eastAsia="宋体" w:hint="eastAsia"/>
          <w:szCs w:val="28"/>
        </w:rPr>
        <w:t>,</w:t>
      </w:r>
      <w:r w:rsidRPr="00B87AB8">
        <w:rPr>
          <w:rFonts w:eastAsia="宋体"/>
          <w:szCs w:val="28"/>
        </w:rPr>
        <w:t>d]</w:t>
      </w:r>
      <w:r w:rsidRPr="00B87AB8">
        <w:rPr>
          <w:rFonts w:eastAsia="宋体" w:hint="eastAsia"/>
          <w:szCs w:val="28"/>
        </w:rPr>
        <w:t>，</w:t>
      </w:r>
      <w:r w:rsidRPr="00B87AB8">
        <w:rPr>
          <w:rFonts w:eastAsia="宋体"/>
          <w:szCs w:val="28"/>
        </w:rPr>
        <w:t>具体逻辑</w:t>
      </w:r>
      <w:r w:rsidRPr="00B87AB8">
        <w:rPr>
          <w:rFonts w:eastAsia="宋体" w:hint="eastAsia"/>
          <w:szCs w:val="28"/>
        </w:rPr>
        <w:t>门处理</w:t>
      </w:r>
      <w:r w:rsidRPr="00B87AB8">
        <w:rPr>
          <w:rFonts w:eastAsia="宋体"/>
          <w:szCs w:val="28"/>
        </w:rPr>
        <w:t>表达式可用于</w:t>
      </w:r>
      <w:r w:rsidRPr="00B87AB8">
        <w:rPr>
          <w:rFonts w:eastAsia="宋体" w:hint="eastAsia"/>
          <w:szCs w:val="28"/>
        </w:rPr>
        <w:t>电路</w:t>
      </w:r>
      <w:r w:rsidRPr="00B87AB8">
        <w:rPr>
          <w:rFonts w:eastAsia="宋体"/>
          <w:szCs w:val="28"/>
        </w:rPr>
        <w:t>和光路处理上</w:t>
      </w:r>
      <w:r w:rsidRPr="00B87AB8">
        <w:rPr>
          <w:rFonts w:eastAsia="宋体" w:hint="eastAsia"/>
          <w:szCs w:val="28"/>
        </w:rPr>
        <w:t>。</w:t>
      </w:r>
    </w:p>
    <w:p w14:paraId="037162A9" w14:textId="77777777" w:rsidR="00E569F9" w:rsidRPr="00B87AB8" w:rsidRDefault="00E569F9" w:rsidP="00E569F9">
      <w:pPr>
        <w:ind w:firstLine="600"/>
        <w:jc w:val="both"/>
        <w:rPr>
          <w:rFonts w:eastAsia="宋体"/>
          <w:szCs w:val="28"/>
        </w:rPr>
      </w:pPr>
      <w:r w:rsidRPr="00B87AB8">
        <w:rPr>
          <w:rFonts w:eastAsia="宋体" w:hint="eastAsia"/>
          <w:szCs w:val="28"/>
        </w:rPr>
        <w:t>也就是说，根据本发明实施例比合三进制的乘法器的运算模块实现的输入和输出的逻辑运算表达为如下：</w:t>
      </w:r>
    </w:p>
    <w:p w14:paraId="2FE2A119" w14:textId="77777777" w:rsidR="00F008DB" w:rsidRPr="00B87AB8" w:rsidRDefault="00F008DB" w:rsidP="00F008DB">
      <w:pPr>
        <w:ind w:firstLine="600"/>
        <w:jc w:val="both"/>
        <w:rPr>
          <w:rFonts w:eastAsia="宋体"/>
          <w:szCs w:val="28"/>
        </w:rPr>
      </w:pPr>
      <w:r w:rsidRPr="00B87AB8">
        <w:rPr>
          <w:rFonts w:eastAsia="宋体"/>
          <w:szCs w:val="28"/>
        </w:rPr>
        <w:t>d=OR(AND(a,b),AND(a’,b’)); d’=OR(AND(a,b’),AND(a’,b))</w:t>
      </w:r>
    </w:p>
    <w:p w14:paraId="244AFC4C" w14:textId="77777777" w:rsidR="00106B7D" w:rsidRPr="00B87AB8" w:rsidRDefault="00F008DB" w:rsidP="00106B7D">
      <w:pPr>
        <w:spacing w:line="240" w:lineRule="auto"/>
        <w:ind w:firstLineChars="200" w:firstLine="560"/>
        <w:rPr>
          <w:rFonts w:eastAsia="宋体"/>
          <w:szCs w:val="28"/>
        </w:rPr>
      </w:pPr>
      <w:r w:rsidRPr="00B87AB8">
        <w:rPr>
          <w:rFonts w:eastAsia="宋体" w:hint="eastAsia"/>
          <w:szCs w:val="28"/>
        </w:rPr>
        <w:t>比合三元逻辑</w:t>
      </w:r>
      <w:r w:rsidRPr="00B87AB8">
        <w:rPr>
          <w:rFonts w:eastAsia="宋体" w:hint="eastAsia"/>
          <w:szCs w:val="28"/>
        </w:rPr>
        <w:t>(</w:t>
      </w:r>
      <w:r w:rsidRPr="00B87AB8">
        <w:rPr>
          <w:rFonts w:eastAsia="宋体" w:hint="eastAsia"/>
          <w:szCs w:val="28"/>
        </w:rPr>
        <w:t>异与</w:t>
      </w:r>
      <w:r w:rsidRPr="00B87AB8">
        <w:rPr>
          <w:rFonts w:ascii="Cambria Math" w:eastAsia="宋体" w:hAnsi="Cambria Math" w:hint="eastAsia"/>
          <w:szCs w:val="28"/>
        </w:rPr>
        <w:t>):[</w:t>
      </w:r>
      <m:oMath>
        <m:f>
          <m:fPr>
            <m:ctrlPr>
              <w:rPr>
                <w:rFonts w:ascii="Cambria Math" w:eastAsia="宋体" w:hAnsi="Cambria Math"/>
                <w:szCs w:val="28"/>
              </w:rPr>
            </m:ctrlPr>
          </m:fPr>
          <m:num>
            <m:r>
              <w:rPr>
                <w:rFonts w:ascii="Cambria Math" w:eastAsia="宋体" w:hAnsi="Cambria Math"/>
                <w:szCs w:val="28"/>
              </w:rPr>
              <m:t>a</m:t>
            </m:r>
          </m:num>
          <m:den>
            <m:r>
              <w:rPr>
                <w:rFonts w:ascii="Cambria Math" w:eastAsia="宋体" w:hAnsi="Cambria Math"/>
                <w:szCs w:val="28"/>
              </w:rPr>
              <m:t>a</m:t>
            </m:r>
            <m:r>
              <m:rPr>
                <m:sty m:val="p"/>
              </m:rPr>
              <w:rPr>
                <w:rFonts w:ascii="Cambria Math" w:eastAsia="宋体" w:hAnsi="Cambria Math"/>
                <w:szCs w:val="28"/>
              </w:rPr>
              <m:t>'</m:t>
            </m:r>
          </m:den>
        </m:f>
        <m:r>
          <m:rPr>
            <m:sty m:val="p"/>
          </m:rPr>
          <w:rPr>
            <w:rFonts w:ascii="Cambria Math" w:eastAsia="宋体" w:hAnsi="Cambria Math" w:hint="eastAsia"/>
            <w:szCs w:val="28"/>
          </w:rPr>
          <m:t>]</m:t>
        </m:r>
        <m:r>
          <m:rPr>
            <m:sty m:val="p"/>
          </m:rPr>
          <w:rPr>
            <w:rFonts w:ascii="Cambria Math" w:eastAsia="宋体" w:hAnsi="Cambria Math"/>
            <w:szCs w:val="28"/>
          </w:rPr>
          <m:t>*</m:t>
        </m:r>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szCs w:val="28"/>
              </w:rPr>
              <m:t>b</m:t>
            </m:r>
          </m:num>
          <m:den>
            <m:sSup>
              <m:sSupPr>
                <m:ctrlPr>
                  <w:rPr>
                    <w:rFonts w:ascii="Cambria Math" w:eastAsia="宋体" w:hAnsi="Cambria Math"/>
                    <w:szCs w:val="28"/>
                  </w:rPr>
                </m:ctrlPr>
              </m:sSupPr>
              <m:e>
                <m:r>
                  <w:rPr>
                    <w:rFonts w:ascii="Cambria Math" w:eastAsia="宋体" w:hAnsi="Cambria Math"/>
                    <w:szCs w:val="28"/>
                  </w:rPr>
                  <m:t>b</m:t>
                </m:r>
                <m:ctrlPr>
                  <w:rPr>
                    <w:rFonts w:ascii="Cambria Math" w:eastAsia="宋体" w:hAnsi="Cambria Math"/>
                    <w:i/>
                    <w:iCs/>
                    <w:szCs w:val="28"/>
                  </w:rPr>
                </m:ctrlPr>
              </m:e>
              <m:sup>
                <m:r>
                  <m:rPr>
                    <m:sty m:val="p"/>
                  </m:rPr>
                  <w:rPr>
                    <w:rFonts w:ascii="Cambria Math" w:eastAsia="宋体" w:hAnsi="Cambria Math"/>
                    <w:szCs w:val="28"/>
                  </w:rPr>
                  <m:t>'</m:t>
                </m:r>
              </m:sup>
            </m:sSup>
          </m:den>
        </m:f>
        <m:r>
          <m:rPr>
            <m:sty m:val="p"/>
          </m:rPr>
          <w:rPr>
            <w:rFonts w:ascii="Cambria Math" w:eastAsia="宋体" w:hAnsi="Cambria Math" w:hint="eastAsia"/>
            <w:szCs w:val="28"/>
          </w:rPr>
          <m:t>]</m:t>
        </m:r>
        <m:r>
          <m:rPr>
            <m:sty m:val="p"/>
          </m:rPr>
          <w:rPr>
            <w:rFonts w:ascii="Cambria Math" w:eastAsia="宋体" w:hAnsi="Cambria Math"/>
            <w:szCs w:val="28"/>
          </w:rPr>
          <m:t>=[</m:t>
        </m:r>
        <m:f>
          <m:fPr>
            <m:ctrlPr>
              <w:rPr>
                <w:rFonts w:ascii="Cambria Math" w:eastAsia="宋体" w:hAnsi="Cambria Math"/>
                <w:szCs w:val="28"/>
              </w:rPr>
            </m:ctrlPr>
          </m:fPr>
          <m:num>
            <m:d>
              <m:dPr>
                <m:ctrlPr>
                  <w:rPr>
                    <w:rFonts w:ascii="Cambria Math" w:eastAsia="宋体" w:hAnsi="Cambria Math"/>
                    <w:i/>
                    <w:iCs/>
                    <w:szCs w:val="28"/>
                  </w:rPr>
                </m:ctrlPr>
              </m:dPr>
              <m:e>
                <m:r>
                  <w:rPr>
                    <w:rFonts w:ascii="Cambria Math" w:eastAsia="宋体" w:hAnsi="Cambria Math"/>
                    <w:szCs w:val="28"/>
                  </w:rPr>
                  <m:t>a&amp;b</m:t>
                </m:r>
              </m:e>
            </m:d>
            <m:r>
              <w:rPr>
                <w:rFonts w:ascii="Cambria Math" w:eastAsia="宋体" w:hAnsi="Cambria Math"/>
                <w:szCs w:val="28"/>
              </w:rPr>
              <m:t>|(</m:t>
            </m:r>
            <m:sSup>
              <m:sSupPr>
                <m:ctrlPr>
                  <w:rPr>
                    <w:rFonts w:ascii="Cambria Math" w:eastAsia="宋体" w:hAnsi="Cambria Math"/>
                    <w:i/>
                    <w:iCs/>
                    <w:szCs w:val="28"/>
                  </w:rPr>
                </m:ctrlPr>
              </m:sSupPr>
              <m:e>
                <m:r>
                  <w:rPr>
                    <w:rFonts w:ascii="Cambria Math" w:eastAsia="宋体" w:hAnsi="Cambria Math"/>
                    <w:szCs w:val="28"/>
                  </w:rPr>
                  <m:t>a</m:t>
                </m:r>
              </m:e>
              <m:sup>
                <m:r>
                  <w:rPr>
                    <w:rFonts w:ascii="Cambria Math" w:eastAsia="宋体" w:hAnsi="Cambria Math"/>
                    <w:szCs w:val="28"/>
                  </w:rPr>
                  <m:t>'</m:t>
                </m:r>
              </m:sup>
            </m:sSup>
            <m:r>
              <w:rPr>
                <w:rFonts w:ascii="Cambria Math" w:eastAsia="宋体" w:hAnsi="Cambria Math"/>
                <w:szCs w:val="28"/>
              </w:rPr>
              <m:t>&amp;b')</m:t>
            </m:r>
          </m:num>
          <m:den>
            <m:d>
              <m:dPr>
                <m:ctrlPr>
                  <w:rPr>
                    <w:rFonts w:ascii="Cambria Math" w:eastAsia="宋体" w:hAnsi="Cambria Math"/>
                    <w:szCs w:val="28"/>
                  </w:rPr>
                </m:ctrlPr>
              </m:dPr>
              <m:e>
                <m:r>
                  <m:rPr>
                    <m:sty m:val="p"/>
                  </m:rPr>
                  <w:rPr>
                    <w:rFonts w:ascii="Cambria Math" w:eastAsia="宋体" w:hAnsi="Cambria Math"/>
                    <w:szCs w:val="28"/>
                  </w:rPr>
                  <m:t>a</m:t>
                </m:r>
                <m:r>
                  <w:rPr>
                    <w:rFonts w:ascii="Cambria Math" w:eastAsia="宋体" w:hAnsi="Cambria Math"/>
                    <w:szCs w:val="28"/>
                  </w:rPr>
                  <m:t>&amp;</m:t>
                </m:r>
                <m:sSup>
                  <m:sSupPr>
                    <m:ctrlPr>
                      <w:rPr>
                        <w:rFonts w:ascii="Cambria Math" w:eastAsia="宋体" w:hAnsi="Cambria Math"/>
                        <w:szCs w:val="28"/>
                      </w:rPr>
                    </m:ctrlPr>
                  </m:sSupPr>
                  <m:e>
                    <m:r>
                      <m:rPr>
                        <m:sty m:val="p"/>
                      </m:rPr>
                      <w:rPr>
                        <w:rFonts w:ascii="Cambria Math" w:eastAsia="宋体" w:hAnsi="Cambria Math"/>
                        <w:szCs w:val="28"/>
                      </w:rPr>
                      <m:t>b</m:t>
                    </m:r>
                  </m:e>
                  <m:sup>
                    <m:r>
                      <m:rPr>
                        <m:sty m:val="p"/>
                      </m:rPr>
                      <w:rPr>
                        <w:rFonts w:ascii="Cambria Math" w:eastAsia="宋体" w:hAnsi="Cambria Math"/>
                        <w:szCs w:val="28"/>
                      </w:rPr>
                      <m:t>'</m:t>
                    </m:r>
                  </m:sup>
                </m:sSup>
              </m:e>
            </m:d>
            <m:r>
              <m:rPr>
                <m:sty m:val="p"/>
              </m:rPr>
              <w:rPr>
                <w:rFonts w:ascii="Cambria Math" w:eastAsia="宋体" w:hAnsi="Cambria Math"/>
                <w:szCs w:val="28"/>
              </w:rPr>
              <m:t>|(</m:t>
            </m:r>
            <m:sSup>
              <m:sSupPr>
                <m:ctrlPr>
                  <w:rPr>
                    <w:rFonts w:ascii="Cambria Math" w:eastAsia="宋体" w:hAnsi="Cambria Math"/>
                    <w:szCs w:val="28"/>
                  </w:rPr>
                </m:ctrlPr>
              </m:sSupPr>
              <m:e>
                <m:r>
                  <m:rPr>
                    <m:sty m:val="p"/>
                  </m:rPr>
                  <w:rPr>
                    <w:rFonts w:ascii="Cambria Math" w:eastAsia="宋体" w:hAnsi="Cambria Math"/>
                    <w:szCs w:val="28"/>
                  </w:rPr>
                  <m:t>a</m:t>
                </m:r>
              </m:e>
              <m:sup>
                <m:r>
                  <m:rPr>
                    <m:sty m:val="p"/>
                  </m:rPr>
                  <w:rPr>
                    <w:rFonts w:ascii="Cambria Math" w:eastAsia="宋体" w:hAnsi="Cambria Math"/>
                    <w:szCs w:val="28"/>
                  </w:rPr>
                  <m:t>'</m:t>
                </m:r>
              </m:sup>
            </m:sSup>
            <m:r>
              <m:rPr>
                <m:sty m:val="p"/>
              </m:rPr>
              <w:rPr>
                <w:rFonts w:ascii="Cambria Math" w:eastAsia="宋体" w:hAnsi="Cambria Math"/>
                <w:szCs w:val="28"/>
              </w:rPr>
              <m:t>&amp;</m:t>
            </m:r>
            <m:r>
              <w:rPr>
                <w:rFonts w:ascii="Cambria Math" w:eastAsia="宋体" w:hAnsi="Cambria Math"/>
                <w:szCs w:val="28"/>
              </w:rPr>
              <m:t>b)</m:t>
            </m:r>
          </m:den>
        </m:f>
        <m:r>
          <m:rPr>
            <m:sty m:val="p"/>
          </m:rPr>
          <w:rPr>
            <w:rFonts w:ascii="Cambria Math" w:eastAsia="宋体" w:hAnsi="Cambria Math"/>
            <w:szCs w:val="28"/>
          </w:rPr>
          <m:t>]</m:t>
        </m:r>
      </m:oMath>
      <w:r w:rsidR="0070110F" w:rsidRPr="00B87AB8">
        <w:rPr>
          <w:rFonts w:ascii="Cambria Math" w:eastAsia="宋体" w:hAnsi="Cambria Math"/>
          <w:szCs w:val="28"/>
        </w:rPr>
        <w:t>=</w:t>
      </w:r>
      <w:r w:rsidR="0070110F" w:rsidRPr="00B87AB8">
        <w:rPr>
          <w:rFonts w:ascii="Cambria Math" w:eastAsia="宋体" w:hAnsi="Cambria Math" w:hint="eastAsia"/>
          <w:szCs w:val="28"/>
        </w:rPr>
        <w:t>[</w:t>
      </w:r>
      <m:oMath>
        <m:f>
          <m:fPr>
            <m:ctrlPr>
              <w:rPr>
                <w:rFonts w:ascii="Cambria Math" w:eastAsia="宋体" w:hAnsi="Cambria Math"/>
                <w:szCs w:val="28"/>
              </w:rPr>
            </m:ctrlPr>
          </m:fPr>
          <m:num>
            <m:r>
              <w:rPr>
                <w:rFonts w:ascii="Cambria Math" w:eastAsia="宋体" w:hAnsi="Cambria Math"/>
                <w:szCs w:val="28"/>
              </w:rPr>
              <m:t>d</m:t>
            </m:r>
          </m:num>
          <m:den>
            <m:r>
              <w:rPr>
                <w:rFonts w:ascii="Cambria Math" w:eastAsia="宋体" w:hAnsi="Cambria Math"/>
                <w:szCs w:val="28"/>
              </w:rPr>
              <m:t>d</m:t>
            </m:r>
            <m:r>
              <m:rPr>
                <m:sty m:val="p"/>
              </m:rPr>
              <w:rPr>
                <w:rFonts w:ascii="Cambria Math" w:eastAsia="宋体" w:hAnsi="Cambria Math"/>
                <w:szCs w:val="28"/>
              </w:rPr>
              <m:t>'</m:t>
            </m:r>
          </m:den>
        </m:f>
        <m:r>
          <m:rPr>
            <m:sty m:val="p"/>
          </m:rPr>
          <w:rPr>
            <w:rFonts w:ascii="Cambria Math" w:eastAsia="宋体" w:hAnsi="Cambria Math" w:hint="eastAsia"/>
            <w:szCs w:val="28"/>
          </w:rPr>
          <m:t>]</m:t>
        </m:r>
      </m:oMath>
      <w:r w:rsidRPr="00B87AB8">
        <w:rPr>
          <w:rFonts w:ascii="Cambria Math" w:eastAsia="宋体" w:hAnsi="Cambria Math" w:hint="eastAsia"/>
          <w:szCs w:val="28"/>
        </w:rPr>
        <w:t>。</w:t>
      </w:r>
    </w:p>
    <w:p w14:paraId="6BBDBCA2" w14:textId="77777777" w:rsidR="00106B7D" w:rsidRPr="00B87AB8" w:rsidRDefault="00F008DB" w:rsidP="00106B7D">
      <w:pPr>
        <w:spacing w:line="240" w:lineRule="auto"/>
        <w:ind w:firstLineChars="200" w:firstLine="560"/>
        <w:jc w:val="both"/>
        <w:rPr>
          <w:rFonts w:eastAsia="宋体"/>
          <w:szCs w:val="28"/>
        </w:rPr>
      </w:pPr>
      <w:r w:rsidRPr="00B87AB8">
        <w:rPr>
          <w:rFonts w:eastAsia="宋体" w:hint="eastAsia"/>
          <w:szCs w:val="28"/>
        </w:rPr>
        <w:t>比合三进制</w:t>
      </w:r>
      <w:r w:rsidRPr="00B87AB8">
        <w:rPr>
          <w:rFonts w:eastAsia="宋体"/>
          <w:szCs w:val="28"/>
        </w:rPr>
        <w:t>的乘法是表</w:t>
      </w:r>
      <w:r w:rsidRPr="00B87AB8">
        <w:rPr>
          <w:rFonts w:eastAsia="宋体" w:hint="eastAsia"/>
          <w:szCs w:val="28"/>
        </w:rPr>
        <w:t>6</w:t>
      </w:r>
      <w:r w:rsidRPr="00B87AB8">
        <w:rPr>
          <w:rFonts w:eastAsia="宋体" w:hint="eastAsia"/>
          <w:szCs w:val="28"/>
        </w:rPr>
        <w:t>中</w:t>
      </w:r>
      <w:r w:rsidRPr="00B87AB8">
        <w:rPr>
          <w:rFonts w:eastAsia="宋体"/>
          <w:szCs w:val="28"/>
        </w:rPr>
        <w:t>三元逻辑</w:t>
      </w:r>
      <w:r w:rsidRPr="00B87AB8">
        <w:rPr>
          <w:rFonts w:eastAsia="宋体" w:hint="eastAsia"/>
          <w:szCs w:val="28"/>
        </w:rPr>
        <w:t>异</w:t>
      </w:r>
      <w:r w:rsidRPr="00B87AB8">
        <w:rPr>
          <w:rFonts w:eastAsia="宋体"/>
          <w:szCs w:val="28"/>
        </w:rPr>
        <w:t>或</w:t>
      </w:r>
      <w:r w:rsidRPr="00B87AB8">
        <w:rPr>
          <w:rFonts w:eastAsia="宋体" w:hint="eastAsia"/>
          <w:szCs w:val="28"/>
        </w:rPr>
        <w:t>的两个比合</w:t>
      </w:r>
      <w:r w:rsidRPr="00B87AB8">
        <w:rPr>
          <w:rFonts w:eastAsia="宋体"/>
          <w:szCs w:val="28"/>
        </w:rPr>
        <w:t>参数</w:t>
      </w:r>
      <w:r w:rsidRPr="00B87AB8">
        <w:rPr>
          <w:rFonts w:eastAsia="宋体"/>
          <w:szCs w:val="28"/>
        </w:rPr>
        <w:t>A =(a,a’)</w:t>
      </w:r>
      <w:r w:rsidRPr="00B87AB8">
        <w:rPr>
          <w:rFonts w:eastAsia="宋体" w:hint="eastAsia"/>
          <w:szCs w:val="28"/>
        </w:rPr>
        <w:t>和</w:t>
      </w:r>
      <w:r w:rsidRPr="00B87AB8">
        <w:rPr>
          <w:rFonts w:eastAsia="宋体" w:hint="eastAsia"/>
          <w:szCs w:val="28"/>
        </w:rPr>
        <w:t>B</w:t>
      </w:r>
      <w:r w:rsidRPr="00B87AB8">
        <w:rPr>
          <w:rFonts w:eastAsia="宋体"/>
          <w:szCs w:val="28"/>
        </w:rPr>
        <w:t>=(b,b’)</w:t>
      </w:r>
      <w:r w:rsidRPr="00B87AB8">
        <w:rPr>
          <w:rFonts w:eastAsia="宋体" w:hint="eastAsia"/>
          <w:szCs w:val="28"/>
        </w:rPr>
        <w:t>的</w:t>
      </w:r>
      <w:r w:rsidR="00622910" w:rsidRPr="00B87AB8">
        <w:rPr>
          <w:rFonts w:eastAsia="宋体"/>
          <w:szCs w:val="28"/>
        </w:rPr>
        <w:t>比合三进制异或结果值</w:t>
      </w:r>
      <w:r w:rsidR="0070110F" w:rsidRPr="00B87AB8">
        <w:rPr>
          <w:rFonts w:ascii="Cambria Math" w:eastAsia="宋体" w:hAnsi="Cambria Math"/>
          <w:szCs w:val="28"/>
        </w:rPr>
        <w:t xml:space="preserve">A^B= </w:t>
      </w:r>
      <w:r w:rsidR="0070110F" w:rsidRPr="00B87AB8">
        <w:rPr>
          <w:rFonts w:ascii="Cambria Math" w:eastAsia="宋体" w:hAnsi="Cambria Math" w:hint="eastAsia"/>
          <w:szCs w:val="28"/>
        </w:rPr>
        <w:t>[</w:t>
      </w:r>
      <m:oMath>
        <m:f>
          <m:fPr>
            <m:ctrlPr>
              <w:rPr>
                <w:rFonts w:ascii="Cambria Math" w:eastAsia="宋体" w:hAnsi="Cambria Math"/>
                <w:szCs w:val="28"/>
              </w:rPr>
            </m:ctrlPr>
          </m:fPr>
          <m:num>
            <m:r>
              <w:rPr>
                <w:rFonts w:ascii="Cambria Math" w:eastAsia="宋体" w:hAnsi="Cambria Math"/>
                <w:szCs w:val="28"/>
              </w:rPr>
              <m:t>a</m:t>
            </m:r>
          </m:num>
          <m:den>
            <m:r>
              <w:rPr>
                <w:rFonts w:ascii="Cambria Math" w:eastAsia="宋体" w:hAnsi="Cambria Math"/>
                <w:szCs w:val="28"/>
              </w:rPr>
              <m:t>a</m:t>
            </m:r>
            <m:r>
              <m:rPr>
                <m:sty m:val="p"/>
              </m:rPr>
              <w:rPr>
                <w:rFonts w:ascii="Cambria Math" w:eastAsia="宋体" w:hAnsi="Cambria Math"/>
                <w:szCs w:val="28"/>
              </w:rPr>
              <m:t>'</m:t>
            </m:r>
          </m:den>
        </m:f>
        <m:r>
          <m:rPr>
            <m:sty m:val="p"/>
          </m:rPr>
          <w:rPr>
            <w:rFonts w:ascii="Cambria Math" w:eastAsia="宋体" w:hAnsi="Cambria Math" w:hint="eastAsia"/>
            <w:szCs w:val="28"/>
          </w:rPr>
          <m:t>]</m:t>
        </m:r>
        <m:r>
          <m:rPr>
            <m:sty m:val="p"/>
          </m:rPr>
          <w:rPr>
            <w:rFonts w:ascii="Cambria Math" w:eastAsia="宋体" w:hAnsi="Cambria Math"/>
            <w:szCs w:val="28"/>
          </w:rPr>
          <m:t>^</m:t>
        </m:r>
        <m:r>
          <m:rPr>
            <m:sty m:val="p"/>
          </m:rPr>
          <w:rPr>
            <w:rFonts w:ascii="Cambria Math" w:eastAsia="宋体" w:hAnsi="Cambria Math" w:hint="eastAsia"/>
            <w:szCs w:val="28"/>
          </w:rPr>
          <m:t>[</m:t>
        </m:r>
        <m:f>
          <m:fPr>
            <m:ctrlPr>
              <w:rPr>
                <w:rFonts w:ascii="Cambria Math" w:eastAsia="宋体" w:hAnsi="Cambria Math"/>
                <w:szCs w:val="28"/>
              </w:rPr>
            </m:ctrlPr>
          </m:fPr>
          <m:num>
            <m:r>
              <w:rPr>
                <w:rFonts w:ascii="Cambria Math" w:eastAsia="宋体" w:hAnsi="Cambria Math"/>
                <w:szCs w:val="28"/>
              </w:rPr>
              <m:t>b</m:t>
            </m:r>
          </m:num>
          <m:den>
            <m:sSup>
              <m:sSupPr>
                <m:ctrlPr>
                  <w:rPr>
                    <w:rFonts w:ascii="Cambria Math" w:eastAsia="宋体" w:hAnsi="Cambria Math"/>
                    <w:szCs w:val="28"/>
                  </w:rPr>
                </m:ctrlPr>
              </m:sSupPr>
              <m:e>
                <m:r>
                  <w:rPr>
                    <w:rFonts w:ascii="Cambria Math" w:eastAsia="宋体" w:hAnsi="Cambria Math"/>
                    <w:szCs w:val="28"/>
                  </w:rPr>
                  <m:t>b</m:t>
                </m:r>
                <m:ctrlPr>
                  <w:rPr>
                    <w:rFonts w:ascii="Cambria Math" w:eastAsia="宋体" w:hAnsi="Cambria Math"/>
                    <w:i/>
                    <w:iCs/>
                    <w:szCs w:val="28"/>
                  </w:rPr>
                </m:ctrlPr>
              </m:e>
              <m:sup>
                <m:r>
                  <m:rPr>
                    <m:sty m:val="p"/>
                  </m:rPr>
                  <w:rPr>
                    <w:rFonts w:ascii="Cambria Math" w:eastAsia="宋体" w:hAnsi="Cambria Math"/>
                    <w:szCs w:val="28"/>
                  </w:rPr>
                  <m:t>'</m:t>
                </m:r>
              </m:sup>
            </m:sSup>
          </m:den>
        </m:f>
        <m:r>
          <m:rPr>
            <m:sty m:val="p"/>
          </m:rPr>
          <w:rPr>
            <w:rFonts w:ascii="Cambria Math" w:eastAsia="宋体" w:hAnsi="Cambria Math" w:hint="eastAsia"/>
            <w:szCs w:val="28"/>
          </w:rPr>
          <m:t>]</m:t>
        </m:r>
        <m:r>
          <m:rPr>
            <m:sty m:val="p"/>
          </m:rPr>
          <w:rPr>
            <w:rFonts w:ascii="Cambria Math" w:eastAsia="宋体" w:hAnsi="Cambria Math"/>
            <w:szCs w:val="28"/>
          </w:rPr>
          <m:t>=[</m:t>
        </m:r>
        <m:f>
          <m:fPr>
            <m:ctrlPr>
              <w:rPr>
                <w:rFonts w:ascii="Cambria Math" w:eastAsia="宋体" w:hAnsi="Cambria Math"/>
                <w:szCs w:val="28"/>
              </w:rPr>
            </m:ctrlPr>
          </m:fPr>
          <m:num>
            <m:r>
              <w:rPr>
                <w:rFonts w:ascii="Cambria Math" w:eastAsia="宋体" w:hAnsi="Cambria Math"/>
                <w:szCs w:val="28"/>
              </w:rPr>
              <m:t>(a|b)&amp;(a'|b')</m:t>
            </m:r>
          </m:num>
          <m:den>
            <m:r>
              <m:rPr>
                <m:sty m:val="p"/>
              </m:rPr>
              <w:rPr>
                <w:rFonts w:ascii="Cambria Math" w:eastAsia="宋体" w:hAnsi="Cambria Math"/>
                <w:szCs w:val="28"/>
              </w:rPr>
              <m:t>(a|b')</m:t>
            </m:r>
            <m:r>
              <w:rPr>
                <w:rFonts w:ascii="Cambria Math" w:eastAsia="宋体" w:hAnsi="Cambria Math"/>
                <w:szCs w:val="28"/>
              </w:rPr>
              <m:t>&amp;(</m:t>
            </m:r>
            <m:sSup>
              <m:sSupPr>
                <m:ctrlPr>
                  <w:rPr>
                    <w:rFonts w:ascii="Cambria Math" w:eastAsia="宋体" w:hAnsi="Cambria Math"/>
                    <w:szCs w:val="28"/>
                  </w:rPr>
                </m:ctrlPr>
              </m:sSupPr>
              <m:e>
                <m:r>
                  <m:rPr>
                    <m:sty m:val="p"/>
                  </m:rPr>
                  <w:rPr>
                    <w:rFonts w:ascii="Cambria Math" w:eastAsia="宋体" w:hAnsi="Cambria Math"/>
                    <w:szCs w:val="28"/>
                  </w:rPr>
                  <m:t>a</m:t>
                </m:r>
              </m:e>
              <m:sup>
                <m:r>
                  <m:rPr>
                    <m:sty m:val="p"/>
                  </m:rPr>
                  <w:rPr>
                    <w:rFonts w:ascii="Cambria Math" w:eastAsia="宋体" w:hAnsi="Cambria Math"/>
                    <w:szCs w:val="28"/>
                  </w:rPr>
                  <m:t>'</m:t>
                </m:r>
              </m:sup>
            </m:sSup>
            <m:r>
              <m:rPr>
                <m:sty m:val="p"/>
              </m:rPr>
              <w:rPr>
                <w:rFonts w:ascii="Cambria Math" w:eastAsia="宋体" w:hAnsi="Cambria Math"/>
                <w:szCs w:val="28"/>
              </w:rPr>
              <m:t>|b)</m:t>
            </m:r>
          </m:den>
        </m:f>
        <m:r>
          <m:rPr>
            <m:sty m:val="p"/>
          </m:rPr>
          <w:rPr>
            <w:rFonts w:ascii="Cambria Math" w:eastAsia="宋体" w:hAnsi="Cambria Math"/>
            <w:szCs w:val="28"/>
          </w:rPr>
          <m:t>]</m:t>
        </m:r>
      </m:oMath>
      <w:r w:rsidR="0070110F" w:rsidRPr="00B87AB8">
        <w:rPr>
          <w:rFonts w:ascii="Cambria Math" w:eastAsia="宋体" w:hAnsi="Cambria Math" w:hint="eastAsia"/>
          <w:szCs w:val="28"/>
        </w:rPr>
        <w:t>的</w:t>
      </w:r>
      <w:r w:rsidR="0070110F" w:rsidRPr="00B87AB8">
        <w:rPr>
          <w:rFonts w:ascii="Cambria Math" w:eastAsia="宋体" w:hAnsi="Cambria Math"/>
          <w:szCs w:val="28"/>
        </w:rPr>
        <w:t>比合逻辑非</w:t>
      </w:r>
      <w:r w:rsidR="0070110F" w:rsidRPr="00B87AB8">
        <w:rPr>
          <w:rFonts w:ascii="Cambria Math" w:eastAsia="宋体" w:hAnsi="Cambria Math" w:hint="eastAsia"/>
          <w:szCs w:val="28"/>
        </w:rPr>
        <w:t>的</w:t>
      </w:r>
      <w:r w:rsidR="0070110F" w:rsidRPr="00B87AB8">
        <w:rPr>
          <w:rFonts w:ascii="Cambria Math" w:eastAsia="宋体" w:hAnsi="Cambria Math"/>
          <w:szCs w:val="28"/>
        </w:rPr>
        <w:t>关系</w:t>
      </w:r>
      <w:r w:rsidR="00CE185D" w:rsidRPr="00B87AB8">
        <w:rPr>
          <w:rFonts w:eastAsia="宋体" w:hint="eastAsia"/>
          <w:szCs w:val="28"/>
        </w:rPr>
        <w:t>。</w:t>
      </w:r>
    </w:p>
    <w:p w14:paraId="68FA8890" w14:textId="77777777" w:rsidR="007E60C7" w:rsidRPr="00B87AB8" w:rsidRDefault="007E60C7" w:rsidP="007E60C7">
      <w:pPr>
        <w:spacing w:line="240" w:lineRule="auto"/>
        <w:ind w:firstLineChars="200" w:firstLine="560"/>
        <w:jc w:val="both"/>
        <w:rPr>
          <w:rFonts w:eastAsia="宋体"/>
          <w:szCs w:val="28"/>
        </w:rPr>
      </w:pPr>
      <w:r w:rsidRPr="00B87AB8">
        <w:rPr>
          <w:rFonts w:ascii="Cambria Math" w:eastAsia="宋体" w:hAnsi="Cambria Math" w:hint="eastAsia"/>
          <w:szCs w:val="28"/>
        </w:rPr>
        <w:t>比合</w:t>
      </w:r>
      <w:r w:rsidRPr="00B87AB8">
        <w:rPr>
          <w:rFonts w:ascii="Cambria Math" w:eastAsia="宋体" w:hAnsi="Cambria Math"/>
          <w:szCs w:val="28"/>
        </w:rPr>
        <w:t>逻辑</w:t>
      </w:r>
      <w:r w:rsidRPr="00B87AB8">
        <w:rPr>
          <w:rFonts w:ascii="Cambria Math" w:eastAsia="宋体" w:hAnsi="Cambria Math"/>
          <w:szCs w:val="28"/>
        </w:rPr>
        <w:t>(A^B)=!(A*B)</w:t>
      </w:r>
      <w:r w:rsidRPr="00B87AB8">
        <w:rPr>
          <w:rFonts w:ascii="Cambria Math" w:eastAsia="宋体" w:hAnsi="Cambria Math" w:hint="eastAsia"/>
          <w:szCs w:val="28"/>
        </w:rPr>
        <w:t>或</w:t>
      </w:r>
      <w:r w:rsidRPr="00B87AB8">
        <w:rPr>
          <w:rFonts w:ascii="Cambria Math" w:eastAsia="宋体" w:hAnsi="Cambria Math"/>
          <w:szCs w:val="28"/>
        </w:rPr>
        <w:t>(A*B)=!(A^B),</w:t>
      </w:r>
      <w:r w:rsidRPr="00B87AB8">
        <w:rPr>
          <w:rFonts w:ascii="Cambria Math" w:eastAsia="宋体" w:hAnsi="Cambria Math" w:hint="eastAsia"/>
          <w:szCs w:val="28"/>
        </w:rPr>
        <w:t>比合</w:t>
      </w:r>
      <w:r w:rsidRPr="00B87AB8">
        <w:rPr>
          <w:rFonts w:ascii="Cambria Math" w:eastAsia="宋体" w:hAnsi="Cambria Math"/>
          <w:szCs w:val="28"/>
        </w:rPr>
        <w:t>逻辑乘法器</w:t>
      </w:r>
      <w:r w:rsidRPr="00B87AB8">
        <w:rPr>
          <w:rFonts w:ascii="Cambria Math" w:eastAsia="宋体" w:hAnsi="Cambria Math" w:hint="eastAsia"/>
          <w:szCs w:val="28"/>
        </w:rPr>
        <w:t>和</w:t>
      </w:r>
      <w:r w:rsidRPr="00B87AB8">
        <w:rPr>
          <w:rFonts w:ascii="Cambria Math" w:eastAsia="宋体" w:hAnsi="Cambria Math"/>
          <w:szCs w:val="28"/>
        </w:rPr>
        <w:t>比合逻辑异与</w:t>
      </w:r>
      <w:r w:rsidRPr="00B87AB8">
        <w:rPr>
          <w:rFonts w:ascii="Cambria Math" w:eastAsia="宋体" w:hAnsi="Cambria Math" w:hint="eastAsia"/>
          <w:szCs w:val="28"/>
        </w:rPr>
        <w:t>是</w:t>
      </w:r>
      <w:r w:rsidRPr="00B87AB8">
        <w:rPr>
          <w:rFonts w:ascii="Cambria Math" w:eastAsia="宋体" w:hAnsi="Cambria Math"/>
          <w:szCs w:val="28"/>
        </w:rPr>
        <w:t>同一个比合三元处理运算，比合逻辑异或</w:t>
      </w:r>
      <w:r w:rsidRPr="00B87AB8">
        <w:rPr>
          <w:rFonts w:ascii="Cambria Math" w:eastAsia="宋体" w:hAnsi="Cambria Math" w:hint="eastAsia"/>
          <w:szCs w:val="28"/>
        </w:rPr>
        <w:t>和</w:t>
      </w:r>
      <w:r w:rsidRPr="00B87AB8">
        <w:rPr>
          <w:rFonts w:ascii="Cambria Math" w:eastAsia="宋体" w:hAnsi="Cambria Math"/>
          <w:szCs w:val="28"/>
        </w:rPr>
        <w:t>比合逻辑非</w:t>
      </w:r>
      <w:r w:rsidRPr="00B87AB8">
        <w:rPr>
          <w:rFonts w:ascii="Cambria Math" w:eastAsia="宋体" w:hAnsi="Cambria Math" w:hint="eastAsia"/>
          <w:szCs w:val="28"/>
        </w:rPr>
        <w:t>处理等价</w:t>
      </w:r>
      <w:r w:rsidRPr="00B87AB8">
        <w:rPr>
          <w:rFonts w:ascii="Cambria Math" w:eastAsia="宋体" w:hAnsi="Cambria Math"/>
          <w:szCs w:val="28"/>
        </w:rPr>
        <w:t>。</w:t>
      </w:r>
    </w:p>
    <w:p w14:paraId="6E55E3F0" w14:textId="77777777" w:rsidR="007E60C7" w:rsidRPr="00B87AB8" w:rsidRDefault="007E60C7" w:rsidP="007E60C7">
      <w:pPr>
        <w:spacing w:line="240" w:lineRule="auto"/>
        <w:ind w:firstLineChars="200" w:firstLine="560"/>
        <w:rPr>
          <w:rFonts w:eastAsia="宋体"/>
          <w:szCs w:val="28"/>
        </w:rPr>
      </w:pPr>
      <w:r w:rsidRPr="00B87AB8">
        <w:rPr>
          <w:rFonts w:ascii="Cambria Math" w:eastAsia="宋体" w:hAnsi="Cambria Math" w:hint="eastAsia"/>
          <w:szCs w:val="28"/>
        </w:rPr>
        <w:t>比合</w:t>
      </w:r>
      <w:r w:rsidRPr="00B87AB8">
        <w:rPr>
          <w:rFonts w:ascii="Cambria Math" w:eastAsia="宋体" w:hAnsi="Cambria Math"/>
          <w:szCs w:val="28"/>
        </w:rPr>
        <w:t>运算</w:t>
      </w:r>
      <w:r w:rsidRPr="00B87AB8">
        <w:rPr>
          <w:rFonts w:ascii="Cambria Math" w:eastAsia="宋体" w:hAnsi="Cambria Math"/>
          <w:szCs w:val="28"/>
        </w:rPr>
        <w:t>(A*B)=!(A^B)</w:t>
      </w:r>
      <w:r w:rsidRPr="00B87AB8">
        <w:rPr>
          <w:rFonts w:ascii="Cambria Math" w:eastAsia="宋体" w:hAnsi="Cambria Math" w:hint="eastAsia"/>
          <w:szCs w:val="28"/>
        </w:rPr>
        <w:t>的分式</w:t>
      </w:r>
      <w:r w:rsidRPr="00B87AB8">
        <w:rPr>
          <w:rFonts w:ascii="Cambria Math" w:eastAsia="宋体" w:hAnsi="Cambria Math"/>
          <w:szCs w:val="28"/>
        </w:rPr>
        <w:t>表达</w:t>
      </w:r>
      <m:oMath>
        <m:r>
          <m:rPr>
            <m:sty m:val="p"/>
          </m:rPr>
          <w:rPr>
            <w:rFonts w:ascii="Cambria Math" w:eastAsia="宋体" w:hAnsi="Cambria Math"/>
            <w:szCs w:val="28"/>
          </w:rPr>
          <m:t>[</m:t>
        </m:r>
        <m:f>
          <m:fPr>
            <m:ctrlPr>
              <w:rPr>
                <w:rFonts w:ascii="Cambria Math" w:eastAsia="宋体" w:hAnsi="Cambria Math"/>
                <w:szCs w:val="28"/>
              </w:rPr>
            </m:ctrlPr>
          </m:fPr>
          <m:num>
            <m:d>
              <m:dPr>
                <m:ctrlPr>
                  <w:rPr>
                    <w:rFonts w:ascii="Cambria Math" w:eastAsia="宋体" w:hAnsi="Cambria Math"/>
                    <w:i/>
                    <w:iCs/>
                    <w:szCs w:val="28"/>
                  </w:rPr>
                </m:ctrlPr>
              </m:dPr>
              <m:e>
                <m:r>
                  <w:rPr>
                    <w:rFonts w:ascii="Cambria Math" w:eastAsia="宋体" w:hAnsi="Cambria Math"/>
                    <w:szCs w:val="28"/>
                  </w:rPr>
                  <m:t>a&amp;b</m:t>
                </m:r>
              </m:e>
            </m:d>
            <m:r>
              <w:rPr>
                <w:rFonts w:ascii="Cambria Math" w:eastAsia="宋体" w:hAnsi="Cambria Math"/>
                <w:szCs w:val="28"/>
              </w:rPr>
              <m:t>|(</m:t>
            </m:r>
            <m:sSup>
              <m:sSupPr>
                <m:ctrlPr>
                  <w:rPr>
                    <w:rFonts w:ascii="Cambria Math" w:eastAsia="宋体" w:hAnsi="Cambria Math"/>
                    <w:i/>
                    <w:iCs/>
                    <w:szCs w:val="28"/>
                  </w:rPr>
                </m:ctrlPr>
              </m:sSupPr>
              <m:e>
                <m:r>
                  <w:rPr>
                    <w:rFonts w:ascii="Cambria Math" w:eastAsia="宋体" w:hAnsi="Cambria Math"/>
                    <w:szCs w:val="28"/>
                  </w:rPr>
                  <m:t>a</m:t>
                </m:r>
              </m:e>
              <m:sup>
                <m:r>
                  <w:rPr>
                    <w:rFonts w:ascii="Cambria Math" w:eastAsia="宋体" w:hAnsi="Cambria Math"/>
                    <w:szCs w:val="28"/>
                  </w:rPr>
                  <m:t>'</m:t>
                </m:r>
              </m:sup>
            </m:sSup>
            <m:r>
              <w:rPr>
                <w:rFonts w:ascii="Cambria Math" w:eastAsia="宋体" w:hAnsi="Cambria Math"/>
                <w:szCs w:val="28"/>
              </w:rPr>
              <m:t>&amp;b')</m:t>
            </m:r>
          </m:num>
          <m:den>
            <m:d>
              <m:dPr>
                <m:ctrlPr>
                  <w:rPr>
                    <w:rFonts w:ascii="Cambria Math" w:eastAsia="宋体" w:hAnsi="Cambria Math"/>
                    <w:szCs w:val="28"/>
                  </w:rPr>
                </m:ctrlPr>
              </m:dPr>
              <m:e>
                <m:r>
                  <m:rPr>
                    <m:sty m:val="p"/>
                  </m:rPr>
                  <w:rPr>
                    <w:rFonts w:ascii="Cambria Math" w:eastAsia="宋体" w:hAnsi="Cambria Math"/>
                    <w:szCs w:val="28"/>
                  </w:rPr>
                  <m:t>a</m:t>
                </m:r>
                <m:r>
                  <w:rPr>
                    <w:rFonts w:ascii="Cambria Math" w:eastAsia="宋体" w:hAnsi="Cambria Math"/>
                    <w:szCs w:val="28"/>
                  </w:rPr>
                  <m:t>&amp;</m:t>
                </m:r>
                <m:sSup>
                  <m:sSupPr>
                    <m:ctrlPr>
                      <w:rPr>
                        <w:rFonts w:ascii="Cambria Math" w:eastAsia="宋体" w:hAnsi="Cambria Math"/>
                        <w:szCs w:val="28"/>
                      </w:rPr>
                    </m:ctrlPr>
                  </m:sSupPr>
                  <m:e>
                    <m:r>
                      <m:rPr>
                        <m:sty m:val="p"/>
                      </m:rPr>
                      <w:rPr>
                        <w:rFonts w:ascii="Cambria Math" w:eastAsia="宋体" w:hAnsi="Cambria Math"/>
                        <w:szCs w:val="28"/>
                      </w:rPr>
                      <m:t>b</m:t>
                    </m:r>
                  </m:e>
                  <m:sup>
                    <m:r>
                      <m:rPr>
                        <m:sty m:val="p"/>
                      </m:rPr>
                      <w:rPr>
                        <w:rFonts w:ascii="Cambria Math" w:eastAsia="宋体" w:hAnsi="Cambria Math"/>
                        <w:szCs w:val="28"/>
                      </w:rPr>
                      <m:t>'</m:t>
                    </m:r>
                  </m:sup>
                </m:sSup>
              </m:e>
            </m:d>
            <m:r>
              <m:rPr>
                <m:sty m:val="p"/>
              </m:rPr>
              <w:rPr>
                <w:rFonts w:ascii="Cambria Math" w:eastAsia="宋体" w:hAnsi="Cambria Math"/>
                <w:szCs w:val="28"/>
              </w:rPr>
              <m:t>|(</m:t>
            </m:r>
            <m:sSup>
              <m:sSupPr>
                <m:ctrlPr>
                  <w:rPr>
                    <w:rFonts w:ascii="Cambria Math" w:eastAsia="宋体" w:hAnsi="Cambria Math"/>
                    <w:szCs w:val="28"/>
                  </w:rPr>
                </m:ctrlPr>
              </m:sSupPr>
              <m:e>
                <m:r>
                  <m:rPr>
                    <m:sty m:val="p"/>
                  </m:rPr>
                  <w:rPr>
                    <w:rFonts w:ascii="Cambria Math" w:eastAsia="宋体" w:hAnsi="Cambria Math"/>
                    <w:szCs w:val="28"/>
                  </w:rPr>
                  <m:t>a</m:t>
                </m:r>
              </m:e>
              <m:sup>
                <m:r>
                  <m:rPr>
                    <m:sty m:val="p"/>
                  </m:rPr>
                  <w:rPr>
                    <w:rFonts w:ascii="Cambria Math" w:eastAsia="宋体" w:hAnsi="Cambria Math"/>
                    <w:szCs w:val="28"/>
                  </w:rPr>
                  <m:t>'</m:t>
                </m:r>
              </m:sup>
            </m:sSup>
            <m:r>
              <m:rPr>
                <m:sty m:val="p"/>
              </m:rPr>
              <w:rPr>
                <w:rFonts w:ascii="Cambria Math" w:eastAsia="宋体" w:hAnsi="Cambria Math"/>
                <w:szCs w:val="28"/>
              </w:rPr>
              <m:t>&amp;</m:t>
            </m:r>
            <m:r>
              <w:rPr>
                <w:rFonts w:ascii="Cambria Math" w:eastAsia="宋体" w:hAnsi="Cambria Math"/>
                <w:szCs w:val="28"/>
              </w:rPr>
              <m:t>b)</m:t>
            </m:r>
          </m:den>
        </m:f>
        <m:r>
          <m:rPr>
            <m:sty m:val="p"/>
          </m:rPr>
          <w:rPr>
            <w:rFonts w:ascii="Cambria Math" w:eastAsia="宋体" w:hAnsi="Cambria Math"/>
            <w:szCs w:val="28"/>
          </w:rPr>
          <m:t>]=</m:t>
        </m:r>
        <m:r>
          <m:rPr>
            <m:sty m:val="p"/>
          </m:rPr>
          <w:rPr>
            <w:rFonts w:ascii="Cambria Math" w:eastAsia="宋体" w:hAnsi="Cambria Math" w:hint="eastAsia"/>
            <w:szCs w:val="28"/>
          </w:rPr>
          <m:t>！</m:t>
        </m:r>
        <m:r>
          <m:rPr>
            <m:sty m:val="p"/>
          </m:rPr>
          <w:rPr>
            <w:rFonts w:ascii="Cambria Math" w:eastAsia="宋体" w:hAnsi="Cambria Math"/>
            <w:szCs w:val="28"/>
          </w:rPr>
          <m:t>[</m:t>
        </m:r>
        <m:f>
          <m:fPr>
            <m:ctrlPr>
              <w:rPr>
                <w:rFonts w:ascii="Cambria Math" w:eastAsia="宋体" w:hAnsi="Cambria Math"/>
                <w:szCs w:val="28"/>
              </w:rPr>
            </m:ctrlPr>
          </m:fPr>
          <m:num>
            <m:r>
              <w:rPr>
                <w:rFonts w:ascii="Cambria Math" w:eastAsia="宋体" w:hAnsi="Cambria Math"/>
                <w:szCs w:val="28"/>
              </w:rPr>
              <m:t>(a|b)&amp;(a'|b')</m:t>
            </m:r>
          </m:num>
          <m:den>
            <m:r>
              <m:rPr>
                <m:sty m:val="p"/>
              </m:rPr>
              <w:rPr>
                <w:rFonts w:ascii="Cambria Math" w:eastAsia="宋体" w:hAnsi="Cambria Math"/>
                <w:szCs w:val="28"/>
              </w:rPr>
              <m:t>(a|b')</m:t>
            </m:r>
            <m:r>
              <w:rPr>
                <w:rFonts w:ascii="Cambria Math" w:eastAsia="宋体" w:hAnsi="Cambria Math"/>
                <w:szCs w:val="28"/>
              </w:rPr>
              <m:t>&amp;(</m:t>
            </m:r>
            <m:sSup>
              <m:sSupPr>
                <m:ctrlPr>
                  <w:rPr>
                    <w:rFonts w:ascii="Cambria Math" w:eastAsia="宋体" w:hAnsi="Cambria Math"/>
                    <w:szCs w:val="28"/>
                  </w:rPr>
                </m:ctrlPr>
              </m:sSupPr>
              <m:e>
                <m:r>
                  <m:rPr>
                    <m:sty m:val="p"/>
                  </m:rPr>
                  <w:rPr>
                    <w:rFonts w:ascii="Cambria Math" w:eastAsia="宋体" w:hAnsi="Cambria Math"/>
                    <w:szCs w:val="28"/>
                  </w:rPr>
                  <m:t>a</m:t>
                </m:r>
              </m:e>
              <m:sup>
                <m:r>
                  <m:rPr>
                    <m:sty m:val="p"/>
                  </m:rPr>
                  <w:rPr>
                    <w:rFonts w:ascii="Cambria Math" w:eastAsia="宋体" w:hAnsi="Cambria Math"/>
                    <w:szCs w:val="28"/>
                  </w:rPr>
                  <m:t>'</m:t>
                </m:r>
              </m:sup>
            </m:sSup>
            <m:r>
              <m:rPr>
                <m:sty m:val="p"/>
              </m:rPr>
              <w:rPr>
                <w:rFonts w:ascii="Cambria Math" w:eastAsia="宋体" w:hAnsi="Cambria Math"/>
                <w:szCs w:val="28"/>
              </w:rPr>
              <m:t>|b)</m:t>
            </m:r>
          </m:den>
        </m:f>
        <m:r>
          <m:rPr>
            <m:sty m:val="p"/>
          </m:rPr>
          <w:rPr>
            <w:rFonts w:ascii="Cambria Math" w:eastAsia="宋体" w:hAnsi="Cambria Math"/>
            <w:szCs w:val="28"/>
          </w:rPr>
          <m:t>]</m:t>
        </m:r>
      </m:oMath>
      <w:r w:rsidRPr="00B87AB8">
        <w:rPr>
          <w:rFonts w:ascii="Cambria Math" w:eastAsia="宋体" w:hAnsi="Cambria Math" w:hint="eastAsia"/>
          <w:szCs w:val="28"/>
        </w:rPr>
        <w:t>。</w:t>
      </w:r>
    </w:p>
    <w:p w14:paraId="7016500B" w14:textId="77777777" w:rsidR="00106B7D" w:rsidRPr="00B87AB8" w:rsidRDefault="00106B7D" w:rsidP="00106B7D">
      <w:pPr>
        <w:ind w:firstLineChars="200" w:firstLine="560"/>
        <w:jc w:val="both"/>
        <w:rPr>
          <w:rFonts w:eastAsia="宋体"/>
          <w:szCs w:val="28"/>
        </w:rPr>
      </w:pPr>
    </w:p>
    <w:p w14:paraId="23099887" w14:textId="77777777" w:rsidR="00E569F9" w:rsidRPr="00B87AB8" w:rsidRDefault="00E569F9" w:rsidP="00E569F9">
      <w:pPr>
        <w:ind w:firstLine="600"/>
        <w:jc w:val="both"/>
        <w:rPr>
          <w:rFonts w:ascii="Calibri" w:eastAsia="宋体" w:hAnsi="Calibri"/>
          <w:kern w:val="0"/>
          <w:sz w:val="22"/>
          <w:szCs w:val="22"/>
        </w:rPr>
      </w:pPr>
      <w:r w:rsidRPr="00B87AB8">
        <w:rPr>
          <w:rFonts w:eastAsia="宋体"/>
          <w:szCs w:val="28"/>
        </w:rPr>
        <w:t>其中</w:t>
      </w:r>
      <w:r w:rsidR="00622910" w:rsidRPr="00B87AB8">
        <w:rPr>
          <w:rFonts w:eastAsia="宋体" w:hint="eastAsia"/>
          <w:szCs w:val="28"/>
        </w:rPr>
        <w:t>，</w:t>
      </w:r>
      <w:r w:rsidR="00622910" w:rsidRPr="00B87AB8">
        <w:rPr>
          <w:rFonts w:eastAsia="宋体"/>
          <w:szCs w:val="28"/>
        </w:rPr>
        <w:t>d</w:t>
      </w:r>
      <w:r w:rsidR="00622910" w:rsidRPr="00B87AB8">
        <w:rPr>
          <w:rFonts w:eastAsia="宋体"/>
          <w:szCs w:val="28"/>
        </w:rPr>
        <w:t>和</w:t>
      </w:r>
      <w:r w:rsidR="00622910" w:rsidRPr="00B87AB8">
        <w:rPr>
          <w:rFonts w:eastAsia="宋体" w:hint="eastAsia"/>
          <w:szCs w:val="28"/>
        </w:rPr>
        <w:t>d</w:t>
      </w:r>
      <w:r w:rsidR="00622910" w:rsidRPr="00B87AB8">
        <w:rPr>
          <w:rFonts w:eastAsia="宋体"/>
          <w:szCs w:val="28"/>
        </w:rPr>
        <w:t>’</w:t>
      </w:r>
      <w:r w:rsidRPr="00B87AB8">
        <w:rPr>
          <w:rFonts w:eastAsia="宋体" w:hint="eastAsia"/>
          <w:szCs w:val="28"/>
        </w:rPr>
        <w:t>是</w:t>
      </w:r>
      <w:r w:rsidRPr="00B87AB8">
        <w:rPr>
          <w:rFonts w:eastAsia="宋体"/>
          <w:szCs w:val="28"/>
        </w:rPr>
        <w:t>乘数</w:t>
      </w:r>
      <w:r w:rsidRPr="00B87AB8">
        <w:rPr>
          <w:rFonts w:eastAsia="宋体" w:hint="eastAsia"/>
          <w:szCs w:val="28"/>
        </w:rPr>
        <w:t>结果</w:t>
      </w:r>
      <w:r w:rsidRPr="00B87AB8">
        <w:rPr>
          <w:rFonts w:eastAsia="宋体"/>
          <w:szCs w:val="28"/>
        </w:rPr>
        <w:t>值正、反位数</w:t>
      </w:r>
      <w:r w:rsidRPr="00B87AB8">
        <w:rPr>
          <w:rFonts w:eastAsia="宋体" w:hint="eastAsia"/>
          <w:szCs w:val="28"/>
        </w:rPr>
        <w:t>，</w:t>
      </w:r>
      <w:r w:rsidRPr="00B87AB8">
        <w:rPr>
          <w:rFonts w:eastAsia="宋体"/>
          <w:szCs w:val="28"/>
        </w:rPr>
        <w:t>具体参照如下表</w:t>
      </w:r>
      <w:r w:rsidR="00FF68D9" w:rsidRPr="00B87AB8">
        <w:rPr>
          <w:rFonts w:eastAsia="宋体" w:hint="eastAsia"/>
          <w:szCs w:val="28"/>
        </w:rPr>
        <w:t>20</w:t>
      </w:r>
      <w:r w:rsidRPr="00B87AB8">
        <w:rPr>
          <w:rFonts w:eastAsia="宋体"/>
          <w:szCs w:val="28"/>
        </w:rPr>
        <w:t>。</w:t>
      </w:r>
    </w:p>
    <w:p w14:paraId="422D477D" w14:textId="77777777" w:rsidR="00E569F9" w:rsidRPr="00B87AB8" w:rsidRDefault="00E569F9" w:rsidP="00E569F9">
      <w:pPr>
        <w:ind w:firstLine="600"/>
        <w:jc w:val="both"/>
        <w:rPr>
          <w:rFonts w:eastAsia="宋体"/>
          <w:szCs w:val="28"/>
        </w:rPr>
      </w:pPr>
      <w:r w:rsidRPr="00B87AB8">
        <w:rPr>
          <w:rFonts w:eastAsia="宋体" w:hint="eastAsia"/>
          <w:szCs w:val="28"/>
        </w:rPr>
        <w:t>表</w:t>
      </w:r>
      <w:r w:rsidR="00FF68D9" w:rsidRPr="00B87AB8">
        <w:rPr>
          <w:rFonts w:eastAsia="宋体" w:hint="eastAsia"/>
          <w:szCs w:val="28"/>
        </w:rPr>
        <w:t>20</w:t>
      </w:r>
      <w:r w:rsidRPr="00B87AB8">
        <w:rPr>
          <w:rFonts w:eastAsia="宋体"/>
          <w:szCs w:val="28"/>
        </w:rPr>
        <w:t>：</w:t>
      </w:r>
      <w:r w:rsidRPr="00B87AB8">
        <w:rPr>
          <w:rFonts w:eastAsia="宋体"/>
          <w:szCs w:val="28"/>
        </w:rPr>
        <w:t>“</w:t>
      </w:r>
      <w:r w:rsidRPr="00B87AB8">
        <w:rPr>
          <w:rFonts w:eastAsia="宋体" w:hint="eastAsia"/>
          <w:szCs w:val="28"/>
        </w:rPr>
        <w:t>比合</w:t>
      </w:r>
      <w:r w:rsidRPr="00B87AB8">
        <w:rPr>
          <w:rFonts w:eastAsia="宋体"/>
          <w:szCs w:val="28"/>
        </w:rPr>
        <w:t>”</w:t>
      </w:r>
      <w:r w:rsidRPr="00B87AB8">
        <w:rPr>
          <w:rFonts w:eastAsia="宋体" w:hint="eastAsia"/>
          <w:szCs w:val="28"/>
        </w:rPr>
        <w:t>三进制乘法</w:t>
      </w:r>
      <w:r w:rsidRPr="00B87AB8">
        <w:rPr>
          <w:rFonts w:eastAsia="宋体"/>
          <w:szCs w:val="28"/>
        </w:rPr>
        <w:t>逻辑门</w:t>
      </w:r>
      <w:r w:rsidRPr="00B87AB8">
        <w:rPr>
          <w:rFonts w:eastAsia="宋体" w:hint="eastAsia"/>
          <w:szCs w:val="28"/>
        </w:rPr>
        <w:t>处理</w:t>
      </w:r>
      <w:r w:rsidRPr="00B87AB8">
        <w:rPr>
          <w:rFonts w:eastAsia="宋体"/>
          <w:szCs w:val="28"/>
        </w:rPr>
        <w:t>方法</w:t>
      </w:r>
    </w:p>
    <w:tbl>
      <w:tblPr>
        <w:tblW w:w="5000" w:type="pct"/>
        <w:tblLayout w:type="fixed"/>
        <w:tblLook w:val="04A0" w:firstRow="1" w:lastRow="0" w:firstColumn="1" w:lastColumn="0" w:noHBand="0" w:noVBand="1"/>
      </w:tblPr>
      <w:tblGrid>
        <w:gridCol w:w="1075"/>
        <w:gridCol w:w="449"/>
        <w:gridCol w:w="541"/>
        <w:gridCol w:w="450"/>
        <w:gridCol w:w="1445"/>
        <w:gridCol w:w="360"/>
        <w:gridCol w:w="450"/>
        <w:gridCol w:w="448"/>
        <w:gridCol w:w="360"/>
        <w:gridCol w:w="359"/>
        <w:gridCol w:w="448"/>
        <w:gridCol w:w="450"/>
        <w:gridCol w:w="360"/>
        <w:gridCol w:w="360"/>
        <w:gridCol w:w="541"/>
        <w:gridCol w:w="466"/>
        <w:gridCol w:w="318"/>
        <w:gridCol w:w="409"/>
      </w:tblGrid>
      <w:tr w:rsidR="00FC797D" w:rsidRPr="00B87AB8" w14:paraId="1A7840B0" w14:textId="77777777" w:rsidTr="00FC797D">
        <w:trPr>
          <w:trHeight w:val="288"/>
        </w:trPr>
        <w:tc>
          <w:tcPr>
            <w:tcW w:w="57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1C551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乘法</w:t>
            </w:r>
          </w:p>
        </w:tc>
        <w:tc>
          <w:tcPr>
            <w:tcW w:w="242" w:type="pct"/>
            <w:tcBorders>
              <w:top w:val="single" w:sz="4" w:space="0" w:color="auto"/>
              <w:left w:val="nil"/>
              <w:bottom w:val="single" w:sz="4" w:space="0" w:color="auto"/>
              <w:right w:val="single" w:sz="4" w:space="0" w:color="auto"/>
            </w:tcBorders>
            <w:shd w:val="clear" w:color="auto" w:fill="auto"/>
            <w:noWrap/>
            <w:vAlign w:val="center"/>
          </w:tcPr>
          <w:p w14:paraId="7FF8FC3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Z1</w:t>
            </w:r>
          </w:p>
        </w:tc>
        <w:tc>
          <w:tcPr>
            <w:tcW w:w="291" w:type="pct"/>
            <w:tcBorders>
              <w:top w:val="single" w:sz="4" w:space="0" w:color="auto"/>
              <w:left w:val="nil"/>
              <w:bottom w:val="single" w:sz="4" w:space="0" w:color="auto"/>
              <w:right w:val="single" w:sz="4" w:space="0" w:color="auto"/>
            </w:tcBorders>
            <w:shd w:val="clear" w:color="auto" w:fill="auto"/>
            <w:noWrap/>
            <w:vAlign w:val="center"/>
          </w:tcPr>
          <w:p w14:paraId="0DEFBD6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Z2</w:t>
            </w:r>
          </w:p>
        </w:tc>
        <w:tc>
          <w:tcPr>
            <w:tcW w:w="242" w:type="pct"/>
            <w:tcBorders>
              <w:top w:val="single" w:sz="4" w:space="0" w:color="auto"/>
              <w:left w:val="nil"/>
              <w:bottom w:val="single" w:sz="4" w:space="0" w:color="auto"/>
              <w:right w:val="single" w:sz="4" w:space="0" w:color="auto"/>
            </w:tcBorders>
            <w:shd w:val="clear" w:color="auto" w:fill="auto"/>
            <w:noWrap/>
            <w:vAlign w:val="center"/>
          </w:tcPr>
          <w:p w14:paraId="41426EA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Z</w:t>
            </w:r>
          </w:p>
        </w:tc>
        <w:tc>
          <w:tcPr>
            <w:tcW w:w="778" w:type="pct"/>
            <w:tcBorders>
              <w:top w:val="single" w:sz="4" w:space="0" w:color="auto"/>
              <w:left w:val="nil"/>
              <w:bottom w:val="single" w:sz="4" w:space="0" w:color="auto"/>
              <w:right w:val="single" w:sz="4" w:space="0" w:color="auto"/>
            </w:tcBorders>
            <w:shd w:val="clear" w:color="auto" w:fill="auto"/>
            <w:noWrap/>
            <w:vAlign w:val="center"/>
          </w:tcPr>
          <w:p w14:paraId="2C9B48F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微软雅黑"/>
                <w:kern w:val="0"/>
                <w:sz w:val="22"/>
                <w:szCs w:val="22"/>
              </w:rPr>
              <w:t>逻辑表达</w:t>
            </w:r>
            <w:r w:rsidRPr="00B87AB8">
              <w:rPr>
                <w:rFonts w:ascii="宋体" w:eastAsia="宋体" w:hAnsi="宋体" w:cs="宋体"/>
                <w:kern w:val="0"/>
                <w:sz w:val="22"/>
                <w:szCs w:val="22"/>
              </w:rPr>
              <w:t>式</w:t>
            </w:r>
          </w:p>
        </w:tc>
        <w:tc>
          <w:tcPr>
            <w:tcW w:w="194"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5C4B1F3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宋体" w:hAnsi="Calibri" w:hint="eastAsia"/>
                <w:kern w:val="0"/>
                <w:sz w:val="22"/>
                <w:szCs w:val="22"/>
              </w:rPr>
              <w:t>例</w:t>
            </w:r>
            <w:r w:rsidRPr="00B87AB8">
              <w:rPr>
                <w:rFonts w:ascii="Calibri" w:eastAsia="宋体" w:hAnsi="Calibri"/>
                <w:kern w:val="0"/>
                <w:sz w:val="22"/>
                <w:szCs w:val="22"/>
              </w:rPr>
              <w:br/>
            </w:r>
            <w:r w:rsidRPr="00B87AB8">
              <w:rPr>
                <w:rFonts w:ascii="Calibri" w:eastAsia="宋体" w:hAnsi="Calibri" w:hint="eastAsia"/>
                <w:kern w:val="0"/>
                <w:sz w:val="22"/>
                <w:szCs w:val="22"/>
              </w:rPr>
              <w:t>子</w:t>
            </w:r>
            <w:r w:rsidRPr="00B87AB8">
              <w:rPr>
                <w:rFonts w:ascii="Calibri" w:eastAsia="Times New Roman" w:hAnsi="Calibri"/>
                <w:kern w:val="0"/>
                <w:sz w:val="22"/>
                <w:szCs w:val="22"/>
              </w:rPr>
              <w:t> </w:t>
            </w:r>
          </w:p>
        </w:tc>
        <w:tc>
          <w:tcPr>
            <w:tcW w:w="242" w:type="pct"/>
            <w:tcBorders>
              <w:top w:val="single" w:sz="4" w:space="0" w:color="auto"/>
              <w:left w:val="nil"/>
              <w:bottom w:val="single" w:sz="4" w:space="0" w:color="auto"/>
              <w:right w:val="single" w:sz="4" w:space="0" w:color="auto"/>
            </w:tcBorders>
            <w:shd w:val="clear" w:color="auto" w:fill="auto"/>
            <w:noWrap/>
            <w:vAlign w:val="center"/>
          </w:tcPr>
          <w:p w14:paraId="48F8977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Z1</w:t>
            </w:r>
          </w:p>
        </w:tc>
        <w:tc>
          <w:tcPr>
            <w:tcW w:w="241" w:type="pct"/>
            <w:tcBorders>
              <w:top w:val="single" w:sz="4" w:space="0" w:color="auto"/>
              <w:left w:val="nil"/>
              <w:bottom w:val="single" w:sz="4" w:space="0" w:color="auto"/>
              <w:right w:val="single" w:sz="4" w:space="0" w:color="auto"/>
            </w:tcBorders>
            <w:shd w:val="clear" w:color="auto" w:fill="auto"/>
            <w:noWrap/>
            <w:vAlign w:val="center"/>
          </w:tcPr>
          <w:p w14:paraId="03D82D1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Z2</w:t>
            </w:r>
          </w:p>
        </w:tc>
        <w:tc>
          <w:tcPr>
            <w:tcW w:w="194" w:type="pct"/>
            <w:tcBorders>
              <w:top w:val="single" w:sz="4" w:space="0" w:color="auto"/>
              <w:left w:val="nil"/>
              <w:bottom w:val="single" w:sz="4" w:space="0" w:color="auto"/>
              <w:right w:val="single" w:sz="4" w:space="0" w:color="auto"/>
            </w:tcBorders>
            <w:shd w:val="clear" w:color="auto" w:fill="auto"/>
            <w:noWrap/>
            <w:vAlign w:val="center"/>
          </w:tcPr>
          <w:p w14:paraId="17478CC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w:t>
            </w:r>
          </w:p>
        </w:tc>
        <w:tc>
          <w:tcPr>
            <w:tcW w:w="193" w:type="pct"/>
            <w:tcBorders>
              <w:top w:val="single" w:sz="4" w:space="0" w:color="auto"/>
              <w:left w:val="nil"/>
              <w:bottom w:val="single" w:sz="4" w:space="0" w:color="auto"/>
              <w:right w:val="single" w:sz="4" w:space="0" w:color="auto"/>
            </w:tcBorders>
            <w:shd w:val="clear" w:color="auto" w:fill="auto"/>
            <w:noWrap/>
            <w:vAlign w:val="center"/>
          </w:tcPr>
          <w:p w14:paraId="2EF1511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对</w:t>
            </w:r>
          </w:p>
        </w:tc>
        <w:tc>
          <w:tcPr>
            <w:tcW w:w="241" w:type="pct"/>
            <w:tcBorders>
              <w:top w:val="single" w:sz="4" w:space="0" w:color="auto"/>
              <w:left w:val="nil"/>
              <w:bottom w:val="single" w:sz="4" w:space="0" w:color="auto"/>
              <w:right w:val="single" w:sz="4" w:space="0" w:color="auto"/>
            </w:tcBorders>
            <w:shd w:val="clear" w:color="auto" w:fill="auto"/>
            <w:noWrap/>
            <w:vAlign w:val="center"/>
          </w:tcPr>
          <w:p w14:paraId="7AC0B72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Z1</w:t>
            </w:r>
          </w:p>
        </w:tc>
        <w:tc>
          <w:tcPr>
            <w:tcW w:w="242" w:type="pct"/>
            <w:tcBorders>
              <w:top w:val="single" w:sz="4" w:space="0" w:color="auto"/>
              <w:left w:val="nil"/>
              <w:bottom w:val="single" w:sz="4" w:space="0" w:color="auto"/>
              <w:right w:val="single" w:sz="4" w:space="0" w:color="auto"/>
            </w:tcBorders>
            <w:shd w:val="clear" w:color="auto" w:fill="auto"/>
            <w:noWrap/>
            <w:vAlign w:val="center"/>
          </w:tcPr>
          <w:p w14:paraId="4E3FE85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Z2</w:t>
            </w:r>
          </w:p>
        </w:tc>
        <w:tc>
          <w:tcPr>
            <w:tcW w:w="194" w:type="pct"/>
            <w:tcBorders>
              <w:top w:val="single" w:sz="4" w:space="0" w:color="auto"/>
              <w:left w:val="nil"/>
              <w:bottom w:val="single" w:sz="4" w:space="0" w:color="auto"/>
              <w:right w:val="single" w:sz="4" w:space="0" w:color="auto"/>
            </w:tcBorders>
            <w:shd w:val="clear" w:color="auto" w:fill="auto"/>
            <w:noWrap/>
            <w:vAlign w:val="center"/>
          </w:tcPr>
          <w:p w14:paraId="04C0B42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w:t>
            </w:r>
          </w:p>
        </w:tc>
        <w:tc>
          <w:tcPr>
            <w:tcW w:w="194" w:type="pct"/>
            <w:tcBorders>
              <w:top w:val="single" w:sz="4" w:space="0" w:color="auto"/>
              <w:left w:val="nil"/>
              <w:bottom w:val="single" w:sz="4" w:space="0" w:color="auto"/>
              <w:right w:val="single" w:sz="4" w:space="0" w:color="auto"/>
            </w:tcBorders>
            <w:shd w:val="clear" w:color="auto" w:fill="auto"/>
            <w:noWrap/>
            <w:vAlign w:val="center"/>
          </w:tcPr>
          <w:p w14:paraId="6FCC53F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对</w:t>
            </w:r>
          </w:p>
        </w:tc>
        <w:tc>
          <w:tcPr>
            <w:tcW w:w="291" w:type="pct"/>
            <w:tcBorders>
              <w:top w:val="single" w:sz="4" w:space="0" w:color="auto"/>
              <w:left w:val="nil"/>
              <w:bottom w:val="single" w:sz="4" w:space="0" w:color="auto"/>
              <w:right w:val="single" w:sz="4" w:space="0" w:color="auto"/>
            </w:tcBorders>
            <w:shd w:val="clear" w:color="auto" w:fill="auto"/>
            <w:noWrap/>
            <w:vAlign w:val="center"/>
          </w:tcPr>
          <w:p w14:paraId="0CBE517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Z1</w:t>
            </w:r>
          </w:p>
        </w:tc>
        <w:tc>
          <w:tcPr>
            <w:tcW w:w="251" w:type="pct"/>
            <w:tcBorders>
              <w:top w:val="single" w:sz="4" w:space="0" w:color="auto"/>
              <w:left w:val="nil"/>
              <w:bottom w:val="single" w:sz="4" w:space="0" w:color="auto"/>
              <w:right w:val="single" w:sz="4" w:space="0" w:color="auto"/>
            </w:tcBorders>
            <w:shd w:val="clear" w:color="auto" w:fill="auto"/>
            <w:noWrap/>
            <w:vAlign w:val="center"/>
          </w:tcPr>
          <w:p w14:paraId="7C47621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Z2</w:t>
            </w:r>
          </w:p>
        </w:tc>
        <w:tc>
          <w:tcPr>
            <w:tcW w:w="171" w:type="pct"/>
            <w:tcBorders>
              <w:top w:val="single" w:sz="4" w:space="0" w:color="auto"/>
              <w:left w:val="nil"/>
              <w:bottom w:val="single" w:sz="4" w:space="0" w:color="auto"/>
              <w:right w:val="single" w:sz="4" w:space="0" w:color="auto"/>
            </w:tcBorders>
            <w:shd w:val="clear" w:color="auto" w:fill="auto"/>
            <w:noWrap/>
            <w:vAlign w:val="center"/>
          </w:tcPr>
          <w:p w14:paraId="598B313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Z</w:t>
            </w:r>
          </w:p>
        </w:tc>
        <w:tc>
          <w:tcPr>
            <w:tcW w:w="220" w:type="pct"/>
            <w:tcBorders>
              <w:top w:val="single" w:sz="4" w:space="0" w:color="auto"/>
              <w:left w:val="nil"/>
              <w:bottom w:val="single" w:sz="4" w:space="0" w:color="auto"/>
              <w:right w:val="single" w:sz="4" w:space="0" w:color="auto"/>
            </w:tcBorders>
            <w:shd w:val="clear" w:color="auto" w:fill="auto"/>
            <w:noWrap/>
            <w:vAlign w:val="center"/>
          </w:tcPr>
          <w:p w14:paraId="4BEB3C6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对</w:t>
            </w:r>
          </w:p>
        </w:tc>
      </w:tr>
      <w:tr w:rsidR="009A4502" w:rsidRPr="00B87AB8" w14:paraId="58722181" w14:textId="77777777" w:rsidTr="00FC797D">
        <w:trPr>
          <w:trHeight w:val="288"/>
        </w:trPr>
        <w:tc>
          <w:tcPr>
            <w:tcW w:w="579" w:type="pct"/>
            <w:vMerge w:val="restart"/>
            <w:tcBorders>
              <w:top w:val="nil"/>
              <w:left w:val="single" w:sz="4" w:space="0" w:color="auto"/>
              <w:bottom w:val="single" w:sz="4" w:space="0" w:color="auto"/>
              <w:right w:val="single" w:sz="4" w:space="0" w:color="auto"/>
            </w:tcBorders>
            <w:shd w:val="clear" w:color="auto" w:fill="auto"/>
            <w:noWrap/>
            <w:vAlign w:val="center"/>
          </w:tcPr>
          <w:p w14:paraId="1256658D"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kern w:val="0"/>
                <w:sz w:val="22"/>
                <w:szCs w:val="22"/>
              </w:rPr>
              <w:t>对称</w:t>
            </w:r>
          </w:p>
          <w:p w14:paraId="17827BE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Z1</w:t>
            </w:r>
            <w:r w:rsidRPr="00B87AB8">
              <w:rPr>
                <w:rFonts w:ascii="宋体" w:eastAsia="宋体" w:hAnsi="宋体" w:cs="宋体" w:hint="eastAsia"/>
                <w:kern w:val="0"/>
                <w:sz w:val="22"/>
                <w:szCs w:val="22"/>
              </w:rPr>
              <w:t>*</w:t>
            </w:r>
            <w:r w:rsidRPr="00B87AB8">
              <w:rPr>
                <w:rFonts w:ascii="宋体" w:eastAsia="宋体" w:hAnsi="宋体" w:cs="宋体"/>
                <w:kern w:val="0"/>
                <w:sz w:val="22"/>
                <w:szCs w:val="22"/>
              </w:rPr>
              <w:t>Z2</w:t>
            </w:r>
            <w:r w:rsidRPr="00B87AB8">
              <w:rPr>
                <w:rFonts w:ascii="宋体" w:eastAsia="宋体" w:hAnsi="宋体" w:cs="宋体" w:hint="eastAsia"/>
                <w:kern w:val="0"/>
                <w:sz w:val="22"/>
                <w:szCs w:val="22"/>
              </w:rPr>
              <w:t>=</w:t>
            </w:r>
            <w:r w:rsidRPr="00B87AB8">
              <w:rPr>
                <w:rFonts w:ascii="宋体" w:eastAsia="宋体" w:hAnsi="宋体" w:cs="宋体"/>
                <w:kern w:val="0"/>
                <w:sz w:val="22"/>
                <w:szCs w:val="22"/>
              </w:rPr>
              <w:t>Z</w:t>
            </w:r>
          </w:p>
        </w:tc>
        <w:tc>
          <w:tcPr>
            <w:tcW w:w="242" w:type="pct"/>
            <w:tcBorders>
              <w:top w:val="nil"/>
              <w:left w:val="nil"/>
              <w:bottom w:val="single" w:sz="4" w:space="0" w:color="auto"/>
              <w:right w:val="single" w:sz="4" w:space="0" w:color="auto"/>
            </w:tcBorders>
            <w:shd w:val="clear" w:color="auto" w:fill="auto"/>
            <w:noWrap/>
            <w:vAlign w:val="center"/>
          </w:tcPr>
          <w:p w14:paraId="03D766A5" w14:textId="77777777" w:rsidR="00E569F9" w:rsidRPr="00B87AB8" w:rsidRDefault="0036490F" w:rsidP="005C6556">
            <w:pPr>
              <w:widowControl/>
              <w:adjustRightInd/>
              <w:spacing w:line="240" w:lineRule="auto"/>
              <w:ind w:firstLine="0"/>
              <w:jc w:val="center"/>
              <w:textAlignment w:val="auto"/>
              <w:rPr>
                <w:rFonts w:ascii="Calibri" w:eastAsiaTheme="minorEastAsia" w:hAnsi="Calibri"/>
                <w:kern w:val="0"/>
                <w:sz w:val="22"/>
                <w:szCs w:val="22"/>
              </w:rPr>
            </w:pPr>
            <w:r w:rsidRPr="00B87AB8">
              <w:rPr>
                <w:rFonts w:ascii="Calibri" w:eastAsiaTheme="minorEastAsia" w:hAnsi="Calibri" w:hint="eastAsia"/>
                <w:kern w:val="0"/>
                <w:sz w:val="22"/>
                <w:szCs w:val="22"/>
              </w:rPr>
              <w:t>a</w:t>
            </w:r>
          </w:p>
        </w:tc>
        <w:tc>
          <w:tcPr>
            <w:tcW w:w="291" w:type="pct"/>
            <w:tcBorders>
              <w:top w:val="nil"/>
              <w:left w:val="nil"/>
              <w:bottom w:val="single" w:sz="4" w:space="0" w:color="auto"/>
              <w:right w:val="single" w:sz="4" w:space="0" w:color="auto"/>
            </w:tcBorders>
            <w:shd w:val="clear" w:color="auto" w:fill="auto"/>
            <w:noWrap/>
            <w:vAlign w:val="center"/>
          </w:tcPr>
          <w:p w14:paraId="79897DBD" w14:textId="77777777" w:rsidR="00E569F9" w:rsidRPr="00B87AB8" w:rsidRDefault="0036490F" w:rsidP="005C6556">
            <w:pPr>
              <w:widowControl/>
              <w:adjustRightInd/>
              <w:spacing w:line="240" w:lineRule="auto"/>
              <w:ind w:firstLine="0"/>
              <w:jc w:val="center"/>
              <w:textAlignment w:val="auto"/>
              <w:rPr>
                <w:rFonts w:ascii="Calibri" w:eastAsiaTheme="minorEastAsia" w:hAnsi="Calibri"/>
                <w:kern w:val="0"/>
                <w:sz w:val="22"/>
                <w:szCs w:val="22"/>
              </w:rPr>
            </w:pPr>
            <w:r w:rsidRPr="00B87AB8">
              <w:rPr>
                <w:rFonts w:ascii="Calibri" w:eastAsiaTheme="minorEastAsia" w:hAnsi="Calibri" w:hint="eastAsia"/>
                <w:kern w:val="0"/>
                <w:sz w:val="22"/>
                <w:szCs w:val="22"/>
              </w:rPr>
              <w:t>b</w:t>
            </w:r>
          </w:p>
        </w:tc>
        <w:tc>
          <w:tcPr>
            <w:tcW w:w="242" w:type="pct"/>
            <w:tcBorders>
              <w:top w:val="nil"/>
              <w:left w:val="nil"/>
              <w:bottom w:val="single" w:sz="4" w:space="0" w:color="auto"/>
              <w:right w:val="single" w:sz="4" w:space="0" w:color="auto"/>
            </w:tcBorders>
            <w:shd w:val="clear" w:color="auto" w:fill="auto"/>
            <w:noWrap/>
            <w:vAlign w:val="center"/>
          </w:tcPr>
          <w:p w14:paraId="2AA9A589" w14:textId="77777777" w:rsidR="00E569F9" w:rsidRPr="00B87AB8" w:rsidRDefault="0036490F" w:rsidP="005C6556">
            <w:pPr>
              <w:widowControl/>
              <w:adjustRightInd/>
              <w:spacing w:line="240" w:lineRule="auto"/>
              <w:ind w:firstLine="0"/>
              <w:jc w:val="center"/>
              <w:textAlignment w:val="auto"/>
              <w:rPr>
                <w:rFonts w:ascii="Calibri" w:eastAsiaTheme="minorEastAsia" w:hAnsi="Calibri"/>
                <w:kern w:val="0"/>
                <w:sz w:val="22"/>
                <w:szCs w:val="22"/>
              </w:rPr>
            </w:pPr>
            <w:r w:rsidRPr="00B87AB8">
              <w:rPr>
                <w:rFonts w:ascii="Calibri" w:eastAsiaTheme="minorEastAsia" w:hAnsi="Calibri" w:hint="eastAsia"/>
                <w:kern w:val="0"/>
                <w:sz w:val="22"/>
                <w:szCs w:val="22"/>
              </w:rPr>
              <w:t>d</w:t>
            </w:r>
          </w:p>
        </w:tc>
        <w:tc>
          <w:tcPr>
            <w:tcW w:w="778" w:type="pct"/>
            <w:tcBorders>
              <w:top w:val="nil"/>
              <w:left w:val="nil"/>
              <w:bottom w:val="single" w:sz="4" w:space="0" w:color="auto"/>
              <w:right w:val="single" w:sz="4" w:space="0" w:color="auto"/>
            </w:tcBorders>
            <w:shd w:val="clear" w:color="auto" w:fill="auto"/>
            <w:noWrap/>
            <w:vAlign w:val="center"/>
          </w:tcPr>
          <w:p w14:paraId="4940459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r w:rsidR="0036490F" w:rsidRPr="00B87AB8">
              <w:rPr>
                <w:rFonts w:ascii="Calibri" w:eastAsiaTheme="minorEastAsia" w:hAnsi="Calibri" w:hint="eastAsia"/>
                <w:kern w:val="0"/>
                <w:sz w:val="22"/>
                <w:szCs w:val="22"/>
              </w:rPr>
              <w:t>a</w:t>
            </w:r>
            <w:r w:rsidRPr="00B87AB8">
              <w:rPr>
                <w:rFonts w:ascii="Calibri" w:eastAsia="Times New Roman" w:hAnsi="Calibri"/>
                <w:kern w:val="0"/>
                <w:sz w:val="22"/>
                <w:szCs w:val="22"/>
              </w:rPr>
              <w:t>&amp;</w:t>
            </w:r>
            <w:r w:rsidR="0036490F" w:rsidRPr="00B87AB8">
              <w:rPr>
                <w:rFonts w:ascii="Calibri" w:eastAsiaTheme="minorEastAsia" w:hAnsi="Calibri" w:hint="eastAsia"/>
                <w:kern w:val="0"/>
                <w:sz w:val="22"/>
                <w:szCs w:val="22"/>
              </w:rPr>
              <w:t>b</w:t>
            </w:r>
            <w:r w:rsidRPr="00B87AB8">
              <w:rPr>
                <w:rFonts w:ascii="Calibri" w:eastAsia="Times New Roman" w:hAnsi="Calibri"/>
                <w:kern w:val="0"/>
                <w:sz w:val="22"/>
                <w:szCs w:val="22"/>
              </w:rPr>
              <w:t>)|(</w:t>
            </w:r>
            <w:r w:rsidR="0036490F" w:rsidRPr="00B87AB8">
              <w:rPr>
                <w:rFonts w:ascii="Calibri" w:eastAsiaTheme="minorEastAsia" w:hAnsi="Calibri" w:hint="eastAsia"/>
                <w:kern w:val="0"/>
                <w:sz w:val="22"/>
                <w:szCs w:val="22"/>
              </w:rPr>
              <w:t>a</w:t>
            </w:r>
            <w:r w:rsidRPr="00B87AB8">
              <w:rPr>
                <w:rFonts w:ascii="Calibri" w:eastAsia="Times New Roman" w:hAnsi="Calibri"/>
                <w:kern w:val="0"/>
                <w:sz w:val="22"/>
                <w:szCs w:val="22"/>
              </w:rPr>
              <w:t>&amp;</w:t>
            </w:r>
            <w:r w:rsidR="0036490F" w:rsidRPr="00B87AB8">
              <w:rPr>
                <w:rFonts w:ascii="Calibri" w:eastAsiaTheme="minorEastAsia" w:hAnsi="Calibri" w:hint="eastAsia"/>
                <w:kern w:val="0"/>
                <w:sz w:val="22"/>
                <w:szCs w:val="22"/>
              </w:rPr>
              <w:t>b</w:t>
            </w:r>
            <w:r w:rsidR="0036490F" w:rsidRPr="00B87AB8">
              <w:rPr>
                <w:rFonts w:ascii="Calibri" w:eastAsiaTheme="minorEastAsia" w:hAnsi="Calibri"/>
                <w:kern w:val="0"/>
                <w:sz w:val="22"/>
                <w:szCs w:val="22"/>
              </w:rPr>
              <w:t>’</w:t>
            </w:r>
            <w:r w:rsidRPr="00B87AB8">
              <w:rPr>
                <w:rFonts w:ascii="Calibri" w:eastAsia="Times New Roman" w:hAnsi="Calibri"/>
                <w:kern w:val="0"/>
                <w:sz w:val="22"/>
                <w:szCs w:val="22"/>
              </w:rPr>
              <w:t>)</w:t>
            </w:r>
          </w:p>
        </w:tc>
        <w:tc>
          <w:tcPr>
            <w:tcW w:w="194" w:type="pct"/>
            <w:vMerge/>
            <w:tcBorders>
              <w:top w:val="single" w:sz="4" w:space="0" w:color="auto"/>
              <w:left w:val="single" w:sz="4" w:space="0" w:color="auto"/>
              <w:bottom w:val="single" w:sz="4" w:space="0" w:color="000000"/>
              <w:right w:val="single" w:sz="4" w:space="0" w:color="auto"/>
            </w:tcBorders>
            <w:vAlign w:val="center"/>
          </w:tcPr>
          <w:p w14:paraId="41B9D2D9"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242" w:type="pct"/>
            <w:tcBorders>
              <w:top w:val="nil"/>
              <w:left w:val="nil"/>
              <w:bottom w:val="single" w:sz="4" w:space="0" w:color="auto"/>
              <w:right w:val="single" w:sz="4" w:space="0" w:color="auto"/>
            </w:tcBorders>
            <w:shd w:val="clear" w:color="auto" w:fill="auto"/>
            <w:noWrap/>
            <w:vAlign w:val="center"/>
          </w:tcPr>
          <w:p w14:paraId="10DA9C6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241" w:type="pct"/>
            <w:tcBorders>
              <w:top w:val="nil"/>
              <w:left w:val="nil"/>
              <w:bottom w:val="single" w:sz="4" w:space="0" w:color="auto"/>
              <w:right w:val="single" w:sz="4" w:space="0" w:color="auto"/>
            </w:tcBorders>
            <w:shd w:val="clear" w:color="auto" w:fill="auto"/>
            <w:noWrap/>
            <w:vAlign w:val="center"/>
          </w:tcPr>
          <w:p w14:paraId="2DAE355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194" w:type="pct"/>
            <w:tcBorders>
              <w:top w:val="nil"/>
              <w:left w:val="nil"/>
              <w:bottom w:val="single" w:sz="4" w:space="0" w:color="auto"/>
              <w:right w:val="single" w:sz="4" w:space="0" w:color="auto"/>
            </w:tcBorders>
            <w:shd w:val="clear" w:color="auto" w:fill="auto"/>
            <w:noWrap/>
            <w:vAlign w:val="center"/>
          </w:tcPr>
          <w:p w14:paraId="0F4221D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193" w:type="pct"/>
            <w:vMerge w:val="restart"/>
            <w:tcBorders>
              <w:top w:val="nil"/>
              <w:left w:val="single" w:sz="4" w:space="0" w:color="auto"/>
              <w:bottom w:val="single" w:sz="4" w:space="0" w:color="auto"/>
              <w:right w:val="single" w:sz="4" w:space="0" w:color="auto"/>
            </w:tcBorders>
            <w:shd w:val="clear" w:color="auto" w:fill="auto"/>
            <w:noWrap/>
            <w:vAlign w:val="center"/>
          </w:tcPr>
          <w:p w14:paraId="771985B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241" w:type="pct"/>
            <w:tcBorders>
              <w:top w:val="nil"/>
              <w:left w:val="nil"/>
              <w:bottom w:val="single" w:sz="4" w:space="0" w:color="auto"/>
              <w:right w:val="single" w:sz="4" w:space="0" w:color="auto"/>
            </w:tcBorders>
            <w:shd w:val="clear" w:color="auto" w:fill="auto"/>
            <w:noWrap/>
            <w:vAlign w:val="center"/>
          </w:tcPr>
          <w:p w14:paraId="292B3E9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242" w:type="pct"/>
            <w:tcBorders>
              <w:top w:val="nil"/>
              <w:left w:val="nil"/>
              <w:bottom w:val="single" w:sz="4" w:space="0" w:color="auto"/>
              <w:right w:val="single" w:sz="4" w:space="0" w:color="auto"/>
            </w:tcBorders>
            <w:shd w:val="clear" w:color="auto" w:fill="auto"/>
            <w:noWrap/>
            <w:vAlign w:val="center"/>
          </w:tcPr>
          <w:p w14:paraId="7B0D8FA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194" w:type="pct"/>
            <w:tcBorders>
              <w:top w:val="nil"/>
              <w:left w:val="nil"/>
              <w:bottom w:val="single" w:sz="4" w:space="0" w:color="auto"/>
              <w:right w:val="single" w:sz="4" w:space="0" w:color="auto"/>
            </w:tcBorders>
            <w:shd w:val="clear" w:color="auto" w:fill="auto"/>
            <w:noWrap/>
            <w:vAlign w:val="center"/>
          </w:tcPr>
          <w:p w14:paraId="524D079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194" w:type="pct"/>
            <w:vMerge w:val="restart"/>
            <w:tcBorders>
              <w:top w:val="nil"/>
              <w:left w:val="single" w:sz="4" w:space="0" w:color="auto"/>
              <w:bottom w:val="single" w:sz="4" w:space="0" w:color="auto"/>
              <w:right w:val="single" w:sz="4" w:space="0" w:color="auto"/>
            </w:tcBorders>
            <w:shd w:val="clear" w:color="auto" w:fill="auto"/>
            <w:noWrap/>
            <w:vAlign w:val="center"/>
          </w:tcPr>
          <w:p w14:paraId="7028BA2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291" w:type="pct"/>
            <w:tcBorders>
              <w:top w:val="nil"/>
              <w:left w:val="nil"/>
              <w:bottom w:val="single" w:sz="4" w:space="0" w:color="auto"/>
              <w:right w:val="single" w:sz="4" w:space="0" w:color="auto"/>
            </w:tcBorders>
            <w:shd w:val="clear" w:color="auto" w:fill="auto"/>
            <w:noWrap/>
            <w:vAlign w:val="center"/>
          </w:tcPr>
          <w:p w14:paraId="657AD1B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251" w:type="pct"/>
            <w:tcBorders>
              <w:top w:val="nil"/>
              <w:left w:val="nil"/>
              <w:bottom w:val="single" w:sz="4" w:space="0" w:color="auto"/>
              <w:right w:val="single" w:sz="4" w:space="0" w:color="auto"/>
            </w:tcBorders>
            <w:shd w:val="clear" w:color="auto" w:fill="auto"/>
            <w:noWrap/>
            <w:vAlign w:val="center"/>
          </w:tcPr>
          <w:p w14:paraId="33CB7DF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171" w:type="pct"/>
            <w:tcBorders>
              <w:top w:val="nil"/>
              <w:left w:val="nil"/>
              <w:bottom w:val="single" w:sz="4" w:space="0" w:color="auto"/>
              <w:right w:val="single" w:sz="4" w:space="0" w:color="auto"/>
            </w:tcBorders>
            <w:shd w:val="clear" w:color="auto" w:fill="auto"/>
            <w:noWrap/>
            <w:vAlign w:val="center"/>
          </w:tcPr>
          <w:p w14:paraId="20AD5B6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220" w:type="pct"/>
            <w:vMerge w:val="restart"/>
            <w:tcBorders>
              <w:top w:val="nil"/>
              <w:left w:val="single" w:sz="4" w:space="0" w:color="auto"/>
              <w:bottom w:val="single" w:sz="4" w:space="0" w:color="auto"/>
              <w:right w:val="single" w:sz="4" w:space="0" w:color="auto"/>
            </w:tcBorders>
            <w:shd w:val="clear" w:color="auto" w:fill="auto"/>
            <w:noWrap/>
            <w:vAlign w:val="center"/>
          </w:tcPr>
          <w:p w14:paraId="359962D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w:t>
            </w:r>
          </w:p>
        </w:tc>
      </w:tr>
      <w:tr w:rsidR="009A4502" w:rsidRPr="00B87AB8" w14:paraId="40AF1D4F" w14:textId="77777777" w:rsidTr="00FC797D">
        <w:trPr>
          <w:trHeight w:val="288"/>
        </w:trPr>
        <w:tc>
          <w:tcPr>
            <w:tcW w:w="579" w:type="pct"/>
            <w:vMerge/>
            <w:tcBorders>
              <w:top w:val="nil"/>
              <w:left w:val="single" w:sz="4" w:space="0" w:color="auto"/>
              <w:bottom w:val="single" w:sz="4" w:space="0" w:color="auto"/>
              <w:right w:val="single" w:sz="4" w:space="0" w:color="auto"/>
            </w:tcBorders>
            <w:vAlign w:val="center"/>
          </w:tcPr>
          <w:p w14:paraId="2D7C49AD"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242" w:type="pct"/>
            <w:tcBorders>
              <w:top w:val="nil"/>
              <w:left w:val="nil"/>
              <w:bottom w:val="single" w:sz="4" w:space="0" w:color="auto"/>
              <w:right w:val="single" w:sz="4" w:space="0" w:color="auto"/>
            </w:tcBorders>
            <w:shd w:val="clear" w:color="auto" w:fill="auto"/>
            <w:noWrap/>
            <w:vAlign w:val="center"/>
          </w:tcPr>
          <w:p w14:paraId="14233656" w14:textId="77777777" w:rsidR="00E569F9" w:rsidRPr="00B87AB8" w:rsidRDefault="0036490F" w:rsidP="005C6556">
            <w:pPr>
              <w:widowControl/>
              <w:adjustRightInd/>
              <w:spacing w:line="240" w:lineRule="auto"/>
              <w:ind w:firstLine="0"/>
              <w:jc w:val="center"/>
              <w:textAlignment w:val="auto"/>
              <w:rPr>
                <w:rFonts w:ascii="Calibri" w:eastAsiaTheme="minorEastAsia" w:hAnsi="Calibri"/>
                <w:kern w:val="0"/>
                <w:sz w:val="22"/>
                <w:szCs w:val="22"/>
              </w:rPr>
            </w:pPr>
            <w:r w:rsidRPr="00B87AB8">
              <w:rPr>
                <w:rFonts w:ascii="Calibri" w:eastAsiaTheme="minorEastAsia" w:hAnsi="Calibri" w:hint="eastAsia"/>
                <w:kern w:val="0"/>
                <w:sz w:val="22"/>
                <w:szCs w:val="22"/>
              </w:rPr>
              <w:t>a</w:t>
            </w:r>
            <w:r w:rsidRPr="00B87AB8">
              <w:rPr>
                <w:rFonts w:ascii="Calibri" w:eastAsiaTheme="minorEastAsia" w:hAnsi="Calibri"/>
                <w:kern w:val="0"/>
                <w:sz w:val="22"/>
                <w:szCs w:val="22"/>
              </w:rPr>
              <w:t>’</w:t>
            </w:r>
          </w:p>
        </w:tc>
        <w:tc>
          <w:tcPr>
            <w:tcW w:w="291" w:type="pct"/>
            <w:tcBorders>
              <w:top w:val="nil"/>
              <w:left w:val="nil"/>
              <w:bottom w:val="single" w:sz="4" w:space="0" w:color="auto"/>
              <w:right w:val="single" w:sz="4" w:space="0" w:color="auto"/>
            </w:tcBorders>
            <w:shd w:val="clear" w:color="auto" w:fill="auto"/>
            <w:noWrap/>
            <w:vAlign w:val="center"/>
          </w:tcPr>
          <w:p w14:paraId="25E83578" w14:textId="77777777" w:rsidR="00E569F9" w:rsidRPr="00B87AB8" w:rsidRDefault="0036490F" w:rsidP="005C6556">
            <w:pPr>
              <w:widowControl/>
              <w:adjustRightInd/>
              <w:spacing w:line="240" w:lineRule="auto"/>
              <w:ind w:firstLine="0"/>
              <w:jc w:val="center"/>
              <w:textAlignment w:val="auto"/>
              <w:rPr>
                <w:rFonts w:ascii="Calibri" w:eastAsiaTheme="minorEastAsia" w:hAnsi="Calibri"/>
                <w:kern w:val="0"/>
                <w:sz w:val="22"/>
                <w:szCs w:val="22"/>
              </w:rPr>
            </w:pPr>
            <w:r w:rsidRPr="00B87AB8">
              <w:rPr>
                <w:rFonts w:ascii="Calibri" w:eastAsiaTheme="minorEastAsia" w:hAnsi="Calibri" w:hint="eastAsia"/>
                <w:kern w:val="0"/>
                <w:sz w:val="22"/>
                <w:szCs w:val="22"/>
              </w:rPr>
              <w:t>b</w:t>
            </w:r>
            <w:r w:rsidRPr="00B87AB8">
              <w:rPr>
                <w:rFonts w:ascii="Calibri" w:eastAsiaTheme="minorEastAsia" w:hAnsi="Calibri"/>
                <w:kern w:val="0"/>
                <w:sz w:val="22"/>
                <w:szCs w:val="22"/>
              </w:rPr>
              <w:t>’</w:t>
            </w:r>
          </w:p>
        </w:tc>
        <w:tc>
          <w:tcPr>
            <w:tcW w:w="242" w:type="pct"/>
            <w:tcBorders>
              <w:top w:val="nil"/>
              <w:left w:val="nil"/>
              <w:bottom w:val="single" w:sz="4" w:space="0" w:color="auto"/>
              <w:right w:val="single" w:sz="4" w:space="0" w:color="auto"/>
            </w:tcBorders>
            <w:shd w:val="clear" w:color="auto" w:fill="auto"/>
            <w:noWrap/>
            <w:vAlign w:val="center"/>
          </w:tcPr>
          <w:p w14:paraId="58580739" w14:textId="77777777" w:rsidR="00E569F9" w:rsidRPr="00B87AB8" w:rsidRDefault="0036490F" w:rsidP="005C6556">
            <w:pPr>
              <w:widowControl/>
              <w:adjustRightInd/>
              <w:spacing w:line="240" w:lineRule="auto"/>
              <w:ind w:firstLine="0"/>
              <w:jc w:val="center"/>
              <w:textAlignment w:val="auto"/>
              <w:rPr>
                <w:rFonts w:ascii="Calibri" w:eastAsiaTheme="minorEastAsia" w:hAnsi="Calibri"/>
                <w:kern w:val="0"/>
                <w:sz w:val="22"/>
                <w:szCs w:val="22"/>
              </w:rPr>
            </w:pPr>
            <w:r w:rsidRPr="00B87AB8">
              <w:rPr>
                <w:rFonts w:ascii="Calibri" w:eastAsiaTheme="minorEastAsia" w:hAnsi="Calibri" w:hint="eastAsia"/>
                <w:kern w:val="0"/>
                <w:sz w:val="22"/>
                <w:szCs w:val="22"/>
              </w:rPr>
              <w:t>d</w:t>
            </w:r>
            <w:r w:rsidRPr="00B87AB8">
              <w:rPr>
                <w:rFonts w:ascii="Calibri" w:eastAsiaTheme="minorEastAsia" w:hAnsi="Calibri"/>
                <w:kern w:val="0"/>
                <w:sz w:val="22"/>
                <w:szCs w:val="22"/>
              </w:rPr>
              <w:t>’</w:t>
            </w:r>
          </w:p>
        </w:tc>
        <w:tc>
          <w:tcPr>
            <w:tcW w:w="778" w:type="pct"/>
            <w:tcBorders>
              <w:top w:val="nil"/>
              <w:left w:val="nil"/>
              <w:bottom w:val="single" w:sz="4" w:space="0" w:color="auto"/>
              <w:right w:val="single" w:sz="4" w:space="0" w:color="auto"/>
            </w:tcBorders>
            <w:shd w:val="clear" w:color="auto" w:fill="auto"/>
            <w:noWrap/>
            <w:vAlign w:val="center"/>
          </w:tcPr>
          <w:p w14:paraId="4419EC4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r w:rsidR="00235248" w:rsidRPr="00B87AB8">
              <w:rPr>
                <w:rFonts w:ascii="Calibri" w:eastAsiaTheme="minorEastAsia" w:hAnsi="Calibri" w:hint="eastAsia"/>
                <w:kern w:val="0"/>
                <w:sz w:val="22"/>
                <w:szCs w:val="22"/>
              </w:rPr>
              <w:t>a</w:t>
            </w:r>
            <w:r w:rsidR="00235248" w:rsidRPr="00B87AB8">
              <w:rPr>
                <w:rFonts w:ascii="Calibri" w:eastAsia="Times New Roman" w:hAnsi="Calibri"/>
                <w:kern w:val="0"/>
                <w:sz w:val="22"/>
                <w:szCs w:val="22"/>
              </w:rPr>
              <w:t>&amp;</w:t>
            </w:r>
            <w:r w:rsidR="00235248" w:rsidRPr="00B87AB8">
              <w:rPr>
                <w:rFonts w:ascii="Calibri" w:eastAsiaTheme="minorEastAsia" w:hAnsi="Calibri" w:hint="eastAsia"/>
                <w:kern w:val="0"/>
                <w:sz w:val="22"/>
                <w:szCs w:val="22"/>
              </w:rPr>
              <w:t>b</w:t>
            </w:r>
            <w:r w:rsidR="00235248" w:rsidRPr="00B87AB8">
              <w:rPr>
                <w:rFonts w:ascii="Calibri" w:eastAsiaTheme="minorEastAsia" w:hAnsi="Calibri"/>
                <w:kern w:val="0"/>
                <w:sz w:val="22"/>
                <w:szCs w:val="22"/>
              </w:rPr>
              <w:t>’</w:t>
            </w:r>
            <w:r w:rsidRPr="00B87AB8">
              <w:rPr>
                <w:rFonts w:ascii="Calibri" w:eastAsia="Times New Roman" w:hAnsi="Calibri"/>
                <w:kern w:val="0"/>
                <w:sz w:val="22"/>
                <w:szCs w:val="22"/>
              </w:rPr>
              <w:t>)</w:t>
            </w:r>
            <w:r w:rsidR="00235248" w:rsidRPr="00B87AB8">
              <w:rPr>
                <w:rFonts w:ascii="Calibri" w:eastAsia="Times New Roman" w:hAnsi="Calibri"/>
                <w:kern w:val="0"/>
                <w:sz w:val="22"/>
                <w:szCs w:val="22"/>
              </w:rPr>
              <w:t>|</w:t>
            </w:r>
            <w:r w:rsidRPr="00B87AB8">
              <w:rPr>
                <w:rFonts w:ascii="Calibri" w:eastAsia="Times New Roman" w:hAnsi="Calibri"/>
                <w:kern w:val="0"/>
                <w:sz w:val="22"/>
                <w:szCs w:val="22"/>
              </w:rPr>
              <w:t>(</w:t>
            </w:r>
            <w:r w:rsidR="00235248" w:rsidRPr="00B87AB8">
              <w:rPr>
                <w:rFonts w:ascii="Calibri" w:eastAsiaTheme="minorEastAsia" w:hAnsi="Calibri" w:hint="eastAsia"/>
                <w:kern w:val="0"/>
                <w:sz w:val="22"/>
                <w:szCs w:val="22"/>
              </w:rPr>
              <w:t>a</w:t>
            </w:r>
            <w:r w:rsidR="00235248" w:rsidRPr="00B87AB8">
              <w:rPr>
                <w:rFonts w:ascii="Calibri" w:eastAsiaTheme="minorEastAsia" w:hAnsi="Calibri"/>
                <w:kern w:val="0"/>
                <w:sz w:val="22"/>
                <w:szCs w:val="22"/>
              </w:rPr>
              <w:t>’</w:t>
            </w:r>
            <w:r w:rsidR="00235248" w:rsidRPr="00B87AB8">
              <w:rPr>
                <w:rFonts w:ascii="Calibri" w:eastAsia="Times New Roman" w:hAnsi="Calibri"/>
                <w:kern w:val="0"/>
                <w:sz w:val="22"/>
                <w:szCs w:val="22"/>
              </w:rPr>
              <w:t>&amp;</w:t>
            </w:r>
            <w:r w:rsidRPr="00B87AB8">
              <w:rPr>
                <w:rFonts w:ascii="Calibri" w:eastAsia="Times New Roman" w:hAnsi="Calibri"/>
                <w:kern w:val="0"/>
                <w:sz w:val="22"/>
                <w:szCs w:val="22"/>
              </w:rPr>
              <w:t>b)</w:t>
            </w:r>
          </w:p>
        </w:tc>
        <w:tc>
          <w:tcPr>
            <w:tcW w:w="194" w:type="pct"/>
            <w:vMerge/>
            <w:tcBorders>
              <w:top w:val="single" w:sz="4" w:space="0" w:color="auto"/>
              <w:left w:val="single" w:sz="4" w:space="0" w:color="auto"/>
              <w:bottom w:val="single" w:sz="4" w:space="0" w:color="000000"/>
              <w:right w:val="single" w:sz="4" w:space="0" w:color="auto"/>
            </w:tcBorders>
            <w:vAlign w:val="center"/>
          </w:tcPr>
          <w:p w14:paraId="31892539"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242" w:type="pct"/>
            <w:tcBorders>
              <w:top w:val="nil"/>
              <w:left w:val="nil"/>
              <w:bottom w:val="single" w:sz="4" w:space="0" w:color="auto"/>
              <w:right w:val="single" w:sz="4" w:space="0" w:color="auto"/>
            </w:tcBorders>
            <w:shd w:val="clear" w:color="auto" w:fill="auto"/>
            <w:noWrap/>
            <w:vAlign w:val="center"/>
          </w:tcPr>
          <w:p w14:paraId="7565CA9B"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241" w:type="pct"/>
            <w:tcBorders>
              <w:top w:val="nil"/>
              <w:left w:val="nil"/>
              <w:bottom w:val="single" w:sz="4" w:space="0" w:color="auto"/>
              <w:right w:val="single" w:sz="4" w:space="0" w:color="auto"/>
            </w:tcBorders>
            <w:shd w:val="clear" w:color="auto" w:fill="auto"/>
            <w:noWrap/>
            <w:vAlign w:val="center"/>
          </w:tcPr>
          <w:p w14:paraId="5D1A806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194" w:type="pct"/>
            <w:tcBorders>
              <w:top w:val="nil"/>
              <w:left w:val="nil"/>
              <w:bottom w:val="single" w:sz="4" w:space="0" w:color="auto"/>
              <w:right w:val="single" w:sz="4" w:space="0" w:color="auto"/>
            </w:tcBorders>
            <w:shd w:val="clear" w:color="auto" w:fill="auto"/>
            <w:noWrap/>
            <w:vAlign w:val="center"/>
          </w:tcPr>
          <w:p w14:paraId="5CBD2FC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193" w:type="pct"/>
            <w:vMerge/>
            <w:tcBorders>
              <w:top w:val="nil"/>
              <w:left w:val="single" w:sz="4" w:space="0" w:color="auto"/>
              <w:bottom w:val="single" w:sz="4" w:space="0" w:color="auto"/>
              <w:right w:val="single" w:sz="4" w:space="0" w:color="auto"/>
            </w:tcBorders>
            <w:vAlign w:val="center"/>
          </w:tcPr>
          <w:p w14:paraId="60DE09BB"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241" w:type="pct"/>
            <w:tcBorders>
              <w:top w:val="nil"/>
              <w:left w:val="nil"/>
              <w:bottom w:val="single" w:sz="4" w:space="0" w:color="auto"/>
              <w:right w:val="single" w:sz="4" w:space="0" w:color="auto"/>
            </w:tcBorders>
            <w:shd w:val="clear" w:color="auto" w:fill="auto"/>
            <w:noWrap/>
            <w:vAlign w:val="center"/>
          </w:tcPr>
          <w:p w14:paraId="4128261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242" w:type="pct"/>
            <w:tcBorders>
              <w:top w:val="nil"/>
              <w:left w:val="nil"/>
              <w:bottom w:val="single" w:sz="4" w:space="0" w:color="auto"/>
              <w:right w:val="single" w:sz="4" w:space="0" w:color="auto"/>
            </w:tcBorders>
            <w:shd w:val="clear" w:color="auto" w:fill="auto"/>
            <w:noWrap/>
            <w:vAlign w:val="center"/>
          </w:tcPr>
          <w:p w14:paraId="3C4B4F4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194" w:type="pct"/>
            <w:tcBorders>
              <w:top w:val="nil"/>
              <w:left w:val="nil"/>
              <w:bottom w:val="single" w:sz="4" w:space="0" w:color="auto"/>
              <w:right w:val="single" w:sz="4" w:space="0" w:color="auto"/>
            </w:tcBorders>
            <w:shd w:val="clear" w:color="auto" w:fill="auto"/>
            <w:noWrap/>
            <w:vAlign w:val="center"/>
          </w:tcPr>
          <w:p w14:paraId="302D0C5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194" w:type="pct"/>
            <w:vMerge/>
            <w:tcBorders>
              <w:top w:val="nil"/>
              <w:left w:val="single" w:sz="4" w:space="0" w:color="auto"/>
              <w:bottom w:val="single" w:sz="4" w:space="0" w:color="auto"/>
              <w:right w:val="single" w:sz="4" w:space="0" w:color="auto"/>
            </w:tcBorders>
            <w:vAlign w:val="center"/>
          </w:tcPr>
          <w:p w14:paraId="4B40471E"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c>
          <w:tcPr>
            <w:tcW w:w="291" w:type="pct"/>
            <w:tcBorders>
              <w:top w:val="nil"/>
              <w:left w:val="nil"/>
              <w:bottom w:val="single" w:sz="4" w:space="0" w:color="auto"/>
              <w:right w:val="single" w:sz="4" w:space="0" w:color="auto"/>
            </w:tcBorders>
            <w:shd w:val="clear" w:color="auto" w:fill="auto"/>
            <w:noWrap/>
            <w:vAlign w:val="center"/>
          </w:tcPr>
          <w:p w14:paraId="7BF522F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251" w:type="pct"/>
            <w:tcBorders>
              <w:top w:val="nil"/>
              <w:left w:val="nil"/>
              <w:bottom w:val="single" w:sz="4" w:space="0" w:color="auto"/>
              <w:right w:val="single" w:sz="4" w:space="0" w:color="auto"/>
            </w:tcBorders>
            <w:shd w:val="clear" w:color="auto" w:fill="auto"/>
            <w:noWrap/>
            <w:vAlign w:val="center"/>
          </w:tcPr>
          <w:p w14:paraId="064C1CA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171" w:type="pct"/>
            <w:tcBorders>
              <w:top w:val="nil"/>
              <w:left w:val="nil"/>
              <w:bottom w:val="single" w:sz="4" w:space="0" w:color="auto"/>
              <w:right w:val="single" w:sz="4" w:space="0" w:color="auto"/>
            </w:tcBorders>
            <w:shd w:val="clear" w:color="auto" w:fill="auto"/>
            <w:noWrap/>
            <w:vAlign w:val="center"/>
          </w:tcPr>
          <w:p w14:paraId="30F3025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220" w:type="pct"/>
            <w:vMerge/>
            <w:tcBorders>
              <w:top w:val="nil"/>
              <w:left w:val="single" w:sz="4" w:space="0" w:color="auto"/>
              <w:bottom w:val="single" w:sz="4" w:space="0" w:color="auto"/>
              <w:right w:val="single" w:sz="4" w:space="0" w:color="auto"/>
            </w:tcBorders>
            <w:vAlign w:val="center"/>
          </w:tcPr>
          <w:p w14:paraId="75AE7443" w14:textId="77777777" w:rsidR="00E569F9" w:rsidRPr="00B87AB8" w:rsidRDefault="00E569F9" w:rsidP="005C6556">
            <w:pPr>
              <w:widowControl/>
              <w:adjustRightInd/>
              <w:spacing w:line="240" w:lineRule="auto"/>
              <w:ind w:firstLine="0"/>
              <w:textAlignment w:val="auto"/>
              <w:rPr>
                <w:rFonts w:ascii="Calibri" w:eastAsia="Times New Roman" w:hAnsi="Calibri"/>
                <w:kern w:val="0"/>
                <w:sz w:val="22"/>
                <w:szCs w:val="22"/>
              </w:rPr>
            </w:pPr>
          </w:p>
        </w:tc>
      </w:tr>
    </w:tbl>
    <w:p w14:paraId="190439FE" w14:textId="77777777" w:rsidR="00E569F9" w:rsidRPr="00B87AB8" w:rsidRDefault="00E569F9" w:rsidP="00E569F9">
      <w:pPr>
        <w:ind w:firstLine="600"/>
        <w:jc w:val="both"/>
        <w:rPr>
          <w:rFonts w:eastAsia="宋体"/>
        </w:rPr>
      </w:pPr>
      <w:r w:rsidRPr="00B87AB8">
        <w:rPr>
          <w:rFonts w:eastAsia="宋体" w:hint="eastAsia"/>
          <w:szCs w:val="28"/>
        </w:rPr>
        <w:t>“比合”三进制</w:t>
      </w:r>
      <w:r w:rsidRPr="00B87AB8">
        <w:rPr>
          <w:rFonts w:eastAsia="宋体"/>
          <w:szCs w:val="28"/>
        </w:rPr>
        <w:t>的</w:t>
      </w:r>
      <w:r w:rsidRPr="00B87AB8">
        <w:rPr>
          <w:rFonts w:eastAsia="宋体" w:hint="eastAsia"/>
          <w:szCs w:val="28"/>
        </w:rPr>
        <w:t>其他</w:t>
      </w:r>
      <w:r w:rsidRPr="00B87AB8">
        <w:rPr>
          <w:rFonts w:eastAsia="宋体"/>
          <w:szCs w:val="28"/>
        </w:rPr>
        <w:t>运算</w:t>
      </w:r>
      <w:r w:rsidRPr="00B87AB8">
        <w:rPr>
          <w:rFonts w:eastAsia="宋体" w:hint="eastAsia"/>
          <w:szCs w:val="28"/>
        </w:rPr>
        <w:t>，包括</w:t>
      </w:r>
      <w:r w:rsidRPr="00B87AB8">
        <w:rPr>
          <w:rFonts w:eastAsia="宋体"/>
          <w:szCs w:val="28"/>
        </w:rPr>
        <w:t>乘法、除法等运算处理是</w:t>
      </w:r>
      <w:r w:rsidRPr="00B87AB8">
        <w:rPr>
          <w:rFonts w:eastAsia="宋体" w:hint="eastAsia"/>
          <w:szCs w:val="28"/>
        </w:rPr>
        <w:t>真值</w:t>
      </w:r>
      <w:r w:rsidRPr="00B87AB8">
        <w:rPr>
          <w:rFonts w:eastAsia="宋体"/>
          <w:szCs w:val="28"/>
        </w:rPr>
        <w:t>运算</w:t>
      </w:r>
      <w:r w:rsidRPr="00B87AB8">
        <w:rPr>
          <w:rFonts w:eastAsia="宋体" w:hint="eastAsia"/>
          <w:szCs w:val="28"/>
        </w:rPr>
        <w:t>的</w:t>
      </w:r>
      <w:r w:rsidRPr="00B87AB8">
        <w:rPr>
          <w:rFonts w:eastAsia="宋体"/>
          <w:szCs w:val="28"/>
        </w:rPr>
        <w:t>一位操作结果</w:t>
      </w:r>
      <w:r w:rsidRPr="00B87AB8">
        <w:rPr>
          <w:rFonts w:eastAsia="宋体" w:hint="eastAsia"/>
          <w:szCs w:val="28"/>
        </w:rPr>
        <w:t>值</w:t>
      </w:r>
      <w:r w:rsidRPr="00B87AB8">
        <w:rPr>
          <w:rFonts w:eastAsia="宋体"/>
          <w:szCs w:val="28"/>
        </w:rPr>
        <w:t>，</w:t>
      </w:r>
      <w:r w:rsidRPr="00B87AB8">
        <w:rPr>
          <w:rFonts w:eastAsia="宋体" w:hint="eastAsia"/>
          <w:szCs w:val="28"/>
        </w:rPr>
        <w:t>因此</w:t>
      </w:r>
      <w:r w:rsidRPr="00B87AB8">
        <w:rPr>
          <w:rFonts w:eastAsia="宋体"/>
          <w:szCs w:val="28"/>
        </w:rPr>
        <w:t>跟</w:t>
      </w:r>
      <w:r w:rsidRPr="00B87AB8">
        <w:rPr>
          <w:rFonts w:eastAsia="宋体"/>
          <w:szCs w:val="28"/>
        </w:rPr>
        <w:t>T</w:t>
      </w:r>
      <w:r w:rsidRPr="00B87AB8">
        <w:rPr>
          <w:rFonts w:eastAsia="宋体"/>
          <w:szCs w:val="28"/>
        </w:rPr>
        <w:t>全加法器的进位相比，逻辑门运算结构简单</w:t>
      </w:r>
      <w:r w:rsidRPr="00B87AB8">
        <w:rPr>
          <w:rFonts w:eastAsia="宋体" w:hint="eastAsia"/>
          <w:szCs w:val="28"/>
        </w:rPr>
        <w:t>。以</w:t>
      </w:r>
      <w:r w:rsidRPr="00B87AB8">
        <w:rPr>
          <w:rFonts w:eastAsia="宋体"/>
          <w:szCs w:val="28"/>
        </w:rPr>
        <w:t>乘法</w:t>
      </w:r>
      <w:r w:rsidRPr="00B87AB8">
        <w:rPr>
          <w:rFonts w:eastAsia="宋体" w:hint="eastAsia"/>
          <w:szCs w:val="28"/>
        </w:rPr>
        <w:t>运算</w:t>
      </w:r>
      <w:r w:rsidRPr="00B87AB8">
        <w:rPr>
          <w:rFonts w:eastAsia="宋体"/>
          <w:szCs w:val="28"/>
        </w:rPr>
        <w:t>为例，通过乘数的</w:t>
      </w:r>
      <w:r w:rsidRPr="00B87AB8">
        <w:rPr>
          <w:rFonts w:eastAsia="宋体" w:hint="eastAsia"/>
          <w:szCs w:val="28"/>
        </w:rPr>
        <w:t>各位</w:t>
      </w:r>
      <w:r w:rsidRPr="00B87AB8">
        <w:rPr>
          <w:rFonts w:eastAsia="宋体"/>
          <w:szCs w:val="28"/>
        </w:rPr>
        <w:t>中的</w:t>
      </w:r>
      <w:r w:rsidRPr="00B87AB8">
        <w:rPr>
          <w:rFonts w:eastAsia="宋体" w:hint="eastAsia"/>
          <w:szCs w:val="28"/>
        </w:rPr>
        <w:t>顺序</w:t>
      </w:r>
      <w:r w:rsidRPr="00B87AB8">
        <w:rPr>
          <w:rFonts w:eastAsia="宋体"/>
          <w:szCs w:val="28"/>
        </w:rPr>
        <w:t>提出</w:t>
      </w:r>
      <w:r w:rsidRPr="00B87AB8">
        <w:rPr>
          <w:rFonts w:eastAsia="宋体" w:hint="eastAsia"/>
          <w:szCs w:val="28"/>
        </w:rPr>
        <w:t>一位信息，</w:t>
      </w:r>
      <w:r w:rsidRPr="00B87AB8">
        <w:rPr>
          <w:rFonts w:eastAsia="宋体"/>
          <w:szCs w:val="28"/>
        </w:rPr>
        <w:t>与被乘数的</w:t>
      </w:r>
      <w:r w:rsidRPr="00B87AB8">
        <w:rPr>
          <w:rFonts w:eastAsia="宋体" w:hint="eastAsia"/>
          <w:szCs w:val="28"/>
        </w:rPr>
        <w:t>全部各</w:t>
      </w:r>
      <w:r w:rsidRPr="00B87AB8">
        <w:rPr>
          <w:rFonts w:eastAsia="宋体"/>
          <w:szCs w:val="28"/>
        </w:rPr>
        <w:t>位</w:t>
      </w:r>
      <w:r w:rsidRPr="00B87AB8">
        <w:rPr>
          <w:rFonts w:eastAsia="宋体" w:hint="eastAsia"/>
          <w:szCs w:val="28"/>
        </w:rPr>
        <w:t>信息按照规定</w:t>
      </w:r>
      <w:r w:rsidRPr="00B87AB8">
        <w:rPr>
          <w:rFonts w:eastAsia="宋体"/>
          <w:szCs w:val="28"/>
        </w:rPr>
        <w:t>的逻辑门电路逐步顺序</w:t>
      </w:r>
      <w:r w:rsidRPr="00B87AB8">
        <w:rPr>
          <w:rFonts w:eastAsia="宋体" w:hint="eastAsia"/>
          <w:szCs w:val="28"/>
        </w:rPr>
        <w:t>乘法</w:t>
      </w:r>
      <w:r w:rsidRPr="00B87AB8">
        <w:rPr>
          <w:rFonts w:eastAsia="宋体"/>
          <w:szCs w:val="28"/>
        </w:rPr>
        <w:t>处理后，累加到</w:t>
      </w:r>
      <w:r w:rsidRPr="00B87AB8">
        <w:rPr>
          <w:rFonts w:eastAsia="宋体"/>
          <w:szCs w:val="28"/>
        </w:rPr>
        <w:t>T</w:t>
      </w:r>
      <w:r w:rsidRPr="00B87AB8">
        <w:rPr>
          <w:rFonts w:eastAsia="宋体"/>
          <w:szCs w:val="28"/>
        </w:rPr>
        <w:t>全加法器上</w:t>
      </w:r>
      <w:r w:rsidRPr="00B87AB8">
        <w:rPr>
          <w:rFonts w:eastAsia="宋体" w:hint="eastAsia"/>
          <w:szCs w:val="28"/>
        </w:rPr>
        <w:t>，从而实现处理</w:t>
      </w:r>
      <w:r w:rsidRPr="00B87AB8">
        <w:rPr>
          <w:rFonts w:eastAsia="宋体"/>
          <w:szCs w:val="28"/>
        </w:rPr>
        <w:t>乘法运算</w:t>
      </w:r>
      <w:r w:rsidRPr="00B87AB8">
        <w:rPr>
          <w:rFonts w:eastAsia="宋体" w:hint="eastAsia"/>
          <w:szCs w:val="28"/>
        </w:rPr>
        <w:t>。除法</w:t>
      </w:r>
      <w:r w:rsidRPr="00B87AB8">
        <w:rPr>
          <w:rFonts w:eastAsia="宋体"/>
          <w:szCs w:val="28"/>
        </w:rPr>
        <w:t>运算和乘法运算相似没有进位</w:t>
      </w:r>
      <w:r w:rsidRPr="00B87AB8">
        <w:rPr>
          <w:rFonts w:eastAsia="宋体" w:hint="eastAsia"/>
          <w:szCs w:val="28"/>
        </w:rPr>
        <w:t>，</w:t>
      </w:r>
      <w:r w:rsidRPr="00B87AB8">
        <w:rPr>
          <w:rFonts w:eastAsia="宋体" w:hint="eastAsia"/>
        </w:rPr>
        <w:t>因此不再赘述。</w:t>
      </w:r>
    </w:p>
    <w:p w14:paraId="52317407" w14:textId="77777777" w:rsidR="00E569F9" w:rsidRPr="00B87AB8" w:rsidRDefault="00E569F9" w:rsidP="00E569F9">
      <w:pPr>
        <w:pStyle w:val="Heading3"/>
        <w:rPr>
          <w:rFonts w:ascii="宋体" w:eastAsia="宋体" w:hAnsi="宋体"/>
          <w:sz w:val="28"/>
          <w:u w:val="single"/>
        </w:rPr>
      </w:pPr>
      <w:r w:rsidRPr="00B87AB8">
        <w:rPr>
          <w:rFonts w:ascii="宋体" w:eastAsia="宋体" w:hAnsi="宋体" w:hint="eastAsia"/>
          <w:sz w:val="28"/>
          <w:u w:val="single"/>
        </w:rPr>
        <w:t>光路</w:t>
      </w:r>
      <w:r w:rsidRPr="00B87AB8">
        <w:rPr>
          <w:rFonts w:ascii="宋体" w:eastAsia="宋体" w:hAnsi="宋体"/>
          <w:sz w:val="28"/>
          <w:u w:val="single"/>
        </w:rPr>
        <w:t>全加法器</w:t>
      </w:r>
    </w:p>
    <w:p w14:paraId="4E3D1792" w14:textId="77777777" w:rsidR="00E569F9" w:rsidRPr="00B87AB8" w:rsidRDefault="00E569F9" w:rsidP="00E569F9">
      <w:pPr>
        <w:ind w:firstLine="576"/>
        <w:jc w:val="both"/>
        <w:rPr>
          <w:rFonts w:eastAsia="宋体"/>
          <w:szCs w:val="28"/>
        </w:rPr>
      </w:pPr>
      <w:r w:rsidRPr="00B87AB8">
        <w:rPr>
          <w:rFonts w:eastAsia="宋体" w:hint="eastAsia"/>
          <w:szCs w:val="28"/>
        </w:rPr>
        <w:t>根据本发明，还可采用光学器件来实现单位圆</w:t>
      </w:r>
      <w:r w:rsidRPr="00B87AB8">
        <w:rPr>
          <w:rFonts w:eastAsia="宋体"/>
          <w:szCs w:val="28"/>
        </w:rPr>
        <w:t>光路设计的全加法器</w:t>
      </w:r>
      <w:r w:rsidRPr="00B87AB8">
        <w:rPr>
          <w:rFonts w:eastAsia="宋体" w:hint="eastAsia"/>
          <w:szCs w:val="28"/>
        </w:rPr>
        <w:t>。结</w:t>
      </w:r>
      <w:r w:rsidRPr="00B87AB8">
        <w:rPr>
          <w:rFonts w:eastAsia="宋体" w:hint="eastAsia"/>
          <w:szCs w:val="28"/>
        </w:rPr>
        <w:lastRenderedPageBreak/>
        <w:t>合</w:t>
      </w:r>
      <w:r w:rsidRPr="00B87AB8">
        <w:rPr>
          <w:rFonts w:eastAsia="宋体"/>
          <w:szCs w:val="28"/>
        </w:rPr>
        <w:t>附图</w:t>
      </w:r>
      <w:r w:rsidRPr="00B87AB8">
        <w:rPr>
          <w:rFonts w:eastAsia="宋体" w:hint="eastAsia"/>
          <w:szCs w:val="28"/>
        </w:rPr>
        <w:t>5</w:t>
      </w:r>
      <w:r w:rsidRPr="00B87AB8">
        <w:rPr>
          <w:rFonts w:eastAsia="宋体" w:hint="eastAsia"/>
          <w:szCs w:val="28"/>
        </w:rPr>
        <w:t>的</w:t>
      </w:r>
      <w:r w:rsidRPr="00B87AB8">
        <w:rPr>
          <w:rFonts w:eastAsia="宋体" w:hint="eastAsia"/>
          <w:szCs w:val="28"/>
        </w:rPr>
        <w:t>500</w:t>
      </w:r>
      <w:r w:rsidRPr="00B87AB8">
        <w:rPr>
          <w:rFonts w:eastAsia="宋体" w:hint="eastAsia"/>
          <w:szCs w:val="28"/>
        </w:rPr>
        <w:t>的单位圆勾股数光电等效干涉光元件原理，其中，</w:t>
      </w:r>
      <w:r w:rsidRPr="00B87AB8">
        <w:rPr>
          <w:rFonts w:eastAsia="宋体" w:hint="eastAsia"/>
          <w:szCs w:val="28"/>
        </w:rPr>
        <w:t>501</w:t>
      </w:r>
      <w:r w:rsidRPr="00B87AB8">
        <w:rPr>
          <w:rFonts w:eastAsia="宋体" w:hint="eastAsia"/>
          <w:szCs w:val="28"/>
        </w:rPr>
        <w:t>虚</w:t>
      </w:r>
      <w:r w:rsidRPr="00B87AB8">
        <w:rPr>
          <w:rFonts w:eastAsia="宋体"/>
          <w:szCs w:val="28"/>
        </w:rPr>
        <w:t>框部分</w:t>
      </w:r>
      <w:r w:rsidRPr="00B87AB8">
        <w:rPr>
          <w:rFonts w:eastAsia="宋体" w:hint="eastAsia"/>
          <w:szCs w:val="28"/>
        </w:rPr>
        <w:t>表示根据本发明实施例的比合三进制光路全加法器，其包括：双“</w:t>
      </w:r>
      <w:r w:rsidRPr="00B87AB8">
        <w:rPr>
          <w:rFonts w:eastAsia="宋体"/>
          <w:szCs w:val="28"/>
        </w:rPr>
        <w:t>比合</w:t>
      </w:r>
      <w:r w:rsidRPr="00B87AB8">
        <w:rPr>
          <w:rFonts w:eastAsia="宋体" w:hint="eastAsia"/>
          <w:szCs w:val="28"/>
        </w:rPr>
        <w:t>”</w:t>
      </w:r>
      <w:r w:rsidRPr="00B87AB8">
        <w:rPr>
          <w:rFonts w:eastAsia="宋体"/>
          <w:szCs w:val="28"/>
        </w:rPr>
        <w:t>光路</w:t>
      </w:r>
      <w:r w:rsidRPr="00B87AB8">
        <w:rPr>
          <w:rFonts w:eastAsia="宋体" w:hint="eastAsia"/>
          <w:szCs w:val="28"/>
        </w:rPr>
        <w:t>的</w:t>
      </w:r>
      <w:r w:rsidRPr="00B87AB8">
        <w:rPr>
          <w:rFonts w:eastAsia="宋体"/>
          <w:szCs w:val="28"/>
        </w:rPr>
        <w:t>二进制全加法器</w:t>
      </w:r>
      <w:r w:rsidRPr="00B87AB8">
        <w:rPr>
          <w:rFonts w:eastAsia="宋体" w:hint="eastAsia"/>
          <w:szCs w:val="28"/>
        </w:rPr>
        <w:t>(</w:t>
      </w:r>
      <w:r w:rsidRPr="00B87AB8">
        <w:rPr>
          <w:rFonts w:eastAsia="宋体"/>
          <w:szCs w:val="28"/>
        </w:rPr>
        <w:t>+Bin,-Bin</w:t>
      </w:r>
      <w:r w:rsidRPr="00B87AB8">
        <w:rPr>
          <w:rFonts w:eastAsia="宋体" w:hint="eastAsia"/>
          <w:szCs w:val="28"/>
        </w:rPr>
        <w:t>)503</w:t>
      </w:r>
      <w:r w:rsidRPr="00B87AB8">
        <w:rPr>
          <w:rFonts w:eastAsia="宋体"/>
          <w:szCs w:val="28"/>
        </w:rPr>
        <w:t>、</w:t>
      </w:r>
      <w:r w:rsidRPr="00B87AB8">
        <w:rPr>
          <w:rFonts w:eastAsia="宋体" w:hint="eastAsia"/>
          <w:szCs w:val="28"/>
        </w:rPr>
        <w:t>双“</w:t>
      </w:r>
      <w:r w:rsidRPr="00B87AB8">
        <w:rPr>
          <w:rFonts w:eastAsia="宋体"/>
          <w:szCs w:val="28"/>
        </w:rPr>
        <w:t>比合</w:t>
      </w:r>
      <w:r w:rsidRPr="00B87AB8">
        <w:rPr>
          <w:rFonts w:eastAsia="宋体" w:hint="eastAsia"/>
          <w:szCs w:val="28"/>
        </w:rPr>
        <w:t>”运算</w:t>
      </w:r>
      <w:r w:rsidRPr="00B87AB8">
        <w:rPr>
          <w:rFonts w:eastAsia="宋体"/>
          <w:szCs w:val="28"/>
        </w:rPr>
        <w:t>处理</w:t>
      </w:r>
      <w:r w:rsidRPr="00B87AB8">
        <w:rPr>
          <w:rFonts w:eastAsia="宋体" w:hint="eastAsia"/>
          <w:szCs w:val="28"/>
        </w:rPr>
        <w:t>器</w:t>
      </w:r>
      <w:r w:rsidRPr="00B87AB8">
        <w:rPr>
          <w:rFonts w:eastAsia="宋体" w:hint="eastAsia"/>
          <w:szCs w:val="28"/>
        </w:rPr>
        <w:t>(</w:t>
      </w:r>
      <w:r w:rsidRPr="00B87AB8">
        <w:rPr>
          <w:rFonts w:eastAsia="宋体"/>
          <w:szCs w:val="28"/>
        </w:rPr>
        <w:t>Combine</w:t>
      </w:r>
      <w:r w:rsidRPr="00B87AB8">
        <w:rPr>
          <w:rFonts w:eastAsia="宋体" w:hint="eastAsia"/>
          <w:szCs w:val="28"/>
        </w:rPr>
        <w:t>)504</w:t>
      </w:r>
      <w:r w:rsidRPr="00B87AB8">
        <w:rPr>
          <w:rFonts w:eastAsia="宋体" w:hint="eastAsia"/>
          <w:szCs w:val="28"/>
        </w:rPr>
        <w:t>、二进制</w:t>
      </w:r>
      <w:r w:rsidRPr="00B87AB8">
        <w:rPr>
          <w:rFonts w:eastAsia="宋体"/>
          <w:szCs w:val="28"/>
        </w:rPr>
        <w:t>三进制</w:t>
      </w:r>
      <w:r w:rsidRPr="00B87AB8">
        <w:rPr>
          <w:rFonts w:eastAsia="宋体" w:hint="eastAsia"/>
          <w:szCs w:val="28"/>
        </w:rPr>
        <w:t>转译</w:t>
      </w:r>
      <w:r w:rsidRPr="00B87AB8">
        <w:rPr>
          <w:rFonts w:eastAsia="宋体"/>
          <w:szCs w:val="28"/>
        </w:rPr>
        <w:t>器</w:t>
      </w:r>
      <w:r w:rsidRPr="00B87AB8">
        <w:rPr>
          <w:rFonts w:eastAsia="宋体" w:hint="eastAsia"/>
          <w:szCs w:val="28"/>
        </w:rPr>
        <w:t>(</w:t>
      </w:r>
      <w:r w:rsidRPr="00B87AB8">
        <w:rPr>
          <w:rFonts w:eastAsia="宋体"/>
          <w:szCs w:val="28"/>
        </w:rPr>
        <w:t>Tri-Translator</w:t>
      </w:r>
      <w:r w:rsidRPr="00B87AB8">
        <w:rPr>
          <w:rFonts w:eastAsia="宋体" w:hint="eastAsia"/>
          <w:szCs w:val="28"/>
        </w:rPr>
        <w:t>)505</w:t>
      </w:r>
      <w:r w:rsidRPr="00B87AB8">
        <w:rPr>
          <w:rFonts w:eastAsia="宋体" w:hint="eastAsia"/>
          <w:szCs w:val="28"/>
        </w:rPr>
        <w:t>以及二进制与</w:t>
      </w:r>
      <w:r w:rsidRPr="00B87AB8">
        <w:rPr>
          <w:rFonts w:eastAsia="宋体"/>
          <w:szCs w:val="28"/>
        </w:rPr>
        <w:t>三进制</w:t>
      </w:r>
      <w:r w:rsidRPr="00B87AB8">
        <w:rPr>
          <w:rFonts w:eastAsia="宋体" w:hint="eastAsia"/>
          <w:szCs w:val="28"/>
        </w:rPr>
        <w:t>转换</w:t>
      </w:r>
      <w:r w:rsidRPr="00B87AB8">
        <w:rPr>
          <w:rFonts w:eastAsia="宋体"/>
          <w:szCs w:val="28"/>
        </w:rPr>
        <w:t>部分</w:t>
      </w:r>
      <w:r w:rsidRPr="00B87AB8">
        <w:rPr>
          <w:rFonts w:eastAsia="宋体" w:hint="eastAsia"/>
          <w:szCs w:val="28"/>
        </w:rPr>
        <w:t>（</w:t>
      </w:r>
      <w:r w:rsidRPr="00B87AB8">
        <w:rPr>
          <w:rFonts w:eastAsia="宋体"/>
          <w:szCs w:val="28"/>
        </w:rPr>
        <w:t>省略</w:t>
      </w:r>
      <w:r w:rsidRPr="00B87AB8">
        <w:rPr>
          <w:rFonts w:eastAsia="宋体" w:hint="eastAsia"/>
          <w:szCs w:val="28"/>
        </w:rPr>
        <w:t>，参考图</w:t>
      </w:r>
      <w:r w:rsidRPr="00B87AB8">
        <w:rPr>
          <w:rFonts w:eastAsia="宋体" w:hint="eastAsia"/>
          <w:szCs w:val="28"/>
        </w:rPr>
        <w:t>3</w:t>
      </w:r>
      <w:r w:rsidRPr="00B87AB8">
        <w:rPr>
          <w:rFonts w:eastAsia="宋体" w:hint="eastAsia"/>
          <w:szCs w:val="28"/>
        </w:rPr>
        <w:t>的</w:t>
      </w:r>
      <w:r w:rsidRPr="00B87AB8">
        <w:rPr>
          <w:rFonts w:eastAsia="宋体"/>
          <w:szCs w:val="28"/>
        </w:rPr>
        <w:t>T</w:t>
      </w:r>
      <w:r w:rsidRPr="00B87AB8">
        <w:rPr>
          <w:rFonts w:eastAsia="宋体"/>
          <w:szCs w:val="28"/>
        </w:rPr>
        <w:t>全加法器电路二进制计算输出</w:t>
      </w:r>
      <w:r w:rsidRPr="00B87AB8">
        <w:rPr>
          <w:rFonts w:eastAsia="宋体" w:hint="eastAsia"/>
          <w:szCs w:val="28"/>
        </w:rPr>
        <w:t>部分</w:t>
      </w:r>
      <w:r w:rsidRPr="00B87AB8">
        <w:rPr>
          <w:rFonts w:eastAsia="宋体" w:hint="eastAsia"/>
          <w:szCs w:val="28"/>
        </w:rPr>
        <w:t>T</w:t>
      </w:r>
      <w:r w:rsidRPr="00B87AB8">
        <w:rPr>
          <w:rFonts w:eastAsia="宋体"/>
          <w:szCs w:val="28"/>
        </w:rPr>
        <w:t>信号切换</w:t>
      </w:r>
      <w:r w:rsidRPr="00B87AB8">
        <w:rPr>
          <w:rFonts w:eastAsia="宋体" w:hint="eastAsia"/>
          <w:szCs w:val="28"/>
        </w:rPr>
        <w:t>方法）。其中，光路二进制全加法器的具体光路图如虚线框</w:t>
      </w:r>
      <w:r w:rsidRPr="00B87AB8">
        <w:rPr>
          <w:rFonts w:eastAsia="宋体" w:hint="eastAsia"/>
          <w:szCs w:val="28"/>
        </w:rPr>
        <w:t>502</w:t>
      </w:r>
      <w:r w:rsidRPr="00B87AB8">
        <w:rPr>
          <w:rFonts w:eastAsia="宋体" w:hint="eastAsia"/>
          <w:szCs w:val="28"/>
        </w:rPr>
        <w:t>所示</w:t>
      </w:r>
      <w:r w:rsidR="00FF68D9" w:rsidRPr="00B87AB8">
        <w:rPr>
          <w:rFonts w:eastAsia="宋体" w:hint="eastAsia"/>
          <w:szCs w:val="28"/>
        </w:rPr>
        <w:t>（</w:t>
      </w:r>
      <w:r w:rsidR="00FF68D9" w:rsidRPr="00B87AB8">
        <w:rPr>
          <w:rFonts w:eastAsia="宋体"/>
          <w:szCs w:val="28"/>
        </w:rPr>
        <w:t>一对正反二进制全加器</w:t>
      </w:r>
      <w:r w:rsidR="00FF68D9" w:rsidRPr="00B87AB8">
        <w:rPr>
          <w:rFonts w:eastAsia="宋体" w:hint="eastAsia"/>
          <w:szCs w:val="28"/>
        </w:rPr>
        <w:t>503</w:t>
      </w:r>
      <w:r w:rsidR="00FF68D9" w:rsidRPr="00B87AB8">
        <w:rPr>
          <w:rFonts w:eastAsia="宋体" w:hint="eastAsia"/>
          <w:szCs w:val="28"/>
        </w:rPr>
        <w:t>中之一）</w:t>
      </w:r>
      <w:r w:rsidRPr="00B87AB8">
        <w:rPr>
          <w:rFonts w:eastAsia="宋体" w:hint="eastAsia"/>
          <w:szCs w:val="28"/>
        </w:rPr>
        <w:t>，二进制三进制转译器</w:t>
      </w:r>
      <w:r w:rsidRPr="00B87AB8">
        <w:rPr>
          <w:rFonts w:eastAsia="宋体" w:hint="eastAsia"/>
          <w:szCs w:val="28"/>
        </w:rPr>
        <w:t>505</w:t>
      </w:r>
      <w:r w:rsidRPr="00B87AB8">
        <w:rPr>
          <w:rFonts w:eastAsia="宋体" w:hint="eastAsia"/>
          <w:szCs w:val="28"/>
        </w:rPr>
        <w:t>的具体光路图包括图</w:t>
      </w:r>
      <w:r w:rsidRPr="00B87AB8">
        <w:rPr>
          <w:rFonts w:eastAsia="宋体" w:hint="eastAsia"/>
          <w:szCs w:val="28"/>
        </w:rPr>
        <w:t>5</w:t>
      </w:r>
      <w:r w:rsidRPr="00B87AB8">
        <w:rPr>
          <w:rFonts w:eastAsia="宋体" w:hint="eastAsia"/>
          <w:szCs w:val="28"/>
        </w:rPr>
        <w:t>中的</w:t>
      </w:r>
      <w:r w:rsidRPr="00B87AB8">
        <w:rPr>
          <w:rFonts w:eastAsia="宋体" w:hint="eastAsia"/>
          <w:szCs w:val="28"/>
        </w:rPr>
        <w:t>507</w:t>
      </w:r>
      <w:r w:rsidRPr="00B87AB8">
        <w:rPr>
          <w:rFonts w:eastAsia="宋体" w:hint="eastAsia"/>
          <w:szCs w:val="28"/>
        </w:rPr>
        <w:t>、</w:t>
      </w:r>
      <w:r w:rsidRPr="00B87AB8">
        <w:rPr>
          <w:rFonts w:eastAsia="宋体" w:hint="eastAsia"/>
          <w:szCs w:val="28"/>
        </w:rPr>
        <w:t>508</w:t>
      </w:r>
      <w:r w:rsidRPr="00B87AB8">
        <w:rPr>
          <w:rFonts w:eastAsia="宋体" w:hint="eastAsia"/>
          <w:szCs w:val="28"/>
        </w:rPr>
        <w:t>和</w:t>
      </w:r>
      <w:r w:rsidRPr="00B87AB8">
        <w:rPr>
          <w:rFonts w:eastAsia="宋体" w:hint="eastAsia"/>
          <w:szCs w:val="28"/>
        </w:rPr>
        <w:t>509</w:t>
      </w:r>
      <w:r w:rsidRPr="00B87AB8">
        <w:rPr>
          <w:rFonts w:eastAsia="宋体" w:hint="eastAsia"/>
          <w:szCs w:val="28"/>
        </w:rPr>
        <w:t>。</w:t>
      </w:r>
    </w:p>
    <w:p w14:paraId="18BE0C84" w14:textId="77777777" w:rsidR="00E569F9" w:rsidRPr="00B87AB8" w:rsidRDefault="00E569F9" w:rsidP="00E569F9">
      <w:pPr>
        <w:ind w:firstLine="576"/>
        <w:jc w:val="both"/>
        <w:rPr>
          <w:rFonts w:eastAsia="宋体"/>
          <w:szCs w:val="28"/>
        </w:rPr>
      </w:pPr>
      <w:r w:rsidRPr="00B87AB8">
        <w:rPr>
          <w:rFonts w:eastAsia="宋体" w:hint="eastAsia"/>
          <w:szCs w:val="28"/>
        </w:rPr>
        <w:t>首先，</w:t>
      </w:r>
      <w:r w:rsidRPr="00B87AB8">
        <w:rPr>
          <w:rFonts w:eastAsia="宋体"/>
          <w:szCs w:val="28"/>
        </w:rPr>
        <w:t>一对</w:t>
      </w:r>
      <w:r w:rsidRPr="00B87AB8">
        <w:rPr>
          <w:rFonts w:eastAsia="宋体" w:hint="eastAsia"/>
          <w:szCs w:val="28"/>
        </w:rPr>
        <w:t>正和反“</w:t>
      </w:r>
      <w:r w:rsidRPr="00B87AB8">
        <w:rPr>
          <w:rFonts w:eastAsia="宋体"/>
          <w:szCs w:val="28"/>
        </w:rPr>
        <w:t>比合</w:t>
      </w:r>
      <w:r w:rsidRPr="00B87AB8">
        <w:rPr>
          <w:rFonts w:eastAsia="宋体" w:hint="eastAsia"/>
          <w:szCs w:val="28"/>
        </w:rPr>
        <w:t>”</w:t>
      </w:r>
      <w:r w:rsidRPr="00B87AB8">
        <w:rPr>
          <w:rFonts w:eastAsia="宋体"/>
          <w:szCs w:val="28"/>
        </w:rPr>
        <w:t>光路二进制全加法器</w:t>
      </w:r>
      <w:r w:rsidRPr="00B87AB8">
        <w:rPr>
          <w:rFonts w:eastAsia="宋体" w:hint="eastAsia"/>
          <w:szCs w:val="28"/>
        </w:rPr>
        <w:t>(</w:t>
      </w:r>
      <w:r w:rsidRPr="00B87AB8">
        <w:rPr>
          <w:rFonts w:eastAsia="宋体"/>
          <w:szCs w:val="28"/>
        </w:rPr>
        <w:t>OI-</w:t>
      </w:r>
      <w:r w:rsidRPr="00B87AB8">
        <w:rPr>
          <w:rFonts w:eastAsia="宋体" w:hint="eastAsia"/>
          <w:szCs w:val="28"/>
        </w:rPr>
        <w:t>Bin Adder)503</w:t>
      </w:r>
      <w:r w:rsidRPr="00B87AB8">
        <w:rPr>
          <w:rFonts w:eastAsia="宋体" w:hint="eastAsia"/>
          <w:szCs w:val="28"/>
        </w:rPr>
        <w:t>分别</w:t>
      </w:r>
      <w:r w:rsidRPr="00B87AB8">
        <w:rPr>
          <w:rFonts w:eastAsia="宋体"/>
          <w:szCs w:val="28"/>
        </w:rPr>
        <w:t>包括</w:t>
      </w:r>
      <w:r w:rsidRPr="00B87AB8">
        <w:rPr>
          <w:rFonts w:eastAsia="宋体" w:hint="eastAsia"/>
          <w:szCs w:val="28"/>
        </w:rPr>
        <w:t>比合三进制数的正数部的二进制加法器和反数部的二进制加法器</w:t>
      </w:r>
      <w:r w:rsidRPr="00B87AB8">
        <w:rPr>
          <w:rFonts w:eastAsia="宋体"/>
          <w:szCs w:val="28"/>
        </w:rPr>
        <w:t>。</w:t>
      </w:r>
      <w:r w:rsidRPr="00B87AB8">
        <w:rPr>
          <w:rFonts w:eastAsia="宋体" w:hint="eastAsia"/>
          <w:szCs w:val="28"/>
        </w:rPr>
        <w:t>以输入为</w:t>
      </w:r>
      <w:r w:rsidRPr="00B87AB8">
        <w:rPr>
          <w:rFonts w:eastAsia="宋体" w:hint="eastAsia"/>
          <w:szCs w:val="28"/>
        </w:rPr>
        <w:t>(A,B,C)</w:t>
      </w:r>
      <w:r w:rsidRPr="00B87AB8">
        <w:rPr>
          <w:rFonts w:eastAsia="宋体" w:hint="eastAsia"/>
          <w:szCs w:val="28"/>
        </w:rPr>
        <w:t>的正数二进制加法器为例，其累加输出</w:t>
      </w:r>
      <w:r w:rsidRPr="00B87AB8">
        <w:rPr>
          <w:rFonts w:eastAsia="宋体" w:hint="eastAsia"/>
          <w:szCs w:val="28"/>
        </w:rPr>
        <w:t>S=XOR(XOR(A,B), C)</w:t>
      </w:r>
      <w:r w:rsidRPr="00B87AB8">
        <w:rPr>
          <w:rFonts w:eastAsia="宋体" w:hint="eastAsia"/>
          <w:szCs w:val="28"/>
        </w:rPr>
        <w:t>，而进位输出</w:t>
      </w:r>
      <w:r w:rsidRPr="00B87AB8">
        <w:rPr>
          <w:rFonts w:eastAsia="宋体" w:hint="eastAsia"/>
          <w:szCs w:val="28"/>
        </w:rPr>
        <w:t>G=OR(AND(A,B), AND(XOR(A,B),C))</w:t>
      </w:r>
      <w:r w:rsidRPr="00B87AB8">
        <w:rPr>
          <w:rFonts w:eastAsia="宋体" w:hint="eastAsia"/>
          <w:szCs w:val="28"/>
        </w:rPr>
        <w:t>。这里使用的光学逻辑运算元件在图</w:t>
      </w:r>
      <w:r w:rsidRPr="00B87AB8">
        <w:rPr>
          <w:rFonts w:eastAsia="宋体" w:hint="eastAsia"/>
          <w:szCs w:val="28"/>
        </w:rPr>
        <w:t>4</w:t>
      </w:r>
      <w:r w:rsidRPr="00B87AB8">
        <w:rPr>
          <w:rFonts w:eastAsia="宋体" w:hint="eastAsia"/>
          <w:szCs w:val="28"/>
        </w:rPr>
        <w:t>中已经参照</w:t>
      </w:r>
      <w:r w:rsidRPr="00B87AB8">
        <w:rPr>
          <w:rFonts w:eastAsia="宋体" w:hint="eastAsia"/>
          <w:szCs w:val="28"/>
        </w:rPr>
        <w:t>407-410</w:t>
      </w:r>
      <w:r w:rsidRPr="00B87AB8">
        <w:rPr>
          <w:rFonts w:eastAsia="宋体" w:hint="eastAsia"/>
          <w:szCs w:val="28"/>
        </w:rPr>
        <w:t>进行了描述，因此不再详细描述。同样地，可以得到反数二进制加法器的累加输出</w:t>
      </w:r>
      <w:r w:rsidRPr="00B87AB8">
        <w:rPr>
          <w:rFonts w:eastAsia="宋体" w:hint="eastAsia"/>
          <w:szCs w:val="28"/>
        </w:rPr>
        <w:t>s= XOR(XOR(a,b), c)</w:t>
      </w:r>
      <w:r w:rsidRPr="00B87AB8">
        <w:rPr>
          <w:rFonts w:eastAsia="宋体" w:hint="eastAsia"/>
          <w:szCs w:val="28"/>
        </w:rPr>
        <w:t>，进位输出</w:t>
      </w:r>
      <w:r w:rsidRPr="00B87AB8">
        <w:rPr>
          <w:rFonts w:eastAsia="宋体" w:hint="eastAsia"/>
          <w:szCs w:val="28"/>
        </w:rPr>
        <w:t>g= OR(AND(a,b), AND(XOR(a,b),c))</w:t>
      </w:r>
      <w:r w:rsidRPr="00B87AB8">
        <w:rPr>
          <w:rFonts w:eastAsia="宋体"/>
          <w:szCs w:val="28"/>
        </w:rPr>
        <w:t>。</w:t>
      </w:r>
    </w:p>
    <w:p w14:paraId="4DF2DA93" w14:textId="77777777" w:rsidR="00E569F9" w:rsidRPr="00B87AB8" w:rsidRDefault="00E569F9" w:rsidP="00E569F9">
      <w:pPr>
        <w:ind w:firstLine="576"/>
        <w:jc w:val="both"/>
        <w:rPr>
          <w:rFonts w:eastAsia="宋体"/>
          <w:szCs w:val="28"/>
        </w:rPr>
      </w:pPr>
      <w:r w:rsidRPr="00B87AB8">
        <w:rPr>
          <w:rFonts w:eastAsia="宋体"/>
          <w:szCs w:val="28"/>
        </w:rPr>
        <w:t>分别</w:t>
      </w:r>
      <w:r w:rsidRPr="00B87AB8">
        <w:rPr>
          <w:rFonts w:eastAsia="宋体" w:hint="eastAsia"/>
          <w:szCs w:val="28"/>
        </w:rPr>
        <w:t>将</w:t>
      </w:r>
      <w:r w:rsidRPr="00B87AB8">
        <w:rPr>
          <w:rFonts w:eastAsia="宋体"/>
          <w:szCs w:val="28"/>
        </w:rPr>
        <w:t>进位</w:t>
      </w:r>
      <w:r w:rsidRPr="00B87AB8">
        <w:rPr>
          <w:rFonts w:eastAsia="宋体" w:hint="eastAsia"/>
          <w:szCs w:val="28"/>
        </w:rPr>
        <w:t>光信号</w:t>
      </w:r>
      <w:r w:rsidRPr="00B87AB8">
        <w:rPr>
          <w:rFonts w:eastAsia="宋体" w:hint="eastAsia"/>
          <w:szCs w:val="28"/>
        </w:rPr>
        <w:t>(G</w:t>
      </w:r>
      <w:r w:rsidRPr="00B87AB8">
        <w:rPr>
          <w:rFonts w:eastAsia="宋体" w:hint="eastAsia"/>
          <w:szCs w:val="28"/>
        </w:rPr>
        <w:t>与</w:t>
      </w:r>
      <w:r w:rsidRPr="00B87AB8">
        <w:rPr>
          <w:rFonts w:eastAsia="宋体" w:hint="eastAsia"/>
          <w:szCs w:val="28"/>
        </w:rPr>
        <w:t>g)</w:t>
      </w:r>
      <w:r w:rsidRPr="00B87AB8">
        <w:rPr>
          <w:rFonts w:eastAsia="宋体" w:hint="eastAsia"/>
          <w:szCs w:val="28"/>
        </w:rPr>
        <w:t>和</w:t>
      </w:r>
      <w:r w:rsidRPr="00B87AB8">
        <w:rPr>
          <w:rFonts w:eastAsia="宋体"/>
          <w:szCs w:val="28"/>
        </w:rPr>
        <w:t>累加值</w:t>
      </w:r>
      <w:r w:rsidRPr="00B87AB8">
        <w:rPr>
          <w:rFonts w:eastAsia="宋体" w:hint="eastAsia"/>
          <w:szCs w:val="28"/>
        </w:rPr>
        <w:t>信号</w:t>
      </w:r>
      <w:r w:rsidRPr="00B87AB8">
        <w:rPr>
          <w:rFonts w:eastAsia="宋体" w:hint="eastAsia"/>
          <w:szCs w:val="28"/>
        </w:rPr>
        <w:t>(S</w:t>
      </w:r>
      <w:r w:rsidRPr="00B87AB8">
        <w:rPr>
          <w:rFonts w:eastAsia="宋体" w:hint="eastAsia"/>
          <w:szCs w:val="28"/>
        </w:rPr>
        <w:t>与</w:t>
      </w:r>
      <w:r w:rsidRPr="00B87AB8">
        <w:rPr>
          <w:rFonts w:eastAsia="宋体"/>
          <w:szCs w:val="28"/>
        </w:rPr>
        <w:t>s)</w:t>
      </w:r>
      <w:r w:rsidRPr="00B87AB8">
        <w:rPr>
          <w:rFonts w:eastAsia="宋体" w:hint="eastAsia"/>
          <w:szCs w:val="28"/>
        </w:rPr>
        <w:t>输出到</w:t>
      </w:r>
      <w:r w:rsidRPr="00B87AB8">
        <w:rPr>
          <w:rFonts w:eastAsia="宋体"/>
          <w:szCs w:val="28"/>
        </w:rPr>
        <w:t>正</w:t>
      </w:r>
      <w:r w:rsidRPr="00B87AB8">
        <w:rPr>
          <w:rFonts w:eastAsia="宋体" w:hint="eastAsia"/>
          <w:szCs w:val="28"/>
        </w:rPr>
        <w:t>和</w:t>
      </w:r>
      <w:r w:rsidRPr="00B87AB8">
        <w:rPr>
          <w:rFonts w:eastAsia="宋体"/>
          <w:szCs w:val="28"/>
        </w:rPr>
        <w:t>反</w:t>
      </w:r>
      <w:r w:rsidRPr="00B87AB8">
        <w:rPr>
          <w:rFonts w:eastAsia="宋体" w:hint="eastAsia"/>
          <w:szCs w:val="28"/>
        </w:rPr>
        <w:t>光路“比合”处理器</w:t>
      </w:r>
      <w:r w:rsidRPr="00B87AB8">
        <w:rPr>
          <w:rFonts w:eastAsia="宋体" w:hint="eastAsia"/>
          <w:szCs w:val="28"/>
        </w:rPr>
        <w:t>(</w:t>
      </w:r>
      <w:r w:rsidRPr="00B87AB8">
        <w:rPr>
          <w:rFonts w:eastAsia="宋体"/>
          <w:szCs w:val="28"/>
        </w:rPr>
        <w:t>OI-Combiner</w:t>
      </w:r>
      <w:r w:rsidRPr="00B87AB8">
        <w:rPr>
          <w:rFonts w:eastAsia="宋体" w:hint="eastAsia"/>
          <w:szCs w:val="28"/>
        </w:rPr>
        <w:t>)504</w:t>
      </w:r>
      <w:r w:rsidRPr="00B87AB8">
        <w:rPr>
          <w:rFonts w:eastAsia="宋体" w:hint="eastAsia"/>
          <w:szCs w:val="28"/>
        </w:rPr>
        <w:t>，然后进行比合处理后</w:t>
      </w:r>
      <w:r w:rsidRPr="00B87AB8">
        <w:rPr>
          <w:rFonts w:eastAsia="宋体"/>
          <w:szCs w:val="28"/>
        </w:rPr>
        <w:t>输出</w:t>
      </w:r>
      <w:r w:rsidRPr="00B87AB8">
        <w:rPr>
          <w:rFonts w:eastAsia="宋体" w:hint="eastAsia"/>
          <w:szCs w:val="28"/>
        </w:rPr>
        <w:t>[G,g][S,s]</w:t>
      </w:r>
      <w:r w:rsidRPr="00B87AB8">
        <w:rPr>
          <w:rFonts w:eastAsia="宋体" w:hint="eastAsia"/>
          <w:szCs w:val="28"/>
        </w:rPr>
        <w:t>二进制“</w:t>
      </w:r>
      <w:r w:rsidRPr="00B87AB8">
        <w:rPr>
          <w:rFonts w:eastAsia="宋体"/>
          <w:szCs w:val="28"/>
        </w:rPr>
        <w:t>比合</w:t>
      </w:r>
      <w:r w:rsidRPr="00B87AB8">
        <w:rPr>
          <w:rFonts w:eastAsia="宋体" w:hint="eastAsia"/>
          <w:szCs w:val="28"/>
        </w:rPr>
        <w:t>”光</w:t>
      </w:r>
      <w:r w:rsidRPr="00B87AB8">
        <w:rPr>
          <w:rFonts w:eastAsia="宋体"/>
          <w:szCs w:val="28"/>
        </w:rPr>
        <w:t>信号。</w:t>
      </w:r>
    </w:p>
    <w:p w14:paraId="78B82333" w14:textId="77777777" w:rsidR="00E569F9" w:rsidRPr="00B87AB8" w:rsidRDefault="00E569F9" w:rsidP="00E569F9">
      <w:pPr>
        <w:ind w:firstLine="576"/>
        <w:jc w:val="both"/>
        <w:rPr>
          <w:rFonts w:eastAsia="宋体"/>
          <w:szCs w:val="28"/>
        </w:rPr>
      </w:pPr>
      <w:r w:rsidRPr="00B87AB8">
        <w:rPr>
          <w:rFonts w:eastAsia="宋体" w:hint="eastAsia"/>
          <w:szCs w:val="28"/>
        </w:rPr>
        <w:t>三进制</w:t>
      </w:r>
      <w:r w:rsidRPr="00B87AB8">
        <w:rPr>
          <w:rFonts w:eastAsia="宋体"/>
          <w:szCs w:val="28"/>
        </w:rPr>
        <w:t>转译</w:t>
      </w:r>
      <w:r w:rsidRPr="00B87AB8">
        <w:rPr>
          <w:rFonts w:eastAsia="宋体" w:hint="eastAsia"/>
          <w:szCs w:val="28"/>
        </w:rPr>
        <w:t>器</w:t>
      </w:r>
      <w:r w:rsidRPr="00B87AB8">
        <w:rPr>
          <w:rFonts w:eastAsia="宋体"/>
          <w:szCs w:val="28"/>
        </w:rPr>
        <w:t>(OI-Translator)</w:t>
      </w:r>
      <w:r w:rsidRPr="00B87AB8">
        <w:rPr>
          <w:rFonts w:eastAsia="宋体" w:hint="eastAsia"/>
          <w:szCs w:val="28"/>
        </w:rPr>
        <w:t>505</w:t>
      </w:r>
      <w:r w:rsidRPr="00B87AB8">
        <w:rPr>
          <w:rFonts w:eastAsia="宋体"/>
          <w:szCs w:val="28"/>
        </w:rPr>
        <w:t>包括三种分支，</w:t>
      </w:r>
      <w:r w:rsidRPr="00B87AB8">
        <w:rPr>
          <w:rFonts w:eastAsia="宋体" w:hint="eastAsia"/>
          <w:szCs w:val="28"/>
        </w:rPr>
        <w:t>其输入为一对“比合”处理完</w:t>
      </w:r>
      <w:r w:rsidRPr="00B87AB8">
        <w:rPr>
          <w:rFonts w:eastAsia="宋体"/>
          <w:szCs w:val="28"/>
        </w:rPr>
        <w:t>的光信号</w:t>
      </w:r>
      <w:r w:rsidRPr="00B87AB8">
        <w:rPr>
          <w:rFonts w:eastAsia="宋体" w:hint="eastAsia"/>
          <w:szCs w:val="28"/>
        </w:rPr>
        <w:t>[G,g][S,s]</w:t>
      </w:r>
      <w:r w:rsidRPr="00B87AB8">
        <w:rPr>
          <w:rFonts w:eastAsia="宋体" w:hint="eastAsia"/>
          <w:szCs w:val="28"/>
        </w:rPr>
        <w:t>。其中一对</w:t>
      </w:r>
      <w:r w:rsidRPr="00B87AB8">
        <w:rPr>
          <w:rFonts w:eastAsia="宋体"/>
          <w:szCs w:val="28"/>
        </w:rPr>
        <w:t>正反进位光</w:t>
      </w:r>
      <w:r w:rsidRPr="00B87AB8">
        <w:rPr>
          <w:rFonts w:eastAsia="宋体" w:hint="eastAsia"/>
          <w:szCs w:val="28"/>
        </w:rPr>
        <w:t>信号</w:t>
      </w:r>
      <w:r w:rsidRPr="00B87AB8">
        <w:rPr>
          <w:rFonts w:eastAsia="宋体" w:hint="eastAsia"/>
          <w:szCs w:val="28"/>
        </w:rPr>
        <w:t>(G</w:t>
      </w:r>
      <w:r w:rsidRPr="00B87AB8">
        <w:rPr>
          <w:rFonts w:eastAsia="宋体" w:hint="eastAsia"/>
          <w:szCs w:val="28"/>
        </w:rPr>
        <w:t>与</w:t>
      </w:r>
      <w:r w:rsidRPr="00B87AB8">
        <w:rPr>
          <w:rFonts w:eastAsia="宋体" w:hint="eastAsia"/>
          <w:szCs w:val="28"/>
        </w:rPr>
        <w:t>g)</w:t>
      </w:r>
      <w:r w:rsidRPr="00B87AB8">
        <w:rPr>
          <w:rFonts w:eastAsia="宋体"/>
          <w:szCs w:val="28"/>
        </w:rPr>
        <w:t>的</w:t>
      </w:r>
      <w:r w:rsidRPr="00B87AB8">
        <w:rPr>
          <w:rFonts w:eastAsia="宋体" w:hint="eastAsia"/>
          <w:szCs w:val="28"/>
        </w:rPr>
        <w:t>光路</w:t>
      </w:r>
      <w:r w:rsidRPr="00B87AB8">
        <w:rPr>
          <w:rFonts w:eastAsia="宋体"/>
          <w:szCs w:val="28"/>
        </w:rPr>
        <w:t>XOR</w:t>
      </w:r>
      <w:r w:rsidRPr="00B87AB8">
        <w:rPr>
          <w:rFonts w:eastAsia="宋体" w:hint="eastAsia"/>
          <w:szCs w:val="28"/>
        </w:rPr>
        <w:t>异或</w:t>
      </w:r>
      <w:r w:rsidRPr="00B87AB8">
        <w:rPr>
          <w:rFonts w:eastAsia="宋体"/>
          <w:szCs w:val="28"/>
        </w:rPr>
        <w:t>门处理，如果</w:t>
      </w:r>
      <w:r w:rsidRPr="00B87AB8">
        <w:rPr>
          <w:rFonts w:eastAsia="宋体" w:hint="eastAsia"/>
          <w:szCs w:val="28"/>
        </w:rPr>
        <w:t>异或</w:t>
      </w:r>
      <w:r w:rsidRPr="00B87AB8">
        <w:rPr>
          <w:rFonts w:eastAsia="宋体"/>
          <w:szCs w:val="28"/>
        </w:rPr>
        <w:t>信号处理值为</w:t>
      </w:r>
      <w:r w:rsidRPr="00B87AB8">
        <w:rPr>
          <w:rFonts w:eastAsia="宋体" w:hint="eastAsia"/>
          <w:szCs w:val="28"/>
        </w:rPr>
        <w:t>0</w:t>
      </w:r>
      <w:r w:rsidRPr="00B87AB8">
        <w:rPr>
          <w:rFonts w:eastAsia="宋体"/>
          <w:szCs w:val="28"/>
        </w:rPr>
        <w:t>时</w:t>
      </w:r>
      <w:r w:rsidRPr="00B87AB8">
        <w:rPr>
          <w:rFonts w:eastAsia="宋体" w:hint="eastAsia"/>
          <w:szCs w:val="28"/>
        </w:rPr>
        <w:t>“</w:t>
      </w:r>
      <w:r w:rsidRPr="00B87AB8">
        <w:rPr>
          <w:rFonts w:eastAsia="宋体" w:hint="eastAsia"/>
          <w:szCs w:val="28"/>
        </w:rPr>
        <w:t>XOR</w:t>
      </w:r>
      <w:r w:rsidRPr="00B87AB8">
        <w:rPr>
          <w:rFonts w:eastAsia="宋体"/>
          <w:szCs w:val="28"/>
        </w:rPr>
        <w:t>(G,g)=0”</w:t>
      </w:r>
      <w:r w:rsidRPr="00B87AB8">
        <w:rPr>
          <w:rFonts w:eastAsia="宋体" w:hint="eastAsia"/>
          <w:szCs w:val="28"/>
        </w:rPr>
        <w:t>，</w:t>
      </w:r>
      <w:r w:rsidRPr="00B87AB8">
        <w:rPr>
          <w:rFonts w:eastAsia="宋体"/>
          <w:szCs w:val="28"/>
        </w:rPr>
        <w:t>通过</w:t>
      </w:r>
      <w:r w:rsidRPr="00B87AB8">
        <w:rPr>
          <w:rFonts w:eastAsia="宋体" w:hint="eastAsia"/>
          <w:szCs w:val="28"/>
        </w:rPr>
        <w:t>光路</w:t>
      </w:r>
      <w:r w:rsidRPr="00B87AB8">
        <w:rPr>
          <w:rFonts w:eastAsia="宋体"/>
          <w:szCs w:val="28"/>
        </w:rPr>
        <w:t>反相器</w:t>
      </w:r>
      <w:r w:rsidRPr="00B87AB8">
        <w:rPr>
          <w:rFonts w:eastAsia="宋体" w:hint="eastAsia"/>
          <w:szCs w:val="28"/>
        </w:rPr>
        <w:t>NOT</w:t>
      </w:r>
      <w:r w:rsidRPr="00B87AB8">
        <w:rPr>
          <w:rFonts w:eastAsia="宋体"/>
          <w:szCs w:val="28"/>
        </w:rPr>
        <w:t>把光信号转变成</w:t>
      </w:r>
      <w:r w:rsidRPr="00B87AB8">
        <w:rPr>
          <w:rFonts w:eastAsia="宋体" w:hint="eastAsia"/>
          <w:szCs w:val="28"/>
        </w:rPr>
        <w:t>1</w:t>
      </w:r>
      <w:r w:rsidRPr="00B87AB8">
        <w:rPr>
          <w:rFonts w:eastAsia="宋体" w:hint="eastAsia"/>
          <w:szCs w:val="28"/>
        </w:rPr>
        <w:t>，从而</w:t>
      </w:r>
      <w:r w:rsidRPr="00B87AB8">
        <w:rPr>
          <w:rFonts w:eastAsia="宋体"/>
          <w:szCs w:val="28"/>
        </w:rPr>
        <w:t>输入切换</w:t>
      </w:r>
      <w:r w:rsidRPr="00B87AB8">
        <w:rPr>
          <w:rFonts w:eastAsia="宋体" w:hint="eastAsia"/>
          <w:szCs w:val="28"/>
        </w:rPr>
        <w:t>开启</w:t>
      </w:r>
      <w:r w:rsidRPr="00B87AB8">
        <w:rPr>
          <w:rFonts w:eastAsia="宋体" w:hint="eastAsia"/>
          <w:szCs w:val="28"/>
        </w:rPr>
        <w:t>506</w:t>
      </w:r>
      <w:r w:rsidRPr="00B87AB8">
        <w:rPr>
          <w:rFonts w:eastAsia="宋体" w:hint="eastAsia"/>
          <w:szCs w:val="28"/>
        </w:rPr>
        <w:t>所示的光路</w:t>
      </w:r>
      <w:r w:rsidRPr="00B87AB8">
        <w:rPr>
          <w:rFonts w:eastAsia="宋体"/>
          <w:szCs w:val="28"/>
        </w:rPr>
        <w:t>与门</w:t>
      </w:r>
      <w:r w:rsidRPr="00B87AB8">
        <w:rPr>
          <w:rFonts w:eastAsia="宋体" w:hint="eastAsia"/>
          <w:szCs w:val="28"/>
        </w:rPr>
        <w:t>组，使</w:t>
      </w:r>
      <w:r w:rsidRPr="00B87AB8">
        <w:rPr>
          <w:rFonts w:eastAsia="宋体"/>
          <w:szCs w:val="28"/>
        </w:rPr>
        <w:t>光</w:t>
      </w:r>
      <w:r w:rsidRPr="00B87AB8">
        <w:rPr>
          <w:rFonts w:eastAsia="宋体" w:hint="eastAsia"/>
          <w:szCs w:val="28"/>
        </w:rPr>
        <w:t>信号直接</w:t>
      </w:r>
      <w:r w:rsidRPr="00B87AB8">
        <w:rPr>
          <w:rFonts w:eastAsia="宋体"/>
          <w:szCs w:val="28"/>
        </w:rPr>
        <w:t>输出</w:t>
      </w:r>
      <w:r w:rsidRPr="00B87AB8">
        <w:rPr>
          <w:rFonts w:eastAsia="宋体" w:hint="eastAsia"/>
          <w:szCs w:val="28"/>
        </w:rPr>
        <w:t>[G,g][S,s]</w:t>
      </w:r>
      <w:r w:rsidRPr="00B87AB8">
        <w:rPr>
          <w:rFonts w:eastAsia="宋体" w:hint="eastAsia"/>
          <w:szCs w:val="28"/>
        </w:rPr>
        <w:t>；一对</w:t>
      </w:r>
      <w:r w:rsidRPr="00B87AB8">
        <w:rPr>
          <w:rFonts w:eastAsia="宋体"/>
          <w:szCs w:val="28"/>
        </w:rPr>
        <w:t>正反进位光</w:t>
      </w:r>
      <w:r w:rsidRPr="00B87AB8">
        <w:rPr>
          <w:rFonts w:eastAsia="宋体" w:hint="eastAsia"/>
          <w:szCs w:val="28"/>
        </w:rPr>
        <w:t>信号异或</w:t>
      </w:r>
      <w:r w:rsidRPr="00B87AB8">
        <w:rPr>
          <w:rFonts w:eastAsia="宋体"/>
          <w:szCs w:val="28"/>
        </w:rPr>
        <w:t>值为</w:t>
      </w:r>
      <w:r w:rsidRPr="00B87AB8">
        <w:rPr>
          <w:rFonts w:eastAsia="宋体"/>
          <w:szCs w:val="28"/>
        </w:rPr>
        <w:t>1</w:t>
      </w:r>
      <w:r w:rsidRPr="00B87AB8">
        <w:rPr>
          <w:rFonts w:eastAsia="宋体" w:hint="eastAsia"/>
          <w:szCs w:val="28"/>
        </w:rPr>
        <w:t>时</w:t>
      </w:r>
      <w:r w:rsidRPr="00B87AB8">
        <w:rPr>
          <w:rFonts w:eastAsia="宋体" w:hint="eastAsia"/>
          <w:szCs w:val="28"/>
        </w:rPr>
        <w:t>(</w:t>
      </w:r>
      <w:r w:rsidRPr="00B87AB8">
        <w:rPr>
          <w:rFonts w:eastAsia="宋体" w:hint="eastAsia"/>
          <w:szCs w:val="28"/>
        </w:rPr>
        <w:t>即，“</w:t>
      </w:r>
      <w:r w:rsidRPr="00B87AB8">
        <w:rPr>
          <w:rFonts w:eastAsia="宋体" w:hint="eastAsia"/>
          <w:szCs w:val="28"/>
        </w:rPr>
        <w:t>XOR(G,g)=1</w:t>
      </w:r>
      <w:r w:rsidRPr="00B87AB8">
        <w:rPr>
          <w:rFonts w:eastAsia="宋体"/>
          <w:szCs w:val="28"/>
        </w:rPr>
        <w:t>”</w:t>
      </w:r>
      <w:r w:rsidRPr="00B87AB8">
        <w:rPr>
          <w:rFonts w:eastAsia="宋体" w:hint="eastAsia"/>
          <w:szCs w:val="28"/>
        </w:rPr>
        <w:t>)</w:t>
      </w:r>
      <w:r w:rsidRPr="00B87AB8">
        <w:rPr>
          <w:rFonts w:eastAsia="宋体" w:hint="eastAsia"/>
          <w:szCs w:val="28"/>
        </w:rPr>
        <w:t>，当光路</w:t>
      </w:r>
      <w:r w:rsidRPr="00B87AB8">
        <w:rPr>
          <w:rFonts w:eastAsia="宋体"/>
          <w:szCs w:val="28"/>
        </w:rPr>
        <w:t>判断</w:t>
      </w:r>
      <w:r w:rsidRPr="00B87AB8">
        <w:rPr>
          <w:rFonts w:eastAsia="宋体"/>
          <w:szCs w:val="28"/>
        </w:rPr>
        <w:t>g=1</w:t>
      </w:r>
      <w:r w:rsidRPr="00B87AB8">
        <w:rPr>
          <w:rFonts w:eastAsia="宋体" w:hint="eastAsia"/>
          <w:szCs w:val="28"/>
        </w:rPr>
        <w:t>时</w:t>
      </w:r>
      <w:r w:rsidRPr="00B87AB8">
        <w:rPr>
          <w:rFonts w:eastAsia="宋体"/>
          <w:szCs w:val="28"/>
        </w:rPr>
        <w:t>，</w:t>
      </w:r>
      <w:r w:rsidRPr="00B87AB8">
        <w:rPr>
          <w:rFonts w:eastAsia="宋体" w:hint="eastAsia"/>
          <w:szCs w:val="28"/>
        </w:rPr>
        <w:t>开启</w:t>
      </w:r>
      <w:r w:rsidRPr="00B87AB8">
        <w:rPr>
          <w:rFonts w:eastAsia="宋体" w:hint="eastAsia"/>
          <w:szCs w:val="28"/>
        </w:rPr>
        <w:t>507</w:t>
      </w:r>
      <w:r w:rsidRPr="00B87AB8">
        <w:rPr>
          <w:rFonts w:eastAsia="宋体" w:hint="eastAsia"/>
          <w:szCs w:val="28"/>
        </w:rPr>
        <w:t>所示的光路与门组，使得光信号参数</w:t>
      </w:r>
      <w:r w:rsidRPr="00B87AB8">
        <w:rPr>
          <w:rFonts w:eastAsia="宋体"/>
          <w:szCs w:val="28"/>
        </w:rPr>
        <w:t>改变为</w:t>
      </w:r>
      <w:r w:rsidRPr="00B87AB8">
        <w:rPr>
          <w:rFonts w:eastAsia="宋体" w:hint="eastAsia"/>
          <w:szCs w:val="28"/>
        </w:rPr>
        <w:t>（</w:t>
      </w:r>
      <w:r w:rsidRPr="00B87AB8">
        <w:rPr>
          <w:rFonts w:eastAsia="宋体" w:hint="eastAsia"/>
          <w:szCs w:val="28"/>
        </w:rPr>
        <w:t>g,G,s,S</w:t>
      </w:r>
      <w:r w:rsidRPr="00B87AB8">
        <w:rPr>
          <w:rFonts w:eastAsia="宋体" w:hint="eastAsia"/>
          <w:szCs w:val="28"/>
        </w:rPr>
        <w:t>）输入并</w:t>
      </w:r>
      <w:r w:rsidRPr="00B87AB8">
        <w:rPr>
          <w:rFonts w:eastAsia="宋体"/>
          <w:szCs w:val="28"/>
        </w:rPr>
        <w:t>通过</w:t>
      </w:r>
      <w:r w:rsidRPr="00B87AB8">
        <w:rPr>
          <w:rFonts w:eastAsia="宋体" w:hint="eastAsia"/>
          <w:szCs w:val="28"/>
        </w:rPr>
        <w:t>509</w:t>
      </w:r>
      <w:r w:rsidRPr="00B87AB8">
        <w:rPr>
          <w:rFonts w:eastAsia="宋体" w:hint="eastAsia"/>
          <w:szCs w:val="28"/>
        </w:rPr>
        <w:t>所示的</w:t>
      </w:r>
      <w:r w:rsidRPr="00B87AB8">
        <w:rPr>
          <w:rFonts w:eastAsia="宋体"/>
          <w:szCs w:val="28"/>
        </w:rPr>
        <w:t>Tria4outer</w:t>
      </w:r>
      <w:r w:rsidRPr="00B87AB8">
        <w:rPr>
          <w:rFonts w:eastAsia="宋体" w:hint="eastAsia"/>
          <w:szCs w:val="28"/>
        </w:rPr>
        <w:t>光信号</w:t>
      </w:r>
      <w:r w:rsidRPr="00B87AB8">
        <w:rPr>
          <w:rFonts w:eastAsia="宋体"/>
          <w:szCs w:val="28"/>
        </w:rPr>
        <w:t>处理</w:t>
      </w:r>
      <w:r w:rsidRPr="00B87AB8">
        <w:rPr>
          <w:rFonts w:eastAsia="宋体" w:hint="eastAsia"/>
          <w:szCs w:val="28"/>
        </w:rPr>
        <w:t>单元，然后</w:t>
      </w:r>
      <w:r w:rsidRPr="00B87AB8">
        <w:rPr>
          <w:rFonts w:eastAsia="宋体"/>
          <w:szCs w:val="28"/>
        </w:rPr>
        <w:t>输出</w:t>
      </w:r>
      <w:r w:rsidRPr="00B87AB8">
        <w:rPr>
          <w:rFonts w:eastAsia="宋体" w:hint="eastAsia"/>
          <w:szCs w:val="28"/>
        </w:rPr>
        <w:t>(g,G,s,S)</w:t>
      </w:r>
      <w:r w:rsidRPr="00B87AB8">
        <w:rPr>
          <w:rFonts w:eastAsia="宋体" w:hint="eastAsia"/>
          <w:szCs w:val="28"/>
        </w:rPr>
        <w:t>；当光</w:t>
      </w:r>
      <w:r w:rsidRPr="00B87AB8">
        <w:rPr>
          <w:rFonts w:eastAsia="宋体"/>
          <w:szCs w:val="28"/>
        </w:rPr>
        <w:t>路</w:t>
      </w:r>
      <w:r w:rsidRPr="00B87AB8">
        <w:rPr>
          <w:rFonts w:eastAsia="宋体" w:hint="eastAsia"/>
          <w:szCs w:val="28"/>
        </w:rPr>
        <w:t>判断</w:t>
      </w:r>
      <w:r w:rsidRPr="00B87AB8">
        <w:rPr>
          <w:rFonts w:eastAsia="宋体"/>
          <w:szCs w:val="28"/>
        </w:rPr>
        <w:t>G=1</w:t>
      </w:r>
      <w:r w:rsidRPr="00B87AB8">
        <w:rPr>
          <w:rFonts w:eastAsia="宋体" w:hint="eastAsia"/>
          <w:szCs w:val="28"/>
        </w:rPr>
        <w:t>时</w:t>
      </w:r>
      <w:r w:rsidRPr="00B87AB8">
        <w:rPr>
          <w:rFonts w:eastAsia="宋体"/>
          <w:szCs w:val="28"/>
        </w:rPr>
        <w:t>，开启</w:t>
      </w:r>
      <w:r w:rsidRPr="00B87AB8">
        <w:rPr>
          <w:rFonts w:eastAsia="宋体" w:hint="eastAsia"/>
          <w:szCs w:val="28"/>
        </w:rPr>
        <w:t>508</w:t>
      </w:r>
      <w:r w:rsidRPr="00B87AB8">
        <w:rPr>
          <w:rFonts w:eastAsia="宋体" w:hint="eastAsia"/>
          <w:szCs w:val="28"/>
        </w:rPr>
        <w:t>所示的光路与门组将光</w:t>
      </w:r>
      <w:r w:rsidRPr="00B87AB8">
        <w:rPr>
          <w:rFonts w:eastAsia="宋体"/>
          <w:szCs w:val="28"/>
        </w:rPr>
        <w:t>信号参数改变为</w:t>
      </w:r>
      <w:r w:rsidRPr="00B87AB8">
        <w:rPr>
          <w:rFonts w:eastAsia="宋体" w:hint="eastAsia"/>
          <w:szCs w:val="28"/>
        </w:rPr>
        <w:t>(G,g,S,s)</w:t>
      </w:r>
      <w:r w:rsidRPr="00B87AB8">
        <w:rPr>
          <w:rFonts w:eastAsia="宋体" w:hint="eastAsia"/>
          <w:szCs w:val="28"/>
        </w:rPr>
        <w:t>输入并</w:t>
      </w:r>
      <w:r w:rsidRPr="00B87AB8">
        <w:rPr>
          <w:rFonts w:eastAsia="宋体"/>
          <w:szCs w:val="28"/>
        </w:rPr>
        <w:t>通过</w:t>
      </w:r>
      <w:r w:rsidRPr="00B87AB8">
        <w:rPr>
          <w:rFonts w:eastAsia="宋体" w:hint="eastAsia"/>
          <w:szCs w:val="28"/>
        </w:rPr>
        <w:t>509</w:t>
      </w:r>
      <w:r w:rsidRPr="00B87AB8">
        <w:rPr>
          <w:rFonts w:eastAsia="宋体" w:hint="eastAsia"/>
          <w:szCs w:val="28"/>
        </w:rPr>
        <w:t>所示的</w:t>
      </w:r>
      <w:r w:rsidRPr="00B87AB8">
        <w:rPr>
          <w:rFonts w:eastAsia="宋体"/>
          <w:szCs w:val="28"/>
        </w:rPr>
        <w:t>Tria4outer</w:t>
      </w:r>
      <w:r w:rsidRPr="00B87AB8">
        <w:rPr>
          <w:rFonts w:eastAsia="宋体" w:hint="eastAsia"/>
          <w:szCs w:val="28"/>
        </w:rPr>
        <w:t>光信号</w:t>
      </w:r>
      <w:r w:rsidRPr="00B87AB8">
        <w:rPr>
          <w:rFonts w:eastAsia="宋体"/>
          <w:szCs w:val="28"/>
        </w:rPr>
        <w:t>处理</w:t>
      </w:r>
      <w:r w:rsidRPr="00B87AB8">
        <w:rPr>
          <w:rFonts w:eastAsia="宋体" w:hint="eastAsia"/>
          <w:szCs w:val="28"/>
        </w:rPr>
        <w:t>，然后</w:t>
      </w:r>
      <w:r w:rsidRPr="00B87AB8">
        <w:rPr>
          <w:rFonts w:eastAsia="宋体"/>
          <w:szCs w:val="28"/>
        </w:rPr>
        <w:t>输出</w:t>
      </w:r>
      <w:r w:rsidRPr="00B87AB8">
        <w:rPr>
          <w:rFonts w:eastAsia="宋体" w:hint="eastAsia"/>
          <w:szCs w:val="28"/>
        </w:rPr>
        <w:t>(</w:t>
      </w:r>
      <w:r w:rsidRPr="00B87AB8">
        <w:rPr>
          <w:rFonts w:eastAsia="宋体"/>
          <w:szCs w:val="28"/>
        </w:rPr>
        <w:t>G,g,S,s)</w:t>
      </w:r>
      <w:r w:rsidRPr="00B87AB8">
        <w:rPr>
          <w:rFonts w:eastAsia="宋体" w:hint="eastAsia"/>
          <w:szCs w:val="28"/>
        </w:rPr>
        <w:t>。</w:t>
      </w:r>
      <w:r w:rsidRPr="00B87AB8">
        <w:rPr>
          <w:rFonts w:eastAsia="宋体" w:hint="eastAsia"/>
          <w:szCs w:val="28"/>
        </w:rPr>
        <w:t>Tria4outer 509</w:t>
      </w:r>
      <w:r w:rsidRPr="00B87AB8">
        <w:rPr>
          <w:rFonts w:eastAsia="宋体" w:hint="eastAsia"/>
          <w:szCs w:val="28"/>
        </w:rPr>
        <w:t>的</w:t>
      </w:r>
      <w:r w:rsidRPr="00B87AB8">
        <w:rPr>
          <w:rFonts w:eastAsia="宋体"/>
          <w:szCs w:val="28"/>
        </w:rPr>
        <w:t>具体光信号处理方法是</w:t>
      </w:r>
      <w:r w:rsidRPr="00B87AB8">
        <w:rPr>
          <w:rFonts w:eastAsia="宋体" w:hint="eastAsia"/>
          <w:szCs w:val="28"/>
        </w:rPr>
        <w:t>：以光信号参数</w:t>
      </w:r>
      <w:r w:rsidRPr="00B87AB8">
        <w:rPr>
          <w:rFonts w:eastAsia="宋体" w:hint="eastAsia"/>
          <w:szCs w:val="28"/>
        </w:rPr>
        <w:t>(G,g,S,s)</w:t>
      </w:r>
      <w:r w:rsidRPr="00B87AB8">
        <w:rPr>
          <w:rFonts w:eastAsia="宋体" w:hint="eastAsia"/>
          <w:szCs w:val="28"/>
        </w:rPr>
        <w:t>为</w:t>
      </w:r>
      <w:r w:rsidRPr="00B87AB8">
        <w:rPr>
          <w:rFonts w:eastAsia="宋体"/>
          <w:szCs w:val="28"/>
        </w:rPr>
        <w:t>例，</w:t>
      </w:r>
      <w:r w:rsidRPr="00B87AB8">
        <w:rPr>
          <w:rFonts w:eastAsia="宋体" w:hint="eastAsia"/>
          <w:szCs w:val="28"/>
        </w:rPr>
        <w:t>输入</w:t>
      </w:r>
      <w:r w:rsidRPr="00B87AB8">
        <w:rPr>
          <w:rFonts w:eastAsia="宋体"/>
          <w:szCs w:val="28"/>
        </w:rPr>
        <w:t>光信号</w:t>
      </w:r>
      <w:r w:rsidRPr="00B87AB8">
        <w:rPr>
          <w:rFonts w:eastAsia="宋体" w:hint="eastAsia"/>
          <w:szCs w:val="28"/>
        </w:rPr>
        <w:t>G</w:t>
      </w:r>
      <w:r w:rsidRPr="00B87AB8">
        <w:rPr>
          <w:rFonts w:eastAsia="宋体"/>
          <w:szCs w:val="28"/>
        </w:rPr>
        <w:t>和</w:t>
      </w:r>
      <w:r w:rsidRPr="00B87AB8">
        <w:rPr>
          <w:rFonts w:eastAsia="宋体" w:hint="eastAsia"/>
          <w:szCs w:val="28"/>
        </w:rPr>
        <w:t>s</w:t>
      </w:r>
      <w:r w:rsidRPr="00B87AB8">
        <w:rPr>
          <w:rFonts w:eastAsia="宋体" w:hint="eastAsia"/>
          <w:szCs w:val="28"/>
        </w:rPr>
        <w:t>的光路</w:t>
      </w:r>
      <w:r w:rsidRPr="00B87AB8">
        <w:rPr>
          <w:rFonts w:eastAsia="宋体"/>
          <w:szCs w:val="28"/>
        </w:rPr>
        <w:t>XOR</w:t>
      </w:r>
      <w:r w:rsidRPr="00B87AB8">
        <w:rPr>
          <w:rFonts w:eastAsia="宋体"/>
          <w:szCs w:val="28"/>
        </w:rPr>
        <w:t>异或门处理结果</w:t>
      </w:r>
      <w:r w:rsidRPr="00B87AB8">
        <w:rPr>
          <w:rFonts w:eastAsia="宋体" w:hint="eastAsia"/>
          <w:szCs w:val="28"/>
        </w:rPr>
        <w:t>作为正数进位</w:t>
      </w:r>
      <w:r w:rsidRPr="00B87AB8">
        <w:rPr>
          <w:rFonts w:eastAsia="宋体"/>
          <w:szCs w:val="28"/>
        </w:rPr>
        <w:t>输</w:t>
      </w:r>
      <w:r w:rsidRPr="00B87AB8">
        <w:rPr>
          <w:rFonts w:eastAsia="宋体" w:hint="eastAsia"/>
          <w:szCs w:val="28"/>
        </w:rPr>
        <w:t>出</w:t>
      </w:r>
      <w:r w:rsidRPr="00B87AB8">
        <w:rPr>
          <w:rFonts w:eastAsia="宋体" w:hint="eastAsia"/>
          <w:szCs w:val="28"/>
        </w:rPr>
        <w:t>G</w:t>
      </w:r>
      <w:r w:rsidRPr="00B87AB8">
        <w:rPr>
          <w:rFonts w:eastAsia="宋体" w:hint="eastAsia"/>
          <w:szCs w:val="28"/>
        </w:rPr>
        <w:t>，输入光信号</w:t>
      </w:r>
      <w:r w:rsidRPr="00B87AB8">
        <w:rPr>
          <w:rFonts w:eastAsia="宋体" w:hint="eastAsia"/>
          <w:szCs w:val="28"/>
        </w:rPr>
        <w:t>g</w:t>
      </w:r>
      <w:r w:rsidRPr="00B87AB8">
        <w:rPr>
          <w:rFonts w:eastAsia="宋体" w:hint="eastAsia"/>
          <w:szCs w:val="28"/>
        </w:rPr>
        <w:t>直接</w:t>
      </w:r>
      <w:r w:rsidRPr="00B87AB8">
        <w:rPr>
          <w:rFonts w:eastAsia="宋体"/>
          <w:szCs w:val="28"/>
        </w:rPr>
        <w:t>输出</w:t>
      </w:r>
      <w:r w:rsidRPr="00B87AB8">
        <w:rPr>
          <w:rFonts w:eastAsia="宋体" w:hint="eastAsia"/>
          <w:szCs w:val="28"/>
        </w:rPr>
        <w:t>作为反数进位输出</w:t>
      </w:r>
      <w:r w:rsidRPr="00B87AB8">
        <w:rPr>
          <w:rFonts w:eastAsia="宋体" w:hint="eastAsia"/>
          <w:szCs w:val="28"/>
        </w:rPr>
        <w:t>g</w:t>
      </w:r>
      <w:r w:rsidRPr="00B87AB8">
        <w:rPr>
          <w:rFonts w:eastAsia="宋体"/>
          <w:szCs w:val="28"/>
        </w:rPr>
        <w:t>，</w:t>
      </w:r>
      <w:r w:rsidRPr="00B87AB8">
        <w:rPr>
          <w:rFonts w:eastAsia="宋体" w:hint="eastAsia"/>
          <w:szCs w:val="28"/>
        </w:rPr>
        <w:t>输入</w:t>
      </w:r>
      <w:r w:rsidRPr="00B87AB8">
        <w:rPr>
          <w:rFonts w:eastAsia="宋体"/>
          <w:szCs w:val="28"/>
        </w:rPr>
        <w:t>光信号</w:t>
      </w:r>
      <w:r w:rsidRPr="00B87AB8">
        <w:rPr>
          <w:rFonts w:eastAsia="宋体"/>
          <w:szCs w:val="28"/>
        </w:rPr>
        <w:t>G</w:t>
      </w:r>
      <w:r w:rsidRPr="00B87AB8">
        <w:rPr>
          <w:rFonts w:eastAsia="宋体"/>
          <w:szCs w:val="28"/>
        </w:rPr>
        <w:t>和</w:t>
      </w:r>
      <w:r w:rsidRPr="00B87AB8">
        <w:rPr>
          <w:rFonts w:eastAsia="宋体" w:hint="eastAsia"/>
          <w:szCs w:val="28"/>
        </w:rPr>
        <w:t>s</w:t>
      </w:r>
      <w:r w:rsidRPr="00B87AB8">
        <w:rPr>
          <w:rFonts w:eastAsia="宋体"/>
          <w:szCs w:val="28"/>
        </w:rPr>
        <w:t>的光路</w:t>
      </w:r>
      <w:r w:rsidRPr="00B87AB8">
        <w:rPr>
          <w:rFonts w:eastAsia="宋体" w:hint="eastAsia"/>
          <w:szCs w:val="28"/>
        </w:rPr>
        <w:t>AND</w:t>
      </w:r>
      <w:r w:rsidRPr="00B87AB8">
        <w:rPr>
          <w:rFonts w:eastAsia="宋体"/>
          <w:szCs w:val="28"/>
        </w:rPr>
        <w:t>与门处理结果</w:t>
      </w:r>
      <w:r w:rsidRPr="00B87AB8">
        <w:rPr>
          <w:rFonts w:eastAsia="宋体" w:hint="eastAsia"/>
          <w:szCs w:val="28"/>
        </w:rPr>
        <w:lastRenderedPageBreak/>
        <w:t>作为</w:t>
      </w:r>
      <w:r w:rsidRPr="00B87AB8">
        <w:rPr>
          <w:rFonts w:eastAsia="宋体"/>
          <w:szCs w:val="28"/>
        </w:rPr>
        <w:t>输</w:t>
      </w:r>
      <w:r w:rsidRPr="00B87AB8">
        <w:rPr>
          <w:rFonts w:eastAsia="宋体" w:hint="eastAsia"/>
          <w:szCs w:val="28"/>
        </w:rPr>
        <w:t>出正数位累加输出</w:t>
      </w:r>
      <w:r w:rsidRPr="00B87AB8">
        <w:rPr>
          <w:rFonts w:eastAsia="宋体" w:hint="eastAsia"/>
          <w:szCs w:val="28"/>
        </w:rPr>
        <w:t>S</w:t>
      </w:r>
      <w:r w:rsidRPr="00B87AB8">
        <w:rPr>
          <w:rFonts w:eastAsia="宋体"/>
          <w:szCs w:val="28"/>
        </w:rPr>
        <w:t>，输入光信号</w:t>
      </w:r>
      <w:r w:rsidRPr="00B87AB8">
        <w:rPr>
          <w:rFonts w:eastAsia="宋体"/>
          <w:szCs w:val="28"/>
        </w:rPr>
        <w:t>G</w:t>
      </w:r>
      <w:r w:rsidRPr="00B87AB8">
        <w:rPr>
          <w:rFonts w:eastAsia="宋体"/>
          <w:szCs w:val="28"/>
        </w:rPr>
        <w:t>、</w:t>
      </w:r>
      <w:r w:rsidRPr="00B87AB8">
        <w:rPr>
          <w:rFonts w:eastAsia="宋体"/>
          <w:szCs w:val="28"/>
        </w:rPr>
        <w:t>S</w:t>
      </w:r>
      <w:r w:rsidRPr="00B87AB8">
        <w:rPr>
          <w:rFonts w:eastAsia="宋体"/>
          <w:szCs w:val="28"/>
        </w:rPr>
        <w:t>的</w:t>
      </w:r>
      <w:r w:rsidRPr="00B87AB8">
        <w:rPr>
          <w:rFonts w:eastAsia="宋体"/>
          <w:szCs w:val="28"/>
        </w:rPr>
        <w:t>XOR</w:t>
      </w:r>
      <w:r w:rsidRPr="00B87AB8">
        <w:rPr>
          <w:rFonts w:eastAsia="宋体"/>
          <w:szCs w:val="28"/>
        </w:rPr>
        <w:t>异或处理</w:t>
      </w:r>
      <w:r w:rsidRPr="00B87AB8">
        <w:rPr>
          <w:rFonts w:eastAsia="宋体" w:hint="eastAsia"/>
          <w:szCs w:val="28"/>
        </w:rPr>
        <w:t>结果</w:t>
      </w:r>
      <w:r w:rsidRPr="00B87AB8">
        <w:rPr>
          <w:rFonts w:eastAsia="宋体"/>
          <w:szCs w:val="28"/>
        </w:rPr>
        <w:t>与</w:t>
      </w:r>
      <w:r w:rsidRPr="00B87AB8">
        <w:rPr>
          <w:rFonts w:eastAsia="宋体" w:hint="eastAsia"/>
          <w:szCs w:val="28"/>
        </w:rPr>
        <w:t>输入</w:t>
      </w:r>
      <w:r w:rsidRPr="00B87AB8">
        <w:rPr>
          <w:rFonts w:eastAsia="宋体"/>
          <w:szCs w:val="28"/>
        </w:rPr>
        <w:t>光</w:t>
      </w:r>
      <w:r w:rsidRPr="00B87AB8">
        <w:rPr>
          <w:rFonts w:eastAsia="宋体" w:hint="eastAsia"/>
          <w:szCs w:val="28"/>
        </w:rPr>
        <w:t>信号</w:t>
      </w:r>
      <w:r w:rsidRPr="00B87AB8">
        <w:rPr>
          <w:rFonts w:eastAsia="宋体" w:hint="eastAsia"/>
          <w:szCs w:val="28"/>
        </w:rPr>
        <w:t>s</w:t>
      </w:r>
      <w:r w:rsidRPr="00B87AB8">
        <w:rPr>
          <w:rFonts w:eastAsia="宋体" w:hint="eastAsia"/>
          <w:szCs w:val="28"/>
        </w:rPr>
        <w:t>的光路</w:t>
      </w:r>
      <w:r w:rsidRPr="00B87AB8">
        <w:rPr>
          <w:rFonts w:eastAsia="宋体"/>
          <w:szCs w:val="28"/>
        </w:rPr>
        <w:t>XOR</w:t>
      </w:r>
      <w:r w:rsidRPr="00B87AB8">
        <w:rPr>
          <w:rFonts w:eastAsia="宋体" w:hint="eastAsia"/>
          <w:szCs w:val="28"/>
        </w:rPr>
        <w:t>异或</w:t>
      </w:r>
      <w:r w:rsidRPr="00B87AB8">
        <w:rPr>
          <w:rFonts w:eastAsia="宋体"/>
          <w:szCs w:val="28"/>
        </w:rPr>
        <w:t>处理结果</w:t>
      </w:r>
      <w:r w:rsidRPr="00B87AB8">
        <w:rPr>
          <w:rFonts w:eastAsia="宋体" w:hint="eastAsia"/>
          <w:szCs w:val="28"/>
        </w:rPr>
        <w:t>作为反数位累加</w:t>
      </w:r>
      <w:r w:rsidRPr="00B87AB8">
        <w:rPr>
          <w:rFonts w:eastAsia="宋体"/>
          <w:szCs w:val="28"/>
        </w:rPr>
        <w:t>输出</w:t>
      </w:r>
      <w:r w:rsidRPr="00B87AB8">
        <w:rPr>
          <w:rFonts w:eastAsia="宋体"/>
          <w:szCs w:val="28"/>
        </w:rPr>
        <w:t>s</w:t>
      </w:r>
      <w:r w:rsidRPr="00B87AB8">
        <w:rPr>
          <w:rFonts w:eastAsia="宋体"/>
          <w:szCs w:val="28"/>
        </w:rPr>
        <w:t>。</w:t>
      </w:r>
    </w:p>
    <w:p w14:paraId="4B2B47A6" w14:textId="77777777" w:rsidR="00E569F9" w:rsidRPr="00B87AB8" w:rsidRDefault="00E569F9" w:rsidP="00E569F9">
      <w:pPr>
        <w:ind w:firstLine="576"/>
        <w:jc w:val="both"/>
        <w:rPr>
          <w:rFonts w:eastAsia="宋体"/>
          <w:szCs w:val="28"/>
        </w:rPr>
      </w:pPr>
      <w:r w:rsidRPr="00B87AB8">
        <w:rPr>
          <w:rFonts w:eastAsia="宋体" w:hint="eastAsia"/>
          <w:szCs w:val="28"/>
        </w:rPr>
        <w:t>另外，虽然在图</w:t>
      </w:r>
      <w:r w:rsidRPr="00B87AB8">
        <w:rPr>
          <w:rFonts w:eastAsia="宋体" w:hint="eastAsia"/>
          <w:szCs w:val="28"/>
        </w:rPr>
        <w:t>5</w:t>
      </w:r>
      <w:r w:rsidRPr="00B87AB8">
        <w:rPr>
          <w:rFonts w:eastAsia="宋体" w:hint="eastAsia"/>
          <w:szCs w:val="28"/>
        </w:rPr>
        <w:t>中没有示出，但是对称三进制</w:t>
      </w:r>
      <w:r w:rsidRPr="00B87AB8">
        <w:rPr>
          <w:rFonts w:eastAsia="宋体"/>
          <w:szCs w:val="28"/>
        </w:rPr>
        <w:t>输入的三值信号通过</w:t>
      </w:r>
      <w:r w:rsidRPr="00B87AB8">
        <w:rPr>
          <w:rFonts w:eastAsia="宋体" w:hint="eastAsia"/>
          <w:szCs w:val="28"/>
        </w:rPr>
        <w:t>401</w:t>
      </w:r>
      <w:r w:rsidRPr="00B87AB8">
        <w:rPr>
          <w:rFonts w:eastAsia="宋体" w:hint="eastAsia"/>
          <w:szCs w:val="28"/>
        </w:rPr>
        <w:t>的光</w:t>
      </w:r>
      <w:r w:rsidRPr="00B87AB8">
        <w:rPr>
          <w:rFonts w:eastAsia="宋体"/>
          <w:szCs w:val="28"/>
        </w:rPr>
        <w:t>(3to2)</w:t>
      </w:r>
      <w:r w:rsidRPr="00B87AB8">
        <w:rPr>
          <w:rFonts w:eastAsia="宋体" w:hint="eastAsia"/>
          <w:szCs w:val="28"/>
        </w:rPr>
        <w:t>的元件处理</w:t>
      </w:r>
      <w:r w:rsidRPr="00B87AB8">
        <w:rPr>
          <w:rFonts w:eastAsia="宋体"/>
          <w:szCs w:val="28"/>
        </w:rPr>
        <w:t>，</w:t>
      </w:r>
      <w:r w:rsidRPr="00B87AB8">
        <w:rPr>
          <w:rFonts w:eastAsia="宋体" w:hint="eastAsia"/>
          <w:szCs w:val="28"/>
        </w:rPr>
        <w:t>可实现</w:t>
      </w:r>
      <w:r w:rsidRPr="00B87AB8">
        <w:rPr>
          <w:rFonts w:eastAsia="宋体"/>
          <w:szCs w:val="28"/>
        </w:rPr>
        <w:t>对称三进制与</w:t>
      </w:r>
      <w:r w:rsidRPr="00B87AB8">
        <w:rPr>
          <w:rFonts w:eastAsia="宋体" w:hint="eastAsia"/>
          <w:szCs w:val="28"/>
        </w:rPr>
        <w:t>“比合”和</w:t>
      </w:r>
      <w:r w:rsidRPr="00B87AB8">
        <w:rPr>
          <w:rFonts w:eastAsia="宋体"/>
          <w:szCs w:val="28"/>
        </w:rPr>
        <w:t>三进制的切换。</w:t>
      </w:r>
    </w:p>
    <w:p w14:paraId="56688957" w14:textId="77777777" w:rsidR="00E569F9" w:rsidRPr="00B87AB8" w:rsidRDefault="00E569F9" w:rsidP="00E569F9">
      <w:pPr>
        <w:ind w:firstLine="576"/>
        <w:jc w:val="both"/>
        <w:rPr>
          <w:rFonts w:eastAsia="宋体"/>
          <w:szCs w:val="28"/>
        </w:rPr>
      </w:pPr>
      <w:r w:rsidRPr="00B87AB8">
        <w:rPr>
          <w:rFonts w:eastAsia="宋体" w:hint="eastAsia"/>
          <w:szCs w:val="28"/>
        </w:rPr>
        <w:t>另外，根据本发明的</w:t>
      </w:r>
      <w:r w:rsidRPr="00B87AB8">
        <w:rPr>
          <w:rFonts w:eastAsia="宋体" w:hint="eastAsia"/>
          <w:szCs w:val="28"/>
        </w:rPr>
        <w:t>T</w:t>
      </w:r>
      <w:r w:rsidRPr="00B87AB8">
        <w:rPr>
          <w:rFonts w:eastAsia="宋体" w:hint="eastAsia"/>
          <w:szCs w:val="28"/>
        </w:rPr>
        <w:t>全加法器还可如图</w:t>
      </w:r>
      <w:r w:rsidRPr="00B87AB8">
        <w:rPr>
          <w:rFonts w:eastAsia="宋体" w:hint="eastAsia"/>
          <w:szCs w:val="28"/>
        </w:rPr>
        <w:t>5</w:t>
      </w:r>
      <w:r w:rsidRPr="00B87AB8">
        <w:rPr>
          <w:rFonts w:eastAsia="宋体" w:hint="eastAsia"/>
          <w:szCs w:val="28"/>
        </w:rPr>
        <w:t>的</w:t>
      </w:r>
      <w:r w:rsidRPr="00B87AB8">
        <w:rPr>
          <w:rFonts w:eastAsia="宋体" w:hint="eastAsia"/>
          <w:szCs w:val="28"/>
        </w:rPr>
        <w:t>510</w:t>
      </w:r>
      <w:r w:rsidRPr="00B87AB8">
        <w:rPr>
          <w:rFonts w:eastAsia="宋体" w:hint="eastAsia"/>
          <w:szCs w:val="28"/>
        </w:rPr>
        <w:t>所示，先对输入的比合三进制数进行比合运算，然后进行加法运算，最后进行三进制转译。</w:t>
      </w:r>
    </w:p>
    <w:p w14:paraId="0369A6E0" w14:textId="77777777" w:rsidR="00E569F9" w:rsidRPr="00B87AB8" w:rsidRDefault="00E569F9" w:rsidP="00E569F9">
      <w:pPr>
        <w:ind w:firstLine="576"/>
        <w:jc w:val="both"/>
        <w:rPr>
          <w:rFonts w:eastAsia="宋体"/>
          <w:szCs w:val="28"/>
        </w:rPr>
      </w:pPr>
      <w:r w:rsidRPr="00B87AB8">
        <w:rPr>
          <w:rFonts w:eastAsia="宋体" w:hint="eastAsia"/>
          <w:szCs w:val="28"/>
        </w:rPr>
        <w:t>具体地，图</w:t>
      </w:r>
      <w:r w:rsidRPr="00B87AB8">
        <w:rPr>
          <w:rFonts w:eastAsia="宋体" w:hint="eastAsia"/>
          <w:szCs w:val="28"/>
        </w:rPr>
        <w:t>5</w:t>
      </w:r>
      <w:r w:rsidRPr="00B87AB8">
        <w:rPr>
          <w:rFonts w:eastAsia="宋体" w:hint="eastAsia"/>
          <w:szCs w:val="28"/>
        </w:rPr>
        <w:t>种</w:t>
      </w:r>
      <w:r w:rsidRPr="00B87AB8">
        <w:rPr>
          <w:rFonts w:eastAsia="宋体"/>
          <w:szCs w:val="28"/>
        </w:rPr>
        <w:t>的</w:t>
      </w:r>
      <w:r w:rsidRPr="00B87AB8">
        <w:rPr>
          <w:rFonts w:eastAsia="宋体" w:hint="eastAsia"/>
          <w:szCs w:val="28"/>
        </w:rPr>
        <w:t>510</w:t>
      </w:r>
      <w:r w:rsidRPr="00B87AB8">
        <w:rPr>
          <w:rFonts w:eastAsia="宋体" w:hint="eastAsia"/>
          <w:szCs w:val="28"/>
        </w:rPr>
        <w:t>是</w:t>
      </w:r>
      <w:r w:rsidRPr="00B87AB8">
        <w:rPr>
          <w:rFonts w:eastAsia="宋体" w:hint="eastAsia"/>
          <w:szCs w:val="28"/>
        </w:rPr>
        <w:t>501</w:t>
      </w:r>
      <w:r w:rsidRPr="00B87AB8">
        <w:rPr>
          <w:rFonts w:eastAsia="宋体" w:hint="eastAsia"/>
          <w:szCs w:val="28"/>
        </w:rPr>
        <w:t>的不同变化形式</w:t>
      </w:r>
      <w:r w:rsidRPr="00B87AB8">
        <w:rPr>
          <w:rFonts w:eastAsia="宋体"/>
          <w:szCs w:val="28"/>
        </w:rPr>
        <w:t>，首先</w:t>
      </w:r>
      <w:r w:rsidRPr="00B87AB8">
        <w:rPr>
          <w:rFonts w:eastAsia="宋体" w:hint="eastAsia"/>
          <w:szCs w:val="28"/>
        </w:rPr>
        <w:t>Combine</w:t>
      </w:r>
      <w:r w:rsidRPr="00B87AB8">
        <w:rPr>
          <w:rFonts w:eastAsia="宋体" w:hint="eastAsia"/>
          <w:szCs w:val="28"/>
        </w:rPr>
        <w:t>比合</w:t>
      </w:r>
      <w:r w:rsidRPr="00B87AB8">
        <w:rPr>
          <w:rFonts w:eastAsia="宋体"/>
          <w:szCs w:val="28"/>
        </w:rPr>
        <w:t>处理正和</w:t>
      </w:r>
      <w:r w:rsidRPr="00B87AB8">
        <w:rPr>
          <w:rFonts w:eastAsia="宋体" w:hint="eastAsia"/>
          <w:szCs w:val="28"/>
        </w:rPr>
        <w:t>反</w:t>
      </w:r>
      <w:r w:rsidRPr="00B87AB8">
        <w:rPr>
          <w:rFonts w:eastAsia="宋体"/>
          <w:szCs w:val="28"/>
        </w:rPr>
        <w:t>的</w:t>
      </w:r>
      <w:r w:rsidRPr="00B87AB8">
        <w:rPr>
          <w:rFonts w:eastAsia="宋体" w:hint="eastAsia"/>
          <w:szCs w:val="28"/>
        </w:rPr>
        <w:t>输入数字</w:t>
      </w:r>
      <w:r w:rsidRPr="00B87AB8">
        <w:rPr>
          <w:rFonts w:eastAsia="宋体"/>
          <w:szCs w:val="28"/>
        </w:rPr>
        <w:t>信号</w:t>
      </w:r>
      <w:r w:rsidRPr="00B87AB8">
        <w:rPr>
          <w:rFonts w:eastAsia="宋体" w:hint="eastAsia"/>
          <w:szCs w:val="28"/>
        </w:rPr>
        <w:t>(A,a),(B,b),(C,c)</w:t>
      </w:r>
      <w:r w:rsidRPr="00B87AB8">
        <w:rPr>
          <w:rFonts w:eastAsia="宋体" w:hint="eastAsia"/>
          <w:szCs w:val="28"/>
        </w:rPr>
        <w:t>，</w:t>
      </w:r>
      <w:r w:rsidRPr="00B87AB8">
        <w:rPr>
          <w:rFonts w:eastAsia="宋体"/>
          <w:szCs w:val="28"/>
        </w:rPr>
        <w:t>每一对</w:t>
      </w:r>
      <w:r w:rsidRPr="00B87AB8">
        <w:rPr>
          <w:rFonts w:eastAsia="宋体" w:hint="eastAsia"/>
          <w:szCs w:val="28"/>
        </w:rPr>
        <w:t>正反</w:t>
      </w:r>
      <w:r w:rsidRPr="00B87AB8">
        <w:rPr>
          <w:rFonts w:eastAsia="宋体"/>
          <w:szCs w:val="28"/>
        </w:rPr>
        <w:t>信号通过</w:t>
      </w:r>
      <w:r w:rsidRPr="00B87AB8">
        <w:rPr>
          <w:rFonts w:eastAsia="宋体" w:hint="eastAsia"/>
          <w:szCs w:val="28"/>
        </w:rPr>
        <w:t>403</w:t>
      </w:r>
      <w:r w:rsidRPr="00B87AB8">
        <w:rPr>
          <w:rFonts w:eastAsia="宋体" w:hint="eastAsia"/>
          <w:szCs w:val="28"/>
        </w:rPr>
        <w:t>的</w:t>
      </w:r>
      <w:r w:rsidRPr="00B87AB8">
        <w:rPr>
          <w:rFonts w:eastAsia="宋体"/>
          <w:szCs w:val="28"/>
        </w:rPr>
        <w:t>比合逻辑</w:t>
      </w:r>
      <w:r w:rsidRPr="00B87AB8">
        <w:rPr>
          <w:rFonts w:eastAsia="宋体" w:hint="eastAsia"/>
          <w:szCs w:val="28"/>
        </w:rPr>
        <w:t>元件</w:t>
      </w:r>
      <w:r w:rsidRPr="00B87AB8">
        <w:rPr>
          <w:rFonts w:eastAsia="宋体"/>
          <w:szCs w:val="28"/>
        </w:rPr>
        <w:t>处理</w:t>
      </w:r>
      <w:r w:rsidRPr="00B87AB8">
        <w:rPr>
          <w:rFonts w:eastAsia="宋体" w:hint="eastAsia"/>
          <w:szCs w:val="28"/>
        </w:rPr>
        <w:t>，</w:t>
      </w:r>
      <w:r w:rsidRPr="00B87AB8">
        <w:rPr>
          <w:rFonts w:eastAsia="宋体"/>
          <w:szCs w:val="28"/>
        </w:rPr>
        <w:t>比合处理元件可使用非线性</w:t>
      </w:r>
      <w:r w:rsidRPr="00B87AB8">
        <w:rPr>
          <w:rFonts w:eastAsia="宋体" w:hint="eastAsia"/>
          <w:szCs w:val="28"/>
        </w:rPr>
        <w:t>光学</w:t>
      </w:r>
      <w:r w:rsidRPr="00B87AB8">
        <w:rPr>
          <w:rFonts w:eastAsia="宋体"/>
          <w:szCs w:val="28"/>
        </w:rPr>
        <w:t>晶体</w:t>
      </w:r>
      <w:r w:rsidRPr="00B87AB8">
        <w:rPr>
          <w:rFonts w:eastAsia="宋体" w:hint="eastAsia"/>
          <w:szCs w:val="28"/>
        </w:rPr>
        <w:t>和</w:t>
      </w:r>
      <w:r w:rsidRPr="00B87AB8">
        <w:rPr>
          <w:rFonts w:eastAsia="宋体"/>
          <w:szCs w:val="28"/>
        </w:rPr>
        <w:t>介质达到</w:t>
      </w:r>
      <w:r w:rsidRPr="00B87AB8">
        <w:rPr>
          <w:rFonts w:eastAsia="宋体" w:hint="eastAsia"/>
          <w:szCs w:val="28"/>
        </w:rPr>
        <w:t>光</w:t>
      </w:r>
      <w:r w:rsidRPr="00B87AB8">
        <w:rPr>
          <w:rFonts w:eastAsia="宋体"/>
          <w:szCs w:val="28"/>
        </w:rPr>
        <w:t>的比合计算处理的目的</w:t>
      </w:r>
      <w:r w:rsidRPr="00B87AB8">
        <w:rPr>
          <w:rFonts w:eastAsia="宋体" w:hint="eastAsia"/>
          <w:szCs w:val="28"/>
        </w:rPr>
        <w:t>。</w:t>
      </w:r>
      <w:r w:rsidRPr="00B87AB8">
        <w:rPr>
          <w:rFonts w:eastAsia="宋体"/>
          <w:szCs w:val="28"/>
        </w:rPr>
        <w:t>再次</w:t>
      </w:r>
      <w:r w:rsidRPr="00B87AB8">
        <w:rPr>
          <w:rFonts w:eastAsia="宋体"/>
          <w:szCs w:val="28"/>
        </w:rPr>
        <w:t>(A,B,C)</w:t>
      </w:r>
      <w:r w:rsidRPr="00B87AB8">
        <w:rPr>
          <w:rFonts w:eastAsia="宋体" w:hint="eastAsia"/>
          <w:szCs w:val="28"/>
        </w:rPr>
        <w:t>比合</w:t>
      </w:r>
      <w:r w:rsidRPr="00B87AB8">
        <w:rPr>
          <w:rFonts w:eastAsia="宋体"/>
          <w:szCs w:val="28"/>
        </w:rPr>
        <w:t>处理后的输出信号为</w:t>
      </w:r>
      <w:r w:rsidRPr="00B87AB8">
        <w:rPr>
          <w:rFonts w:eastAsia="宋体" w:hint="eastAsia"/>
          <w:szCs w:val="28"/>
        </w:rPr>
        <w:t>正</w:t>
      </w:r>
      <w:r w:rsidRPr="00B87AB8">
        <w:rPr>
          <w:rFonts w:eastAsia="宋体"/>
          <w:szCs w:val="28"/>
        </w:rPr>
        <w:t>数部分</w:t>
      </w:r>
      <w:r w:rsidRPr="00B87AB8">
        <w:rPr>
          <w:rFonts w:eastAsia="宋体" w:hint="eastAsia"/>
          <w:szCs w:val="28"/>
        </w:rPr>
        <w:t>二进制全加器的</w:t>
      </w:r>
      <w:r w:rsidRPr="00B87AB8">
        <w:rPr>
          <w:rFonts w:eastAsia="宋体"/>
          <w:szCs w:val="28"/>
        </w:rPr>
        <w:t>输入</w:t>
      </w:r>
      <w:r w:rsidRPr="00B87AB8">
        <w:rPr>
          <w:rFonts w:eastAsia="宋体" w:hint="eastAsia"/>
          <w:szCs w:val="28"/>
        </w:rPr>
        <w:t>信号</w:t>
      </w:r>
      <w:r w:rsidRPr="00B87AB8">
        <w:rPr>
          <w:rFonts w:eastAsia="宋体"/>
          <w:szCs w:val="28"/>
        </w:rPr>
        <w:t>计算后输出</w:t>
      </w:r>
      <w:r w:rsidRPr="00B87AB8">
        <w:rPr>
          <w:rFonts w:eastAsia="宋体"/>
          <w:szCs w:val="28"/>
        </w:rPr>
        <w:t>(G,S)</w:t>
      </w:r>
      <w:r w:rsidRPr="00B87AB8">
        <w:rPr>
          <w:rFonts w:eastAsia="宋体" w:hint="eastAsia"/>
          <w:szCs w:val="28"/>
        </w:rPr>
        <w:t>计算</w:t>
      </w:r>
      <w:r w:rsidRPr="00B87AB8">
        <w:rPr>
          <w:rFonts w:eastAsia="宋体"/>
          <w:szCs w:val="28"/>
        </w:rPr>
        <w:t>结果输出</w:t>
      </w:r>
      <w:r w:rsidRPr="00B87AB8">
        <w:rPr>
          <w:rFonts w:eastAsia="宋体" w:hint="eastAsia"/>
          <w:szCs w:val="28"/>
        </w:rPr>
        <w:t>；</w:t>
      </w:r>
      <w:r w:rsidRPr="00B87AB8">
        <w:rPr>
          <w:rFonts w:eastAsia="宋体" w:hint="eastAsia"/>
          <w:szCs w:val="28"/>
        </w:rPr>
        <w:t>(a,b,c)</w:t>
      </w:r>
      <w:r w:rsidRPr="00B87AB8">
        <w:rPr>
          <w:rFonts w:eastAsia="宋体" w:hint="eastAsia"/>
          <w:szCs w:val="28"/>
        </w:rPr>
        <w:t>比合</w:t>
      </w:r>
      <w:r w:rsidRPr="00B87AB8">
        <w:rPr>
          <w:rFonts w:eastAsia="宋体"/>
          <w:szCs w:val="28"/>
        </w:rPr>
        <w:t>处理后的输出信号为反数部分</w:t>
      </w:r>
      <w:r w:rsidRPr="00B87AB8">
        <w:rPr>
          <w:rFonts w:eastAsia="宋体" w:hint="eastAsia"/>
          <w:szCs w:val="28"/>
        </w:rPr>
        <w:t>二进制</w:t>
      </w:r>
      <w:r w:rsidRPr="00B87AB8">
        <w:rPr>
          <w:rFonts w:eastAsia="宋体"/>
          <w:szCs w:val="28"/>
        </w:rPr>
        <w:t>全加器处理</w:t>
      </w:r>
      <w:r w:rsidRPr="00B87AB8">
        <w:rPr>
          <w:rFonts w:eastAsia="宋体" w:hint="eastAsia"/>
          <w:szCs w:val="28"/>
        </w:rPr>
        <w:t>输入</w:t>
      </w:r>
      <w:r w:rsidRPr="00B87AB8">
        <w:rPr>
          <w:rFonts w:eastAsia="宋体"/>
          <w:szCs w:val="28"/>
        </w:rPr>
        <w:t>信号计算后输出</w:t>
      </w:r>
      <w:r w:rsidRPr="00B87AB8">
        <w:rPr>
          <w:rFonts w:eastAsia="宋体" w:hint="eastAsia"/>
          <w:szCs w:val="28"/>
        </w:rPr>
        <w:t>(g,s)</w:t>
      </w:r>
      <w:r w:rsidRPr="00B87AB8">
        <w:rPr>
          <w:rFonts w:eastAsia="宋体" w:hint="eastAsia"/>
          <w:szCs w:val="28"/>
        </w:rPr>
        <w:t>，</w:t>
      </w:r>
      <w:r w:rsidRPr="00B87AB8">
        <w:rPr>
          <w:rFonts w:eastAsia="宋体" w:hint="eastAsia"/>
          <w:szCs w:val="28"/>
        </w:rPr>
        <w:t>502</w:t>
      </w:r>
      <w:r w:rsidRPr="00B87AB8">
        <w:rPr>
          <w:rFonts w:eastAsia="宋体" w:hint="eastAsia"/>
          <w:szCs w:val="28"/>
        </w:rPr>
        <w:t>的</w:t>
      </w:r>
      <w:r w:rsidRPr="00B87AB8">
        <w:rPr>
          <w:rFonts w:eastAsia="宋体"/>
          <w:szCs w:val="28"/>
        </w:rPr>
        <w:t>两个双二进制全加器计算处理</w:t>
      </w:r>
      <w:r w:rsidRPr="00B87AB8">
        <w:rPr>
          <w:rFonts w:eastAsia="宋体" w:hint="eastAsia"/>
          <w:szCs w:val="28"/>
        </w:rPr>
        <w:t>。计算</w:t>
      </w:r>
      <w:r w:rsidRPr="00B87AB8">
        <w:rPr>
          <w:rFonts w:eastAsia="宋体"/>
          <w:szCs w:val="28"/>
        </w:rPr>
        <w:t>结果值</w:t>
      </w:r>
      <w:r w:rsidRPr="00B87AB8">
        <w:rPr>
          <w:rFonts w:eastAsia="宋体" w:hint="eastAsia"/>
          <w:szCs w:val="28"/>
        </w:rPr>
        <w:t>的进位</w:t>
      </w:r>
      <w:r w:rsidRPr="00B87AB8">
        <w:rPr>
          <w:rFonts w:eastAsia="宋体" w:hint="eastAsia"/>
          <w:szCs w:val="28"/>
        </w:rPr>
        <w:t>(G,g),</w:t>
      </w:r>
      <w:r w:rsidRPr="00B87AB8">
        <w:rPr>
          <w:rFonts w:eastAsia="宋体" w:hint="eastAsia"/>
          <w:szCs w:val="28"/>
        </w:rPr>
        <w:t>累加值</w:t>
      </w:r>
      <w:r w:rsidRPr="00B87AB8">
        <w:rPr>
          <w:rFonts w:eastAsia="宋体" w:hint="eastAsia"/>
          <w:szCs w:val="28"/>
        </w:rPr>
        <w:t>(S,s)</w:t>
      </w:r>
      <w:r w:rsidRPr="00B87AB8">
        <w:rPr>
          <w:rFonts w:eastAsia="宋体" w:hint="eastAsia"/>
          <w:szCs w:val="28"/>
        </w:rPr>
        <w:t>通过正反</w:t>
      </w:r>
      <w:r w:rsidRPr="00B87AB8">
        <w:rPr>
          <w:rFonts w:eastAsia="宋体"/>
          <w:szCs w:val="28"/>
        </w:rPr>
        <w:t>进位值</w:t>
      </w:r>
      <w:r w:rsidRPr="00B87AB8">
        <w:rPr>
          <w:rFonts w:eastAsia="宋体" w:hint="eastAsia"/>
          <w:szCs w:val="28"/>
        </w:rPr>
        <w:t>之间</w:t>
      </w:r>
      <w:r w:rsidRPr="00B87AB8">
        <w:rPr>
          <w:rFonts w:eastAsia="宋体"/>
          <w:szCs w:val="28"/>
        </w:rPr>
        <w:t>判断</w:t>
      </w:r>
      <w:r w:rsidRPr="00B87AB8">
        <w:rPr>
          <w:rFonts w:eastAsia="宋体" w:hint="eastAsia"/>
          <w:szCs w:val="28"/>
        </w:rPr>
        <w:t>，把</w:t>
      </w:r>
      <w:r w:rsidRPr="00B87AB8">
        <w:rPr>
          <w:rFonts w:eastAsia="宋体"/>
          <w:szCs w:val="28"/>
        </w:rPr>
        <w:t>比合二进制</w:t>
      </w:r>
      <w:r w:rsidRPr="00B87AB8">
        <w:rPr>
          <w:rFonts w:eastAsia="宋体" w:hint="eastAsia"/>
          <w:szCs w:val="28"/>
        </w:rPr>
        <w:t>转译</w:t>
      </w:r>
      <w:r w:rsidRPr="00B87AB8">
        <w:rPr>
          <w:rFonts w:eastAsia="宋体"/>
          <w:szCs w:val="28"/>
        </w:rPr>
        <w:t>成比合三进制。</w:t>
      </w:r>
      <w:r w:rsidRPr="00B87AB8">
        <w:rPr>
          <w:rFonts w:eastAsia="宋体" w:hint="eastAsia"/>
          <w:szCs w:val="28"/>
        </w:rPr>
        <w:t>510</w:t>
      </w:r>
      <w:r w:rsidRPr="00B87AB8">
        <w:rPr>
          <w:rFonts w:eastAsia="宋体" w:hint="eastAsia"/>
          <w:szCs w:val="28"/>
        </w:rPr>
        <w:t>和</w:t>
      </w:r>
      <w:r w:rsidRPr="00B87AB8">
        <w:rPr>
          <w:rFonts w:eastAsia="宋体" w:hint="eastAsia"/>
          <w:szCs w:val="28"/>
        </w:rPr>
        <w:t>501</w:t>
      </w:r>
      <w:r w:rsidRPr="00B87AB8">
        <w:rPr>
          <w:rFonts w:eastAsia="宋体" w:hint="eastAsia"/>
          <w:szCs w:val="28"/>
        </w:rPr>
        <w:t>的</w:t>
      </w:r>
      <w:r w:rsidRPr="00B87AB8">
        <w:rPr>
          <w:rFonts w:eastAsia="宋体"/>
          <w:szCs w:val="28"/>
        </w:rPr>
        <w:t>全加器不同</w:t>
      </w:r>
      <w:r w:rsidRPr="00B87AB8">
        <w:rPr>
          <w:rFonts w:eastAsia="宋体" w:hint="eastAsia"/>
          <w:szCs w:val="28"/>
        </w:rPr>
        <w:t>点</w:t>
      </w:r>
      <w:r w:rsidRPr="00B87AB8">
        <w:rPr>
          <w:rFonts w:eastAsia="宋体"/>
          <w:szCs w:val="28"/>
        </w:rPr>
        <w:t>在于，</w:t>
      </w:r>
      <w:r w:rsidRPr="00B87AB8">
        <w:rPr>
          <w:rFonts w:eastAsia="宋体" w:hint="eastAsia"/>
          <w:szCs w:val="28"/>
        </w:rPr>
        <w:t>510</w:t>
      </w:r>
      <w:r w:rsidRPr="00B87AB8">
        <w:rPr>
          <w:rFonts w:eastAsia="宋体" w:hint="eastAsia"/>
          <w:szCs w:val="28"/>
        </w:rPr>
        <w:t>是</w:t>
      </w:r>
      <w:r w:rsidRPr="00B87AB8">
        <w:rPr>
          <w:rFonts w:eastAsia="宋体"/>
          <w:szCs w:val="28"/>
        </w:rPr>
        <w:t>先比合</w:t>
      </w:r>
      <w:r w:rsidRPr="00B87AB8">
        <w:rPr>
          <w:rFonts w:eastAsia="宋体" w:hint="eastAsia"/>
          <w:szCs w:val="28"/>
        </w:rPr>
        <w:t>处理</w:t>
      </w:r>
      <w:r w:rsidRPr="00B87AB8">
        <w:rPr>
          <w:rFonts w:eastAsia="宋体"/>
          <w:szCs w:val="28"/>
        </w:rPr>
        <w:t>后</w:t>
      </w:r>
      <w:r w:rsidRPr="00B87AB8">
        <w:rPr>
          <w:rFonts w:eastAsia="宋体" w:hint="eastAsia"/>
          <w:szCs w:val="28"/>
        </w:rPr>
        <w:t>二进制</w:t>
      </w:r>
      <w:r w:rsidRPr="00B87AB8">
        <w:rPr>
          <w:rFonts w:eastAsia="宋体"/>
          <w:szCs w:val="28"/>
        </w:rPr>
        <w:t>全加器计算</w:t>
      </w:r>
      <w:r w:rsidRPr="00B87AB8">
        <w:rPr>
          <w:rFonts w:eastAsia="宋体" w:hint="eastAsia"/>
          <w:szCs w:val="28"/>
        </w:rPr>
        <w:t>，</w:t>
      </w:r>
      <w:r w:rsidRPr="00B87AB8">
        <w:rPr>
          <w:rFonts w:eastAsia="宋体" w:hint="eastAsia"/>
          <w:szCs w:val="28"/>
        </w:rPr>
        <w:t>501</w:t>
      </w:r>
      <w:r w:rsidRPr="00B87AB8">
        <w:rPr>
          <w:rFonts w:eastAsia="宋体" w:hint="eastAsia"/>
          <w:szCs w:val="28"/>
        </w:rPr>
        <w:t>是</w:t>
      </w:r>
      <w:r w:rsidRPr="00B87AB8">
        <w:rPr>
          <w:rFonts w:eastAsia="宋体"/>
          <w:szCs w:val="28"/>
        </w:rPr>
        <w:t>先</w:t>
      </w:r>
      <w:r w:rsidRPr="00B87AB8">
        <w:rPr>
          <w:rFonts w:eastAsia="宋体" w:hint="eastAsia"/>
          <w:szCs w:val="28"/>
        </w:rPr>
        <w:t>二进制</w:t>
      </w:r>
      <w:r w:rsidRPr="00B87AB8">
        <w:rPr>
          <w:rFonts w:eastAsia="宋体"/>
          <w:szCs w:val="28"/>
        </w:rPr>
        <w:t>全加器计算后比合处理，最终</w:t>
      </w:r>
      <w:r w:rsidRPr="00B87AB8">
        <w:rPr>
          <w:rFonts w:eastAsia="宋体" w:hint="eastAsia"/>
          <w:szCs w:val="28"/>
        </w:rPr>
        <w:t>以相同</w:t>
      </w:r>
      <w:r w:rsidRPr="00B87AB8">
        <w:rPr>
          <w:rFonts w:eastAsia="宋体"/>
          <w:szCs w:val="28"/>
        </w:rPr>
        <w:t>方式把二进制</w:t>
      </w:r>
      <w:r w:rsidRPr="00B87AB8">
        <w:rPr>
          <w:rFonts w:eastAsia="宋体" w:hint="eastAsia"/>
          <w:szCs w:val="28"/>
        </w:rPr>
        <w:t>比合</w:t>
      </w:r>
      <w:r w:rsidRPr="00B87AB8">
        <w:rPr>
          <w:rFonts w:eastAsia="宋体"/>
          <w:szCs w:val="28"/>
        </w:rPr>
        <w:t>转译成三进制比合数。</w:t>
      </w:r>
    </w:p>
    <w:p w14:paraId="073391CE" w14:textId="77777777" w:rsidR="00E569F9" w:rsidRPr="00B87AB8" w:rsidRDefault="00E569F9" w:rsidP="00E569F9">
      <w:pPr>
        <w:ind w:firstLine="576"/>
        <w:jc w:val="both"/>
        <w:rPr>
          <w:rFonts w:eastAsia="宋体"/>
          <w:szCs w:val="28"/>
        </w:rPr>
      </w:pPr>
      <w:r w:rsidRPr="00B87AB8">
        <w:rPr>
          <w:rFonts w:eastAsia="宋体" w:hint="eastAsia"/>
          <w:szCs w:val="28"/>
        </w:rPr>
        <w:t>在</w:t>
      </w:r>
      <w:r w:rsidRPr="00B87AB8">
        <w:rPr>
          <w:rFonts w:eastAsia="宋体"/>
          <w:szCs w:val="28"/>
        </w:rPr>
        <w:t>制作光路板</w:t>
      </w:r>
      <w:r w:rsidRPr="00B87AB8">
        <w:rPr>
          <w:rFonts w:eastAsia="宋体" w:hint="eastAsia"/>
          <w:szCs w:val="28"/>
        </w:rPr>
        <w:t>时</w:t>
      </w:r>
      <w:r w:rsidRPr="00B87AB8">
        <w:rPr>
          <w:rFonts w:eastAsia="宋体"/>
          <w:szCs w:val="28"/>
        </w:rPr>
        <w:t>，</w:t>
      </w:r>
      <w:r w:rsidRPr="00B87AB8">
        <w:rPr>
          <w:rFonts w:eastAsia="宋体" w:hint="eastAsia"/>
          <w:szCs w:val="28"/>
        </w:rPr>
        <w:t>可</w:t>
      </w:r>
      <w:r w:rsidRPr="00B87AB8">
        <w:rPr>
          <w:rFonts w:eastAsia="宋体"/>
          <w:szCs w:val="28"/>
        </w:rPr>
        <w:t>使用</w:t>
      </w:r>
      <w:r w:rsidRPr="00B87AB8">
        <w:rPr>
          <w:rFonts w:eastAsia="宋体"/>
          <w:szCs w:val="28"/>
        </w:rPr>
        <w:t>3D</w:t>
      </w:r>
      <w:r w:rsidRPr="00B87AB8">
        <w:rPr>
          <w:rFonts w:eastAsia="宋体" w:hint="eastAsia"/>
          <w:szCs w:val="28"/>
        </w:rPr>
        <w:t>打印光路板（加法），激光蚀刻光路板（减法）的</w:t>
      </w:r>
      <w:r w:rsidRPr="00B87AB8">
        <w:rPr>
          <w:rFonts w:eastAsia="宋体"/>
          <w:szCs w:val="28"/>
        </w:rPr>
        <w:t>方法</w:t>
      </w:r>
      <w:r w:rsidRPr="00B87AB8">
        <w:rPr>
          <w:rFonts w:eastAsia="宋体" w:hint="eastAsia"/>
          <w:szCs w:val="28"/>
        </w:rPr>
        <w:t>开凿</w:t>
      </w:r>
      <w:r w:rsidRPr="00B87AB8">
        <w:rPr>
          <w:rFonts w:eastAsia="宋体"/>
          <w:szCs w:val="28"/>
        </w:rPr>
        <w:t>光道，</w:t>
      </w:r>
      <w:r w:rsidRPr="00B87AB8">
        <w:rPr>
          <w:rFonts w:eastAsia="宋体" w:hint="eastAsia"/>
          <w:szCs w:val="28"/>
        </w:rPr>
        <w:t>制造集成光路板</w:t>
      </w:r>
      <w:r w:rsidRPr="00B87AB8">
        <w:rPr>
          <w:rFonts w:eastAsia="宋体"/>
          <w:szCs w:val="28"/>
        </w:rPr>
        <w:t>。</w:t>
      </w:r>
    </w:p>
    <w:p w14:paraId="606D48AD" w14:textId="77777777" w:rsidR="00E569F9" w:rsidRPr="00B87AB8" w:rsidRDefault="00E569F9" w:rsidP="00E569F9">
      <w:pPr>
        <w:pStyle w:val="Heading2"/>
        <w:rPr>
          <w:rFonts w:ascii="宋体" w:eastAsia="宋体" w:hAnsi="宋体"/>
          <w:sz w:val="28"/>
          <w:u w:val="single"/>
        </w:rPr>
      </w:pPr>
      <w:r w:rsidRPr="00B87AB8">
        <w:rPr>
          <w:rFonts w:ascii="宋体" w:eastAsia="宋体" w:hAnsi="宋体" w:hint="eastAsia"/>
          <w:sz w:val="28"/>
          <w:u w:val="single"/>
        </w:rPr>
        <w:t>&lt;TRIA输入系统&gt;</w:t>
      </w:r>
    </w:p>
    <w:p w14:paraId="5B8A0191" w14:textId="77777777" w:rsidR="00E569F9" w:rsidRPr="00B87AB8" w:rsidRDefault="00E569F9" w:rsidP="00E569F9">
      <w:pPr>
        <w:ind w:firstLine="600"/>
        <w:jc w:val="both"/>
        <w:rPr>
          <w:rFonts w:eastAsia="宋体"/>
          <w:szCs w:val="28"/>
        </w:rPr>
      </w:pPr>
      <w:r w:rsidRPr="00B87AB8">
        <w:rPr>
          <w:rFonts w:eastAsia="宋体" w:hint="eastAsia"/>
          <w:szCs w:val="28"/>
        </w:rPr>
        <w:t>从</w:t>
      </w:r>
      <w:r w:rsidRPr="00B87AB8">
        <w:rPr>
          <w:rFonts w:eastAsia="宋体"/>
          <w:szCs w:val="28"/>
        </w:rPr>
        <w:t>编码</w:t>
      </w:r>
      <w:r w:rsidRPr="00B87AB8">
        <w:rPr>
          <w:rFonts w:eastAsia="宋体" w:hint="eastAsia"/>
          <w:szCs w:val="28"/>
        </w:rPr>
        <w:t>（</w:t>
      </w:r>
      <w:r w:rsidRPr="00B87AB8">
        <w:rPr>
          <w:rFonts w:eastAsia="宋体" w:hint="eastAsia"/>
          <w:szCs w:val="28"/>
        </w:rPr>
        <w:t>CODE</w:t>
      </w:r>
      <w:r w:rsidRPr="00B87AB8">
        <w:rPr>
          <w:rFonts w:eastAsia="宋体"/>
          <w:szCs w:val="28"/>
        </w:rPr>
        <w:t>）的角度分析，</w:t>
      </w:r>
      <w:r w:rsidRPr="00B87AB8">
        <w:rPr>
          <w:rFonts w:eastAsia="宋体" w:hint="eastAsia"/>
          <w:szCs w:val="28"/>
        </w:rPr>
        <w:t>计算机</w:t>
      </w:r>
      <w:r w:rsidRPr="00B87AB8">
        <w:rPr>
          <w:rFonts w:eastAsia="宋体"/>
          <w:szCs w:val="28"/>
        </w:rPr>
        <w:t>系统</w:t>
      </w:r>
      <w:r w:rsidRPr="00B87AB8">
        <w:rPr>
          <w:rFonts w:eastAsia="宋体" w:hint="eastAsia"/>
          <w:szCs w:val="28"/>
        </w:rPr>
        <w:t>是</w:t>
      </w:r>
      <w:r w:rsidRPr="00B87AB8">
        <w:rPr>
          <w:rFonts w:eastAsia="宋体"/>
          <w:szCs w:val="28"/>
        </w:rPr>
        <w:t>一种编码处理系统，通过不同</w:t>
      </w:r>
      <w:r w:rsidRPr="00B87AB8">
        <w:rPr>
          <w:rFonts w:eastAsia="宋体" w:hint="eastAsia"/>
          <w:szCs w:val="28"/>
        </w:rPr>
        <w:t>物理</w:t>
      </w:r>
      <w:r w:rsidRPr="00B87AB8">
        <w:rPr>
          <w:rFonts w:eastAsia="宋体"/>
          <w:szCs w:val="28"/>
        </w:rPr>
        <w:t>介质</w:t>
      </w:r>
      <w:r w:rsidRPr="00B87AB8">
        <w:rPr>
          <w:rFonts w:eastAsia="宋体" w:hint="eastAsia"/>
          <w:szCs w:val="28"/>
        </w:rPr>
        <w:t>的</w:t>
      </w:r>
      <w:r w:rsidRPr="00B87AB8">
        <w:rPr>
          <w:rFonts w:eastAsia="宋体"/>
          <w:szCs w:val="28"/>
        </w:rPr>
        <w:t>状态和</w:t>
      </w:r>
      <w:r w:rsidRPr="00B87AB8">
        <w:rPr>
          <w:rFonts w:eastAsia="宋体" w:hint="eastAsia"/>
          <w:szCs w:val="28"/>
        </w:rPr>
        <w:t>不同</w:t>
      </w:r>
      <w:r w:rsidRPr="00B87AB8">
        <w:rPr>
          <w:rFonts w:eastAsia="宋体"/>
          <w:szCs w:val="28"/>
        </w:rPr>
        <w:t>环境条件下变化</w:t>
      </w:r>
      <w:r w:rsidRPr="00B87AB8">
        <w:rPr>
          <w:rFonts w:eastAsia="宋体" w:hint="eastAsia"/>
          <w:szCs w:val="28"/>
        </w:rPr>
        <w:t>关系</w:t>
      </w:r>
      <w:r w:rsidRPr="00B87AB8">
        <w:rPr>
          <w:rFonts w:eastAsia="宋体"/>
          <w:szCs w:val="28"/>
        </w:rPr>
        <w:t>，</w:t>
      </w:r>
      <w:r w:rsidRPr="00B87AB8">
        <w:rPr>
          <w:rFonts w:eastAsia="宋体" w:hint="eastAsia"/>
          <w:szCs w:val="28"/>
        </w:rPr>
        <w:t>使用</w:t>
      </w:r>
      <w:r w:rsidRPr="00B87AB8">
        <w:rPr>
          <w:rFonts w:eastAsia="宋体"/>
          <w:szCs w:val="28"/>
        </w:rPr>
        <w:t>编码形式</w:t>
      </w:r>
      <w:r w:rsidRPr="00B87AB8">
        <w:rPr>
          <w:rFonts w:eastAsia="宋体" w:hint="eastAsia"/>
          <w:szCs w:val="28"/>
        </w:rPr>
        <w:t>转换</w:t>
      </w:r>
      <w:r w:rsidRPr="00B87AB8">
        <w:rPr>
          <w:rFonts w:eastAsia="宋体"/>
          <w:szCs w:val="28"/>
        </w:rPr>
        <w:t>后，经过这些编码的变化特点和规律来处理信息的系统</w:t>
      </w:r>
      <w:r w:rsidRPr="00B87AB8">
        <w:rPr>
          <w:rFonts w:eastAsia="宋体" w:hint="eastAsia"/>
          <w:szCs w:val="28"/>
        </w:rPr>
        <w:t>，</w:t>
      </w:r>
      <w:r w:rsidRPr="00B87AB8">
        <w:rPr>
          <w:rFonts w:eastAsia="宋体"/>
          <w:szCs w:val="28"/>
        </w:rPr>
        <w:t>通过</w:t>
      </w:r>
      <w:r w:rsidRPr="00B87AB8">
        <w:rPr>
          <w:rFonts w:eastAsia="宋体" w:hint="eastAsia"/>
          <w:szCs w:val="28"/>
        </w:rPr>
        <w:t>编码</w:t>
      </w:r>
      <w:r w:rsidRPr="00B87AB8">
        <w:rPr>
          <w:rFonts w:eastAsia="宋体"/>
          <w:szCs w:val="28"/>
        </w:rPr>
        <w:t>的输入、</w:t>
      </w:r>
      <w:r w:rsidRPr="00B87AB8">
        <w:rPr>
          <w:rFonts w:eastAsia="宋体" w:hint="eastAsia"/>
          <w:szCs w:val="28"/>
        </w:rPr>
        <w:t>计算</w:t>
      </w:r>
      <w:r w:rsidRPr="00B87AB8">
        <w:rPr>
          <w:rFonts w:eastAsia="宋体"/>
          <w:szCs w:val="28"/>
        </w:rPr>
        <w:t>处理、输出、存储</w:t>
      </w:r>
      <w:r w:rsidRPr="00B87AB8">
        <w:rPr>
          <w:rFonts w:eastAsia="宋体" w:hint="eastAsia"/>
          <w:szCs w:val="28"/>
        </w:rPr>
        <w:t>和</w:t>
      </w:r>
      <w:r w:rsidRPr="00B87AB8">
        <w:rPr>
          <w:rFonts w:eastAsia="宋体"/>
          <w:szCs w:val="28"/>
        </w:rPr>
        <w:t>传递</w:t>
      </w:r>
      <w:r w:rsidRPr="00B87AB8">
        <w:rPr>
          <w:rFonts w:eastAsia="宋体" w:hint="eastAsia"/>
          <w:szCs w:val="28"/>
        </w:rPr>
        <w:t>。</w:t>
      </w:r>
    </w:p>
    <w:p w14:paraId="586B0705" w14:textId="77777777" w:rsidR="00E569F9" w:rsidRPr="00B87AB8" w:rsidRDefault="00E569F9" w:rsidP="00E569F9">
      <w:pPr>
        <w:ind w:firstLine="600"/>
        <w:jc w:val="both"/>
        <w:rPr>
          <w:rFonts w:eastAsia="宋体"/>
          <w:szCs w:val="28"/>
        </w:rPr>
      </w:pPr>
      <w:r w:rsidRPr="00B87AB8">
        <w:rPr>
          <w:rFonts w:eastAsia="宋体" w:hint="eastAsia"/>
          <w:szCs w:val="28"/>
        </w:rPr>
        <w:t>计算机由运算器、控制器、存储器、输入设备和输出设备等五大部件组成计算机硬件环境</w:t>
      </w:r>
      <w:r w:rsidRPr="00B87AB8">
        <w:rPr>
          <w:rFonts w:eastAsia="宋体"/>
          <w:szCs w:val="28"/>
        </w:rPr>
        <w:t>。</w:t>
      </w:r>
    </w:p>
    <w:p w14:paraId="1CF92183" w14:textId="77777777" w:rsidR="00E569F9" w:rsidRPr="00B87AB8" w:rsidRDefault="00E569F9" w:rsidP="00E569F9">
      <w:pPr>
        <w:ind w:firstLine="600"/>
        <w:jc w:val="both"/>
        <w:rPr>
          <w:rFonts w:eastAsia="宋体"/>
          <w:szCs w:val="28"/>
        </w:rPr>
      </w:pPr>
      <w:r w:rsidRPr="00B87AB8">
        <w:rPr>
          <w:rFonts w:eastAsia="宋体" w:hint="eastAsia"/>
          <w:szCs w:val="28"/>
        </w:rPr>
        <w:t>根据</w:t>
      </w:r>
      <w:r w:rsidRPr="00B87AB8">
        <w:rPr>
          <w:rFonts w:eastAsia="宋体"/>
          <w:szCs w:val="28"/>
        </w:rPr>
        <w:t>本发明的</w:t>
      </w:r>
      <w:r w:rsidRPr="00B87AB8">
        <w:rPr>
          <w:rFonts w:eastAsia="宋体" w:hint="eastAsia"/>
          <w:szCs w:val="28"/>
        </w:rPr>
        <w:t>输入</w:t>
      </w:r>
      <w:r w:rsidRPr="00B87AB8">
        <w:rPr>
          <w:rFonts w:eastAsia="宋体"/>
          <w:szCs w:val="28"/>
        </w:rPr>
        <w:t>方法跟传统的输入方法不同之处是</w:t>
      </w:r>
      <w:r w:rsidRPr="00B87AB8">
        <w:rPr>
          <w:rFonts w:eastAsia="宋体" w:hint="eastAsia"/>
          <w:szCs w:val="28"/>
        </w:rPr>
        <w:t>附图</w:t>
      </w:r>
      <w:r w:rsidRPr="00B87AB8">
        <w:rPr>
          <w:rFonts w:eastAsia="宋体" w:hint="eastAsia"/>
          <w:szCs w:val="28"/>
        </w:rPr>
        <w:t>7</w:t>
      </w:r>
      <w:r w:rsidRPr="00B87AB8">
        <w:rPr>
          <w:rFonts w:eastAsia="宋体" w:hint="eastAsia"/>
          <w:szCs w:val="28"/>
        </w:rPr>
        <w:t>的</w:t>
      </w:r>
      <w:r w:rsidRPr="00B87AB8">
        <w:rPr>
          <w:rFonts w:eastAsia="宋体" w:hint="eastAsia"/>
          <w:szCs w:val="28"/>
        </w:rPr>
        <w:t>700</w:t>
      </w:r>
      <w:r w:rsidRPr="00B87AB8">
        <w:rPr>
          <w:rFonts w:eastAsia="宋体" w:hint="eastAsia"/>
          <w:szCs w:val="28"/>
        </w:rPr>
        <w:t>所示，通过最适比合数</w:t>
      </w:r>
      <w:r w:rsidRPr="00B87AB8">
        <w:rPr>
          <w:rFonts w:eastAsia="宋体"/>
          <w:szCs w:val="28"/>
        </w:rPr>
        <w:t>字处理的</w:t>
      </w:r>
      <w:r w:rsidRPr="00B87AB8">
        <w:rPr>
          <w:rFonts w:eastAsia="宋体" w:hint="eastAsia"/>
          <w:szCs w:val="28"/>
        </w:rPr>
        <w:t>科学方法最优</w:t>
      </w:r>
      <w:r w:rsidRPr="00B87AB8">
        <w:rPr>
          <w:rFonts w:eastAsia="宋体"/>
          <w:szCs w:val="28"/>
        </w:rPr>
        <w:t>简化的</w:t>
      </w:r>
      <w:r w:rsidRPr="00B87AB8">
        <w:rPr>
          <w:rFonts w:eastAsia="宋体" w:hint="eastAsia"/>
          <w:szCs w:val="28"/>
        </w:rPr>
        <w:t>TRIA</w:t>
      </w:r>
      <w:r w:rsidRPr="00B87AB8">
        <w:rPr>
          <w:rFonts w:eastAsia="宋体" w:hint="eastAsia"/>
          <w:szCs w:val="28"/>
        </w:rPr>
        <w:t>“比合”文字</w:t>
      </w:r>
      <w:r w:rsidRPr="00B87AB8">
        <w:rPr>
          <w:rFonts w:eastAsia="宋体"/>
          <w:szCs w:val="28"/>
        </w:rPr>
        <w:t>符号的输入达到输入自然语言文字的输入，简化了输入</w:t>
      </w:r>
      <w:r w:rsidRPr="00B87AB8">
        <w:rPr>
          <w:rFonts w:eastAsia="宋体" w:hint="eastAsia"/>
          <w:szCs w:val="28"/>
        </w:rPr>
        <w:t>设备</w:t>
      </w:r>
      <w:r w:rsidRPr="00B87AB8">
        <w:rPr>
          <w:rFonts w:eastAsia="宋体"/>
          <w:szCs w:val="28"/>
        </w:rPr>
        <w:t>和输入方式。</w:t>
      </w:r>
      <w:r w:rsidRPr="00B87AB8">
        <w:rPr>
          <w:rFonts w:eastAsia="宋体" w:hint="eastAsia"/>
          <w:szCs w:val="28"/>
        </w:rPr>
        <w:t>TRIA</w:t>
      </w:r>
      <w:r w:rsidRPr="00B87AB8">
        <w:rPr>
          <w:rFonts w:eastAsia="宋体"/>
          <w:szCs w:val="28"/>
        </w:rPr>
        <w:t>符号语言是针对于计算机设计的语言文字，而</w:t>
      </w:r>
      <w:r w:rsidRPr="00B87AB8">
        <w:rPr>
          <w:rFonts w:eastAsia="宋体" w:hint="eastAsia"/>
          <w:szCs w:val="28"/>
        </w:rPr>
        <w:t>传统文字符号</w:t>
      </w:r>
      <w:r w:rsidRPr="00B87AB8">
        <w:rPr>
          <w:rFonts w:eastAsia="宋体"/>
          <w:szCs w:val="28"/>
        </w:rPr>
        <w:t>书写</w:t>
      </w:r>
      <w:r w:rsidRPr="00B87AB8">
        <w:rPr>
          <w:rFonts w:eastAsia="宋体" w:hint="eastAsia"/>
          <w:szCs w:val="28"/>
        </w:rPr>
        <w:t>方便而自然地随文化</w:t>
      </w:r>
      <w:r w:rsidRPr="00B87AB8">
        <w:rPr>
          <w:rFonts w:eastAsia="宋体" w:hint="eastAsia"/>
          <w:szCs w:val="28"/>
        </w:rPr>
        <w:lastRenderedPageBreak/>
        <w:t>演化的语言。利用</w:t>
      </w:r>
      <w:r w:rsidRPr="00B87AB8">
        <w:rPr>
          <w:rFonts w:eastAsia="宋体"/>
          <w:szCs w:val="28"/>
        </w:rPr>
        <w:t>TRIA</w:t>
      </w:r>
      <w:r w:rsidRPr="00B87AB8">
        <w:rPr>
          <w:rFonts w:eastAsia="宋体"/>
          <w:szCs w:val="28"/>
        </w:rPr>
        <w:t>语言</w:t>
      </w:r>
      <w:r w:rsidRPr="00B87AB8">
        <w:rPr>
          <w:rFonts w:eastAsia="宋体" w:hint="eastAsia"/>
          <w:szCs w:val="28"/>
        </w:rPr>
        <w:t>符号</w:t>
      </w:r>
      <w:r w:rsidRPr="00B87AB8">
        <w:rPr>
          <w:rFonts w:eastAsia="宋体"/>
          <w:szCs w:val="28"/>
        </w:rPr>
        <w:t>编码和传统语言</w:t>
      </w:r>
      <w:r w:rsidRPr="00B87AB8">
        <w:rPr>
          <w:rFonts w:eastAsia="宋体" w:hint="eastAsia"/>
          <w:szCs w:val="28"/>
        </w:rPr>
        <w:t>符号</w:t>
      </w:r>
      <w:r w:rsidRPr="00B87AB8">
        <w:rPr>
          <w:rFonts w:eastAsia="宋体"/>
          <w:szCs w:val="28"/>
        </w:rPr>
        <w:t>编码</w:t>
      </w:r>
      <w:r w:rsidRPr="00B87AB8">
        <w:rPr>
          <w:rFonts w:eastAsia="宋体" w:hint="eastAsia"/>
          <w:szCs w:val="28"/>
        </w:rPr>
        <w:t>的</w:t>
      </w:r>
      <w:r w:rsidRPr="00B87AB8">
        <w:rPr>
          <w:rFonts w:eastAsia="宋体"/>
          <w:szCs w:val="28"/>
        </w:rPr>
        <w:t>对应关系，</w:t>
      </w:r>
      <w:r w:rsidRPr="00B87AB8">
        <w:rPr>
          <w:rFonts w:eastAsia="宋体" w:hint="eastAsia"/>
          <w:szCs w:val="28"/>
        </w:rPr>
        <w:t>可以</w:t>
      </w:r>
      <w:r w:rsidRPr="00B87AB8">
        <w:rPr>
          <w:rFonts w:eastAsia="宋体"/>
          <w:szCs w:val="28"/>
        </w:rPr>
        <w:t>通过输入</w:t>
      </w:r>
      <w:r w:rsidRPr="00B87AB8">
        <w:rPr>
          <w:rFonts w:eastAsia="宋体"/>
          <w:szCs w:val="28"/>
        </w:rPr>
        <w:t>TRIA</w:t>
      </w:r>
      <w:r w:rsidRPr="00B87AB8">
        <w:rPr>
          <w:rFonts w:eastAsia="宋体"/>
          <w:szCs w:val="28"/>
        </w:rPr>
        <w:t>符号经过计算机</w:t>
      </w:r>
      <w:r w:rsidRPr="00B87AB8">
        <w:rPr>
          <w:rFonts w:eastAsia="宋体" w:hint="eastAsia"/>
          <w:szCs w:val="28"/>
        </w:rPr>
        <w:t>输入系统</w:t>
      </w:r>
      <w:r w:rsidRPr="00B87AB8">
        <w:rPr>
          <w:rFonts w:eastAsia="宋体"/>
          <w:szCs w:val="28"/>
        </w:rPr>
        <w:t>转译处理</w:t>
      </w:r>
      <w:r w:rsidRPr="00B87AB8">
        <w:rPr>
          <w:rFonts w:eastAsia="宋体" w:hint="eastAsia"/>
          <w:szCs w:val="28"/>
        </w:rPr>
        <w:t>方法来输入</w:t>
      </w:r>
      <w:r w:rsidRPr="00B87AB8">
        <w:rPr>
          <w:rFonts w:eastAsia="宋体"/>
          <w:szCs w:val="28"/>
        </w:rPr>
        <w:t>传统语言</w:t>
      </w:r>
      <w:r w:rsidRPr="00B87AB8">
        <w:rPr>
          <w:rFonts w:eastAsia="宋体" w:hint="eastAsia"/>
          <w:szCs w:val="28"/>
        </w:rPr>
        <w:t>文字</w:t>
      </w:r>
      <w:r w:rsidRPr="00B87AB8">
        <w:rPr>
          <w:rFonts w:eastAsia="宋体"/>
          <w:szCs w:val="28"/>
        </w:rPr>
        <w:t>符号。</w:t>
      </w:r>
      <w:r w:rsidRPr="00B87AB8">
        <w:rPr>
          <w:rFonts w:eastAsia="宋体" w:hint="eastAsia"/>
          <w:szCs w:val="28"/>
        </w:rPr>
        <w:t>因为</w:t>
      </w:r>
      <w:r w:rsidRPr="00B87AB8">
        <w:rPr>
          <w:rFonts w:eastAsia="宋体"/>
          <w:szCs w:val="28"/>
        </w:rPr>
        <w:t>TRIA“</w:t>
      </w:r>
      <w:r w:rsidRPr="00B87AB8">
        <w:rPr>
          <w:rFonts w:eastAsia="宋体" w:hint="eastAsia"/>
          <w:szCs w:val="28"/>
        </w:rPr>
        <w:t>比合</w:t>
      </w:r>
      <w:r w:rsidRPr="00B87AB8">
        <w:rPr>
          <w:rFonts w:eastAsia="宋体"/>
          <w:szCs w:val="28"/>
        </w:rPr>
        <w:t>”</w:t>
      </w:r>
      <w:r w:rsidRPr="00B87AB8">
        <w:rPr>
          <w:rFonts w:eastAsia="宋体" w:hint="eastAsia"/>
          <w:szCs w:val="28"/>
        </w:rPr>
        <w:t>编码</w:t>
      </w:r>
      <w:r w:rsidRPr="00B87AB8">
        <w:rPr>
          <w:rFonts w:eastAsia="宋体"/>
          <w:szCs w:val="28"/>
        </w:rPr>
        <w:t>的象数図符号是</w:t>
      </w:r>
      <w:r w:rsidRPr="00B87AB8">
        <w:rPr>
          <w:rFonts w:eastAsia="宋体" w:hint="eastAsia"/>
          <w:szCs w:val="28"/>
        </w:rPr>
        <w:t>几何</w:t>
      </w:r>
      <w:r w:rsidRPr="00B87AB8">
        <w:rPr>
          <w:rFonts w:eastAsia="宋体"/>
          <w:szCs w:val="28"/>
        </w:rPr>
        <w:t>形状</w:t>
      </w:r>
      <w:r w:rsidRPr="00B87AB8">
        <w:rPr>
          <w:rFonts w:eastAsia="宋体" w:hint="eastAsia"/>
          <w:szCs w:val="28"/>
        </w:rPr>
        <w:t>，与</w:t>
      </w:r>
      <w:r w:rsidRPr="00B87AB8">
        <w:rPr>
          <w:rFonts w:eastAsia="宋体"/>
          <w:szCs w:val="28"/>
        </w:rPr>
        <w:t>传统文字符号相比更加简易和自然。</w:t>
      </w:r>
      <w:r w:rsidRPr="00B87AB8">
        <w:rPr>
          <w:rFonts w:eastAsia="宋体" w:hint="eastAsia"/>
          <w:szCs w:val="28"/>
        </w:rPr>
        <w:t>输入</w:t>
      </w:r>
      <w:r w:rsidRPr="00B87AB8">
        <w:rPr>
          <w:rFonts w:eastAsia="宋体"/>
          <w:szCs w:val="28"/>
        </w:rPr>
        <w:t>装置通过不同的输入方式生成</w:t>
      </w:r>
      <w:r w:rsidRPr="00B87AB8">
        <w:rPr>
          <w:rFonts w:eastAsia="宋体" w:hint="eastAsia"/>
          <w:szCs w:val="28"/>
        </w:rPr>
        <w:t>TRIA</w:t>
      </w:r>
      <w:r w:rsidRPr="00B87AB8">
        <w:rPr>
          <w:rFonts w:eastAsia="宋体" w:hint="eastAsia"/>
          <w:szCs w:val="28"/>
        </w:rPr>
        <w:t>“比合”符号编码，</w:t>
      </w:r>
      <w:r w:rsidRPr="00B87AB8">
        <w:rPr>
          <w:rFonts w:eastAsia="宋体"/>
          <w:szCs w:val="28"/>
        </w:rPr>
        <w:t>经过计算机输入系统的</w:t>
      </w:r>
      <w:r w:rsidRPr="00B87AB8">
        <w:rPr>
          <w:rFonts w:eastAsia="宋体" w:hint="eastAsia"/>
          <w:szCs w:val="28"/>
        </w:rPr>
        <w:t>TRIA</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编码</w:t>
      </w:r>
      <w:r w:rsidRPr="00B87AB8">
        <w:rPr>
          <w:rFonts w:eastAsia="宋体" w:hint="eastAsia"/>
          <w:szCs w:val="28"/>
        </w:rPr>
        <w:t>与</w:t>
      </w:r>
      <w:r w:rsidRPr="00B87AB8">
        <w:rPr>
          <w:rFonts w:eastAsia="宋体"/>
          <w:szCs w:val="28"/>
        </w:rPr>
        <w:t>传统语言文字</w:t>
      </w:r>
      <w:r w:rsidRPr="00B87AB8">
        <w:rPr>
          <w:rFonts w:eastAsia="宋体" w:hint="eastAsia"/>
          <w:szCs w:val="28"/>
        </w:rPr>
        <w:t>符号</w:t>
      </w:r>
      <w:r w:rsidRPr="00B87AB8">
        <w:rPr>
          <w:rFonts w:eastAsia="宋体"/>
          <w:szCs w:val="28"/>
        </w:rPr>
        <w:t>的</w:t>
      </w:r>
      <w:r w:rsidRPr="00B87AB8">
        <w:rPr>
          <w:rFonts w:eastAsia="宋体"/>
          <w:szCs w:val="28"/>
        </w:rPr>
        <w:t>ASCII</w:t>
      </w:r>
      <w:r w:rsidRPr="00B87AB8">
        <w:rPr>
          <w:rFonts w:eastAsia="宋体"/>
          <w:szCs w:val="28"/>
        </w:rPr>
        <w:t>码或</w:t>
      </w:r>
      <w:r w:rsidRPr="00B87AB8">
        <w:rPr>
          <w:rFonts w:eastAsia="宋体"/>
          <w:szCs w:val="28"/>
        </w:rPr>
        <w:t>UNICODE</w:t>
      </w:r>
      <w:r w:rsidRPr="00B87AB8">
        <w:rPr>
          <w:rFonts w:eastAsia="宋体"/>
          <w:szCs w:val="28"/>
        </w:rPr>
        <w:t>码</w:t>
      </w:r>
      <w:r w:rsidRPr="00B87AB8">
        <w:rPr>
          <w:rFonts w:eastAsia="宋体" w:hint="eastAsia"/>
          <w:szCs w:val="28"/>
        </w:rPr>
        <w:t>比对</w:t>
      </w:r>
      <w:r w:rsidRPr="00B87AB8">
        <w:rPr>
          <w:rFonts w:eastAsia="宋体"/>
          <w:szCs w:val="28"/>
        </w:rPr>
        <w:t>，输入文字符号和存储</w:t>
      </w:r>
      <w:r w:rsidRPr="00B87AB8">
        <w:rPr>
          <w:rFonts w:eastAsia="宋体" w:hint="eastAsia"/>
          <w:szCs w:val="28"/>
        </w:rPr>
        <w:t>。</w:t>
      </w:r>
      <w:r w:rsidRPr="00B87AB8">
        <w:rPr>
          <w:rFonts w:eastAsia="宋体" w:hint="eastAsia"/>
          <w:szCs w:val="28"/>
        </w:rPr>
        <w:t>TRIA</w:t>
      </w:r>
      <w:r w:rsidRPr="00B87AB8">
        <w:rPr>
          <w:rFonts w:eastAsia="宋体" w:hint="eastAsia"/>
          <w:szCs w:val="28"/>
        </w:rPr>
        <w:t>象数図</w:t>
      </w:r>
      <w:r w:rsidRPr="00B87AB8">
        <w:rPr>
          <w:rFonts w:eastAsia="宋体"/>
          <w:szCs w:val="28"/>
        </w:rPr>
        <w:t>符号</w:t>
      </w:r>
      <w:r w:rsidRPr="00B87AB8">
        <w:rPr>
          <w:rFonts w:eastAsia="宋体" w:hint="eastAsia"/>
          <w:szCs w:val="28"/>
        </w:rPr>
        <w:t>本身</w:t>
      </w:r>
      <w:r w:rsidRPr="00B87AB8">
        <w:rPr>
          <w:rFonts w:eastAsia="宋体"/>
          <w:szCs w:val="28"/>
        </w:rPr>
        <w:t>也是一种语言符号，可以在</w:t>
      </w:r>
      <w:r w:rsidRPr="00B87AB8">
        <w:rPr>
          <w:rFonts w:eastAsia="宋体" w:hint="eastAsia"/>
          <w:szCs w:val="28"/>
        </w:rPr>
        <w:t>扩展</w:t>
      </w:r>
      <w:r w:rsidRPr="00B87AB8">
        <w:rPr>
          <w:rFonts w:eastAsia="宋体"/>
          <w:szCs w:val="28"/>
        </w:rPr>
        <w:t>ASCII</w:t>
      </w:r>
      <w:r w:rsidRPr="00B87AB8">
        <w:rPr>
          <w:rFonts w:eastAsia="宋体"/>
          <w:szCs w:val="28"/>
        </w:rPr>
        <w:t>码</w:t>
      </w:r>
      <w:r w:rsidRPr="00B87AB8">
        <w:rPr>
          <w:rFonts w:eastAsia="宋体" w:hint="eastAsia"/>
          <w:szCs w:val="28"/>
        </w:rPr>
        <w:t>和</w:t>
      </w:r>
      <w:r w:rsidRPr="00B87AB8">
        <w:rPr>
          <w:rFonts w:eastAsia="宋体"/>
          <w:szCs w:val="28"/>
        </w:rPr>
        <w:t>UNICODE</w:t>
      </w:r>
      <w:r w:rsidRPr="00B87AB8">
        <w:rPr>
          <w:rFonts w:eastAsia="宋体"/>
          <w:szCs w:val="28"/>
        </w:rPr>
        <w:t>中做语言文字编码，通过输入方法输入和保持</w:t>
      </w:r>
      <w:r w:rsidRPr="00B87AB8">
        <w:rPr>
          <w:rFonts w:eastAsia="宋体"/>
          <w:szCs w:val="28"/>
        </w:rPr>
        <w:t>TRIA</w:t>
      </w:r>
      <w:r w:rsidRPr="00B87AB8">
        <w:rPr>
          <w:rFonts w:eastAsia="宋体"/>
          <w:szCs w:val="28"/>
        </w:rPr>
        <w:t>符号语言文字。</w:t>
      </w:r>
    </w:p>
    <w:p w14:paraId="1C875823" w14:textId="77777777" w:rsidR="00E569F9" w:rsidRPr="00B87AB8" w:rsidRDefault="00E569F9" w:rsidP="00E569F9">
      <w:pPr>
        <w:pStyle w:val="Heading3"/>
        <w:rPr>
          <w:rFonts w:ascii="宋体" w:eastAsia="宋体" w:hAnsi="宋体"/>
          <w:sz w:val="28"/>
          <w:szCs w:val="28"/>
          <w:u w:val="single"/>
        </w:rPr>
      </w:pPr>
      <w:r w:rsidRPr="00B87AB8">
        <w:rPr>
          <w:rFonts w:ascii="宋体" w:eastAsia="宋体" w:hAnsi="宋体" w:hint="eastAsia"/>
          <w:sz w:val="28"/>
          <w:szCs w:val="28"/>
          <w:u w:val="single"/>
        </w:rPr>
        <w:t>TRIA 符号编码系统</w:t>
      </w:r>
    </w:p>
    <w:p w14:paraId="0F4CFD60" w14:textId="77777777" w:rsidR="00E569F9" w:rsidRPr="00B87AB8" w:rsidRDefault="00E569F9" w:rsidP="00E569F9">
      <w:pPr>
        <w:ind w:firstLine="600"/>
        <w:jc w:val="both"/>
        <w:rPr>
          <w:rFonts w:eastAsia="宋体"/>
          <w:szCs w:val="28"/>
        </w:rPr>
      </w:pPr>
      <w:r w:rsidRPr="00B87AB8">
        <w:rPr>
          <w:rFonts w:eastAsia="宋体" w:hint="eastAsia"/>
          <w:szCs w:val="28"/>
        </w:rPr>
        <w:t>根据</w:t>
      </w:r>
      <w:r w:rsidRPr="00B87AB8">
        <w:rPr>
          <w:rFonts w:eastAsia="宋体"/>
          <w:szCs w:val="28"/>
        </w:rPr>
        <w:t>本发明的实施例</w:t>
      </w:r>
      <w:r w:rsidRPr="00B87AB8">
        <w:rPr>
          <w:rFonts w:eastAsia="宋体"/>
          <w:szCs w:val="28"/>
        </w:rPr>
        <w:t>TRIA“</w:t>
      </w:r>
      <w:r w:rsidRPr="00B87AB8">
        <w:rPr>
          <w:rFonts w:eastAsia="宋体" w:hint="eastAsia"/>
          <w:szCs w:val="28"/>
        </w:rPr>
        <w:t>比合</w:t>
      </w:r>
      <w:r w:rsidRPr="00B87AB8">
        <w:rPr>
          <w:rFonts w:eastAsia="宋体"/>
          <w:szCs w:val="28"/>
        </w:rPr>
        <w:t>”</w:t>
      </w:r>
      <w:r w:rsidRPr="00B87AB8">
        <w:rPr>
          <w:rFonts w:eastAsia="宋体"/>
          <w:szCs w:val="28"/>
        </w:rPr>
        <w:t>符号</w:t>
      </w:r>
      <w:r w:rsidRPr="00B87AB8">
        <w:rPr>
          <w:rFonts w:eastAsia="宋体" w:hint="eastAsia"/>
          <w:szCs w:val="28"/>
        </w:rPr>
        <w:t>编码</w:t>
      </w:r>
      <w:r w:rsidRPr="00B87AB8">
        <w:rPr>
          <w:rFonts w:eastAsia="宋体"/>
          <w:szCs w:val="28"/>
        </w:rPr>
        <w:t>系统</w:t>
      </w:r>
      <w:r w:rsidRPr="00B87AB8">
        <w:rPr>
          <w:rFonts w:eastAsia="宋体" w:hint="eastAsia"/>
          <w:szCs w:val="28"/>
        </w:rPr>
        <w:t>，通过</w:t>
      </w:r>
      <w:r w:rsidRPr="00B87AB8">
        <w:rPr>
          <w:rFonts w:eastAsia="宋体"/>
          <w:szCs w:val="28"/>
        </w:rPr>
        <w:t>一对阵列信息编码编制而成。包括</w:t>
      </w:r>
      <w:r w:rsidRPr="00B87AB8">
        <w:rPr>
          <w:rFonts w:eastAsia="宋体"/>
          <w:szCs w:val="28"/>
        </w:rPr>
        <w:t>TRIA“</w:t>
      </w:r>
      <w:r w:rsidRPr="00B87AB8">
        <w:rPr>
          <w:rFonts w:eastAsia="宋体" w:hint="eastAsia"/>
          <w:szCs w:val="28"/>
        </w:rPr>
        <w:t>比合</w:t>
      </w:r>
      <w:r w:rsidRPr="00B87AB8">
        <w:rPr>
          <w:rFonts w:eastAsia="宋体"/>
          <w:szCs w:val="28"/>
        </w:rPr>
        <w:t>”</w:t>
      </w:r>
      <w:r w:rsidRPr="00B87AB8">
        <w:rPr>
          <w:rFonts w:eastAsia="宋体" w:hint="eastAsia"/>
          <w:szCs w:val="28"/>
        </w:rPr>
        <w:t>三进制象数図</w:t>
      </w:r>
      <w:r w:rsidRPr="00B87AB8">
        <w:rPr>
          <w:rFonts w:eastAsia="宋体"/>
          <w:szCs w:val="28"/>
        </w:rPr>
        <w:t>符号</w:t>
      </w:r>
      <w:r w:rsidRPr="00B87AB8">
        <w:rPr>
          <w:rFonts w:eastAsia="宋体" w:hint="eastAsia"/>
          <w:szCs w:val="28"/>
        </w:rPr>
        <w:t>编码</w:t>
      </w:r>
      <w:r w:rsidRPr="00B87AB8">
        <w:rPr>
          <w:rFonts w:eastAsia="宋体"/>
          <w:szCs w:val="28"/>
        </w:rPr>
        <w:t>系统和</w:t>
      </w:r>
      <w:r w:rsidRPr="00B87AB8">
        <w:rPr>
          <w:rFonts w:eastAsia="宋体"/>
          <w:szCs w:val="28"/>
        </w:rPr>
        <w:t>TRIA“</w:t>
      </w:r>
      <w:r w:rsidRPr="00B87AB8">
        <w:rPr>
          <w:rFonts w:eastAsia="宋体" w:hint="eastAsia"/>
          <w:szCs w:val="28"/>
        </w:rPr>
        <w:t>比合</w:t>
      </w:r>
      <w:r w:rsidRPr="00B87AB8">
        <w:rPr>
          <w:rFonts w:eastAsia="宋体"/>
          <w:szCs w:val="28"/>
        </w:rPr>
        <w:t>”</w:t>
      </w:r>
      <w:r w:rsidRPr="00B87AB8">
        <w:rPr>
          <w:rFonts w:eastAsia="宋体" w:hint="eastAsia"/>
          <w:szCs w:val="28"/>
        </w:rPr>
        <w:t>二进制象数図</w:t>
      </w:r>
      <w:r w:rsidRPr="00B87AB8">
        <w:rPr>
          <w:rFonts w:eastAsia="宋体"/>
          <w:szCs w:val="28"/>
        </w:rPr>
        <w:t>符号</w:t>
      </w:r>
      <w:r w:rsidRPr="00B87AB8">
        <w:rPr>
          <w:rFonts w:eastAsia="宋体" w:hint="eastAsia"/>
          <w:szCs w:val="28"/>
        </w:rPr>
        <w:t>编码</w:t>
      </w:r>
      <w:r w:rsidRPr="00B87AB8">
        <w:rPr>
          <w:rFonts w:eastAsia="宋体"/>
          <w:szCs w:val="28"/>
        </w:rPr>
        <w:t>系统</w:t>
      </w:r>
      <w:r w:rsidRPr="00B87AB8">
        <w:rPr>
          <w:rFonts w:eastAsia="宋体" w:hint="eastAsia"/>
          <w:szCs w:val="28"/>
        </w:rPr>
        <w:t>，</w:t>
      </w:r>
      <w:r w:rsidRPr="00B87AB8">
        <w:rPr>
          <w:rFonts w:eastAsia="宋体"/>
          <w:szCs w:val="28"/>
        </w:rPr>
        <w:t>以</w:t>
      </w:r>
      <w:r w:rsidRPr="00B87AB8">
        <w:rPr>
          <w:rFonts w:eastAsia="宋体" w:hint="eastAsia"/>
          <w:szCs w:val="28"/>
        </w:rPr>
        <w:t>象</w:t>
      </w:r>
      <w:r w:rsidRPr="00B87AB8">
        <w:rPr>
          <w:rFonts w:eastAsia="宋体"/>
          <w:szCs w:val="28"/>
        </w:rPr>
        <w:t>和数</w:t>
      </w:r>
      <w:r w:rsidRPr="00B87AB8">
        <w:rPr>
          <w:rFonts w:eastAsia="宋体" w:hint="eastAsia"/>
          <w:szCs w:val="28"/>
        </w:rPr>
        <w:t>之间相互</w:t>
      </w:r>
      <w:r w:rsidRPr="00B87AB8">
        <w:rPr>
          <w:rFonts w:eastAsia="宋体"/>
          <w:szCs w:val="28"/>
        </w:rPr>
        <w:t>对应</w:t>
      </w:r>
      <w:r w:rsidRPr="00B87AB8">
        <w:rPr>
          <w:rFonts w:eastAsia="宋体" w:hint="eastAsia"/>
          <w:szCs w:val="28"/>
        </w:rPr>
        <w:t>的一对编码“比合”的</w:t>
      </w:r>
      <w:r w:rsidRPr="00B87AB8">
        <w:rPr>
          <w:rFonts w:eastAsia="宋体"/>
          <w:szCs w:val="28"/>
        </w:rPr>
        <w:t>符号系统</w:t>
      </w:r>
      <w:r w:rsidRPr="00B87AB8">
        <w:rPr>
          <w:rFonts w:eastAsia="宋体" w:hint="eastAsia"/>
          <w:szCs w:val="28"/>
        </w:rPr>
        <w:t>。</w:t>
      </w:r>
      <w:r w:rsidRPr="00B87AB8">
        <w:rPr>
          <w:rFonts w:eastAsia="宋体" w:hint="eastAsia"/>
          <w:szCs w:val="28"/>
        </w:rPr>
        <w:t>TRIA</w:t>
      </w:r>
      <w:r w:rsidRPr="00B87AB8">
        <w:rPr>
          <w:rFonts w:eastAsia="宋体"/>
          <w:szCs w:val="28"/>
        </w:rPr>
        <w:t>“</w:t>
      </w:r>
      <w:r w:rsidRPr="00B87AB8">
        <w:rPr>
          <w:rFonts w:eastAsia="宋体" w:hint="eastAsia"/>
          <w:szCs w:val="28"/>
        </w:rPr>
        <w:t>比合</w:t>
      </w:r>
      <w:r w:rsidRPr="00B87AB8">
        <w:rPr>
          <w:rFonts w:eastAsia="宋体"/>
          <w:szCs w:val="28"/>
        </w:rPr>
        <w:t>”</w:t>
      </w:r>
      <w:r w:rsidRPr="00B87AB8">
        <w:rPr>
          <w:rFonts w:eastAsia="宋体" w:hint="eastAsia"/>
          <w:szCs w:val="28"/>
        </w:rPr>
        <w:t>符号编码</w:t>
      </w:r>
      <w:r w:rsidRPr="00B87AB8">
        <w:rPr>
          <w:rFonts w:eastAsia="宋体"/>
          <w:szCs w:val="28"/>
        </w:rPr>
        <w:t>系统</w:t>
      </w:r>
      <w:r w:rsidRPr="00B87AB8">
        <w:rPr>
          <w:rFonts w:eastAsia="宋体" w:hint="eastAsia"/>
          <w:szCs w:val="28"/>
        </w:rPr>
        <w:t>，</w:t>
      </w:r>
      <w:r w:rsidRPr="00B87AB8">
        <w:rPr>
          <w:rFonts w:eastAsia="宋体"/>
          <w:szCs w:val="28"/>
        </w:rPr>
        <w:t>通过</w:t>
      </w:r>
      <w:r w:rsidRPr="00B87AB8">
        <w:rPr>
          <w:rFonts w:eastAsia="宋体" w:hint="eastAsia"/>
          <w:szCs w:val="28"/>
        </w:rPr>
        <w:t>此</w:t>
      </w:r>
      <w:r w:rsidRPr="00B87AB8">
        <w:rPr>
          <w:rFonts w:eastAsia="宋体"/>
          <w:szCs w:val="28"/>
        </w:rPr>
        <w:t>原理</w:t>
      </w:r>
      <w:r w:rsidRPr="00B87AB8">
        <w:rPr>
          <w:rFonts w:eastAsia="宋体" w:hint="eastAsia"/>
          <w:szCs w:val="28"/>
        </w:rPr>
        <w:t>符号</w:t>
      </w:r>
      <w:r w:rsidRPr="00B87AB8">
        <w:rPr>
          <w:rFonts w:eastAsia="宋体"/>
          <w:szCs w:val="28"/>
        </w:rPr>
        <w:t>（象）和编码（数字）相互</w:t>
      </w:r>
      <w:r w:rsidRPr="00B87AB8">
        <w:rPr>
          <w:rFonts w:eastAsia="宋体" w:hint="eastAsia"/>
          <w:szCs w:val="28"/>
        </w:rPr>
        <w:t>匹配</w:t>
      </w:r>
      <w:r w:rsidRPr="00B87AB8">
        <w:rPr>
          <w:rFonts w:eastAsia="宋体"/>
          <w:szCs w:val="28"/>
        </w:rPr>
        <w:t>的</w:t>
      </w:r>
      <w:r w:rsidRPr="00B87AB8">
        <w:rPr>
          <w:rFonts w:eastAsia="宋体" w:hint="eastAsia"/>
          <w:szCs w:val="28"/>
        </w:rPr>
        <w:t>象数</w:t>
      </w:r>
      <w:r w:rsidRPr="00B87AB8">
        <w:rPr>
          <w:rFonts w:eastAsia="宋体"/>
          <w:szCs w:val="28"/>
        </w:rPr>
        <w:t>図符号系统。</w:t>
      </w:r>
    </w:p>
    <w:p w14:paraId="17A10A5E" w14:textId="77777777" w:rsidR="00E569F9" w:rsidRPr="00B87AB8" w:rsidRDefault="00E569F9" w:rsidP="00E569F9">
      <w:pPr>
        <w:ind w:firstLine="600"/>
        <w:jc w:val="both"/>
        <w:rPr>
          <w:rFonts w:eastAsia="宋体"/>
          <w:szCs w:val="28"/>
        </w:rPr>
      </w:pPr>
      <w:r w:rsidRPr="00B87AB8">
        <w:rPr>
          <w:rFonts w:eastAsia="宋体"/>
        </w:rPr>
        <w:t>TRIA</w:t>
      </w:r>
      <w:r w:rsidRPr="00B87AB8">
        <w:rPr>
          <w:rFonts w:eastAsia="宋体"/>
          <w:szCs w:val="28"/>
        </w:rPr>
        <w:t>象数図</w:t>
      </w:r>
      <w:r w:rsidRPr="00B87AB8">
        <w:rPr>
          <w:rFonts w:eastAsia="宋体"/>
        </w:rPr>
        <w:t>符号</w:t>
      </w:r>
      <w:r w:rsidRPr="00B87AB8">
        <w:rPr>
          <w:rFonts w:eastAsia="宋体" w:hint="eastAsia"/>
        </w:rPr>
        <w:t>是</w:t>
      </w:r>
      <w:r w:rsidRPr="00B87AB8">
        <w:rPr>
          <w:rFonts w:eastAsia="宋体"/>
        </w:rPr>
        <w:t>象</w:t>
      </w:r>
      <w:r w:rsidRPr="00B87AB8">
        <w:rPr>
          <w:rFonts w:eastAsia="宋体" w:hint="eastAsia"/>
        </w:rPr>
        <w:t>和</w:t>
      </w:r>
      <w:r w:rsidRPr="00B87AB8">
        <w:rPr>
          <w:rFonts w:eastAsia="宋体"/>
        </w:rPr>
        <w:t>数</w:t>
      </w:r>
      <w:r w:rsidRPr="00B87AB8">
        <w:rPr>
          <w:rFonts w:eastAsia="宋体" w:hint="eastAsia"/>
        </w:rPr>
        <w:t>之间</w:t>
      </w:r>
      <w:r w:rsidRPr="00B87AB8">
        <w:rPr>
          <w:rFonts w:eastAsia="宋体"/>
        </w:rPr>
        <w:t>相互关联的一种文字符号系统</w:t>
      </w:r>
      <w:r w:rsidRPr="00B87AB8">
        <w:rPr>
          <w:rFonts w:eastAsia="宋体" w:hint="eastAsia"/>
        </w:rPr>
        <w:t>，</w:t>
      </w:r>
      <w:r w:rsidRPr="00B87AB8">
        <w:rPr>
          <w:rFonts w:eastAsia="宋体"/>
        </w:rPr>
        <w:t>跟中国古代的</w:t>
      </w:r>
      <w:r w:rsidRPr="00B87AB8">
        <w:rPr>
          <w:rFonts w:eastAsia="宋体" w:hint="eastAsia"/>
        </w:rPr>
        <w:t>“易经”</w:t>
      </w:r>
      <w:r w:rsidRPr="00B87AB8">
        <w:rPr>
          <w:rFonts w:eastAsia="宋体"/>
        </w:rPr>
        <w:t>和</w:t>
      </w:r>
      <w:r w:rsidRPr="00B87AB8">
        <w:rPr>
          <w:rFonts w:eastAsia="宋体" w:hint="eastAsia"/>
        </w:rPr>
        <w:t>“太玄经”中所</w:t>
      </w:r>
      <w:r w:rsidRPr="00B87AB8">
        <w:rPr>
          <w:rFonts w:eastAsia="宋体"/>
        </w:rPr>
        <w:t>著述到的</w:t>
      </w:r>
      <w:r w:rsidRPr="00B87AB8">
        <w:rPr>
          <w:rFonts w:eastAsia="宋体" w:hint="eastAsia"/>
        </w:rPr>
        <w:t>易</w:t>
      </w:r>
      <w:r w:rsidRPr="00B87AB8">
        <w:rPr>
          <w:rFonts w:eastAsia="宋体"/>
        </w:rPr>
        <w:t>画和玄画符号</w:t>
      </w:r>
      <w:r w:rsidRPr="00B87AB8">
        <w:rPr>
          <w:rFonts w:eastAsia="宋体" w:hint="eastAsia"/>
        </w:rPr>
        <w:t>系统</w:t>
      </w:r>
      <w:r w:rsidRPr="00B87AB8">
        <w:rPr>
          <w:rFonts w:eastAsia="宋体"/>
        </w:rPr>
        <w:t>相似</w:t>
      </w:r>
      <w:r w:rsidRPr="00B87AB8">
        <w:rPr>
          <w:rFonts w:eastAsia="宋体" w:hint="eastAsia"/>
        </w:rPr>
        <w:t>。司马光（</w:t>
      </w:r>
      <w:r w:rsidRPr="00B87AB8">
        <w:rPr>
          <w:rFonts w:eastAsia="宋体" w:hint="eastAsia"/>
        </w:rPr>
        <w:t>1019</w:t>
      </w:r>
      <w:r w:rsidRPr="00B87AB8">
        <w:rPr>
          <w:rFonts w:eastAsia="宋体" w:hint="eastAsia"/>
        </w:rPr>
        <w:t>—</w:t>
      </w:r>
      <w:r w:rsidRPr="00B87AB8">
        <w:rPr>
          <w:rFonts w:eastAsia="宋体" w:hint="eastAsia"/>
        </w:rPr>
        <w:t>1086</w:t>
      </w:r>
      <w:r w:rsidRPr="00B87AB8">
        <w:rPr>
          <w:rFonts w:eastAsia="宋体" w:hint="eastAsia"/>
        </w:rPr>
        <w:t>）说玄曰：“易与太玄，道同而法异。易画有二，曰阴曰阳；玄画有三，曰一曰二曰三。易有六位，玄有四重”，两者区别</w:t>
      </w:r>
      <w:r w:rsidRPr="00B87AB8">
        <w:rPr>
          <w:rFonts w:eastAsia="宋体"/>
        </w:rPr>
        <w:t>在于</w:t>
      </w:r>
      <w:r w:rsidRPr="00B87AB8">
        <w:rPr>
          <w:rFonts w:eastAsia="宋体" w:hint="eastAsia"/>
        </w:rPr>
        <w:t>，</w:t>
      </w:r>
      <w:r w:rsidRPr="00B87AB8">
        <w:rPr>
          <w:rFonts w:eastAsia="宋体"/>
        </w:rPr>
        <w:t>易画和玄画是一维符号系统</w:t>
      </w:r>
      <w:r w:rsidRPr="00B87AB8">
        <w:rPr>
          <w:rFonts w:eastAsia="宋体" w:hint="eastAsia"/>
        </w:rPr>
        <w:t>，而</w:t>
      </w:r>
      <w:r w:rsidRPr="00B87AB8">
        <w:rPr>
          <w:rFonts w:eastAsia="宋体"/>
        </w:rPr>
        <w:t>TRIA</w:t>
      </w:r>
      <w:r w:rsidRPr="00B87AB8">
        <w:rPr>
          <w:rFonts w:eastAsia="宋体"/>
        </w:rPr>
        <w:t>符号是二维符号系统</w:t>
      </w:r>
      <w:r w:rsidRPr="00B87AB8">
        <w:rPr>
          <w:rFonts w:eastAsia="宋体" w:hint="eastAsia"/>
        </w:rPr>
        <w:t>。</w:t>
      </w:r>
      <w:r w:rsidRPr="00B87AB8">
        <w:rPr>
          <w:rFonts w:eastAsia="宋体"/>
        </w:rPr>
        <w:t>TRIA</w:t>
      </w:r>
      <w:r w:rsidRPr="00B87AB8">
        <w:rPr>
          <w:rFonts w:eastAsia="宋体" w:hint="eastAsia"/>
        </w:rPr>
        <w:t>二元</w:t>
      </w:r>
      <w:r w:rsidRPr="00B87AB8">
        <w:rPr>
          <w:rFonts w:eastAsia="宋体"/>
        </w:rPr>
        <w:t>符号系统</w:t>
      </w:r>
      <w:r w:rsidRPr="00B87AB8">
        <w:rPr>
          <w:rFonts w:eastAsia="宋体" w:hint="eastAsia"/>
        </w:rPr>
        <w:t>是一对</w:t>
      </w:r>
      <w:r w:rsidRPr="00B87AB8">
        <w:rPr>
          <w:rFonts w:eastAsia="宋体" w:hint="eastAsia"/>
        </w:rPr>
        <w:t>3</w:t>
      </w:r>
      <w:r w:rsidRPr="00B87AB8">
        <w:rPr>
          <w:rFonts w:eastAsia="宋体" w:hint="eastAsia"/>
        </w:rPr>
        <w:t>位</w:t>
      </w:r>
      <w:r w:rsidRPr="00B87AB8">
        <w:rPr>
          <w:rFonts w:eastAsia="宋体"/>
        </w:rPr>
        <w:t>二进制编码的</w:t>
      </w:r>
      <w:r w:rsidRPr="00B87AB8">
        <w:rPr>
          <w:rFonts w:eastAsia="宋体" w:hint="eastAsia"/>
        </w:rPr>
        <w:t>二维</w:t>
      </w:r>
      <w:r w:rsidRPr="00B87AB8">
        <w:rPr>
          <w:rFonts w:eastAsia="宋体"/>
        </w:rPr>
        <w:t>几何中的表现形式</w:t>
      </w:r>
      <w:r w:rsidRPr="00B87AB8">
        <w:rPr>
          <w:rFonts w:eastAsia="宋体" w:hint="eastAsia"/>
        </w:rPr>
        <w:t>，</w:t>
      </w:r>
      <w:r w:rsidRPr="00B87AB8">
        <w:rPr>
          <w:rFonts w:eastAsia="宋体"/>
        </w:rPr>
        <w:t>如易</w:t>
      </w:r>
      <w:r w:rsidRPr="00B87AB8">
        <w:rPr>
          <w:rFonts w:eastAsia="宋体" w:hint="eastAsia"/>
        </w:rPr>
        <w:t>重卦</w:t>
      </w:r>
      <w:r w:rsidRPr="00B87AB8">
        <w:rPr>
          <w:rFonts w:eastAsia="宋体"/>
        </w:rPr>
        <w:t>和盲文的另一种几何形状的编码</w:t>
      </w:r>
      <w:r w:rsidRPr="00B87AB8">
        <w:rPr>
          <w:rFonts w:eastAsia="宋体" w:hint="eastAsia"/>
        </w:rPr>
        <w:t>方式</w:t>
      </w:r>
      <w:r w:rsidRPr="00B87AB8">
        <w:rPr>
          <w:rFonts w:eastAsia="宋体"/>
        </w:rPr>
        <w:t>。</w:t>
      </w:r>
      <w:r w:rsidRPr="00B87AB8">
        <w:rPr>
          <w:rFonts w:eastAsia="宋体"/>
        </w:rPr>
        <w:t>TRIA</w:t>
      </w:r>
      <w:r w:rsidRPr="00B87AB8">
        <w:rPr>
          <w:rFonts w:eastAsia="宋体" w:hint="eastAsia"/>
        </w:rPr>
        <w:t>三元</w:t>
      </w:r>
      <w:r w:rsidRPr="00B87AB8">
        <w:rPr>
          <w:rFonts w:eastAsia="宋体"/>
        </w:rPr>
        <w:t>符号系统是玄画的三元符号的</w:t>
      </w:r>
      <w:r w:rsidRPr="00B87AB8">
        <w:rPr>
          <w:rFonts w:eastAsia="宋体" w:hint="eastAsia"/>
        </w:rPr>
        <w:t>四</w:t>
      </w:r>
      <w:r w:rsidRPr="00B87AB8">
        <w:rPr>
          <w:rFonts w:eastAsia="宋体"/>
        </w:rPr>
        <w:t>重变化的</w:t>
      </w:r>
      <w:r w:rsidRPr="00B87AB8">
        <w:rPr>
          <w:rFonts w:eastAsia="宋体" w:hint="eastAsia"/>
        </w:rPr>
        <w:t>二维</w:t>
      </w:r>
      <w:r w:rsidRPr="00B87AB8">
        <w:rPr>
          <w:rFonts w:eastAsia="宋体"/>
        </w:rPr>
        <w:t>几何中的</w:t>
      </w:r>
      <w:r w:rsidRPr="00B87AB8">
        <w:rPr>
          <w:rFonts w:eastAsia="宋体" w:hint="eastAsia"/>
        </w:rPr>
        <w:t>编码</w:t>
      </w:r>
      <w:r w:rsidRPr="00B87AB8">
        <w:rPr>
          <w:rFonts w:eastAsia="宋体"/>
        </w:rPr>
        <w:t>方式</w:t>
      </w:r>
      <w:r w:rsidRPr="00B87AB8">
        <w:rPr>
          <w:rFonts w:eastAsia="宋体" w:hint="eastAsia"/>
        </w:rPr>
        <w:t>；</w:t>
      </w:r>
      <w:r w:rsidRPr="00B87AB8">
        <w:rPr>
          <w:rFonts w:eastAsia="宋体"/>
        </w:rPr>
        <w:t>在正方形的四个顶点</w:t>
      </w:r>
      <w:r w:rsidRPr="00B87AB8">
        <w:rPr>
          <w:rFonts w:eastAsia="宋体" w:hint="eastAsia"/>
        </w:rPr>
        <w:t>中，</w:t>
      </w:r>
      <w:r w:rsidRPr="00B87AB8">
        <w:rPr>
          <w:rFonts w:eastAsia="宋体"/>
        </w:rPr>
        <w:t>每个顶点有三</w:t>
      </w:r>
      <w:r w:rsidRPr="00B87AB8">
        <w:rPr>
          <w:rFonts w:eastAsia="宋体" w:hint="eastAsia"/>
        </w:rPr>
        <w:t>种线段联系</w:t>
      </w:r>
      <w:r w:rsidRPr="00B87AB8">
        <w:rPr>
          <w:rFonts w:eastAsia="宋体"/>
        </w:rPr>
        <w:t>方式</w:t>
      </w:r>
      <w:r w:rsidRPr="00B87AB8">
        <w:rPr>
          <w:rFonts w:eastAsia="宋体" w:hint="eastAsia"/>
        </w:rPr>
        <w:t>，运用</w:t>
      </w:r>
      <w:r w:rsidRPr="00B87AB8">
        <w:rPr>
          <w:rFonts w:eastAsia="宋体"/>
        </w:rPr>
        <w:t>这个变化生成的二维符号系统。</w:t>
      </w:r>
      <w:r w:rsidRPr="00B87AB8">
        <w:rPr>
          <w:rFonts w:eastAsia="宋体"/>
        </w:rPr>
        <w:t>TRIA</w:t>
      </w:r>
      <w:r w:rsidRPr="00B87AB8">
        <w:rPr>
          <w:rFonts w:eastAsia="宋体" w:hint="eastAsia"/>
        </w:rPr>
        <w:t>三元</w:t>
      </w:r>
      <w:r w:rsidRPr="00B87AB8">
        <w:rPr>
          <w:rFonts w:eastAsia="宋体"/>
        </w:rPr>
        <w:t>符号系统</w:t>
      </w:r>
      <w:r w:rsidRPr="00B87AB8">
        <w:rPr>
          <w:rFonts w:eastAsia="宋体" w:hint="eastAsia"/>
        </w:rPr>
        <w:t>，</w:t>
      </w:r>
      <w:r w:rsidRPr="00B87AB8">
        <w:rPr>
          <w:rFonts w:eastAsia="宋体"/>
        </w:rPr>
        <w:t>更加适合于现代的拼音文字</w:t>
      </w:r>
      <w:r w:rsidRPr="00B87AB8">
        <w:rPr>
          <w:rFonts w:eastAsia="宋体" w:hint="eastAsia"/>
        </w:rPr>
        <w:t>、</w:t>
      </w:r>
      <w:r w:rsidRPr="00B87AB8">
        <w:rPr>
          <w:rFonts w:eastAsia="宋体"/>
        </w:rPr>
        <w:t>数字</w:t>
      </w:r>
      <w:r w:rsidRPr="00B87AB8">
        <w:rPr>
          <w:rFonts w:eastAsia="宋体" w:hint="eastAsia"/>
        </w:rPr>
        <w:t>、标点</w:t>
      </w:r>
      <w:r w:rsidRPr="00B87AB8">
        <w:rPr>
          <w:rFonts w:eastAsia="宋体"/>
        </w:rPr>
        <w:t>符号</w:t>
      </w:r>
      <w:r w:rsidRPr="00B87AB8">
        <w:rPr>
          <w:rFonts w:eastAsia="宋体" w:hint="eastAsia"/>
        </w:rPr>
        <w:t>和</w:t>
      </w:r>
      <w:r w:rsidRPr="00B87AB8">
        <w:rPr>
          <w:rFonts w:eastAsia="宋体"/>
        </w:rPr>
        <w:t>控制符号的统一描述，更易于书写</w:t>
      </w:r>
      <w:r w:rsidRPr="00B87AB8">
        <w:rPr>
          <w:rFonts w:eastAsia="宋体" w:hint="eastAsia"/>
        </w:rPr>
        <w:t>、</w:t>
      </w:r>
      <w:r w:rsidRPr="00B87AB8">
        <w:rPr>
          <w:rFonts w:eastAsia="宋体"/>
        </w:rPr>
        <w:t>阅读</w:t>
      </w:r>
      <w:r w:rsidRPr="00B87AB8">
        <w:rPr>
          <w:rFonts w:eastAsia="宋体" w:hint="eastAsia"/>
        </w:rPr>
        <w:t>和</w:t>
      </w:r>
      <w:r w:rsidRPr="00B87AB8">
        <w:rPr>
          <w:rFonts w:eastAsia="宋体"/>
        </w:rPr>
        <w:t>识别</w:t>
      </w:r>
      <w:r w:rsidRPr="00B87AB8">
        <w:rPr>
          <w:rFonts w:eastAsia="宋体" w:hint="eastAsia"/>
        </w:rPr>
        <w:t>。基于</w:t>
      </w:r>
      <w:r w:rsidRPr="00B87AB8">
        <w:rPr>
          <w:rFonts w:eastAsia="宋体"/>
        </w:rPr>
        <w:t>TRIA</w:t>
      </w:r>
      <w:r w:rsidRPr="00B87AB8">
        <w:rPr>
          <w:rFonts w:eastAsia="宋体" w:hint="eastAsia"/>
        </w:rPr>
        <w:t>三元</w:t>
      </w:r>
      <w:r w:rsidRPr="00B87AB8">
        <w:rPr>
          <w:rFonts w:eastAsia="宋体"/>
        </w:rPr>
        <w:t>符号</w:t>
      </w:r>
      <w:r w:rsidRPr="00B87AB8">
        <w:rPr>
          <w:rFonts w:eastAsia="宋体" w:hint="eastAsia"/>
        </w:rPr>
        <w:t>文字语言，配合</w:t>
      </w:r>
      <w:r w:rsidRPr="00B87AB8">
        <w:rPr>
          <w:rFonts w:ascii="Batang" w:eastAsia="宋体" w:hAnsi="Batang" w:cs="Batang"/>
        </w:rPr>
        <w:t>一个符号发音一个音符</w:t>
      </w:r>
      <w:r w:rsidRPr="00B87AB8">
        <w:rPr>
          <w:rFonts w:ascii="Batang" w:eastAsia="宋体" w:hAnsi="Batang" w:cs="Batang" w:hint="eastAsia"/>
        </w:rPr>
        <w:t>，</w:t>
      </w:r>
      <w:r w:rsidRPr="00B87AB8">
        <w:rPr>
          <w:rFonts w:eastAsia="宋体" w:hint="eastAsia"/>
        </w:rPr>
        <w:t>单词的发音和拼写完全一致，变化简单有规律</w:t>
      </w:r>
      <w:r w:rsidRPr="00B87AB8">
        <w:rPr>
          <w:rFonts w:eastAsia="宋体"/>
        </w:rPr>
        <w:t>的</w:t>
      </w:r>
      <w:r w:rsidRPr="00B87AB8">
        <w:rPr>
          <w:rFonts w:ascii="Batang" w:eastAsia="宋体" w:hAnsi="Batang" w:cs="Batang"/>
        </w:rPr>
        <w:t>一种辅助语</w:t>
      </w:r>
      <w:r w:rsidRPr="00B87AB8">
        <w:rPr>
          <w:rFonts w:eastAsia="宋体"/>
        </w:rPr>
        <w:t>。</w:t>
      </w:r>
    </w:p>
    <w:p w14:paraId="18177E5C" w14:textId="77777777" w:rsidR="00E569F9" w:rsidRPr="00B87AB8" w:rsidRDefault="00E569F9" w:rsidP="00E569F9">
      <w:pPr>
        <w:ind w:firstLine="600"/>
        <w:jc w:val="both"/>
        <w:rPr>
          <w:rFonts w:eastAsia="宋体"/>
          <w:szCs w:val="28"/>
        </w:rPr>
      </w:pPr>
      <w:r w:rsidRPr="00B87AB8">
        <w:rPr>
          <w:rFonts w:eastAsia="宋体" w:hint="eastAsia"/>
          <w:szCs w:val="28"/>
        </w:rPr>
        <w:t>根据本</w:t>
      </w:r>
      <w:r w:rsidRPr="00B87AB8">
        <w:rPr>
          <w:rFonts w:eastAsia="宋体"/>
          <w:szCs w:val="28"/>
        </w:rPr>
        <w:t>发明的</w:t>
      </w:r>
      <w:r w:rsidRPr="00B87AB8">
        <w:rPr>
          <w:rFonts w:eastAsia="宋体"/>
          <w:szCs w:val="28"/>
        </w:rPr>
        <w:t>TRIA</w:t>
      </w:r>
      <w:r w:rsidRPr="00B87AB8">
        <w:rPr>
          <w:rFonts w:eastAsia="宋体"/>
          <w:szCs w:val="28"/>
        </w:rPr>
        <w:t>三进制符号系统是</w:t>
      </w:r>
      <w:r w:rsidRPr="00B87AB8">
        <w:rPr>
          <w:rFonts w:eastAsia="宋体" w:hint="eastAsia"/>
          <w:szCs w:val="28"/>
        </w:rPr>
        <w:t>基于“口”字</w:t>
      </w:r>
      <w:r w:rsidRPr="00B87AB8">
        <w:rPr>
          <w:rFonts w:eastAsia="宋体"/>
          <w:szCs w:val="28"/>
        </w:rPr>
        <w:t>形的</w:t>
      </w:r>
      <w:r w:rsidRPr="00B87AB8">
        <w:rPr>
          <w:rFonts w:eastAsia="宋体" w:hint="eastAsia"/>
          <w:szCs w:val="28"/>
        </w:rPr>
        <w:t>拓扑</w:t>
      </w:r>
      <w:r w:rsidRPr="00B87AB8">
        <w:rPr>
          <w:rFonts w:eastAsia="宋体"/>
          <w:szCs w:val="28"/>
        </w:rPr>
        <w:t>点</w:t>
      </w:r>
      <w:r w:rsidRPr="00B87AB8">
        <w:rPr>
          <w:rFonts w:eastAsia="宋体" w:hint="eastAsia"/>
          <w:szCs w:val="28"/>
        </w:rPr>
        <w:t>之间</w:t>
      </w:r>
      <w:r w:rsidRPr="00B87AB8">
        <w:rPr>
          <w:rFonts w:eastAsia="宋体"/>
          <w:szCs w:val="28"/>
        </w:rPr>
        <w:t>的矢量</w:t>
      </w:r>
      <w:r w:rsidRPr="00B87AB8">
        <w:rPr>
          <w:rFonts w:eastAsia="宋体" w:hint="eastAsia"/>
          <w:szCs w:val="28"/>
        </w:rPr>
        <w:t>变化</w:t>
      </w:r>
      <w:r w:rsidRPr="00B87AB8">
        <w:rPr>
          <w:rFonts w:eastAsia="宋体"/>
          <w:szCs w:val="28"/>
        </w:rPr>
        <w:t>关系</w:t>
      </w:r>
      <w:r w:rsidRPr="00B87AB8">
        <w:rPr>
          <w:rFonts w:eastAsia="宋体" w:hint="eastAsia"/>
          <w:szCs w:val="28"/>
        </w:rPr>
        <w:t>的</w:t>
      </w:r>
      <w:r w:rsidRPr="00B87AB8">
        <w:rPr>
          <w:rFonts w:eastAsia="宋体"/>
          <w:szCs w:val="28"/>
        </w:rPr>
        <w:t>编码</w:t>
      </w:r>
      <w:r w:rsidRPr="00B87AB8">
        <w:rPr>
          <w:rFonts w:eastAsia="宋体" w:hint="eastAsia"/>
          <w:szCs w:val="28"/>
        </w:rPr>
        <w:t>，附图</w:t>
      </w:r>
      <w:r w:rsidRPr="00B87AB8">
        <w:rPr>
          <w:rFonts w:eastAsia="宋体" w:hint="eastAsia"/>
          <w:szCs w:val="28"/>
        </w:rPr>
        <w:t>6</w:t>
      </w:r>
      <w:r w:rsidRPr="00B87AB8">
        <w:rPr>
          <w:rFonts w:eastAsia="宋体" w:hint="eastAsia"/>
          <w:szCs w:val="28"/>
        </w:rPr>
        <w:t>的</w:t>
      </w:r>
      <w:r w:rsidRPr="00B87AB8">
        <w:rPr>
          <w:rFonts w:eastAsia="宋体" w:hint="eastAsia"/>
          <w:szCs w:val="28"/>
        </w:rPr>
        <w:t>601</w:t>
      </w:r>
      <w:r w:rsidRPr="00B87AB8">
        <w:rPr>
          <w:rFonts w:eastAsia="宋体" w:hint="eastAsia"/>
          <w:szCs w:val="28"/>
        </w:rPr>
        <w:t>的端点</w:t>
      </w:r>
      <w:r w:rsidRPr="00B87AB8">
        <w:rPr>
          <w:rFonts w:eastAsia="宋体" w:hint="eastAsia"/>
          <w:szCs w:val="28"/>
        </w:rPr>
        <w:t>A</w:t>
      </w:r>
      <w:r w:rsidRPr="00B87AB8">
        <w:rPr>
          <w:rFonts w:eastAsia="宋体" w:hint="eastAsia"/>
          <w:szCs w:val="28"/>
        </w:rPr>
        <w:t>、</w:t>
      </w:r>
      <w:r w:rsidRPr="00B87AB8">
        <w:rPr>
          <w:rFonts w:eastAsia="宋体"/>
          <w:szCs w:val="28"/>
        </w:rPr>
        <w:t>B</w:t>
      </w:r>
      <w:r w:rsidRPr="00B87AB8">
        <w:rPr>
          <w:rFonts w:eastAsia="宋体"/>
          <w:szCs w:val="28"/>
        </w:rPr>
        <w:t>、</w:t>
      </w:r>
      <w:r w:rsidRPr="00B87AB8">
        <w:rPr>
          <w:rFonts w:eastAsia="宋体"/>
          <w:szCs w:val="28"/>
        </w:rPr>
        <w:t>C</w:t>
      </w:r>
      <w:r w:rsidRPr="00B87AB8">
        <w:rPr>
          <w:rFonts w:eastAsia="宋体"/>
          <w:szCs w:val="28"/>
        </w:rPr>
        <w:t>、</w:t>
      </w:r>
      <w:r w:rsidRPr="00B87AB8">
        <w:rPr>
          <w:rFonts w:eastAsia="宋体"/>
          <w:szCs w:val="28"/>
        </w:rPr>
        <w:t>D</w:t>
      </w:r>
      <w:r w:rsidRPr="00B87AB8">
        <w:rPr>
          <w:rFonts w:eastAsia="宋体" w:hint="eastAsia"/>
          <w:szCs w:val="28"/>
        </w:rPr>
        <w:t>四点之间</w:t>
      </w:r>
      <w:r w:rsidRPr="00B87AB8">
        <w:rPr>
          <w:rFonts w:eastAsia="宋体"/>
          <w:szCs w:val="28"/>
        </w:rPr>
        <w:t>变化产生的符号</w:t>
      </w:r>
      <w:r w:rsidRPr="00B87AB8">
        <w:rPr>
          <w:rFonts w:eastAsia="宋体" w:hint="eastAsia"/>
          <w:szCs w:val="28"/>
        </w:rPr>
        <w:t>编码</w:t>
      </w:r>
      <w:r w:rsidR="00FF68D9" w:rsidRPr="00B87AB8">
        <w:rPr>
          <w:rFonts w:eastAsia="宋体" w:hint="eastAsia"/>
          <w:szCs w:val="28"/>
        </w:rPr>
        <w:t>（</w:t>
      </w:r>
      <w:r w:rsidR="00FF68D9" w:rsidRPr="00B87AB8">
        <w:rPr>
          <w:rFonts w:eastAsia="宋体"/>
          <w:szCs w:val="28"/>
        </w:rPr>
        <w:t>如附图</w:t>
      </w:r>
      <w:r w:rsidR="00FF68D9" w:rsidRPr="00B87AB8">
        <w:rPr>
          <w:rFonts w:eastAsia="宋体" w:hint="eastAsia"/>
          <w:szCs w:val="28"/>
        </w:rPr>
        <w:t>603</w:t>
      </w:r>
      <w:r w:rsidR="00FF68D9" w:rsidRPr="00B87AB8">
        <w:rPr>
          <w:rFonts w:eastAsia="宋体" w:hint="eastAsia"/>
          <w:szCs w:val="28"/>
        </w:rPr>
        <w:t>所示</w:t>
      </w:r>
      <w:r w:rsidR="00FF68D9" w:rsidRPr="00B87AB8">
        <w:rPr>
          <w:rFonts w:eastAsia="宋体"/>
          <w:szCs w:val="28"/>
        </w:rPr>
        <w:t>的象数図三元符号</w:t>
      </w:r>
      <w:r w:rsidR="00FF68D9" w:rsidRPr="00B87AB8">
        <w:rPr>
          <w:rFonts w:eastAsia="宋体" w:hint="eastAsia"/>
          <w:szCs w:val="28"/>
        </w:rPr>
        <w:t>编码）</w:t>
      </w:r>
      <w:r w:rsidRPr="00B87AB8">
        <w:rPr>
          <w:rFonts w:eastAsia="宋体" w:hint="eastAsia"/>
          <w:szCs w:val="28"/>
        </w:rPr>
        <w:t>。</w:t>
      </w:r>
    </w:p>
    <w:p w14:paraId="58574A77" w14:textId="77777777" w:rsidR="00E569F9" w:rsidRPr="00B87AB8" w:rsidRDefault="00E569F9" w:rsidP="00E569F9">
      <w:pPr>
        <w:ind w:firstLine="600"/>
        <w:jc w:val="both"/>
        <w:rPr>
          <w:rFonts w:eastAsia="宋体"/>
          <w:szCs w:val="28"/>
        </w:rPr>
      </w:pPr>
      <w:r w:rsidRPr="00B87AB8">
        <w:rPr>
          <w:rFonts w:eastAsia="宋体" w:hint="eastAsia"/>
          <w:szCs w:val="28"/>
        </w:rPr>
        <w:lastRenderedPageBreak/>
        <w:t>根据本</w:t>
      </w:r>
      <w:r w:rsidRPr="00B87AB8">
        <w:rPr>
          <w:rFonts w:eastAsia="宋体"/>
          <w:szCs w:val="28"/>
        </w:rPr>
        <w:t>发明的</w:t>
      </w:r>
      <w:r w:rsidRPr="00B87AB8">
        <w:rPr>
          <w:rFonts w:eastAsia="宋体"/>
          <w:szCs w:val="28"/>
        </w:rPr>
        <w:t>TRIA</w:t>
      </w:r>
      <w:r w:rsidRPr="00B87AB8">
        <w:rPr>
          <w:rFonts w:eastAsia="宋体" w:hint="eastAsia"/>
          <w:szCs w:val="28"/>
        </w:rPr>
        <w:t>二进制</w:t>
      </w:r>
      <w:r w:rsidRPr="00B87AB8">
        <w:rPr>
          <w:rFonts w:eastAsia="宋体"/>
          <w:szCs w:val="28"/>
        </w:rPr>
        <w:t>符号系统是基于</w:t>
      </w:r>
      <w:r w:rsidRPr="00B87AB8">
        <w:rPr>
          <w:rFonts w:eastAsia="宋体" w:hint="eastAsia"/>
          <w:szCs w:val="28"/>
        </w:rPr>
        <w:t>“田”字形</w:t>
      </w:r>
      <w:r w:rsidRPr="00B87AB8">
        <w:rPr>
          <w:rFonts w:eastAsia="宋体"/>
          <w:szCs w:val="28"/>
        </w:rPr>
        <w:t>的</w:t>
      </w:r>
      <w:r w:rsidRPr="00B87AB8">
        <w:rPr>
          <w:rFonts w:eastAsia="宋体" w:hint="eastAsia"/>
          <w:szCs w:val="28"/>
        </w:rPr>
        <w:t>几何</w:t>
      </w:r>
      <w:r w:rsidRPr="00B87AB8">
        <w:rPr>
          <w:rFonts w:eastAsia="宋体"/>
          <w:szCs w:val="28"/>
        </w:rPr>
        <w:t>拓扑点</w:t>
      </w:r>
      <w:r w:rsidRPr="00B87AB8">
        <w:rPr>
          <w:rFonts w:eastAsia="宋体" w:hint="eastAsia"/>
          <w:szCs w:val="28"/>
        </w:rPr>
        <w:t>之间</w:t>
      </w:r>
      <w:r w:rsidRPr="00B87AB8">
        <w:rPr>
          <w:rFonts w:eastAsia="宋体"/>
          <w:szCs w:val="28"/>
        </w:rPr>
        <w:t>的矢量变化</w:t>
      </w:r>
      <w:r w:rsidRPr="00B87AB8">
        <w:rPr>
          <w:rFonts w:eastAsia="宋体" w:hint="eastAsia"/>
          <w:szCs w:val="28"/>
        </w:rPr>
        <w:t>关系</w:t>
      </w:r>
      <w:r w:rsidRPr="00B87AB8">
        <w:rPr>
          <w:rFonts w:eastAsia="宋体"/>
          <w:szCs w:val="28"/>
        </w:rPr>
        <w:t>的编码，</w:t>
      </w:r>
      <w:r w:rsidRPr="00B87AB8">
        <w:rPr>
          <w:rFonts w:eastAsia="宋体" w:hint="eastAsia"/>
          <w:szCs w:val="28"/>
        </w:rPr>
        <w:t>如附图</w:t>
      </w:r>
      <w:r w:rsidRPr="00B87AB8">
        <w:rPr>
          <w:rFonts w:eastAsia="宋体" w:hint="eastAsia"/>
          <w:szCs w:val="28"/>
        </w:rPr>
        <w:t>6</w:t>
      </w:r>
      <w:r w:rsidRPr="00B87AB8">
        <w:rPr>
          <w:rFonts w:eastAsia="宋体" w:hint="eastAsia"/>
          <w:szCs w:val="28"/>
        </w:rPr>
        <w:t>的</w:t>
      </w:r>
      <w:r w:rsidRPr="00B87AB8">
        <w:rPr>
          <w:rFonts w:eastAsia="宋体" w:hint="eastAsia"/>
          <w:szCs w:val="28"/>
        </w:rPr>
        <w:t>601</w:t>
      </w:r>
      <w:r w:rsidRPr="00B87AB8">
        <w:rPr>
          <w:rFonts w:eastAsia="宋体" w:hint="eastAsia"/>
          <w:szCs w:val="28"/>
        </w:rPr>
        <w:t>和</w:t>
      </w:r>
      <w:r w:rsidRPr="00B87AB8">
        <w:rPr>
          <w:rFonts w:eastAsia="宋体" w:hint="eastAsia"/>
          <w:szCs w:val="28"/>
        </w:rPr>
        <w:t>602</w:t>
      </w:r>
      <w:r w:rsidRPr="00B87AB8">
        <w:rPr>
          <w:rFonts w:eastAsia="宋体" w:hint="eastAsia"/>
          <w:szCs w:val="28"/>
        </w:rPr>
        <w:t>的端点</w:t>
      </w:r>
      <w:r w:rsidRPr="00B87AB8">
        <w:rPr>
          <w:rFonts w:eastAsia="宋体" w:hint="eastAsia"/>
          <w:szCs w:val="28"/>
        </w:rPr>
        <w:t>1</w:t>
      </w:r>
      <w:r w:rsidRPr="00B87AB8">
        <w:rPr>
          <w:rFonts w:eastAsia="宋体" w:hint="eastAsia"/>
          <w:szCs w:val="28"/>
        </w:rPr>
        <w:t>、</w:t>
      </w:r>
      <w:r w:rsidRPr="00B87AB8">
        <w:rPr>
          <w:rFonts w:eastAsia="宋体" w:hint="eastAsia"/>
          <w:szCs w:val="28"/>
        </w:rPr>
        <w:t>2</w:t>
      </w:r>
      <w:r w:rsidRPr="00B87AB8">
        <w:rPr>
          <w:rFonts w:eastAsia="宋体" w:hint="eastAsia"/>
          <w:szCs w:val="28"/>
        </w:rPr>
        <w:t>、</w:t>
      </w:r>
      <w:r w:rsidRPr="00B87AB8">
        <w:rPr>
          <w:rFonts w:eastAsia="宋体" w:hint="eastAsia"/>
          <w:szCs w:val="28"/>
        </w:rPr>
        <w:t>3</w:t>
      </w:r>
      <w:r w:rsidRPr="00B87AB8">
        <w:rPr>
          <w:rFonts w:eastAsia="宋体" w:hint="eastAsia"/>
          <w:szCs w:val="28"/>
        </w:rPr>
        <w:t>、</w:t>
      </w:r>
      <w:r w:rsidRPr="00B87AB8">
        <w:rPr>
          <w:rFonts w:eastAsia="宋体" w:hint="eastAsia"/>
          <w:szCs w:val="28"/>
        </w:rPr>
        <w:t>4</w:t>
      </w:r>
      <w:r w:rsidRPr="00B87AB8">
        <w:rPr>
          <w:rFonts w:eastAsia="宋体"/>
          <w:szCs w:val="28"/>
        </w:rPr>
        <w:t>和</w:t>
      </w:r>
      <w:r w:rsidRPr="00B87AB8">
        <w:rPr>
          <w:rFonts w:eastAsia="宋体"/>
          <w:szCs w:val="28"/>
        </w:rPr>
        <w:t>A</w:t>
      </w:r>
      <w:r w:rsidRPr="00B87AB8">
        <w:rPr>
          <w:rFonts w:eastAsia="宋体" w:hint="eastAsia"/>
          <w:szCs w:val="28"/>
        </w:rPr>
        <w:t>、</w:t>
      </w:r>
      <w:r w:rsidRPr="00B87AB8">
        <w:rPr>
          <w:rFonts w:eastAsia="宋体"/>
          <w:szCs w:val="28"/>
        </w:rPr>
        <w:t>B</w:t>
      </w:r>
      <w:r w:rsidRPr="00B87AB8">
        <w:rPr>
          <w:rFonts w:eastAsia="宋体"/>
          <w:szCs w:val="28"/>
        </w:rPr>
        <w:t>、</w:t>
      </w:r>
      <w:r w:rsidRPr="00B87AB8">
        <w:rPr>
          <w:rFonts w:eastAsia="宋体"/>
          <w:szCs w:val="28"/>
        </w:rPr>
        <w:t>C</w:t>
      </w:r>
      <w:r w:rsidRPr="00B87AB8">
        <w:rPr>
          <w:rFonts w:eastAsia="宋体" w:hint="eastAsia"/>
          <w:szCs w:val="28"/>
        </w:rPr>
        <w:t>、</w:t>
      </w:r>
      <w:r w:rsidRPr="00B87AB8">
        <w:rPr>
          <w:rFonts w:eastAsia="宋体" w:hint="eastAsia"/>
          <w:szCs w:val="28"/>
        </w:rPr>
        <w:t>D</w:t>
      </w:r>
      <w:r w:rsidRPr="00B87AB8">
        <w:rPr>
          <w:rFonts w:eastAsia="宋体"/>
          <w:szCs w:val="28"/>
        </w:rPr>
        <w:t>八点和中心点之间</w:t>
      </w:r>
      <w:r w:rsidRPr="00B87AB8">
        <w:rPr>
          <w:rFonts w:eastAsia="宋体" w:hint="eastAsia"/>
          <w:szCs w:val="28"/>
        </w:rPr>
        <w:t>变化</w:t>
      </w:r>
      <w:r w:rsidRPr="00B87AB8">
        <w:rPr>
          <w:rFonts w:eastAsia="宋体"/>
          <w:szCs w:val="28"/>
        </w:rPr>
        <w:t>产生的</w:t>
      </w:r>
      <w:r w:rsidRPr="00B87AB8">
        <w:rPr>
          <w:rFonts w:eastAsia="宋体" w:hint="eastAsia"/>
          <w:szCs w:val="28"/>
        </w:rPr>
        <w:t>象数図</w:t>
      </w:r>
      <w:r w:rsidRPr="00B87AB8">
        <w:rPr>
          <w:rFonts w:eastAsia="宋体"/>
          <w:szCs w:val="28"/>
        </w:rPr>
        <w:t>符号编码</w:t>
      </w:r>
      <w:r w:rsidRPr="00B87AB8">
        <w:rPr>
          <w:rFonts w:eastAsia="宋体" w:hint="eastAsia"/>
          <w:szCs w:val="28"/>
        </w:rPr>
        <w:t>。下面将对</w:t>
      </w:r>
      <w:r w:rsidRPr="00B87AB8">
        <w:rPr>
          <w:rFonts w:eastAsia="宋体"/>
          <w:szCs w:val="28"/>
        </w:rPr>
        <w:t>两套</w:t>
      </w:r>
      <w:r w:rsidRPr="00B87AB8">
        <w:rPr>
          <w:rFonts w:eastAsia="宋体" w:hint="eastAsia"/>
          <w:szCs w:val="28"/>
        </w:rPr>
        <w:t>符号系统进行</w:t>
      </w:r>
      <w:r w:rsidRPr="00B87AB8">
        <w:rPr>
          <w:rFonts w:eastAsia="宋体"/>
          <w:szCs w:val="28"/>
        </w:rPr>
        <w:t>详细说明</w:t>
      </w:r>
      <w:r w:rsidR="00FF68D9" w:rsidRPr="00B87AB8">
        <w:rPr>
          <w:rFonts w:eastAsia="宋体" w:hint="eastAsia"/>
          <w:szCs w:val="28"/>
        </w:rPr>
        <w:t>（如</w:t>
      </w:r>
      <w:r w:rsidR="00FF68D9" w:rsidRPr="00B87AB8">
        <w:rPr>
          <w:rFonts w:eastAsia="宋体"/>
          <w:szCs w:val="28"/>
        </w:rPr>
        <w:t>附图</w:t>
      </w:r>
      <w:r w:rsidR="00FF68D9" w:rsidRPr="00B87AB8">
        <w:rPr>
          <w:rFonts w:eastAsia="宋体" w:hint="eastAsia"/>
          <w:szCs w:val="28"/>
        </w:rPr>
        <w:t>604</w:t>
      </w:r>
      <w:r w:rsidR="00FF68D9" w:rsidRPr="00B87AB8">
        <w:rPr>
          <w:rFonts w:eastAsia="宋体" w:hint="eastAsia"/>
          <w:szCs w:val="28"/>
        </w:rPr>
        <w:t>、</w:t>
      </w:r>
      <w:r w:rsidR="00FF68D9" w:rsidRPr="00B87AB8">
        <w:rPr>
          <w:rFonts w:eastAsia="宋体" w:hint="eastAsia"/>
          <w:szCs w:val="28"/>
        </w:rPr>
        <w:t>605</w:t>
      </w:r>
      <w:r w:rsidR="00FF68D9" w:rsidRPr="00B87AB8">
        <w:rPr>
          <w:rFonts w:eastAsia="宋体" w:hint="eastAsia"/>
          <w:szCs w:val="28"/>
        </w:rPr>
        <w:t>、</w:t>
      </w:r>
      <w:r w:rsidR="00FF68D9" w:rsidRPr="00B87AB8">
        <w:rPr>
          <w:rFonts w:eastAsia="宋体" w:hint="eastAsia"/>
          <w:szCs w:val="28"/>
        </w:rPr>
        <w:t>606</w:t>
      </w:r>
      <w:r w:rsidR="00FF68D9" w:rsidRPr="00B87AB8">
        <w:rPr>
          <w:rFonts w:eastAsia="宋体" w:hint="eastAsia"/>
          <w:szCs w:val="28"/>
        </w:rPr>
        <w:t>的</w:t>
      </w:r>
      <w:r w:rsidR="00FF68D9" w:rsidRPr="00B87AB8">
        <w:rPr>
          <w:rFonts w:eastAsia="宋体"/>
          <w:szCs w:val="28"/>
        </w:rPr>
        <w:t>象数図二元</w:t>
      </w:r>
      <w:r w:rsidR="00FF68D9" w:rsidRPr="00B87AB8">
        <w:rPr>
          <w:rFonts w:eastAsia="宋体" w:hint="eastAsia"/>
          <w:szCs w:val="28"/>
        </w:rPr>
        <w:t>符号</w:t>
      </w:r>
      <w:r w:rsidR="00FF68D9" w:rsidRPr="00B87AB8">
        <w:rPr>
          <w:rFonts w:eastAsia="宋体"/>
          <w:szCs w:val="28"/>
        </w:rPr>
        <w:t>编码）</w:t>
      </w:r>
      <w:r w:rsidRPr="00B87AB8">
        <w:rPr>
          <w:rFonts w:eastAsia="宋体"/>
          <w:szCs w:val="28"/>
        </w:rPr>
        <w:t>。</w:t>
      </w:r>
    </w:p>
    <w:p w14:paraId="27D0962B" w14:textId="77777777" w:rsidR="00E569F9" w:rsidRPr="00B87AB8" w:rsidRDefault="00E569F9" w:rsidP="00E569F9">
      <w:pPr>
        <w:ind w:firstLine="600"/>
        <w:jc w:val="both"/>
        <w:rPr>
          <w:rFonts w:eastAsia="宋体"/>
          <w:szCs w:val="28"/>
          <w:u w:val="single"/>
        </w:rPr>
      </w:pPr>
      <w:r w:rsidRPr="00B87AB8">
        <w:rPr>
          <w:rFonts w:eastAsia="宋体"/>
          <w:szCs w:val="28"/>
          <w:u w:val="single"/>
        </w:rPr>
        <w:t>TRIA</w:t>
      </w:r>
      <w:r w:rsidRPr="00B87AB8">
        <w:rPr>
          <w:rFonts w:eastAsia="宋体" w:hint="eastAsia"/>
          <w:szCs w:val="28"/>
          <w:u w:val="single"/>
        </w:rPr>
        <w:t>三进制符号</w:t>
      </w:r>
      <w:r w:rsidRPr="00B87AB8">
        <w:rPr>
          <w:rFonts w:eastAsia="宋体"/>
          <w:szCs w:val="28"/>
          <w:u w:val="single"/>
        </w:rPr>
        <w:t>编码</w:t>
      </w:r>
    </w:p>
    <w:p w14:paraId="081DA86C" w14:textId="77777777" w:rsidR="00E569F9" w:rsidRPr="00B87AB8" w:rsidRDefault="00E569F9" w:rsidP="00E569F9">
      <w:pPr>
        <w:ind w:firstLine="600"/>
        <w:jc w:val="both"/>
        <w:rPr>
          <w:rFonts w:eastAsia="宋体"/>
          <w:szCs w:val="28"/>
        </w:rPr>
      </w:pPr>
      <w:r w:rsidRPr="00B87AB8">
        <w:rPr>
          <w:rFonts w:eastAsia="宋体" w:hint="eastAsia"/>
          <w:szCs w:val="28"/>
        </w:rPr>
        <w:t>根据本</w:t>
      </w:r>
      <w:r w:rsidRPr="00B87AB8">
        <w:rPr>
          <w:rFonts w:eastAsia="宋体"/>
          <w:szCs w:val="28"/>
        </w:rPr>
        <w:t>发明的实施例</w:t>
      </w:r>
      <w:r w:rsidRPr="00B87AB8">
        <w:rPr>
          <w:rFonts w:eastAsia="宋体"/>
          <w:szCs w:val="28"/>
        </w:rPr>
        <w:t>TRIA</w:t>
      </w:r>
      <w:r w:rsidRPr="00B87AB8">
        <w:rPr>
          <w:rFonts w:eastAsia="宋体"/>
          <w:szCs w:val="28"/>
        </w:rPr>
        <w:t>三进制符号系统</w:t>
      </w:r>
      <w:r w:rsidRPr="00B87AB8">
        <w:rPr>
          <w:rFonts w:eastAsia="宋体" w:hint="eastAsia"/>
          <w:szCs w:val="28"/>
        </w:rPr>
        <w:t>利用矩形几何</w:t>
      </w:r>
      <w:r w:rsidRPr="00B87AB8">
        <w:rPr>
          <w:rFonts w:eastAsia="宋体"/>
          <w:szCs w:val="28"/>
        </w:rPr>
        <w:t>图的</w:t>
      </w:r>
      <w:r w:rsidRPr="00B87AB8">
        <w:rPr>
          <w:rFonts w:eastAsia="宋体" w:hint="eastAsia"/>
          <w:szCs w:val="28"/>
        </w:rPr>
        <w:t>几何</w:t>
      </w:r>
      <w:r w:rsidRPr="00B87AB8">
        <w:rPr>
          <w:rFonts w:eastAsia="宋体"/>
          <w:szCs w:val="28"/>
        </w:rPr>
        <w:t>特征</w:t>
      </w:r>
      <w:r w:rsidRPr="00B87AB8">
        <w:rPr>
          <w:rFonts w:eastAsia="宋体" w:hint="eastAsia"/>
          <w:szCs w:val="28"/>
        </w:rPr>
        <w:t>。如图</w:t>
      </w:r>
      <w:r w:rsidRPr="00B87AB8">
        <w:rPr>
          <w:rFonts w:eastAsia="宋体" w:hint="eastAsia"/>
          <w:szCs w:val="28"/>
        </w:rPr>
        <w:t>6</w:t>
      </w:r>
      <w:r w:rsidRPr="00B87AB8">
        <w:rPr>
          <w:rFonts w:eastAsia="宋体" w:hint="eastAsia"/>
          <w:szCs w:val="28"/>
        </w:rPr>
        <w:t>的</w:t>
      </w:r>
      <w:r w:rsidRPr="00B87AB8">
        <w:rPr>
          <w:rFonts w:eastAsia="宋体" w:hint="eastAsia"/>
          <w:szCs w:val="28"/>
        </w:rPr>
        <w:t>601</w:t>
      </w:r>
      <w:r w:rsidRPr="00B87AB8">
        <w:rPr>
          <w:rFonts w:eastAsia="宋体" w:hint="eastAsia"/>
          <w:szCs w:val="28"/>
        </w:rPr>
        <w:t>所示，</w:t>
      </w:r>
      <w:r w:rsidRPr="00B87AB8">
        <w:rPr>
          <w:rFonts w:eastAsia="宋体"/>
          <w:szCs w:val="28"/>
        </w:rPr>
        <w:t>按顺时针</w:t>
      </w:r>
      <w:r w:rsidRPr="00B87AB8">
        <w:rPr>
          <w:rFonts w:eastAsia="宋体"/>
          <w:szCs w:val="28"/>
        </w:rPr>
        <w:t>A</w:t>
      </w:r>
      <w:r w:rsidRPr="00B87AB8">
        <w:rPr>
          <w:rFonts w:eastAsia="宋体"/>
          <w:szCs w:val="28"/>
        </w:rPr>
        <w:t>、</w:t>
      </w:r>
      <w:r w:rsidRPr="00B87AB8">
        <w:rPr>
          <w:rFonts w:eastAsia="宋体"/>
          <w:szCs w:val="28"/>
        </w:rPr>
        <w:t>B</w:t>
      </w:r>
      <w:r w:rsidRPr="00B87AB8">
        <w:rPr>
          <w:rFonts w:eastAsia="宋体"/>
          <w:szCs w:val="28"/>
        </w:rPr>
        <w:t>、</w:t>
      </w:r>
      <w:r w:rsidRPr="00B87AB8">
        <w:rPr>
          <w:rFonts w:eastAsia="宋体"/>
          <w:szCs w:val="28"/>
        </w:rPr>
        <w:t>C</w:t>
      </w:r>
      <w:r w:rsidRPr="00B87AB8">
        <w:rPr>
          <w:rFonts w:eastAsia="宋体"/>
          <w:szCs w:val="28"/>
        </w:rPr>
        <w:t>、</w:t>
      </w:r>
      <w:r w:rsidRPr="00B87AB8">
        <w:rPr>
          <w:rFonts w:eastAsia="宋体"/>
          <w:szCs w:val="28"/>
        </w:rPr>
        <w:t>D</w:t>
      </w:r>
      <w:r w:rsidRPr="00B87AB8">
        <w:rPr>
          <w:rFonts w:eastAsia="宋体" w:hint="eastAsia"/>
          <w:szCs w:val="28"/>
        </w:rPr>
        <w:t>的</w:t>
      </w:r>
      <w:r w:rsidRPr="00B87AB8">
        <w:rPr>
          <w:rFonts w:eastAsia="宋体"/>
          <w:szCs w:val="28"/>
        </w:rPr>
        <w:t>四点组成的</w:t>
      </w:r>
      <w:r w:rsidRPr="00B87AB8">
        <w:rPr>
          <w:rFonts w:eastAsia="宋体" w:hint="eastAsia"/>
          <w:szCs w:val="28"/>
        </w:rPr>
        <w:t>一个矩形。相对于每个</w:t>
      </w:r>
      <w:r w:rsidRPr="00B87AB8">
        <w:rPr>
          <w:rFonts w:eastAsia="宋体"/>
          <w:szCs w:val="28"/>
        </w:rPr>
        <w:t>端点</w:t>
      </w:r>
      <w:r w:rsidRPr="00B87AB8">
        <w:rPr>
          <w:rFonts w:eastAsia="宋体" w:hint="eastAsia"/>
          <w:szCs w:val="28"/>
        </w:rPr>
        <w:t>与其它</w:t>
      </w:r>
      <w:r w:rsidRPr="00B87AB8">
        <w:rPr>
          <w:rFonts w:eastAsia="宋体" w:hint="eastAsia"/>
          <w:szCs w:val="28"/>
        </w:rPr>
        <w:t>3</w:t>
      </w:r>
      <w:r w:rsidRPr="00B87AB8">
        <w:rPr>
          <w:rFonts w:eastAsia="宋体" w:hint="eastAsia"/>
          <w:szCs w:val="28"/>
        </w:rPr>
        <w:t>个</w:t>
      </w:r>
      <w:r w:rsidRPr="00B87AB8">
        <w:rPr>
          <w:rFonts w:eastAsia="宋体"/>
          <w:szCs w:val="28"/>
        </w:rPr>
        <w:t>端点</w:t>
      </w:r>
      <w:r w:rsidRPr="00B87AB8">
        <w:rPr>
          <w:rFonts w:eastAsia="宋体" w:hint="eastAsia"/>
          <w:szCs w:val="28"/>
        </w:rPr>
        <w:t>之间，</w:t>
      </w:r>
      <w:r w:rsidRPr="00B87AB8">
        <w:rPr>
          <w:rFonts w:eastAsia="宋体"/>
          <w:szCs w:val="28"/>
        </w:rPr>
        <w:t>只有</w:t>
      </w:r>
      <w:r w:rsidRPr="00B87AB8">
        <w:rPr>
          <w:rFonts w:eastAsia="宋体" w:hint="eastAsia"/>
          <w:szCs w:val="28"/>
        </w:rPr>
        <w:t>3</w:t>
      </w:r>
      <w:r w:rsidRPr="00B87AB8">
        <w:rPr>
          <w:rFonts w:eastAsia="宋体" w:hint="eastAsia"/>
          <w:szCs w:val="28"/>
        </w:rPr>
        <w:t>种</w:t>
      </w:r>
      <w:r w:rsidRPr="00B87AB8">
        <w:rPr>
          <w:rFonts w:eastAsia="宋体"/>
          <w:szCs w:val="28"/>
        </w:rPr>
        <w:t>不同方向</w:t>
      </w:r>
      <w:r w:rsidRPr="00B87AB8">
        <w:rPr>
          <w:rFonts w:eastAsia="宋体" w:hint="eastAsia"/>
          <w:szCs w:val="28"/>
        </w:rPr>
        <w:t>连接</w:t>
      </w:r>
      <w:r w:rsidRPr="00B87AB8">
        <w:rPr>
          <w:rFonts w:eastAsia="宋体"/>
          <w:szCs w:val="28"/>
        </w:rPr>
        <w:t>方式</w:t>
      </w:r>
      <w:r w:rsidRPr="00B87AB8">
        <w:rPr>
          <w:rFonts w:eastAsia="宋体" w:hint="eastAsia"/>
          <w:szCs w:val="28"/>
        </w:rPr>
        <w:t>。“才”字</w:t>
      </w:r>
      <w:r w:rsidRPr="00B87AB8">
        <w:rPr>
          <w:rFonts w:eastAsia="宋体"/>
          <w:szCs w:val="28"/>
        </w:rPr>
        <w:t>形相似</w:t>
      </w:r>
      <w:r w:rsidRPr="00B87AB8">
        <w:rPr>
          <w:rFonts w:eastAsia="宋体" w:hint="eastAsia"/>
          <w:szCs w:val="28"/>
        </w:rPr>
        <w:t>的三种不同</w:t>
      </w:r>
      <w:r w:rsidRPr="00B87AB8">
        <w:rPr>
          <w:rFonts w:eastAsia="宋体"/>
          <w:szCs w:val="28"/>
        </w:rPr>
        <w:t>方向</w:t>
      </w:r>
      <w:r w:rsidRPr="00B87AB8">
        <w:rPr>
          <w:rFonts w:eastAsia="宋体" w:hint="eastAsia"/>
          <w:szCs w:val="28"/>
        </w:rPr>
        <w:t>的笔画</w:t>
      </w:r>
      <w:r w:rsidRPr="00B87AB8">
        <w:rPr>
          <w:rFonts w:eastAsia="宋体"/>
          <w:szCs w:val="28"/>
        </w:rPr>
        <w:t>，</w:t>
      </w:r>
      <w:r w:rsidRPr="00B87AB8">
        <w:rPr>
          <w:rFonts w:eastAsia="宋体" w:hint="eastAsia"/>
          <w:szCs w:val="28"/>
        </w:rPr>
        <w:t>如</w:t>
      </w:r>
      <w:r w:rsidRPr="00B87AB8">
        <w:rPr>
          <w:rFonts w:eastAsia="宋体" w:hint="eastAsia"/>
          <w:szCs w:val="28"/>
        </w:rPr>
        <w:t>A</w:t>
      </w:r>
      <w:r w:rsidRPr="00B87AB8">
        <w:rPr>
          <w:rFonts w:eastAsia="宋体"/>
          <w:szCs w:val="28"/>
        </w:rPr>
        <w:t>点</w:t>
      </w:r>
      <w:r w:rsidRPr="00B87AB8">
        <w:rPr>
          <w:rFonts w:eastAsia="宋体" w:hint="eastAsia"/>
          <w:szCs w:val="28"/>
        </w:rPr>
        <w:t>为</w:t>
      </w:r>
      <w:r w:rsidRPr="00B87AB8">
        <w:rPr>
          <w:rFonts w:eastAsia="宋体"/>
          <w:szCs w:val="28"/>
        </w:rPr>
        <w:t>起始点，包括矢量</w:t>
      </w:r>
      <w:r w:rsidRPr="00B87AB8">
        <w:rPr>
          <w:rFonts w:eastAsia="宋体"/>
          <w:szCs w:val="28"/>
        </w:rPr>
        <w:t>AB</w:t>
      </w:r>
      <w:r w:rsidRPr="00B87AB8">
        <w:rPr>
          <w:rFonts w:eastAsia="宋体"/>
          <w:szCs w:val="28"/>
        </w:rPr>
        <w:t>顺时针方向</w:t>
      </w:r>
      <w:r w:rsidRPr="00B87AB8">
        <w:rPr>
          <w:rFonts w:eastAsia="宋体" w:hint="eastAsia"/>
          <w:szCs w:val="28"/>
        </w:rPr>
        <w:t>连接</w:t>
      </w:r>
      <w:r w:rsidRPr="00B87AB8">
        <w:rPr>
          <w:rFonts w:eastAsia="宋体"/>
          <w:szCs w:val="28"/>
        </w:rPr>
        <w:t>、矢量</w:t>
      </w:r>
      <w:r w:rsidRPr="00B87AB8">
        <w:rPr>
          <w:rFonts w:eastAsia="宋体" w:hint="eastAsia"/>
          <w:szCs w:val="28"/>
        </w:rPr>
        <w:t>AD</w:t>
      </w:r>
      <w:r w:rsidRPr="00B87AB8">
        <w:rPr>
          <w:rFonts w:eastAsia="宋体" w:hint="eastAsia"/>
          <w:szCs w:val="28"/>
        </w:rPr>
        <w:t>的逆时针</w:t>
      </w:r>
      <w:r w:rsidRPr="00B87AB8">
        <w:rPr>
          <w:rFonts w:eastAsia="宋体"/>
          <w:szCs w:val="28"/>
        </w:rPr>
        <w:t>方向</w:t>
      </w:r>
      <w:r w:rsidRPr="00B87AB8">
        <w:rPr>
          <w:rFonts w:eastAsia="宋体" w:hint="eastAsia"/>
          <w:szCs w:val="28"/>
        </w:rPr>
        <w:t>连接</w:t>
      </w:r>
      <w:r w:rsidRPr="00B87AB8">
        <w:rPr>
          <w:rFonts w:eastAsia="宋体"/>
          <w:szCs w:val="28"/>
        </w:rPr>
        <w:t>和</w:t>
      </w:r>
      <w:r w:rsidRPr="00B87AB8">
        <w:rPr>
          <w:rFonts w:eastAsia="宋体" w:hint="eastAsia"/>
          <w:szCs w:val="28"/>
        </w:rPr>
        <w:t>矢量</w:t>
      </w:r>
      <w:r w:rsidRPr="00B87AB8">
        <w:rPr>
          <w:rFonts w:eastAsia="宋体" w:hint="eastAsia"/>
          <w:szCs w:val="28"/>
        </w:rPr>
        <w:t>AC</w:t>
      </w:r>
      <w:r w:rsidRPr="00B87AB8">
        <w:rPr>
          <w:rFonts w:eastAsia="宋体"/>
          <w:szCs w:val="28"/>
        </w:rPr>
        <w:t>对角线方向</w:t>
      </w:r>
      <w:r w:rsidRPr="00B87AB8">
        <w:rPr>
          <w:rFonts w:eastAsia="宋体" w:hint="eastAsia"/>
          <w:szCs w:val="28"/>
        </w:rPr>
        <w:t>连接的</w:t>
      </w:r>
      <w:r w:rsidRPr="00B87AB8">
        <w:rPr>
          <w:rFonts w:eastAsia="宋体"/>
          <w:szCs w:val="28"/>
        </w:rPr>
        <w:t>三种方向</w:t>
      </w:r>
      <w:r w:rsidRPr="00B87AB8">
        <w:rPr>
          <w:rFonts w:eastAsia="宋体" w:hint="eastAsia"/>
          <w:szCs w:val="28"/>
        </w:rPr>
        <w:t>的</w:t>
      </w:r>
      <w:r w:rsidRPr="00B87AB8">
        <w:rPr>
          <w:rFonts w:eastAsia="宋体"/>
          <w:szCs w:val="28"/>
        </w:rPr>
        <w:t>轨迹变化</w:t>
      </w:r>
      <w:r w:rsidRPr="00B87AB8">
        <w:rPr>
          <w:rFonts w:eastAsia="宋体" w:hint="eastAsia"/>
          <w:szCs w:val="28"/>
        </w:rPr>
        <w:t>，</w:t>
      </w:r>
      <w:r w:rsidRPr="00B87AB8">
        <w:rPr>
          <w:rFonts w:eastAsia="宋体"/>
          <w:szCs w:val="28"/>
        </w:rPr>
        <w:t>分别对称三进制表示</w:t>
      </w:r>
      <w:r w:rsidRPr="00B87AB8">
        <w:rPr>
          <w:rFonts w:eastAsia="宋体" w:hint="eastAsia"/>
          <w:szCs w:val="28"/>
        </w:rPr>
        <w:t>1</w:t>
      </w:r>
      <w:r w:rsidRPr="00B87AB8">
        <w:rPr>
          <w:rFonts w:eastAsia="宋体" w:hint="eastAsia"/>
          <w:szCs w:val="28"/>
        </w:rPr>
        <w:t>、</w:t>
      </w:r>
      <w:r w:rsidRPr="00B87AB8">
        <w:rPr>
          <w:rFonts w:eastAsia="宋体"/>
          <w:szCs w:val="28"/>
        </w:rPr>
        <w:t>T</w:t>
      </w:r>
      <w:r w:rsidRPr="00B87AB8">
        <w:rPr>
          <w:rFonts w:eastAsia="宋体"/>
          <w:szCs w:val="28"/>
        </w:rPr>
        <w:t>和</w:t>
      </w:r>
      <w:r w:rsidRPr="00B87AB8">
        <w:rPr>
          <w:rFonts w:eastAsia="宋体" w:hint="eastAsia"/>
          <w:szCs w:val="28"/>
        </w:rPr>
        <w:t>0</w:t>
      </w:r>
      <w:r w:rsidRPr="00B87AB8">
        <w:rPr>
          <w:rFonts w:eastAsia="宋体" w:hint="eastAsia"/>
          <w:szCs w:val="28"/>
        </w:rPr>
        <w:t>，以“比合”三进制编码</w:t>
      </w:r>
      <w:r w:rsidRPr="00B87AB8">
        <w:rPr>
          <w:rFonts w:eastAsia="宋体"/>
          <w:szCs w:val="28"/>
        </w:rPr>
        <w:t>表示</w:t>
      </w:r>
      <w:r w:rsidRPr="00B87AB8">
        <w:rPr>
          <w:rFonts w:eastAsia="宋体"/>
          <w:szCs w:val="28"/>
        </w:rPr>
        <w:t>[1,0][0,1][0,0]</w:t>
      </w:r>
      <w:r w:rsidRPr="00B87AB8">
        <w:rPr>
          <w:rFonts w:eastAsia="宋体" w:hint="eastAsia"/>
          <w:szCs w:val="28"/>
        </w:rPr>
        <w:t>。</w:t>
      </w:r>
    </w:p>
    <w:p w14:paraId="74D2DE92" w14:textId="77777777" w:rsidR="00E569F9" w:rsidRPr="00B87AB8" w:rsidRDefault="00E569F9" w:rsidP="00E569F9">
      <w:pPr>
        <w:ind w:firstLine="600"/>
        <w:jc w:val="both"/>
        <w:rPr>
          <w:rFonts w:eastAsia="宋体"/>
          <w:szCs w:val="28"/>
        </w:rPr>
      </w:pPr>
      <w:r w:rsidRPr="00B87AB8">
        <w:rPr>
          <w:rFonts w:eastAsia="宋体" w:hint="eastAsia"/>
          <w:szCs w:val="28"/>
        </w:rPr>
        <w:t>为了说明四点</w:t>
      </w:r>
      <w:r w:rsidRPr="00B87AB8">
        <w:rPr>
          <w:rFonts w:eastAsia="宋体"/>
          <w:szCs w:val="28"/>
        </w:rPr>
        <w:t>一画</w:t>
      </w:r>
      <w:r w:rsidRPr="00B87AB8">
        <w:rPr>
          <w:rFonts w:eastAsia="宋体" w:hint="eastAsia"/>
          <w:szCs w:val="28"/>
        </w:rPr>
        <w:t>轨迹</w:t>
      </w:r>
      <w:r w:rsidRPr="00B87AB8">
        <w:rPr>
          <w:rFonts w:eastAsia="宋体"/>
          <w:szCs w:val="28"/>
        </w:rPr>
        <w:t>编码的</w:t>
      </w:r>
      <w:r w:rsidRPr="00B87AB8">
        <w:rPr>
          <w:rFonts w:eastAsia="宋体" w:hint="eastAsia"/>
          <w:szCs w:val="28"/>
        </w:rPr>
        <w:t>矢量</w:t>
      </w:r>
      <w:r w:rsidRPr="00B87AB8">
        <w:rPr>
          <w:rFonts w:eastAsia="宋体"/>
          <w:szCs w:val="28"/>
        </w:rPr>
        <w:t>值与比合三进制编码关系，</w:t>
      </w:r>
      <w:r w:rsidRPr="00B87AB8">
        <w:rPr>
          <w:rFonts w:eastAsia="宋体" w:hint="eastAsia"/>
          <w:szCs w:val="28"/>
        </w:rPr>
        <w:t>以符号</w:t>
      </w:r>
      <w:r w:rsidRPr="00B87AB8">
        <w:rPr>
          <w:rFonts w:eastAsia="宋体"/>
          <w:szCs w:val="28"/>
        </w:rPr>
        <w:t>Z</w:t>
      </w:r>
      <w:r w:rsidRPr="00B87AB8">
        <w:rPr>
          <w:rFonts w:eastAsia="宋体"/>
          <w:szCs w:val="28"/>
        </w:rPr>
        <w:t>为例</w:t>
      </w:r>
      <w:r w:rsidRPr="00B87AB8">
        <w:rPr>
          <w:rFonts w:eastAsia="宋体" w:hint="eastAsia"/>
          <w:szCs w:val="28"/>
        </w:rPr>
        <w:t>。在书写</w:t>
      </w:r>
      <w:r w:rsidRPr="00B87AB8">
        <w:rPr>
          <w:rFonts w:eastAsia="宋体" w:hint="eastAsia"/>
          <w:szCs w:val="28"/>
        </w:rPr>
        <w:t>Z</w:t>
      </w:r>
      <w:r w:rsidRPr="00B87AB8">
        <w:rPr>
          <w:rFonts w:eastAsia="宋体" w:hint="eastAsia"/>
          <w:szCs w:val="28"/>
        </w:rPr>
        <w:t>时，轨迹顺序</w:t>
      </w:r>
      <w:r w:rsidRPr="00B87AB8">
        <w:rPr>
          <w:rFonts w:eastAsia="宋体"/>
          <w:szCs w:val="28"/>
        </w:rPr>
        <w:t>经过</w:t>
      </w:r>
      <w:r w:rsidRPr="00B87AB8">
        <w:rPr>
          <w:rFonts w:eastAsia="宋体"/>
          <w:szCs w:val="28"/>
        </w:rPr>
        <w:t>ABDC</w:t>
      </w:r>
      <w:r w:rsidRPr="00B87AB8">
        <w:rPr>
          <w:rFonts w:eastAsia="宋体"/>
          <w:szCs w:val="28"/>
        </w:rPr>
        <w:t>端点，</w:t>
      </w:r>
      <w:r w:rsidRPr="00B87AB8">
        <w:rPr>
          <w:rFonts w:eastAsia="宋体" w:hint="eastAsia"/>
          <w:szCs w:val="28"/>
        </w:rPr>
        <w:t>轨迹顺序包括</w:t>
      </w:r>
      <w:r w:rsidRPr="00B87AB8">
        <w:rPr>
          <w:rFonts w:eastAsia="宋体"/>
          <w:szCs w:val="28"/>
        </w:rPr>
        <w:t>顺时针</w:t>
      </w:r>
      <w:r w:rsidRPr="00B87AB8">
        <w:rPr>
          <w:rFonts w:eastAsia="宋体" w:hint="eastAsia"/>
          <w:szCs w:val="28"/>
        </w:rPr>
        <w:t>(AB)</w:t>
      </w:r>
      <w:r w:rsidRPr="00B87AB8">
        <w:rPr>
          <w:rFonts w:eastAsia="宋体" w:hint="eastAsia"/>
          <w:szCs w:val="28"/>
        </w:rPr>
        <w:t>、</w:t>
      </w:r>
      <w:r w:rsidRPr="00B87AB8">
        <w:rPr>
          <w:rFonts w:eastAsia="宋体"/>
          <w:szCs w:val="28"/>
        </w:rPr>
        <w:t>对角线（</w:t>
      </w:r>
      <w:r w:rsidRPr="00B87AB8">
        <w:rPr>
          <w:rFonts w:eastAsia="宋体"/>
          <w:szCs w:val="28"/>
        </w:rPr>
        <w:t>BD</w:t>
      </w:r>
      <w:r w:rsidRPr="00B87AB8">
        <w:rPr>
          <w:rFonts w:eastAsia="宋体" w:hint="eastAsia"/>
          <w:szCs w:val="28"/>
        </w:rPr>
        <w:t>）</w:t>
      </w:r>
      <w:r w:rsidRPr="00B87AB8">
        <w:rPr>
          <w:rFonts w:eastAsia="宋体"/>
          <w:szCs w:val="28"/>
        </w:rPr>
        <w:t>、逆时针（</w:t>
      </w:r>
      <w:r w:rsidRPr="00B87AB8">
        <w:rPr>
          <w:rFonts w:eastAsia="宋体"/>
          <w:szCs w:val="28"/>
        </w:rPr>
        <w:t>DC</w:t>
      </w:r>
      <w:r w:rsidRPr="00B87AB8">
        <w:rPr>
          <w:rFonts w:eastAsia="宋体"/>
          <w:szCs w:val="28"/>
        </w:rPr>
        <w:t>）</w:t>
      </w:r>
      <w:r w:rsidRPr="00B87AB8">
        <w:rPr>
          <w:rFonts w:eastAsia="宋体" w:hint="eastAsia"/>
          <w:szCs w:val="28"/>
        </w:rPr>
        <w:t>的轨迹</w:t>
      </w:r>
      <w:r w:rsidRPr="00B87AB8">
        <w:rPr>
          <w:rFonts w:eastAsia="宋体"/>
          <w:szCs w:val="28"/>
        </w:rPr>
        <w:t>，</w:t>
      </w:r>
      <w:r w:rsidRPr="00B87AB8">
        <w:rPr>
          <w:rFonts w:eastAsia="宋体" w:hint="eastAsia"/>
          <w:szCs w:val="28"/>
        </w:rPr>
        <w:t>这样，可用</w:t>
      </w:r>
      <w:r w:rsidRPr="00B87AB8">
        <w:rPr>
          <w:rFonts w:eastAsia="宋体"/>
          <w:szCs w:val="28"/>
        </w:rPr>
        <w:t>对称三进制编码</w:t>
      </w:r>
      <w:r w:rsidRPr="00B87AB8">
        <w:rPr>
          <w:rFonts w:eastAsia="宋体" w:hint="eastAsia"/>
          <w:szCs w:val="28"/>
        </w:rPr>
        <w:t>10</w:t>
      </w:r>
      <w:r w:rsidRPr="00B87AB8">
        <w:rPr>
          <w:rFonts w:eastAsia="宋体"/>
          <w:szCs w:val="28"/>
        </w:rPr>
        <w:t>T</w:t>
      </w:r>
      <w:r w:rsidRPr="00B87AB8">
        <w:rPr>
          <w:rFonts w:eastAsia="宋体" w:hint="eastAsia"/>
          <w:szCs w:val="28"/>
        </w:rPr>
        <w:t>来表示符号</w:t>
      </w:r>
      <w:r w:rsidRPr="00B87AB8">
        <w:rPr>
          <w:rFonts w:eastAsia="宋体" w:hint="eastAsia"/>
          <w:szCs w:val="28"/>
        </w:rPr>
        <w:t>Z</w:t>
      </w:r>
      <w:r w:rsidRPr="00B87AB8">
        <w:rPr>
          <w:rFonts w:eastAsia="宋体"/>
          <w:szCs w:val="28"/>
        </w:rPr>
        <w:t>，</w:t>
      </w:r>
      <w:r w:rsidRPr="00B87AB8">
        <w:rPr>
          <w:rFonts w:eastAsia="宋体" w:hint="eastAsia"/>
          <w:szCs w:val="28"/>
        </w:rPr>
        <w:t>相应的比合</w:t>
      </w:r>
      <w:r w:rsidRPr="00B87AB8">
        <w:rPr>
          <w:rFonts w:eastAsia="宋体"/>
          <w:szCs w:val="28"/>
        </w:rPr>
        <w:t>三进制</w:t>
      </w:r>
      <w:r w:rsidRPr="00B87AB8">
        <w:rPr>
          <w:rFonts w:eastAsia="宋体" w:hint="eastAsia"/>
          <w:szCs w:val="28"/>
        </w:rPr>
        <w:t>编码</w:t>
      </w:r>
      <w:r w:rsidRPr="00B87AB8">
        <w:rPr>
          <w:rFonts w:eastAsia="宋体"/>
          <w:szCs w:val="28"/>
        </w:rPr>
        <w:t>表示</w:t>
      </w:r>
      <w:r w:rsidRPr="00B87AB8">
        <w:rPr>
          <w:rFonts w:eastAsia="宋体" w:hint="eastAsia"/>
          <w:szCs w:val="28"/>
        </w:rPr>
        <w:t>为</w:t>
      </w:r>
      <w:r w:rsidRPr="00B87AB8">
        <w:rPr>
          <w:rFonts w:eastAsia="宋体"/>
          <w:szCs w:val="28"/>
        </w:rPr>
        <w:t>[1,0][0,0][0,1]</w:t>
      </w:r>
      <w:r w:rsidRPr="00B87AB8">
        <w:rPr>
          <w:rFonts w:eastAsia="宋体" w:hint="eastAsia"/>
          <w:szCs w:val="28"/>
          <w:vertAlign w:val="subscript"/>
        </w:rPr>
        <w:t>z</w:t>
      </w:r>
      <w:r w:rsidR="00FB1D9D" w:rsidRPr="00B87AB8">
        <w:rPr>
          <w:rFonts w:eastAsia="宋体" w:hint="eastAsia"/>
          <w:szCs w:val="28"/>
        </w:rPr>
        <w:t>或</w:t>
      </w:r>
      <w:r w:rsidR="00FB1D9D" w:rsidRPr="00B87AB8">
        <w:rPr>
          <w:rFonts w:eastAsia="宋体" w:hint="eastAsia"/>
          <w:szCs w:val="28"/>
        </w:rPr>
        <w:t>[</w:t>
      </w:r>
      <w:r w:rsidR="00FB1D9D" w:rsidRPr="00B87AB8">
        <w:rPr>
          <w:rFonts w:eastAsia="宋体"/>
          <w:szCs w:val="28"/>
        </w:rPr>
        <w:t>0,1][0,0][1,0]z</w:t>
      </w:r>
      <w:r w:rsidRPr="00B87AB8">
        <w:rPr>
          <w:rFonts w:eastAsia="宋体" w:hint="eastAsia"/>
          <w:szCs w:val="28"/>
        </w:rPr>
        <w:t>。</w:t>
      </w:r>
    </w:p>
    <w:p w14:paraId="58B16EBD" w14:textId="77777777" w:rsidR="00E569F9" w:rsidRPr="00B87AB8" w:rsidRDefault="00E569F9" w:rsidP="00E569F9">
      <w:pPr>
        <w:ind w:firstLineChars="200" w:firstLine="560"/>
        <w:rPr>
          <w:rFonts w:eastAsia="宋体"/>
        </w:rPr>
      </w:pPr>
      <w:r w:rsidRPr="00B87AB8">
        <w:rPr>
          <w:rFonts w:eastAsia="宋体" w:hint="eastAsia"/>
        </w:rPr>
        <w:t>这样，在根据本发明的</w:t>
      </w:r>
      <w:r w:rsidRPr="00B87AB8">
        <w:rPr>
          <w:rFonts w:eastAsia="宋体"/>
        </w:rPr>
        <w:t>计算机的存储单元</w:t>
      </w:r>
      <w:r w:rsidRPr="00B87AB8">
        <w:rPr>
          <w:rFonts w:eastAsia="宋体" w:hint="eastAsia"/>
        </w:rPr>
        <w:t>中，</w:t>
      </w:r>
      <w:r w:rsidRPr="00B87AB8">
        <w:rPr>
          <w:rFonts w:eastAsia="宋体" w:hint="eastAsia"/>
        </w:rPr>
        <w:t>TRIA</w:t>
      </w:r>
      <w:r w:rsidRPr="00B87AB8">
        <w:rPr>
          <w:rFonts w:eastAsia="宋体" w:hint="eastAsia"/>
        </w:rPr>
        <w:t>符号</w:t>
      </w:r>
      <w:r w:rsidRPr="00B87AB8">
        <w:rPr>
          <w:rFonts w:eastAsia="宋体"/>
        </w:rPr>
        <w:t>的</w:t>
      </w:r>
      <w:r w:rsidRPr="00B87AB8">
        <w:rPr>
          <w:rFonts w:eastAsia="宋体" w:hint="eastAsia"/>
        </w:rPr>
        <w:t>TRIA</w:t>
      </w:r>
      <w:r w:rsidRPr="00B87AB8">
        <w:rPr>
          <w:rFonts w:eastAsia="宋体"/>
        </w:rPr>
        <w:t>对称三进制</w:t>
      </w:r>
      <w:r w:rsidRPr="00B87AB8">
        <w:rPr>
          <w:rFonts w:eastAsia="宋体" w:hint="eastAsia"/>
        </w:rPr>
        <w:t>存储格式的可包括</w:t>
      </w:r>
      <w:r w:rsidRPr="00B87AB8">
        <w:rPr>
          <w:rFonts w:eastAsia="宋体"/>
        </w:rPr>
        <w:t>起始位和轨迹描述位</w:t>
      </w:r>
      <w:r w:rsidRPr="00B87AB8">
        <w:rPr>
          <w:rFonts w:eastAsia="宋体" w:hint="eastAsia"/>
        </w:rPr>
        <w:t>，这样，可通过一位“才特”（</w:t>
      </w:r>
      <w:r w:rsidRPr="00B87AB8">
        <w:rPr>
          <w:rFonts w:eastAsia="宋体" w:hint="eastAsia"/>
        </w:rPr>
        <w:t>TRIT</w:t>
      </w:r>
      <w:r w:rsidRPr="00B87AB8">
        <w:rPr>
          <w:rFonts w:eastAsia="宋体"/>
        </w:rPr>
        <w:t>）</w:t>
      </w:r>
      <w:r w:rsidRPr="00B87AB8">
        <w:rPr>
          <w:rFonts w:eastAsia="宋体" w:hint="eastAsia"/>
        </w:rPr>
        <w:t>的起始</w:t>
      </w:r>
      <w:r w:rsidRPr="00B87AB8">
        <w:rPr>
          <w:rFonts w:eastAsia="宋体"/>
        </w:rPr>
        <w:t>位置</w:t>
      </w:r>
      <w:r w:rsidRPr="00B87AB8">
        <w:rPr>
          <w:rFonts w:eastAsia="宋体" w:hint="eastAsia"/>
        </w:rPr>
        <w:t>描述和</w:t>
      </w:r>
      <w:r w:rsidRPr="00B87AB8">
        <w:rPr>
          <w:rFonts w:eastAsia="宋体" w:hint="eastAsia"/>
        </w:rPr>
        <w:t>5</w:t>
      </w:r>
      <w:r w:rsidRPr="00B87AB8">
        <w:rPr>
          <w:rFonts w:eastAsia="宋体" w:hint="eastAsia"/>
        </w:rPr>
        <w:t>位“才特”的轨迹</w:t>
      </w:r>
      <w:r w:rsidRPr="00B87AB8">
        <w:rPr>
          <w:rFonts w:eastAsia="宋体"/>
        </w:rPr>
        <w:t>描述</w:t>
      </w:r>
      <w:r w:rsidRPr="00B87AB8">
        <w:rPr>
          <w:rFonts w:eastAsia="宋体" w:hint="eastAsia"/>
        </w:rPr>
        <w:t>，总</w:t>
      </w:r>
      <w:r w:rsidRPr="00B87AB8">
        <w:rPr>
          <w:rFonts w:eastAsia="宋体"/>
        </w:rPr>
        <w:t>共</w:t>
      </w:r>
      <w:r w:rsidRPr="00B87AB8">
        <w:rPr>
          <w:rFonts w:eastAsia="宋体" w:hint="eastAsia"/>
        </w:rPr>
        <w:t>6</w:t>
      </w:r>
      <w:r w:rsidRPr="00B87AB8">
        <w:rPr>
          <w:rFonts w:eastAsia="宋体" w:hint="eastAsia"/>
        </w:rPr>
        <w:t>个“才特”来</w:t>
      </w:r>
      <w:r w:rsidRPr="00B87AB8">
        <w:rPr>
          <w:rFonts w:eastAsia="宋体"/>
        </w:rPr>
        <w:t>描述一个</w:t>
      </w:r>
      <w:r w:rsidRPr="00B87AB8">
        <w:rPr>
          <w:rFonts w:eastAsia="宋体"/>
        </w:rPr>
        <w:t>TRIA</w:t>
      </w:r>
      <w:r w:rsidRPr="00B87AB8">
        <w:rPr>
          <w:rFonts w:eastAsia="宋体" w:hint="eastAsia"/>
        </w:rPr>
        <w:t>三元</w:t>
      </w:r>
      <w:r w:rsidRPr="00B87AB8">
        <w:rPr>
          <w:rFonts w:eastAsia="宋体"/>
        </w:rPr>
        <w:t>符号</w:t>
      </w:r>
      <w:r w:rsidRPr="00B87AB8">
        <w:rPr>
          <w:rFonts w:eastAsia="宋体" w:hint="eastAsia"/>
        </w:rPr>
        <w:t>。</w:t>
      </w:r>
    </w:p>
    <w:p w14:paraId="29F2317D" w14:textId="77777777" w:rsidR="00E569F9" w:rsidRPr="00B87AB8" w:rsidRDefault="00E569F9" w:rsidP="00E569F9">
      <w:pPr>
        <w:ind w:firstLine="600"/>
        <w:jc w:val="both"/>
        <w:rPr>
          <w:rFonts w:eastAsia="宋体"/>
          <w:szCs w:val="28"/>
        </w:rPr>
      </w:pPr>
      <w:r w:rsidRPr="00B87AB8">
        <w:rPr>
          <w:rFonts w:eastAsia="宋体"/>
          <w:szCs w:val="28"/>
        </w:rPr>
        <w:t>四点</w:t>
      </w:r>
      <w:r w:rsidRPr="00B87AB8">
        <w:rPr>
          <w:rFonts w:eastAsia="宋体" w:hint="eastAsia"/>
          <w:szCs w:val="28"/>
        </w:rPr>
        <w:t>一画</w:t>
      </w:r>
      <w:r w:rsidRPr="00B87AB8">
        <w:rPr>
          <w:rFonts w:eastAsia="宋体"/>
          <w:szCs w:val="28"/>
        </w:rPr>
        <w:t>的轨迹编码，</w:t>
      </w:r>
      <w:r w:rsidRPr="00B87AB8">
        <w:rPr>
          <w:rFonts w:eastAsia="宋体" w:hint="eastAsia"/>
          <w:szCs w:val="28"/>
        </w:rPr>
        <w:t>因</w:t>
      </w:r>
      <w:r w:rsidRPr="00B87AB8">
        <w:rPr>
          <w:rFonts w:eastAsia="宋体"/>
          <w:szCs w:val="28"/>
        </w:rPr>
        <w:t>几何特征和</w:t>
      </w:r>
      <w:r w:rsidRPr="00B87AB8">
        <w:rPr>
          <w:rFonts w:eastAsia="宋体" w:hint="eastAsia"/>
          <w:szCs w:val="28"/>
        </w:rPr>
        <w:t>轨迹</w:t>
      </w:r>
      <w:r w:rsidRPr="00B87AB8">
        <w:rPr>
          <w:rFonts w:eastAsia="宋体"/>
          <w:szCs w:val="28"/>
        </w:rPr>
        <w:t>移动方向的准确性，容易</w:t>
      </w:r>
      <w:r w:rsidRPr="00B87AB8">
        <w:rPr>
          <w:rFonts w:eastAsia="宋体" w:hint="eastAsia"/>
          <w:szCs w:val="28"/>
        </w:rPr>
        <w:t>在</w:t>
      </w:r>
      <w:r w:rsidRPr="00B87AB8">
        <w:rPr>
          <w:rFonts w:eastAsia="宋体"/>
          <w:szCs w:val="28"/>
        </w:rPr>
        <w:t>触摸板等输入装置上识别出来，识别率也比其他</w:t>
      </w:r>
      <w:r w:rsidRPr="00B87AB8">
        <w:rPr>
          <w:rFonts w:eastAsia="宋体" w:hint="eastAsia"/>
          <w:szCs w:val="28"/>
        </w:rPr>
        <w:t>语言</w:t>
      </w:r>
      <w:r w:rsidRPr="00B87AB8">
        <w:rPr>
          <w:rFonts w:eastAsia="宋体"/>
          <w:szCs w:val="28"/>
        </w:rPr>
        <w:t>符号</w:t>
      </w:r>
      <w:r w:rsidRPr="00B87AB8">
        <w:rPr>
          <w:rFonts w:eastAsia="宋体" w:hint="eastAsia"/>
          <w:szCs w:val="28"/>
        </w:rPr>
        <w:t>高</w:t>
      </w:r>
      <w:r w:rsidRPr="00B87AB8">
        <w:rPr>
          <w:rFonts w:eastAsia="宋体"/>
          <w:szCs w:val="28"/>
        </w:rPr>
        <w:t>，易于计算机输入设备使用，</w:t>
      </w:r>
      <w:r w:rsidRPr="00B87AB8">
        <w:rPr>
          <w:rFonts w:eastAsia="宋体" w:hint="eastAsia"/>
          <w:szCs w:val="28"/>
        </w:rPr>
        <w:t>TRIA</w:t>
      </w:r>
      <w:r w:rsidRPr="00B87AB8">
        <w:rPr>
          <w:rFonts w:eastAsia="宋体" w:hint="eastAsia"/>
          <w:szCs w:val="28"/>
        </w:rPr>
        <w:t>三进制</w:t>
      </w:r>
      <w:r w:rsidRPr="00B87AB8">
        <w:rPr>
          <w:rFonts w:eastAsia="宋体"/>
          <w:szCs w:val="28"/>
        </w:rPr>
        <w:t>符号（</w:t>
      </w:r>
      <w:r w:rsidRPr="00B87AB8">
        <w:rPr>
          <w:rFonts w:eastAsia="宋体" w:hint="eastAsia"/>
          <w:szCs w:val="28"/>
        </w:rPr>
        <w:t>以下</w:t>
      </w:r>
      <w:r w:rsidRPr="00B87AB8">
        <w:rPr>
          <w:rFonts w:eastAsia="宋体"/>
          <w:szCs w:val="28"/>
        </w:rPr>
        <w:t>，三元符号</w:t>
      </w:r>
      <w:r w:rsidRPr="00B87AB8">
        <w:rPr>
          <w:rFonts w:eastAsia="宋体" w:hint="eastAsia"/>
          <w:szCs w:val="28"/>
        </w:rPr>
        <w:t>表示</w:t>
      </w:r>
      <w:r w:rsidRPr="00B87AB8">
        <w:rPr>
          <w:rFonts w:eastAsia="宋体"/>
          <w:szCs w:val="28"/>
        </w:rPr>
        <w:t>）</w:t>
      </w:r>
      <w:r w:rsidRPr="00B87AB8">
        <w:rPr>
          <w:rFonts w:eastAsia="宋体" w:hint="eastAsia"/>
          <w:szCs w:val="28"/>
        </w:rPr>
        <w:t>轨迹编码关系</w:t>
      </w:r>
      <w:r w:rsidRPr="00B87AB8">
        <w:rPr>
          <w:rFonts w:eastAsia="宋体"/>
          <w:szCs w:val="28"/>
        </w:rPr>
        <w:t>，具体参照如下表</w:t>
      </w:r>
      <w:r w:rsidR="00FF68D9" w:rsidRPr="00B87AB8">
        <w:rPr>
          <w:rFonts w:eastAsia="宋体" w:hint="eastAsia"/>
          <w:szCs w:val="28"/>
        </w:rPr>
        <w:t>21</w:t>
      </w:r>
      <w:r w:rsidRPr="00B87AB8">
        <w:rPr>
          <w:rFonts w:eastAsia="宋体" w:hint="eastAsia"/>
          <w:szCs w:val="28"/>
        </w:rPr>
        <w:t>。</w:t>
      </w:r>
    </w:p>
    <w:p w14:paraId="4B61404E" w14:textId="77777777" w:rsidR="00E569F9" w:rsidRPr="00B87AB8" w:rsidRDefault="00E569F9" w:rsidP="00E569F9">
      <w:pPr>
        <w:ind w:firstLine="600"/>
        <w:jc w:val="both"/>
        <w:rPr>
          <w:rFonts w:eastAsia="宋体"/>
          <w:szCs w:val="28"/>
        </w:rPr>
      </w:pPr>
      <w:r w:rsidRPr="00B87AB8">
        <w:rPr>
          <w:rFonts w:eastAsia="宋体" w:hint="eastAsia"/>
          <w:szCs w:val="28"/>
        </w:rPr>
        <w:t>表</w:t>
      </w:r>
      <w:r w:rsidR="00FF68D9" w:rsidRPr="00B87AB8">
        <w:rPr>
          <w:rFonts w:eastAsia="宋体" w:hint="eastAsia"/>
          <w:szCs w:val="28"/>
        </w:rPr>
        <w:t>21</w:t>
      </w:r>
      <w:r w:rsidRPr="00B87AB8">
        <w:rPr>
          <w:rFonts w:eastAsia="宋体" w:hint="eastAsia"/>
          <w:szCs w:val="28"/>
        </w:rPr>
        <w:t>：</w:t>
      </w:r>
      <w:r w:rsidRPr="00B87AB8">
        <w:rPr>
          <w:rFonts w:eastAsia="宋体"/>
          <w:szCs w:val="28"/>
        </w:rPr>
        <w:t>TRIA</w:t>
      </w:r>
      <w:r w:rsidRPr="00B87AB8">
        <w:rPr>
          <w:rFonts w:eastAsia="宋体" w:hint="eastAsia"/>
          <w:szCs w:val="28"/>
        </w:rPr>
        <w:t>三元</w:t>
      </w:r>
      <w:r w:rsidRPr="00B87AB8">
        <w:rPr>
          <w:rFonts w:eastAsia="宋体"/>
          <w:szCs w:val="28"/>
        </w:rPr>
        <w:t>符号</w:t>
      </w:r>
      <w:r w:rsidRPr="00B87AB8">
        <w:rPr>
          <w:rFonts w:eastAsia="宋体" w:hint="eastAsia"/>
          <w:szCs w:val="28"/>
        </w:rPr>
        <w:t>轨迹</w:t>
      </w:r>
      <w:r w:rsidRPr="00B87AB8">
        <w:rPr>
          <w:rFonts w:eastAsia="宋体"/>
          <w:szCs w:val="28"/>
        </w:rPr>
        <w:t>编码对照表</w:t>
      </w:r>
    </w:p>
    <w:tbl>
      <w:tblPr>
        <w:tblW w:w="0" w:type="auto"/>
        <w:tblInd w:w="113" w:type="dxa"/>
        <w:tblLook w:val="04A0" w:firstRow="1" w:lastRow="0" w:firstColumn="1" w:lastColumn="0" w:noHBand="0" w:noVBand="1"/>
      </w:tblPr>
      <w:tblGrid>
        <w:gridCol w:w="1013"/>
        <w:gridCol w:w="326"/>
        <w:gridCol w:w="326"/>
        <w:gridCol w:w="1316"/>
        <w:gridCol w:w="1151"/>
        <w:gridCol w:w="1151"/>
        <w:gridCol w:w="1151"/>
        <w:gridCol w:w="876"/>
        <w:gridCol w:w="1866"/>
      </w:tblGrid>
      <w:tr w:rsidR="00E569F9" w:rsidRPr="00B87AB8" w14:paraId="03D07A92" w14:textId="77777777" w:rsidTr="005C6556">
        <w:trPr>
          <w:trHeight w:val="28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CECDD8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TRIA</w:t>
            </w:r>
            <w:r w:rsidRPr="00B87AB8">
              <w:rPr>
                <w:rFonts w:ascii="宋体" w:eastAsia="宋体" w:hAnsi="宋体" w:cs="宋体" w:hint="eastAsia"/>
                <w:kern w:val="0"/>
                <w:sz w:val="22"/>
                <w:szCs w:val="22"/>
              </w:rPr>
              <w:t>三进制符号轨迹编</w:t>
            </w:r>
            <w:r w:rsidRPr="00B87AB8">
              <w:rPr>
                <w:rFonts w:ascii="宋体" w:eastAsia="宋体" w:hAnsi="宋体" w:cs="宋体"/>
                <w:kern w:val="0"/>
                <w:sz w:val="22"/>
                <w:szCs w:val="22"/>
              </w:rPr>
              <w:t>码</w:t>
            </w:r>
          </w:p>
        </w:tc>
        <w:tc>
          <w:tcPr>
            <w:tcW w:w="0" w:type="auto"/>
            <w:gridSpan w:val="2"/>
            <w:tcBorders>
              <w:top w:val="single" w:sz="4" w:space="0" w:color="auto"/>
              <w:left w:val="nil"/>
              <w:bottom w:val="single" w:sz="4" w:space="0" w:color="auto"/>
              <w:right w:val="single" w:sz="4" w:space="0" w:color="auto"/>
            </w:tcBorders>
            <w:shd w:val="clear" w:color="auto" w:fill="auto"/>
            <w:noWrap/>
            <w:vAlign w:val="bottom"/>
          </w:tcPr>
          <w:p w14:paraId="55FA90A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微软雅黑"/>
                <w:kern w:val="0"/>
                <w:sz w:val="22"/>
                <w:szCs w:val="22"/>
              </w:rPr>
              <w:t>四</w:t>
            </w:r>
            <w:r w:rsidRPr="00B87AB8">
              <w:rPr>
                <w:rFonts w:ascii="宋体" w:eastAsia="宋体" w:hAnsi="宋体" w:cs="宋体"/>
                <w:kern w:val="0"/>
                <w:sz w:val="22"/>
                <w:szCs w:val="22"/>
              </w:rPr>
              <w:t>点</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088C3B0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微软雅黑"/>
                <w:kern w:val="0"/>
                <w:sz w:val="22"/>
                <w:szCs w:val="22"/>
              </w:rPr>
              <w:t>矢</w:t>
            </w:r>
            <w:r w:rsidRPr="00B87AB8">
              <w:rPr>
                <w:rFonts w:ascii="宋体" w:eastAsia="宋体" w:hAnsi="宋体" w:cs="宋体"/>
                <w:kern w:val="0"/>
                <w:sz w:val="22"/>
                <w:szCs w:val="22"/>
              </w:rPr>
              <w:t>量</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06C02AC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u w:val="single"/>
              </w:rPr>
            </w:pPr>
            <w:r w:rsidRPr="00B87AB8">
              <w:rPr>
                <w:rFonts w:ascii="宋体" w:eastAsia="宋体" w:hAnsi="宋体" w:hint="eastAsia"/>
                <w:kern w:val="0"/>
                <w:sz w:val="22"/>
                <w:szCs w:val="22"/>
                <w:u w:val="single"/>
              </w:rPr>
              <w:t>顺时针</w:t>
            </w:r>
            <w:r w:rsidRPr="00B87AB8">
              <w:rPr>
                <w:rFonts w:ascii="宋体" w:eastAsia="宋体" w:hAnsi="宋体"/>
                <w:kern w:val="0"/>
                <w:sz w:val="22"/>
                <w:szCs w:val="22"/>
                <w:u w:val="single"/>
              </w:rPr>
              <w:t>AB</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153685A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u w:val="single"/>
              </w:rPr>
            </w:pPr>
            <w:r w:rsidRPr="00B87AB8">
              <w:rPr>
                <w:rFonts w:ascii="宋体" w:eastAsia="宋体" w:hAnsi="宋体" w:hint="eastAsia"/>
                <w:kern w:val="0"/>
                <w:sz w:val="22"/>
                <w:szCs w:val="22"/>
                <w:u w:val="single"/>
              </w:rPr>
              <w:t>逆时针</w:t>
            </w:r>
            <w:r w:rsidRPr="00B87AB8">
              <w:rPr>
                <w:rFonts w:ascii="宋体" w:eastAsia="宋体" w:hAnsi="宋体"/>
                <w:kern w:val="0"/>
                <w:sz w:val="22"/>
                <w:szCs w:val="22"/>
                <w:u w:val="single"/>
              </w:rPr>
              <w:t>AD</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67B19A8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u w:val="single"/>
              </w:rPr>
            </w:pPr>
            <w:r w:rsidRPr="00B87AB8">
              <w:rPr>
                <w:rFonts w:ascii="宋体" w:eastAsia="宋体" w:hAnsi="宋体" w:hint="eastAsia"/>
                <w:kern w:val="0"/>
                <w:sz w:val="22"/>
                <w:szCs w:val="22"/>
                <w:u w:val="single"/>
              </w:rPr>
              <w:t>对角线</w:t>
            </w:r>
            <w:r w:rsidRPr="00B87AB8">
              <w:rPr>
                <w:rFonts w:ascii="宋体" w:eastAsia="宋体" w:hAnsi="宋体"/>
                <w:kern w:val="0"/>
                <w:sz w:val="22"/>
                <w:szCs w:val="22"/>
                <w:u w:val="single"/>
              </w:rPr>
              <w:t>AC</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2381FE7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微软雅黑"/>
                <w:kern w:val="0"/>
                <w:sz w:val="22"/>
                <w:szCs w:val="22"/>
              </w:rPr>
              <w:t>符号</w:t>
            </w:r>
            <w:r w:rsidRPr="00B87AB8">
              <w:rPr>
                <w:rFonts w:ascii="宋体" w:eastAsia="宋体" w:hAnsi="宋体"/>
                <w:kern w:val="0"/>
                <w:sz w:val="22"/>
                <w:szCs w:val="22"/>
              </w:rPr>
              <w:t>Z</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4D0CEC4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u w:val="single"/>
              </w:rPr>
            </w:pPr>
            <w:r w:rsidRPr="00B87AB8">
              <w:rPr>
                <w:rFonts w:ascii="宋体" w:eastAsia="宋体" w:hAnsi="宋体"/>
                <w:kern w:val="0"/>
                <w:sz w:val="22"/>
                <w:szCs w:val="22"/>
                <w:u w:val="single"/>
              </w:rPr>
              <w:t>ABDC</w:t>
            </w:r>
          </w:p>
        </w:tc>
      </w:tr>
      <w:tr w:rsidR="00E569F9" w:rsidRPr="00B87AB8" w14:paraId="5EEFCB8B" w14:textId="77777777" w:rsidTr="005C6556">
        <w:trPr>
          <w:trHeight w:val="288"/>
        </w:trPr>
        <w:tc>
          <w:tcPr>
            <w:tcW w:w="0" w:type="auto"/>
            <w:vMerge/>
            <w:tcBorders>
              <w:top w:val="single" w:sz="4" w:space="0" w:color="auto"/>
              <w:left w:val="single" w:sz="4" w:space="0" w:color="auto"/>
              <w:bottom w:val="single" w:sz="4" w:space="0" w:color="auto"/>
              <w:right w:val="single" w:sz="4" w:space="0" w:color="auto"/>
            </w:tcBorders>
            <w:vAlign w:val="center"/>
          </w:tcPr>
          <w:p w14:paraId="6FFAD74D"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p>
        </w:tc>
        <w:tc>
          <w:tcPr>
            <w:tcW w:w="0" w:type="auto"/>
            <w:tcBorders>
              <w:top w:val="nil"/>
              <w:left w:val="nil"/>
              <w:bottom w:val="single" w:sz="4" w:space="0" w:color="auto"/>
              <w:right w:val="single" w:sz="4" w:space="0" w:color="auto"/>
            </w:tcBorders>
            <w:shd w:val="clear" w:color="auto" w:fill="auto"/>
            <w:noWrap/>
            <w:vAlign w:val="bottom"/>
          </w:tcPr>
          <w:p w14:paraId="0522A1E2"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2"/>
                <w:szCs w:val="22"/>
              </w:rPr>
              <w:t>A</w:t>
            </w:r>
          </w:p>
        </w:tc>
        <w:tc>
          <w:tcPr>
            <w:tcW w:w="0" w:type="auto"/>
            <w:tcBorders>
              <w:top w:val="nil"/>
              <w:left w:val="nil"/>
              <w:bottom w:val="single" w:sz="4" w:space="0" w:color="auto"/>
              <w:right w:val="single" w:sz="4" w:space="0" w:color="auto"/>
            </w:tcBorders>
            <w:shd w:val="clear" w:color="auto" w:fill="auto"/>
            <w:noWrap/>
            <w:vAlign w:val="bottom"/>
          </w:tcPr>
          <w:p w14:paraId="1CA906CA"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2"/>
                <w:szCs w:val="22"/>
              </w:rPr>
              <w:t>B</w:t>
            </w:r>
          </w:p>
        </w:tc>
        <w:tc>
          <w:tcPr>
            <w:tcW w:w="0" w:type="auto"/>
            <w:tcBorders>
              <w:top w:val="nil"/>
              <w:left w:val="nil"/>
              <w:bottom w:val="single" w:sz="4" w:space="0" w:color="auto"/>
              <w:right w:val="single" w:sz="4" w:space="0" w:color="auto"/>
            </w:tcBorders>
            <w:shd w:val="clear" w:color="auto" w:fill="auto"/>
            <w:noWrap/>
            <w:vAlign w:val="center"/>
          </w:tcPr>
          <w:p w14:paraId="1B7622E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微软雅黑"/>
                <w:kern w:val="0"/>
                <w:sz w:val="22"/>
                <w:szCs w:val="22"/>
              </w:rPr>
              <w:t>对称三进</w:t>
            </w:r>
            <w:r w:rsidRPr="00B87AB8">
              <w:rPr>
                <w:rFonts w:ascii="宋体" w:eastAsia="宋体" w:hAnsi="宋体" w:cs="宋体"/>
                <w:kern w:val="0"/>
                <w:sz w:val="22"/>
                <w:szCs w:val="22"/>
              </w:rPr>
              <w:t>制</w:t>
            </w:r>
          </w:p>
        </w:tc>
        <w:tc>
          <w:tcPr>
            <w:tcW w:w="0" w:type="auto"/>
            <w:tcBorders>
              <w:top w:val="nil"/>
              <w:left w:val="nil"/>
              <w:bottom w:val="single" w:sz="4" w:space="0" w:color="auto"/>
              <w:right w:val="single" w:sz="4" w:space="0" w:color="auto"/>
            </w:tcBorders>
            <w:shd w:val="clear" w:color="auto" w:fill="auto"/>
            <w:noWrap/>
            <w:vAlign w:val="center"/>
          </w:tcPr>
          <w:p w14:paraId="1E253E7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1</w:t>
            </w:r>
          </w:p>
        </w:tc>
        <w:tc>
          <w:tcPr>
            <w:tcW w:w="0" w:type="auto"/>
            <w:tcBorders>
              <w:top w:val="nil"/>
              <w:left w:val="nil"/>
              <w:bottom w:val="single" w:sz="4" w:space="0" w:color="auto"/>
              <w:right w:val="single" w:sz="4" w:space="0" w:color="auto"/>
            </w:tcBorders>
            <w:shd w:val="clear" w:color="auto" w:fill="auto"/>
            <w:noWrap/>
            <w:vAlign w:val="center"/>
          </w:tcPr>
          <w:p w14:paraId="15D98F6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T</w:t>
            </w:r>
          </w:p>
        </w:tc>
        <w:tc>
          <w:tcPr>
            <w:tcW w:w="0" w:type="auto"/>
            <w:tcBorders>
              <w:top w:val="nil"/>
              <w:left w:val="nil"/>
              <w:bottom w:val="single" w:sz="4" w:space="0" w:color="auto"/>
              <w:right w:val="single" w:sz="4" w:space="0" w:color="auto"/>
            </w:tcBorders>
            <w:shd w:val="clear" w:color="auto" w:fill="auto"/>
            <w:noWrap/>
            <w:vAlign w:val="center"/>
          </w:tcPr>
          <w:p w14:paraId="565F432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0</w:t>
            </w:r>
          </w:p>
        </w:tc>
        <w:tc>
          <w:tcPr>
            <w:tcW w:w="0" w:type="auto"/>
            <w:tcBorders>
              <w:top w:val="nil"/>
              <w:left w:val="nil"/>
              <w:bottom w:val="single" w:sz="4" w:space="0" w:color="auto"/>
              <w:right w:val="single" w:sz="4" w:space="0" w:color="auto"/>
            </w:tcBorders>
            <w:shd w:val="clear" w:color="auto" w:fill="auto"/>
            <w:noWrap/>
            <w:vAlign w:val="center"/>
          </w:tcPr>
          <w:p w14:paraId="1F9FF5C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微软雅黑"/>
                <w:kern w:val="0"/>
                <w:sz w:val="22"/>
                <w:szCs w:val="22"/>
              </w:rPr>
              <w:t>对称</w:t>
            </w:r>
            <w:r w:rsidRPr="00B87AB8">
              <w:rPr>
                <w:rFonts w:ascii="宋体" w:eastAsia="宋体" w:hAnsi="宋体" w:cs="宋体"/>
                <w:kern w:val="0"/>
                <w:sz w:val="22"/>
                <w:szCs w:val="22"/>
              </w:rPr>
              <w:t>值</w:t>
            </w:r>
          </w:p>
        </w:tc>
        <w:tc>
          <w:tcPr>
            <w:tcW w:w="0" w:type="auto"/>
            <w:tcBorders>
              <w:top w:val="nil"/>
              <w:left w:val="nil"/>
              <w:bottom w:val="single" w:sz="4" w:space="0" w:color="auto"/>
              <w:right w:val="single" w:sz="4" w:space="0" w:color="auto"/>
            </w:tcBorders>
            <w:shd w:val="clear" w:color="auto" w:fill="auto"/>
            <w:noWrap/>
            <w:vAlign w:val="center"/>
          </w:tcPr>
          <w:p w14:paraId="56A3A4A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10T</w:t>
            </w:r>
          </w:p>
        </w:tc>
      </w:tr>
      <w:tr w:rsidR="00E569F9" w:rsidRPr="00B87AB8" w14:paraId="54D23576" w14:textId="77777777" w:rsidTr="005C6556">
        <w:trPr>
          <w:trHeight w:val="288"/>
        </w:trPr>
        <w:tc>
          <w:tcPr>
            <w:tcW w:w="0" w:type="auto"/>
            <w:vMerge/>
            <w:tcBorders>
              <w:top w:val="single" w:sz="4" w:space="0" w:color="auto"/>
              <w:left w:val="single" w:sz="4" w:space="0" w:color="auto"/>
              <w:bottom w:val="single" w:sz="4" w:space="0" w:color="auto"/>
              <w:right w:val="single" w:sz="4" w:space="0" w:color="auto"/>
            </w:tcBorders>
            <w:vAlign w:val="center"/>
          </w:tcPr>
          <w:p w14:paraId="30607488"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p>
        </w:tc>
        <w:tc>
          <w:tcPr>
            <w:tcW w:w="0" w:type="auto"/>
            <w:tcBorders>
              <w:top w:val="nil"/>
              <w:left w:val="nil"/>
              <w:bottom w:val="single" w:sz="4" w:space="0" w:color="auto"/>
              <w:right w:val="single" w:sz="4" w:space="0" w:color="auto"/>
            </w:tcBorders>
            <w:shd w:val="clear" w:color="auto" w:fill="auto"/>
            <w:noWrap/>
            <w:vAlign w:val="bottom"/>
          </w:tcPr>
          <w:p w14:paraId="7F63417F"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2"/>
                <w:szCs w:val="22"/>
              </w:rPr>
              <w:t>D</w:t>
            </w:r>
          </w:p>
        </w:tc>
        <w:tc>
          <w:tcPr>
            <w:tcW w:w="0" w:type="auto"/>
            <w:tcBorders>
              <w:top w:val="nil"/>
              <w:left w:val="nil"/>
              <w:bottom w:val="single" w:sz="4" w:space="0" w:color="auto"/>
              <w:right w:val="single" w:sz="4" w:space="0" w:color="auto"/>
            </w:tcBorders>
            <w:shd w:val="clear" w:color="auto" w:fill="auto"/>
            <w:noWrap/>
            <w:vAlign w:val="bottom"/>
          </w:tcPr>
          <w:p w14:paraId="1DD498E7" w14:textId="77777777" w:rsidR="00E569F9" w:rsidRPr="00B87AB8" w:rsidRDefault="00E569F9" w:rsidP="005C6556">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2"/>
                <w:szCs w:val="22"/>
              </w:rPr>
              <w:t>C</w:t>
            </w:r>
          </w:p>
        </w:tc>
        <w:tc>
          <w:tcPr>
            <w:tcW w:w="0" w:type="auto"/>
            <w:tcBorders>
              <w:top w:val="nil"/>
              <w:left w:val="nil"/>
              <w:bottom w:val="single" w:sz="4" w:space="0" w:color="auto"/>
              <w:right w:val="single" w:sz="4" w:space="0" w:color="auto"/>
            </w:tcBorders>
            <w:shd w:val="clear" w:color="auto" w:fill="auto"/>
            <w:noWrap/>
            <w:vAlign w:val="center"/>
          </w:tcPr>
          <w:p w14:paraId="7FFAA1D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微软雅黑"/>
                <w:kern w:val="0"/>
                <w:sz w:val="22"/>
                <w:szCs w:val="22"/>
              </w:rPr>
              <w:t>比合三进</w:t>
            </w:r>
            <w:r w:rsidRPr="00B87AB8">
              <w:rPr>
                <w:rFonts w:ascii="宋体" w:eastAsia="宋体" w:hAnsi="宋体" w:cs="宋体"/>
                <w:kern w:val="0"/>
                <w:sz w:val="22"/>
                <w:szCs w:val="22"/>
              </w:rPr>
              <w:t>制</w:t>
            </w:r>
          </w:p>
        </w:tc>
        <w:tc>
          <w:tcPr>
            <w:tcW w:w="0" w:type="auto"/>
            <w:tcBorders>
              <w:top w:val="nil"/>
              <w:left w:val="nil"/>
              <w:bottom w:val="single" w:sz="4" w:space="0" w:color="auto"/>
              <w:right w:val="single" w:sz="4" w:space="0" w:color="auto"/>
            </w:tcBorders>
            <w:shd w:val="clear" w:color="auto" w:fill="auto"/>
            <w:noWrap/>
            <w:vAlign w:val="center"/>
          </w:tcPr>
          <w:p w14:paraId="4D1ECF3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[1,0]</w:t>
            </w:r>
          </w:p>
        </w:tc>
        <w:tc>
          <w:tcPr>
            <w:tcW w:w="0" w:type="auto"/>
            <w:tcBorders>
              <w:top w:val="nil"/>
              <w:left w:val="nil"/>
              <w:bottom w:val="single" w:sz="4" w:space="0" w:color="auto"/>
              <w:right w:val="single" w:sz="4" w:space="0" w:color="auto"/>
            </w:tcBorders>
            <w:shd w:val="clear" w:color="auto" w:fill="auto"/>
            <w:noWrap/>
            <w:vAlign w:val="center"/>
          </w:tcPr>
          <w:p w14:paraId="31FFD688"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[0,1]</w:t>
            </w:r>
          </w:p>
        </w:tc>
        <w:tc>
          <w:tcPr>
            <w:tcW w:w="0" w:type="auto"/>
            <w:tcBorders>
              <w:top w:val="nil"/>
              <w:left w:val="nil"/>
              <w:bottom w:val="single" w:sz="4" w:space="0" w:color="auto"/>
              <w:right w:val="single" w:sz="4" w:space="0" w:color="auto"/>
            </w:tcBorders>
            <w:shd w:val="clear" w:color="auto" w:fill="auto"/>
            <w:noWrap/>
            <w:vAlign w:val="center"/>
          </w:tcPr>
          <w:p w14:paraId="3ED5F4A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[0,0]</w:t>
            </w:r>
          </w:p>
        </w:tc>
        <w:tc>
          <w:tcPr>
            <w:tcW w:w="0" w:type="auto"/>
            <w:tcBorders>
              <w:top w:val="nil"/>
              <w:left w:val="nil"/>
              <w:bottom w:val="single" w:sz="4" w:space="0" w:color="auto"/>
              <w:right w:val="single" w:sz="4" w:space="0" w:color="auto"/>
            </w:tcBorders>
            <w:shd w:val="clear" w:color="auto" w:fill="auto"/>
            <w:noWrap/>
            <w:vAlign w:val="center"/>
          </w:tcPr>
          <w:p w14:paraId="31185F7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微软雅黑"/>
                <w:kern w:val="0"/>
                <w:sz w:val="22"/>
                <w:szCs w:val="22"/>
              </w:rPr>
              <w:t>比合</w:t>
            </w:r>
            <w:r w:rsidRPr="00B87AB8">
              <w:rPr>
                <w:rFonts w:ascii="宋体" w:eastAsia="宋体" w:hAnsi="宋体" w:cs="宋体"/>
                <w:kern w:val="0"/>
                <w:sz w:val="22"/>
                <w:szCs w:val="22"/>
              </w:rPr>
              <w:t>值</w:t>
            </w:r>
          </w:p>
        </w:tc>
        <w:tc>
          <w:tcPr>
            <w:tcW w:w="0" w:type="auto"/>
            <w:tcBorders>
              <w:top w:val="nil"/>
              <w:left w:val="nil"/>
              <w:bottom w:val="single" w:sz="4" w:space="0" w:color="auto"/>
              <w:right w:val="single" w:sz="4" w:space="0" w:color="auto"/>
            </w:tcBorders>
            <w:shd w:val="clear" w:color="auto" w:fill="auto"/>
            <w:noWrap/>
            <w:vAlign w:val="center"/>
          </w:tcPr>
          <w:p w14:paraId="0F12870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kern w:val="0"/>
                <w:sz w:val="22"/>
                <w:szCs w:val="22"/>
              </w:rPr>
              <w:t>[1,0][0,0][0,1]</w:t>
            </w:r>
          </w:p>
        </w:tc>
      </w:tr>
    </w:tbl>
    <w:p w14:paraId="1F59D2A0" w14:textId="77777777" w:rsidR="00106B7D" w:rsidRPr="00B87AB8" w:rsidRDefault="00E569F9" w:rsidP="00106B7D">
      <w:pPr>
        <w:ind w:firstLineChars="200" w:firstLine="560"/>
        <w:jc w:val="both"/>
        <w:rPr>
          <w:rFonts w:eastAsia="宋体"/>
        </w:rPr>
      </w:pPr>
      <w:r w:rsidRPr="00B87AB8">
        <w:rPr>
          <w:rFonts w:eastAsia="宋体" w:hint="eastAsia"/>
          <w:szCs w:val="28"/>
        </w:rPr>
        <w:t>根据本发明的实施例的</w:t>
      </w:r>
      <w:r w:rsidRPr="00B87AB8">
        <w:rPr>
          <w:rFonts w:eastAsia="宋体"/>
          <w:szCs w:val="28"/>
        </w:rPr>
        <w:t>TRIA</w:t>
      </w:r>
      <w:r w:rsidRPr="00B87AB8">
        <w:rPr>
          <w:rFonts w:eastAsia="宋体" w:hint="eastAsia"/>
          <w:szCs w:val="28"/>
        </w:rPr>
        <w:t>三元</w:t>
      </w:r>
      <w:r w:rsidRPr="00B87AB8">
        <w:rPr>
          <w:rFonts w:eastAsia="宋体"/>
          <w:szCs w:val="28"/>
        </w:rPr>
        <w:t>符号</w:t>
      </w:r>
      <w:r w:rsidRPr="00B87AB8">
        <w:rPr>
          <w:rFonts w:eastAsia="宋体" w:hint="eastAsia"/>
          <w:szCs w:val="28"/>
        </w:rPr>
        <w:t>轨迹编码系统是基于矩形的四个顶点通过相互</w:t>
      </w:r>
      <w:r w:rsidRPr="00B87AB8">
        <w:rPr>
          <w:rFonts w:eastAsia="宋体"/>
          <w:szCs w:val="28"/>
        </w:rPr>
        <w:t>连接产生</w:t>
      </w:r>
      <w:r w:rsidRPr="00B87AB8">
        <w:rPr>
          <w:rFonts w:eastAsia="宋体" w:hint="eastAsia"/>
          <w:szCs w:val="28"/>
        </w:rPr>
        <w:t>的几何</w:t>
      </w:r>
      <w:r w:rsidRPr="00B87AB8">
        <w:rPr>
          <w:rFonts w:eastAsia="宋体"/>
          <w:szCs w:val="28"/>
        </w:rPr>
        <w:t>形态</w:t>
      </w:r>
      <w:r w:rsidRPr="00B87AB8">
        <w:rPr>
          <w:rFonts w:eastAsia="宋体" w:hint="eastAsia"/>
          <w:szCs w:val="28"/>
        </w:rPr>
        <w:t>符号轨迹的编码系统。</w:t>
      </w:r>
      <w:r w:rsidRPr="00B87AB8">
        <w:rPr>
          <w:rFonts w:eastAsia="宋体" w:hint="eastAsia"/>
        </w:rPr>
        <w:t>TRIA</w:t>
      </w:r>
      <w:r w:rsidRPr="00B87AB8">
        <w:rPr>
          <w:rFonts w:eastAsia="宋体" w:hint="eastAsia"/>
        </w:rPr>
        <w:t>三元</w:t>
      </w:r>
      <w:r w:rsidRPr="00B87AB8">
        <w:rPr>
          <w:rFonts w:eastAsia="宋体"/>
        </w:rPr>
        <w:t>符号</w:t>
      </w:r>
      <w:r w:rsidRPr="00B87AB8">
        <w:rPr>
          <w:rFonts w:eastAsia="宋体" w:hint="eastAsia"/>
        </w:rPr>
        <w:t>包含</w:t>
      </w:r>
      <w:r w:rsidRPr="00B87AB8">
        <w:rPr>
          <w:rFonts w:eastAsia="宋体" w:hint="eastAsia"/>
        </w:rPr>
        <w:t>76</w:t>
      </w:r>
      <w:r w:rsidRPr="00B87AB8">
        <w:rPr>
          <w:rFonts w:eastAsia="宋体" w:hint="eastAsia"/>
        </w:rPr>
        <w:t>个</w:t>
      </w:r>
      <w:r w:rsidRPr="00B87AB8">
        <w:rPr>
          <w:rFonts w:eastAsia="宋体"/>
        </w:rPr>
        <w:t>不同形状的符号，</w:t>
      </w:r>
      <w:r w:rsidRPr="00B87AB8">
        <w:rPr>
          <w:rFonts w:eastAsia="宋体" w:hint="eastAsia"/>
        </w:rPr>
        <w:t>包括</w:t>
      </w:r>
      <w:r w:rsidRPr="00B87AB8">
        <w:rPr>
          <w:rFonts w:eastAsia="宋体" w:hint="eastAsia"/>
        </w:rPr>
        <w:t>53</w:t>
      </w:r>
      <w:r w:rsidRPr="00B87AB8">
        <w:rPr>
          <w:rFonts w:eastAsia="宋体" w:hint="eastAsia"/>
        </w:rPr>
        <w:t>个</w:t>
      </w:r>
      <w:r w:rsidRPr="00B87AB8">
        <w:rPr>
          <w:rFonts w:eastAsia="宋体"/>
        </w:rPr>
        <w:t>一笔画</w:t>
      </w:r>
      <w:r w:rsidRPr="00B87AB8">
        <w:rPr>
          <w:rFonts w:eastAsia="宋体" w:hint="eastAsia"/>
        </w:rPr>
        <w:t>构成的符号</w:t>
      </w:r>
      <w:r w:rsidRPr="00B87AB8">
        <w:rPr>
          <w:rFonts w:eastAsia="宋体" w:hint="eastAsia"/>
        </w:rPr>
        <w:t>(</w:t>
      </w:r>
      <w:r w:rsidRPr="00B87AB8">
        <w:rPr>
          <w:rFonts w:ascii="tria" w:eastAsia="宋体" w:hAnsi="tria"/>
          <w:sz w:val="32"/>
        </w:rPr>
        <w:t>1</w:t>
      </w:r>
      <w:r w:rsidRPr="00B87AB8">
        <w:rPr>
          <w:rFonts w:eastAsia="宋体" w:hint="eastAsia"/>
        </w:rPr>
        <w:t>，</w:t>
      </w:r>
      <w:r w:rsidRPr="00B87AB8">
        <w:rPr>
          <w:rFonts w:ascii="tria" w:eastAsia="宋体" w:hAnsi="tria"/>
          <w:sz w:val="32"/>
        </w:rPr>
        <w:t>2</w:t>
      </w:r>
      <w:r w:rsidRPr="00B87AB8">
        <w:rPr>
          <w:rFonts w:eastAsia="宋体" w:hint="eastAsia"/>
        </w:rPr>
        <w:t>，</w:t>
      </w:r>
      <w:r w:rsidRPr="00B87AB8">
        <w:rPr>
          <w:rFonts w:ascii="tria" w:eastAsia="宋体" w:hAnsi="tria"/>
          <w:sz w:val="32"/>
        </w:rPr>
        <w:t>3</w:t>
      </w:r>
      <w:r w:rsidRPr="00B87AB8">
        <w:rPr>
          <w:rFonts w:eastAsia="宋体" w:hint="eastAsia"/>
        </w:rPr>
        <w:t>，</w:t>
      </w:r>
      <w:r w:rsidRPr="00B87AB8">
        <w:rPr>
          <w:rFonts w:ascii="tria" w:eastAsia="宋体" w:hAnsi="tria"/>
          <w:sz w:val="32"/>
        </w:rPr>
        <w:t>4</w:t>
      </w:r>
      <w:r w:rsidRPr="00B87AB8">
        <w:rPr>
          <w:rFonts w:eastAsia="宋体" w:hint="eastAsia"/>
        </w:rPr>
        <w:t>，</w:t>
      </w:r>
      <w:r w:rsidRPr="00B87AB8">
        <w:rPr>
          <w:rFonts w:ascii="tria" w:eastAsia="宋体" w:hAnsi="tria"/>
          <w:sz w:val="32"/>
        </w:rPr>
        <w:t>5</w:t>
      </w:r>
      <w:r w:rsidRPr="00B87AB8">
        <w:rPr>
          <w:rFonts w:eastAsia="宋体" w:hint="eastAsia"/>
        </w:rPr>
        <w:t>，</w:t>
      </w:r>
      <w:r w:rsidRPr="00B87AB8">
        <w:rPr>
          <w:rFonts w:ascii="tria" w:eastAsia="宋体" w:hAnsi="tria"/>
          <w:sz w:val="32"/>
        </w:rPr>
        <w:t>6</w:t>
      </w:r>
      <w:r w:rsidRPr="00B87AB8">
        <w:rPr>
          <w:rFonts w:eastAsia="宋体" w:hint="eastAsia"/>
        </w:rPr>
        <w:t>，</w:t>
      </w:r>
      <w:r w:rsidRPr="00B87AB8">
        <w:rPr>
          <w:rFonts w:ascii="tria" w:eastAsia="宋体" w:hAnsi="tria"/>
          <w:sz w:val="32"/>
        </w:rPr>
        <w:t>7</w:t>
      </w:r>
      <w:r w:rsidRPr="00B87AB8">
        <w:rPr>
          <w:rFonts w:eastAsia="宋体" w:hint="eastAsia"/>
        </w:rPr>
        <w:t>，</w:t>
      </w:r>
      <w:r w:rsidRPr="00B87AB8">
        <w:rPr>
          <w:rFonts w:ascii="tria" w:eastAsia="宋体" w:hAnsi="tria"/>
          <w:sz w:val="32"/>
        </w:rPr>
        <w:t>8</w:t>
      </w:r>
      <w:r w:rsidRPr="00B87AB8">
        <w:rPr>
          <w:rFonts w:eastAsia="宋体" w:hint="eastAsia"/>
        </w:rPr>
        <w:t>，</w:t>
      </w:r>
      <w:r w:rsidRPr="00B87AB8">
        <w:rPr>
          <w:rFonts w:ascii="tria" w:eastAsia="宋体" w:hAnsi="tria"/>
          <w:sz w:val="32"/>
        </w:rPr>
        <w:t>9</w:t>
      </w:r>
      <w:r w:rsidRPr="00B87AB8">
        <w:rPr>
          <w:rFonts w:eastAsia="宋体" w:hint="eastAsia"/>
        </w:rPr>
        <w:t>，</w:t>
      </w:r>
      <w:r w:rsidRPr="00B87AB8">
        <w:rPr>
          <w:rFonts w:ascii="tria" w:eastAsia="宋体" w:hAnsi="tria"/>
          <w:sz w:val="32"/>
        </w:rPr>
        <w:t>0</w:t>
      </w:r>
      <w:r w:rsidRPr="00B87AB8">
        <w:rPr>
          <w:rFonts w:eastAsia="宋体" w:hint="eastAsia"/>
        </w:rPr>
        <w:t>，</w:t>
      </w:r>
      <w:r w:rsidRPr="00B87AB8">
        <w:rPr>
          <w:rFonts w:ascii="tria" w:eastAsia="宋体" w:hAnsi="tria"/>
          <w:sz w:val="32"/>
        </w:rPr>
        <w:t>v</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i</w:t>
      </w:r>
      <w:r w:rsidRPr="00B87AB8">
        <w:rPr>
          <w:rFonts w:eastAsia="宋体" w:hint="eastAsia"/>
        </w:rPr>
        <w:t>，</w:t>
      </w:r>
      <w:r w:rsidRPr="00B87AB8">
        <w:rPr>
          <w:rFonts w:ascii="tria" w:eastAsia="宋体" w:hAnsi="tria" w:cs="tria"/>
          <w:sz w:val="32"/>
        </w:rPr>
        <w:t>n</w:t>
      </w:r>
      <w:r w:rsidRPr="00B87AB8">
        <w:rPr>
          <w:rFonts w:eastAsia="宋体" w:hint="eastAsia"/>
        </w:rPr>
        <w:t>，</w:t>
      </w:r>
      <w:r w:rsidRPr="00B87AB8">
        <w:rPr>
          <w:rFonts w:ascii="tria" w:eastAsia="宋体" w:hAnsi="tria" w:cs="tria"/>
          <w:sz w:val="32"/>
        </w:rPr>
        <w:t>u</w:t>
      </w:r>
      <w:r w:rsidRPr="00B87AB8">
        <w:rPr>
          <w:rFonts w:eastAsia="宋体" w:hint="eastAsia"/>
        </w:rPr>
        <w:t>，</w:t>
      </w:r>
      <w:r w:rsidRPr="00B87AB8">
        <w:rPr>
          <w:rFonts w:ascii="tria" w:eastAsia="宋体" w:hAnsi="tria" w:cs="tria"/>
          <w:sz w:val="32"/>
        </w:rPr>
        <w:t>y</w:t>
      </w:r>
      <w:r w:rsidRPr="00B87AB8">
        <w:rPr>
          <w:rFonts w:eastAsia="宋体" w:hint="eastAsia"/>
        </w:rPr>
        <w:t>，</w:t>
      </w:r>
      <w:r w:rsidRPr="00B87AB8">
        <w:rPr>
          <w:rFonts w:ascii="tria" w:eastAsia="宋体" w:hAnsi="tria" w:cs="tria"/>
          <w:sz w:val="32"/>
        </w:rPr>
        <w:t>t</w:t>
      </w:r>
      <w:r w:rsidRPr="00B87AB8">
        <w:rPr>
          <w:rFonts w:eastAsia="宋体" w:hint="eastAsia"/>
        </w:rPr>
        <w:t>，</w:t>
      </w:r>
      <w:r w:rsidRPr="00B87AB8">
        <w:rPr>
          <w:rFonts w:ascii="tria" w:eastAsia="宋体" w:hAnsi="tria" w:cs="tria"/>
          <w:sz w:val="32"/>
        </w:rPr>
        <w:t>f</w:t>
      </w:r>
      <w:r w:rsidRPr="00B87AB8">
        <w:rPr>
          <w:rFonts w:eastAsia="宋体" w:hint="eastAsia"/>
        </w:rPr>
        <w:t>，</w:t>
      </w:r>
      <w:r w:rsidRPr="00B87AB8">
        <w:rPr>
          <w:rFonts w:ascii="tria" w:eastAsia="宋体" w:hAnsi="tria" w:cs="tria"/>
          <w:sz w:val="32"/>
        </w:rPr>
        <w:t>l</w:t>
      </w:r>
      <w:r w:rsidRPr="00B87AB8">
        <w:rPr>
          <w:rFonts w:eastAsia="宋体" w:hint="eastAsia"/>
        </w:rPr>
        <w:t>，</w:t>
      </w:r>
      <w:r w:rsidRPr="00B87AB8">
        <w:rPr>
          <w:rFonts w:ascii="tria" w:eastAsia="宋体" w:hAnsi="tria" w:cs="tria"/>
          <w:sz w:val="32"/>
        </w:rPr>
        <w:t>w</w:t>
      </w:r>
      <w:r w:rsidRPr="00B87AB8">
        <w:rPr>
          <w:rFonts w:eastAsia="宋体" w:hint="eastAsia"/>
        </w:rPr>
        <w:t>，</w:t>
      </w:r>
      <w:r w:rsidRPr="00B87AB8">
        <w:rPr>
          <w:rFonts w:ascii="tria" w:eastAsia="宋体" w:hAnsi="tria" w:cs="tria"/>
          <w:sz w:val="32"/>
        </w:rPr>
        <w:t>e</w:t>
      </w:r>
      <w:r w:rsidRPr="00B87AB8">
        <w:rPr>
          <w:rFonts w:eastAsia="宋体" w:hint="eastAsia"/>
        </w:rPr>
        <w:t>，</w:t>
      </w:r>
      <w:r w:rsidRPr="00B87AB8">
        <w:rPr>
          <w:rFonts w:ascii="tria" w:eastAsia="宋体" w:hAnsi="tria" w:cs="tria"/>
          <w:sz w:val="32"/>
        </w:rPr>
        <w:t>r</w:t>
      </w:r>
      <w:r w:rsidRPr="00B87AB8">
        <w:rPr>
          <w:rFonts w:eastAsia="宋体" w:hint="eastAsia"/>
        </w:rPr>
        <w:t>，</w:t>
      </w:r>
      <w:r w:rsidRPr="00B87AB8">
        <w:rPr>
          <w:rFonts w:ascii="tria" w:eastAsia="宋体" w:hAnsi="tria" w:cs="tria"/>
          <w:sz w:val="32"/>
        </w:rPr>
        <w:t>j</w:t>
      </w:r>
      <w:r w:rsidRPr="00B87AB8">
        <w:rPr>
          <w:rFonts w:eastAsia="宋体" w:hint="eastAsia"/>
        </w:rPr>
        <w:t>，</w:t>
      </w:r>
      <w:r w:rsidRPr="00B87AB8">
        <w:rPr>
          <w:rFonts w:ascii="tria" w:eastAsia="宋体" w:hAnsi="tria" w:cs="tria"/>
          <w:sz w:val="32"/>
        </w:rPr>
        <w:t>q</w:t>
      </w:r>
      <w:r w:rsidRPr="00B87AB8">
        <w:rPr>
          <w:rFonts w:eastAsia="宋体" w:hint="eastAsia"/>
        </w:rPr>
        <w:t>，</w:t>
      </w:r>
      <w:r w:rsidRPr="00B87AB8">
        <w:rPr>
          <w:rFonts w:ascii="tria" w:eastAsia="宋体" w:hAnsi="tria" w:cs="tria"/>
          <w:sz w:val="32"/>
        </w:rPr>
        <w:t>m</w:t>
      </w:r>
      <w:r w:rsidRPr="00B87AB8">
        <w:rPr>
          <w:rFonts w:eastAsia="宋体" w:hint="eastAsia"/>
        </w:rPr>
        <w:t>，</w:t>
      </w:r>
      <w:r w:rsidRPr="00B87AB8">
        <w:rPr>
          <w:rFonts w:ascii="tria" w:eastAsia="宋体" w:hAnsi="tria" w:cs="tria"/>
          <w:sz w:val="32"/>
        </w:rPr>
        <w:t>_</w:t>
      </w:r>
      <w:r w:rsidRPr="00B87AB8">
        <w:rPr>
          <w:rFonts w:eastAsia="宋体" w:hint="eastAsia"/>
        </w:rPr>
        <w:t>，</w:t>
      </w:r>
      <w:r w:rsidRPr="00B87AB8">
        <w:rPr>
          <w:rFonts w:ascii="tria" w:eastAsia="宋体" w:hAnsi="tria" w:cs="tria"/>
          <w:sz w:val="32"/>
        </w:rPr>
        <w:lastRenderedPageBreak/>
        <w:t>z</w:t>
      </w:r>
      <w:r w:rsidRPr="00B87AB8">
        <w:rPr>
          <w:rFonts w:eastAsia="宋体" w:hint="eastAsia"/>
        </w:rPr>
        <w:t>，</w:t>
      </w:r>
      <w:r w:rsidRPr="00B87AB8">
        <w:rPr>
          <w:rFonts w:ascii="tria" w:eastAsia="宋体" w:hAnsi="tria" w:cs="tria"/>
          <w:sz w:val="32"/>
        </w:rPr>
        <w:t>c</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a</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g</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s</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sz w:val="32"/>
        </w:rPr>
        <w:t>'</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u</w:t>
      </w:r>
      <w:r w:rsidRPr="00B87AB8">
        <w:rPr>
          <w:rFonts w:eastAsia="宋体" w:hint="eastAsia"/>
        </w:rPr>
        <w:t>，</w:t>
      </w:r>
      <w:r w:rsidRPr="00B87AB8">
        <w:rPr>
          <w:rFonts w:ascii="tria" w:eastAsia="宋体" w:hAnsi="tria" w:cs="tria"/>
          <w:sz w:val="32"/>
        </w:rPr>
        <w:t>k</w:t>
      </w:r>
      <w:r w:rsidRPr="00B87AB8">
        <w:rPr>
          <w:rFonts w:eastAsia="宋体" w:hint="eastAsia"/>
        </w:rPr>
        <w:t>，</w:t>
      </w:r>
      <w:r w:rsidRPr="00B87AB8">
        <w:rPr>
          <w:rFonts w:ascii="tria" w:eastAsia="宋体" w:hAnsi="tria" w:cs="tria"/>
          <w:sz w:val="32"/>
        </w:rPr>
        <w:t>d</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x</w:t>
      </w:r>
      <w:r w:rsidRPr="00B87AB8">
        <w:rPr>
          <w:rFonts w:eastAsia="宋体" w:hint="eastAsia"/>
        </w:rPr>
        <w:t>，</w:t>
      </w:r>
      <w:r w:rsidRPr="00B87AB8">
        <w:rPr>
          <w:rFonts w:ascii="tria" w:eastAsia="宋体" w:hAnsi="tria" w:cs="tria"/>
          <w:sz w:val="32"/>
        </w:rPr>
        <w:t>p</w:t>
      </w:r>
      <w:r w:rsidRPr="00B87AB8">
        <w:rPr>
          <w:rFonts w:eastAsia="宋体" w:hint="eastAsia"/>
        </w:rPr>
        <w:t>，</w:t>
      </w:r>
      <w:r w:rsidRPr="00B87AB8">
        <w:rPr>
          <w:rFonts w:ascii="tria" w:eastAsia="宋体" w:hAnsi="tria" w:cs="tria"/>
          <w:sz w:val="32"/>
        </w:rPr>
        <w:t>h</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w:t>
      </w:r>
      <w:r w:rsidRPr="00B87AB8">
        <w:rPr>
          <w:rFonts w:eastAsia="宋体" w:hint="eastAsia"/>
        </w:rPr>
        <w:t>，</w:t>
      </w:r>
      <w:r w:rsidRPr="00B87AB8">
        <w:rPr>
          <w:rFonts w:ascii="tria" w:eastAsia="宋体" w:hAnsi="tria" w:cs="tria"/>
          <w:sz w:val="32"/>
        </w:rPr>
        <w:t>b</w:t>
      </w:r>
      <w:r w:rsidRPr="00B87AB8">
        <w:rPr>
          <w:rFonts w:eastAsia="宋体" w:hint="eastAsia"/>
        </w:rPr>
        <w:t>，</w:t>
      </w:r>
      <w:r w:rsidRPr="00B87AB8">
        <w:rPr>
          <w:rFonts w:ascii="tria" w:eastAsia="宋体" w:hAnsi="tria" w:cs="tria"/>
          <w:sz w:val="32"/>
        </w:rPr>
        <w:t>o</w:t>
      </w:r>
      <w:r w:rsidRPr="00B87AB8">
        <w:rPr>
          <w:rFonts w:eastAsia="宋体" w:hint="eastAsia"/>
        </w:rPr>
        <w:t>的</w:t>
      </w:r>
      <w:r w:rsidRPr="00B87AB8">
        <w:rPr>
          <w:rFonts w:eastAsia="宋体"/>
        </w:rPr>
        <w:t>TRIA</w:t>
      </w:r>
      <w:r w:rsidRPr="00B87AB8">
        <w:rPr>
          <w:rFonts w:eastAsia="宋体" w:hint="eastAsia"/>
        </w:rPr>
        <w:t>一</w:t>
      </w:r>
      <w:r w:rsidRPr="00B87AB8">
        <w:rPr>
          <w:rFonts w:eastAsia="宋体"/>
        </w:rPr>
        <w:t>笔画</w:t>
      </w:r>
      <w:r w:rsidRPr="00B87AB8">
        <w:rPr>
          <w:rFonts w:eastAsia="宋体" w:hint="eastAsia"/>
        </w:rPr>
        <w:t>53</w:t>
      </w:r>
      <w:r w:rsidRPr="00B87AB8">
        <w:rPr>
          <w:rFonts w:eastAsia="宋体" w:hint="eastAsia"/>
        </w:rPr>
        <w:t>个</w:t>
      </w:r>
      <w:r w:rsidRPr="00B87AB8">
        <w:rPr>
          <w:rFonts w:eastAsia="宋体"/>
        </w:rPr>
        <w:t>符号</w:t>
      </w:r>
      <w:r w:rsidRPr="00B87AB8">
        <w:rPr>
          <w:rFonts w:eastAsia="宋体" w:hint="eastAsia"/>
        </w:rPr>
        <w:t>)</w:t>
      </w:r>
      <w:r w:rsidRPr="00B87AB8">
        <w:rPr>
          <w:rFonts w:eastAsia="宋体" w:hint="eastAsia"/>
        </w:rPr>
        <w:t>、</w:t>
      </w:r>
      <w:r w:rsidRPr="00B87AB8">
        <w:rPr>
          <w:rFonts w:eastAsia="宋体" w:hint="eastAsia"/>
        </w:rPr>
        <w:t>8</w:t>
      </w:r>
      <w:r w:rsidRPr="00B87AB8">
        <w:rPr>
          <w:rFonts w:eastAsia="宋体" w:hint="eastAsia"/>
        </w:rPr>
        <w:t>个两笔画构成的符号（</w:t>
      </w:r>
      <w:r w:rsidRPr="00B87AB8">
        <w:rPr>
          <w:rFonts w:eastAsia="宋体"/>
        </w:rPr>
        <w:sym w:font="Wingdings 2" w:char="F054"/>
      </w:r>
      <w:r w:rsidRPr="00B87AB8">
        <w:rPr>
          <w:rFonts w:eastAsia="宋体" w:hint="eastAsia"/>
        </w:rPr>
        <w:t>，</w:t>
      </w:r>
      <w:r w:rsidRPr="00B87AB8">
        <w:rPr>
          <w:rFonts w:eastAsia="宋体"/>
        </w:rPr>
        <w:sym w:font="Wingdings 2" w:char="F0CF"/>
      </w:r>
      <w:r w:rsidRPr="00B87AB8">
        <w:rPr>
          <w:rFonts w:eastAsia="宋体" w:hint="eastAsia"/>
        </w:rPr>
        <w:t>，</w:t>
      </w:r>
      <w:r w:rsidRPr="00B87AB8">
        <w:rPr>
          <w:rFonts w:eastAsia="宋体"/>
        </w:rPr>
        <w:sym w:font="Wingdings 3" w:char="F0D6"/>
      </w:r>
      <w:r w:rsidRPr="00B87AB8">
        <w:rPr>
          <w:rFonts w:eastAsia="宋体" w:hint="eastAsia"/>
        </w:rPr>
        <w:t>，</w:t>
      </w:r>
      <w:r w:rsidRPr="00B87AB8">
        <w:rPr>
          <w:rFonts w:eastAsia="宋体"/>
        </w:rPr>
        <w:sym w:font="Wingdings 3" w:char="F0D7"/>
      </w:r>
      <w:r w:rsidRPr="00B87AB8">
        <w:rPr>
          <w:rFonts w:eastAsia="宋体" w:hint="eastAsia"/>
        </w:rPr>
        <w:t>，</w:t>
      </w:r>
      <w:r w:rsidRPr="00B87AB8">
        <w:rPr>
          <w:rFonts w:eastAsia="宋体"/>
        </w:rPr>
        <w:sym w:font="Wingdings 3" w:char="F0D8"/>
      </w:r>
      <w:r w:rsidRPr="00B87AB8">
        <w:rPr>
          <w:rFonts w:eastAsia="宋体"/>
        </w:rPr>
        <w:t>，</w:t>
      </w:r>
      <w:r w:rsidRPr="00B87AB8">
        <w:rPr>
          <w:rFonts w:eastAsia="宋体"/>
        </w:rPr>
        <w:sym w:font="Wingdings 3" w:char="F0D5"/>
      </w:r>
      <w:r w:rsidRPr="00B87AB8">
        <w:rPr>
          <w:rFonts w:eastAsia="宋体" w:hint="eastAsia"/>
        </w:rPr>
        <w:t>，</w:t>
      </w:r>
      <w:r w:rsidRPr="00B87AB8">
        <w:rPr>
          <w:rFonts w:eastAsia="宋体"/>
        </w:rPr>
        <w:sym w:font="Wingdings 3" w:char="F049"/>
      </w:r>
      <w:r w:rsidRPr="00B87AB8">
        <w:rPr>
          <w:rFonts w:eastAsia="宋体" w:hint="eastAsia"/>
        </w:rPr>
        <w:t>，</w:t>
      </w:r>
      <w:r w:rsidRPr="00B87AB8">
        <w:rPr>
          <w:rFonts w:eastAsia="宋体"/>
        </w:rPr>
        <w:sym w:font="Wingdings 3" w:char="F04B"/>
      </w:r>
      <w:r w:rsidRPr="00B87AB8">
        <w:rPr>
          <w:rFonts w:eastAsia="宋体" w:hint="eastAsia"/>
        </w:rPr>
        <w:t>的</w:t>
      </w:r>
      <w:r w:rsidRPr="00B87AB8">
        <w:rPr>
          <w:rFonts w:eastAsia="宋体"/>
        </w:rPr>
        <w:t>TRIA</w:t>
      </w:r>
      <w:r w:rsidRPr="00B87AB8">
        <w:rPr>
          <w:rFonts w:eastAsia="宋体"/>
        </w:rPr>
        <w:t>二笔画符号</w:t>
      </w:r>
      <w:r w:rsidRPr="00B87AB8">
        <w:rPr>
          <w:rFonts w:eastAsia="宋体" w:hint="eastAsia"/>
        </w:rPr>
        <w:t>）、</w:t>
      </w:r>
      <w:r w:rsidRPr="00B87AB8">
        <w:rPr>
          <w:rFonts w:eastAsia="宋体" w:hint="eastAsia"/>
        </w:rPr>
        <w:t>15</w:t>
      </w:r>
      <w:r w:rsidRPr="00B87AB8">
        <w:rPr>
          <w:rFonts w:eastAsia="宋体" w:hint="eastAsia"/>
        </w:rPr>
        <w:t>个矩形顶点中的一个至四个顶点组成的符号等（</w:t>
      </w:r>
      <w:r w:rsidRPr="00B87AB8">
        <w:rPr>
          <w:rFonts w:eastAsia="宋体" w:hint="eastAsia"/>
        </w:rPr>
        <w:t>.</w:t>
      </w:r>
      <w:r w:rsidRPr="00B87AB8">
        <w:rPr>
          <w:rFonts w:eastAsia="宋体" w:hint="eastAsia"/>
        </w:rPr>
        <w:t>点</w:t>
      </w:r>
      <w:r w:rsidRPr="00B87AB8">
        <w:rPr>
          <w:rFonts w:eastAsia="宋体" w:hint="eastAsia"/>
        </w:rPr>
        <w:t>4</w:t>
      </w:r>
      <w:r w:rsidRPr="00B87AB8">
        <w:rPr>
          <w:rFonts w:eastAsia="宋体" w:hint="eastAsia"/>
        </w:rPr>
        <w:t>个</w:t>
      </w:r>
      <w:r w:rsidRPr="00B87AB8">
        <w:rPr>
          <w:rFonts w:eastAsia="宋体"/>
        </w:rPr>
        <w:t>、</w:t>
      </w:r>
      <w:r w:rsidRPr="00B87AB8">
        <w:rPr>
          <w:rFonts w:eastAsia="宋体"/>
        </w:rPr>
        <w:t>..</w:t>
      </w:r>
      <w:r w:rsidRPr="00B87AB8">
        <w:rPr>
          <w:rFonts w:eastAsia="宋体" w:hint="eastAsia"/>
        </w:rPr>
        <w:t>点</w:t>
      </w:r>
      <w:r w:rsidRPr="00B87AB8">
        <w:rPr>
          <w:rFonts w:eastAsia="宋体" w:hint="eastAsia"/>
        </w:rPr>
        <w:t>6</w:t>
      </w:r>
      <w:r w:rsidRPr="00B87AB8">
        <w:rPr>
          <w:rFonts w:eastAsia="宋体" w:hint="eastAsia"/>
        </w:rPr>
        <w:t>个</w:t>
      </w:r>
      <w:r w:rsidRPr="00B87AB8">
        <w:rPr>
          <w:rFonts w:eastAsia="宋体"/>
        </w:rPr>
        <w:t>、</w:t>
      </w:r>
      <w:r w:rsidRPr="00B87AB8">
        <w:rPr>
          <w:rFonts w:eastAsia="宋体"/>
        </w:rPr>
        <w:t>…</w:t>
      </w:r>
      <w:r w:rsidRPr="00B87AB8">
        <w:rPr>
          <w:rFonts w:eastAsia="宋体" w:hint="eastAsia"/>
        </w:rPr>
        <w:t>点</w:t>
      </w:r>
      <w:r w:rsidRPr="00B87AB8">
        <w:rPr>
          <w:rFonts w:eastAsia="宋体"/>
        </w:rPr>
        <w:t>4</w:t>
      </w:r>
      <w:r w:rsidRPr="00B87AB8">
        <w:rPr>
          <w:rFonts w:eastAsia="宋体" w:hint="eastAsia"/>
        </w:rPr>
        <w:t>个</w:t>
      </w:r>
      <w:r w:rsidRPr="00B87AB8">
        <w:rPr>
          <w:rFonts w:eastAsia="宋体"/>
        </w:rPr>
        <w:t>、</w:t>
      </w:r>
      <w:r w:rsidRPr="00B87AB8">
        <w:rPr>
          <w:rFonts w:eastAsia="宋体"/>
        </w:rPr>
        <w:t>…</w:t>
      </w:r>
      <w:r w:rsidRPr="00B87AB8">
        <w:rPr>
          <w:rFonts w:eastAsia="宋体" w:hint="eastAsia"/>
        </w:rPr>
        <w:t>.</w:t>
      </w:r>
      <w:r w:rsidRPr="00B87AB8">
        <w:rPr>
          <w:rFonts w:eastAsia="宋体" w:hint="eastAsia"/>
        </w:rPr>
        <w:t>点</w:t>
      </w:r>
      <w:r w:rsidRPr="00B87AB8">
        <w:rPr>
          <w:rFonts w:eastAsia="宋体" w:hint="eastAsia"/>
        </w:rPr>
        <w:t>1</w:t>
      </w:r>
      <w:r w:rsidRPr="00B87AB8">
        <w:rPr>
          <w:rFonts w:eastAsia="宋体" w:hint="eastAsia"/>
        </w:rPr>
        <w:t>个</w:t>
      </w:r>
      <w:r w:rsidRPr="00B87AB8">
        <w:rPr>
          <w:rFonts w:eastAsia="宋体"/>
        </w:rPr>
        <w:t>）</w:t>
      </w:r>
      <w:r w:rsidRPr="00B87AB8">
        <w:rPr>
          <w:rFonts w:eastAsia="宋体" w:hint="eastAsia"/>
        </w:rPr>
        <w:t>。</w:t>
      </w:r>
      <w:r w:rsidRPr="00B87AB8">
        <w:rPr>
          <w:rFonts w:eastAsia="宋体"/>
        </w:rPr>
        <w:t>TRIA</w:t>
      </w:r>
      <w:r w:rsidRPr="00B87AB8">
        <w:rPr>
          <w:rFonts w:eastAsia="宋体" w:hint="eastAsia"/>
        </w:rPr>
        <w:t>三元</w:t>
      </w:r>
      <w:r w:rsidRPr="00B87AB8">
        <w:rPr>
          <w:rFonts w:eastAsia="宋体"/>
        </w:rPr>
        <w:t>符号</w:t>
      </w:r>
      <w:r w:rsidRPr="00B87AB8">
        <w:rPr>
          <w:rFonts w:eastAsia="宋体" w:hint="eastAsia"/>
        </w:rPr>
        <w:t>的轨迹</w:t>
      </w:r>
      <w:r w:rsidRPr="00B87AB8">
        <w:rPr>
          <w:rFonts w:eastAsia="宋体"/>
        </w:rPr>
        <w:t>编码</w:t>
      </w:r>
      <w:r w:rsidRPr="00B87AB8">
        <w:rPr>
          <w:rFonts w:eastAsia="宋体" w:hint="eastAsia"/>
        </w:rPr>
        <w:t>理论上存在</w:t>
      </w:r>
      <w:r w:rsidRPr="00B87AB8">
        <w:rPr>
          <w:rFonts w:eastAsia="宋体" w:hint="eastAsia"/>
        </w:rPr>
        <w:t>3</w:t>
      </w:r>
      <w:r w:rsidRPr="00B87AB8">
        <w:rPr>
          <w:rFonts w:eastAsia="宋体"/>
          <w:vertAlign w:val="superscript"/>
        </w:rPr>
        <w:t>6</w:t>
      </w:r>
      <w:r w:rsidRPr="00B87AB8">
        <w:rPr>
          <w:rFonts w:eastAsia="宋体"/>
        </w:rPr>
        <w:t>=729</w:t>
      </w:r>
      <w:r w:rsidRPr="00B87AB8">
        <w:rPr>
          <w:rFonts w:eastAsia="宋体" w:hint="eastAsia"/>
        </w:rPr>
        <w:t>个</w:t>
      </w:r>
      <w:r w:rsidRPr="00B87AB8">
        <w:rPr>
          <w:rFonts w:eastAsia="宋体"/>
        </w:rPr>
        <w:t>编码容量</w:t>
      </w:r>
      <w:r w:rsidRPr="00B87AB8">
        <w:rPr>
          <w:rFonts w:eastAsia="宋体" w:hint="eastAsia"/>
        </w:rPr>
        <w:t>。</w:t>
      </w:r>
      <w:r w:rsidRPr="00B87AB8">
        <w:rPr>
          <w:rFonts w:eastAsia="宋体" w:hint="eastAsia"/>
        </w:rPr>
        <w:t>TRIA</w:t>
      </w:r>
      <w:r w:rsidRPr="00B87AB8">
        <w:rPr>
          <w:rFonts w:eastAsia="宋体"/>
        </w:rPr>
        <w:t>三元</w:t>
      </w:r>
      <w:r w:rsidRPr="00B87AB8">
        <w:rPr>
          <w:rFonts w:eastAsia="宋体" w:hint="eastAsia"/>
        </w:rPr>
        <w:t>轨迹</w:t>
      </w:r>
      <w:r w:rsidRPr="00B87AB8">
        <w:rPr>
          <w:rFonts w:eastAsia="宋体"/>
        </w:rPr>
        <w:t>编码符号</w:t>
      </w:r>
      <w:r w:rsidRPr="00B87AB8">
        <w:rPr>
          <w:rFonts w:eastAsia="宋体" w:hint="eastAsia"/>
        </w:rPr>
        <w:t>（“象数図”符号）有</w:t>
      </w:r>
      <w:r w:rsidRPr="00B87AB8">
        <w:rPr>
          <w:rFonts w:eastAsia="宋体"/>
        </w:rPr>
        <w:t>简易</w:t>
      </w:r>
      <w:r w:rsidRPr="00B87AB8">
        <w:rPr>
          <w:rFonts w:eastAsia="宋体" w:hint="eastAsia"/>
        </w:rPr>
        <w:t>(</w:t>
      </w:r>
      <w:r w:rsidRPr="00B87AB8">
        <w:rPr>
          <w:rFonts w:eastAsia="宋体" w:hint="eastAsia"/>
        </w:rPr>
        <w:t>原理</w:t>
      </w:r>
      <w:r w:rsidRPr="00B87AB8">
        <w:rPr>
          <w:rFonts w:eastAsia="宋体"/>
        </w:rPr>
        <w:t>简单</w:t>
      </w:r>
      <w:r w:rsidRPr="00B87AB8">
        <w:rPr>
          <w:rFonts w:eastAsia="宋体" w:hint="eastAsia"/>
        </w:rPr>
        <w:t>)</w:t>
      </w:r>
      <w:r w:rsidRPr="00B87AB8">
        <w:rPr>
          <w:rFonts w:eastAsia="宋体"/>
        </w:rPr>
        <w:t>、变易</w:t>
      </w:r>
      <w:r w:rsidRPr="00B87AB8">
        <w:rPr>
          <w:rFonts w:eastAsia="宋体" w:hint="eastAsia"/>
        </w:rPr>
        <w:t>（不同</w:t>
      </w:r>
      <w:r w:rsidRPr="00B87AB8">
        <w:rPr>
          <w:rFonts w:eastAsia="宋体"/>
        </w:rPr>
        <w:t>变化）、不易</w:t>
      </w:r>
      <w:r w:rsidRPr="00B87AB8">
        <w:rPr>
          <w:rFonts w:eastAsia="宋体" w:hint="eastAsia"/>
        </w:rPr>
        <w:t>（规则</w:t>
      </w:r>
      <w:r w:rsidRPr="00B87AB8">
        <w:rPr>
          <w:rFonts w:eastAsia="宋体"/>
        </w:rPr>
        <w:t>统一）的特征</w:t>
      </w:r>
      <w:r w:rsidR="00FB1D9D" w:rsidRPr="00B87AB8">
        <w:rPr>
          <w:rFonts w:eastAsia="宋体" w:hint="eastAsia"/>
        </w:rPr>
        <w:t>，</w:t>
      </w:r>
      <w:r w:rsidR="00106B7D" w:rsidRPr="00B87AB8">
        <w:rPr>
          <w:rFonts w:eastAsia="宋体" w:hint="eastAsia"/>
        </w:rPr>
        <w:t>其中</w:t>
      </w:r>
      <w:r w:rsidR="00106B7D" w:rsidRPr="00B87AB8">
        <w:rPr>
          <w:rFonts w:eastAsia="宋体"/>
        </w:rPr>
        <w:t>TRIACode</w:t>
      </w:r>
      <w:r w:rsidR="00106B7D" w:rsidRPr="00B87AB8">
        <w:rPr>
          <w:rFonts w:eastAsia="宋体" w:hint="eastAsia"/>
        </w:rPr>
        <w:t>的一笔画的轨迹编码量是</w:t>
      </w:r>
      <w:r w:rsidR="00106B7D" w:rsidRPr="00B87AB8">
        <w:rPr>
          <w:rFonts w:eastAsia="宋体"/>
        </w:rPr>
        <w:t>120</w:t>
      </w:r>
      <w:r w:rsidR="00106B7D" w:rsidRPr="00B87AB8">
        <w:rPr>
          <w:rFonts w:eastAsia="宋体" w:hint="eastAsia"/>
        </w:rPr>
        <w:t>个，跟</w:t>
      </w:r>
      <w:r w:rsidR="00106B7D" w:rsidRPr="00B87AB8">
        <w:rPr>
          <w:rFonts w:eastAsia="宋体"/>
        </w:rPr>
        <w:t>4</w:t>
      </w:r>
      <w:r w:rsidR="00106B7D" w:rsidRPr="00B87AB8">
        <w:rPr>
          <w:rFonts w:eastAsia="宋体" w:hint="eastAsia"/>
        </w:rPr>
        <w:t>个角点组合可产生</w:t>
      </w:r>
      <w:r w:rsidR="00106B7D" w:rsidRPr="00B87AB8">
        <w:rPr>
          <w:rFonts w:eastAsia="宋体"/>
        </w:rPr>
        <w:t>120*(1+4)=600</w:t>
      </w:r>
      <w:r w:rsidR="00106B7D" w:rsidRPr="00B87AB8">
        <w:rPr>
          <w:rFonts w:eastAsia="宋体" w:hint="eastAsia"/>
        </w:rPr>
        <w:t>个不同编码，可以满足不同要求的交互编码，因为编码形式简单，可以应用不同尺寸的设备和手势识别上。与传统输入设备相比，采用</w:t>
      </w:r>
      <w:r w:rsidR="00106B7D" w:rsidRPr="00B87AB8">
        <w:rPr>
          <w:rFonts w:eastAsia="宋体"/>
        </w:rPr>
        <w:t>TRIA</w:t>
      </w:r>
      <w:r w:rsidR="00106B7D" w:rsidRPr="00B87AB8">
        <w:rPr>
          <w:rFonts w:eastAsia="宋体" w:hint="eastAsia"/>
        </w:rPr>
        <w:t>三元符号语言的输入设备结构简单，功能丰富，在不同操作交互环境下，保持一致的三元符号手势语言，在特殊领域可以替代</w:t>
      </w:r>
      <w:r w:rsidR="00106B7D" w:rsidRPr="00B87AB8">
        <w:rPr>
          <w:rFonts w:eastAsia="宋体"/>
        </w:rPr>
        <w:t>QWERT</w:t>
      </w:r>
      <w:r w:rsidR="00106B7D" w:rsidRPr="00B87AB8">
        <w:rPr>
          <w:rFonts w:eastAsia="宋体" w:hint="eastAsia"/>
        </w:rPr>
        <w:t>全键盘的位置语言。只需掌握此三元符号语言的输入方法，就可以控制和交互不同形态三元符号支持的设备</w:t>
      </w:r>
      <w:r w:rsidRPr="00B87AB8">
        <w:rPr>
          <w:rFonts w:eastAsia="宋体" w:hint="eastAsia"/>
        </w:rPr>
        <w:t>。</w:t>
      </w:r>
    </w:p>
    <w:p w14:paraId="53F20709" w14:textId="77777777" w:rsidR="00E569F9" w:rsidRPr="00B87AB8" w:rsidRDefault="00E569F9" w:rsidP="00E569F9">
      <w:pPr>
        <w:ind w:firstLineChars="200" w:firstLine="560"/>
        <w:rPr>
          <w:rFonts w:eastAsia="宋体"/>
        </w:rPr>
      </w:pPr>
      <w:r w:rsidRPr="00B87AB8">
        <w:rPr>
          <w:rFonts w:eastAsia="宋体" w:hint="eastAsia"/>
          <w:szCs w:val="28"/>
        </w:rPr>
        <w:t>根据本发明的</w:t>
      </w:r>
      <w:r w:rsidRPr="00B87AB8">
        <w:rPr>
          <w:rFonts w:eastAsia="宋体"/>
        </w:rPr>
        <w:t>TRIA</w:t>
      </w:r>
      <w:r w:rsidRPr="00B87AB8">
        <w:rPr>
          <w:rFonts w:eastAsia="宋体" w:hint="eastAsia"/>
        </w:rPr>
        <w:t>三元</w:t>
      </w:r>
      <w:r w:rsidRPr="00B87AB8">
        <w:rPr>
          <w:rFonts w:eastAsia="宋体"/>
        </w:rPr>
        <w:t>符号</w:t>
      </w:r>
      <w:r w:rsidRPr="00B87AB8">
        <w:rPr>
          <w:rFonts w:eastAsia="宋体" w:hint="eastAsia"/>
        </w:rPr>
        <w:t>，可</w:t>
      </w:r>
      <w:r w:rsidRPr="00B87AB8">
        <w:rPr>
          <w:rFonts w:eastAsia="宋体"/>
        </w:rPr>
        <w:t>分</w:t>
      </w:r>
      <w:r w:rsidRPr="00B87AB8">
        <w:rPr>
          <w:rFonts w:eastAsia="宋体" w:hint="eastAsia"/>
        </w:rPr>
        <w:t>为</w:t>
      </w:r>
      <w:r w:rsidRPr="00B87AB8">
        <w:rPr>
          <w:rFonts w:eastAsia="宋体"/>
        </w:rPr>
        <w:t>四种类型</w:t>
      </w:r>
      <w:r w:rsidRPr="00B87AB8">
        <w:rPr>
          <w:rFonts w:eastAsia="宋体" w:hint="eastAsia"/>
        </w:rPr>
        <w:t>：</w:t>
      </w:r>
      <w:r w:rsidRPr="00B87AB8">
        <w:rPr>
          <w:rFonts w:eastAsia="宋体"/>
        </w:rPr>
        <w:t>文字符号、数字符号、标点符号、控制符号</w:t>
      </w:r>
      <w:r w:rsidRPr="00B87AB8">
        <w:rPr>
          <w:rFonts w:eastAsia="宋体" w:hint="eastAsia"/>
        </w:rPr>
        <w:t>。</w:t>
      </w:r>
      <w:r w:rsidRPr="00B87AB8">
        <w:rPr>
          <w:rFonts w:eastAsia="宋体"/>
        </w:rPr>
        <w:t>类型</w:t>
      </w:r>
      <w:r w:rsidRPr="00B87AB8">
        <w:rPr>
          <w:rFonts w:eastAsia="宋体" w:hint="eastAsia"/>
        </w:rPr>
        <w:t>的编码</w:t>
      </w:r>
      <w:r w:rsidRPr="00B87AB8">
        <w:rPr>
          <w:rFonts w:eastAsia="宋体"/>
        </w:rPr>
        <w:t>规则</w:t>
      </w:r>
      <w:r w:rsidRPr="00B87AB8">
        <w:rPr>
          <w:rFonts w:eastAsia="宋体" w:hint="eastAsia"/>
        </w:rPr>
        <w:t>的一个例子如下：</w:t>
      </w:r>
      <w:r w:rsidRPr="00B87AB8">
        <w:rPr>
          <w:rFonts w:eastAsia="宋体"/>
        </w:rPr>
        <w:t>以起始点</w:t>
      </w:r>
      <w:r w:rsidRPr="00B87AB8">
        <w:rPr>
          <w:rFonts w:eastAsia="宋体" w:hint="eastAsia"/>
        </w:rPr>
        <w:t>从</w:t>
      </w:r>
      <w:r w:rsidRPr="00B87AB8">
        <w:rPr>
          <w:rFonts w:eastAsia="宋体"/>
        </w:rPr>
        <w:t>左上角</w:t>
      </w:r>
      <w:r w:rsidRPr="00B87AB8">
        <w:rPr>
          <w:rFonts w:eastAsia="宋体" w:hint="eastAsia"/>
        </w:rPr>
        <w:t>（</w:t>
      </w:r>
      <w:r w:rsidRPr="00B87AB8">
        <w:rPr>
          <w:rFonts w:eastAsia="宋体" w:hint="eastAsia"/>
        </w:rPr>
        <w:t>A</w:t>
      </w:r>
      <w:r w:rsidRPr="00B87AB8">
        <w:rPr>
          <w:rFonts w:eastAsia="宋体" w:hint="eastAsia"/>
        </w:rPr>
        <w:t>点）</w:t>
      </w:r>
      <w:r w:rsidRPr="00B87AB8">
        <w:rPr>
          <w:rFonts w:eastAsia="宋体"/>
        </w:rPr>
        <w:t>开始生成的</w:t>
      </w:r>
      <w:r w:rsidRPr="00B87AB8">
        <w:rPr>
          <w:rFonts w:eastAsia="宋体" w:hint="eastAsia"/>
        </w:rPr>
        <w:t>TRIA</w:t>
      </w:r>
      <w:r w:rsidRPr="00B87AB8">
        <w:rPr>
          <w:rFonts w:eastAsia="宋体" w:hint="eastAsia"/>
        </w:rPr>
        <w:t>三元</w:t>
      </w:r>
      <w:r w:rsidRPr="00B87AB8">
        <w:rPr>
          <w:rFonts w:eastAsia="宋体"/>
        </w:rPr>
        <w:t>符号</w:t>
      </w:r>
      <w:r w:rsidRPr="00B87AB8">
        <w:rPr>
          <w:rFonts w:eastAsia="宋体" w:hint="eastAsia"/>
        </w:rPr>
        <w:t>为</w:t>
      </w:r>
      <w:r w:rsidRPr="00B87AB8">
        <w:rPr>
          <w:rFonts w:eastAsia="宋体"/>
        </w:rPr>
        <w:t>字母</w:t>
      </w:r>
      <w:r w:rsidRPr="00B87AB8">
        <w:rPr>
          <w:rFonts w:eastAsia="宋体" w:hint="eastAsia"/>
        </w:rPr>
        <w:t>符号</w:t>
      </w:r>
      <w:r w:rsidRPr="00B87AB8">
        <w:rPr>
          <w:rFonts w:eastAsia="宋体"/>
        </w:rPr>
        <w:t>，起始点</w:t>
      </w:r>
      <w:r w:rsidRPr="00B87AB8">
        <w:rPr>
          <w:rFonts w:eastAsia="宋体" w:hint="eastAsia"/>
        </w:rPr>
        <w:t>从</w:t>
      </w:r>
      <w:r w:rsidRPr="00B87AB8">
        <w:rPr>
          <w:rFonts w:eastAsia="宋体"/>
        </w:rPr>
        <w:t>右上角</w:t>
      </w:r>
      <w:r w:rsidRPr="00B87AB8">
        <w:rPr>
          <w:rFonts w:eastAsia="宋体" w:hint="eastAsia"/>
        </w:rPr>
        <w:t>(B</w:t>
      </w:r>
      <w:r w:rsidRPr="00B87AB8">
        <w:rPr>
          <w:rFonts w:eastAsia="宋体" w:hint="eastAsia"/>
        </w:rPr>
        <w:t>点</w:t>
      </w:r>
      <w:r w:rsidRPr="00B87AB8">
        <w:rPr>
          <w:rFonts w:eastAsia="宋体" w:hint="eastAsia"/>
        </w:rPr>
        <w:t>)</w:t>
      </w:r>
      <w:r w:rsidRPr="00B87AB8">
        <w:rPr>
          <w:rFonts w:eastAsia="宋体"/>
        </w:rPr>
        <w:t>开始的</w:t>
      </w:r>
      <w:r w:rsidRPr="00B87AB8">
        <w:rPr>
          <w:rFonts w:eastAsia="宋体" w:hint="eastAsia"/>
        </w:rPr>
        <w:t>生成</w:t>
      </w:r>
      <w:r w:rsidRPr="00B87AB8">
        <w:rPr>
          <w:rFonts w:eastAsia="宋体"/>
        </w:rPr>
        <w:t>的</w:t>
      </w:r>
      <w:r w:rsidRPr="00B87AB8">
        <w:rPr>
          <w:rFonts w:eastAsia="宋体" w:hint="eastAsia"/>
        </w:rPr>
        <w:t>TRIA</w:t>
      </w:r>
      <w:r w:rsidRPr="00B87AB8">
        <w:rPr>
          <w:rFonts w:eastAsia="宋体"/>
        </w:rPr>
        <w:t>符号</w:t>
      </w:r>
      <w:r w:rsidRPr="00B87AB8">
        <w:rPr>
          <w:rFonts w:eastAsia="宋体" w:hint="eastAsia"/>
        </w:rPr>
        <w:t>为</w:t>
      </w:r>
      <w:r w:rsidRPr="00B87AB8">
        <w:rPr>
          <w:rFonts w:eastAsia="宋体"/>
        </w:rPr>
        <w:t>数字符号，起始点</w:t>
      </w:r>
      <w:r w:rsidRPr="00B87AB8">
        <w:rPr>
          <w:rFonts w:eastAsia="宋体" w:hint="eastAsia"/>
        </w:rPr>
        <w:t>从</w:t>
      </w:r>
      <w:r w:rsidRPr="00B87AB8">
        <w:rPr>
          <w:rFonts w:eastAsia="宋体"/>
        </w:rPr>
        <w:t>右下角</w:t>
      </w:r>
      <w:r w:rsidRPr="00B87AB8">
        <w:rPr>
          <w:rFonts w:eastAsia="宋体" w:hint="eastAsia"/>
        </w:rPr>
        <w:t>(C</w:t>
      </w:r>
      <w:r w:rsidRPr="00B87AB8">
        <w:rPr>
          <w:rFonts w:eastAsia="宋体" w:hint="eastAsia"/>
        </w:rPr>
        <w:t>点</w:t>
      </w:r>
      <w:r w:rsidRPr="00B87AB8">
        <w:rPr>
          <w:rFonts w:eastAsia="宋体" w:hint="eastAsia"/>
        </w:rPr>
        <w:t>)</w:t>
      </w:r>
      <w:r w:rsidRPr="00B87AB8">
        <w:rPr>
          <w:rFonts w:eastAsia="宋体"/>
        </w:rPr>
        <w:t>开始</w:t>
      </w:r>
      <w:r w:rsidRPr="00B87AB8">
        <w:rPr>
          <w:rFonts w:eastAsia="宋体" w:hint="eastAsia"/>
        </w:rPr>
        <w:t>生成的</w:t>
      </w:r>
      <w:r w:rsidRPr="00B87AB8">
        <w:rPr>
          <w:rFonts w:eastAsia="宋体"/>
        </w:rPr>
        <w:t>符号</w:t>
      </w:r>
      <w:r w:rsidRPr="00B87AB8">
        <w:rPr>
          <w:rFonts w:eastAsia="宋体" w:hint="eastAsia"/>
        </w:rPr>
        <w:t>为</w:t>
      </w:r>
      <w:r w:rsidRPr="00B87AB8">
        <w:rPr>
          <w:rFonts w:eastAsia="宋体"/>
        </w:rPr>
        <w:t>标点符号</w:t>
      </w:r>
      <w:r w:rsidRPr="00B87AB8">
        <w:rPr>
          <w:rFonts w:eastAsia="宋体" w:hint="eastAsia"/>
        </w:rPr>
        <w:t>，</w:t>
      </w:r>
      <w:r w:rsidRPr="00B87AB8">
        <w:rPr>
          <w:rFonts w:eastAsia="宋体"/>
        </w:rPr>
        <w:t>起始点</w:t>
      </w:r>
      <w:r w:rsidRPr="00B87AB8">
        <w:rPr>
          <w:rFonts w:eastAsia="宋体" w:hint="eastAsia"/>
        </w:rPr>
        <w:t>从</w:t>
      </w:r>
      <w:r w:rsidRPr="00B87AB8">
        <w:rPr>
          <w:rFonts w:eastAsia="宋体"/>
        </w:rPr>
        <w:t>左下角</w:t>
      </w:r>
      <w:r w:rsidRPr="00B87AB8">
        <w:rPr>
          <w:rFonts w:eastAsia="宋体" w:hint="eastAsia"/>
        </w:rPr>
        <w:t>（</w:t>
      </w:r>
      <w:r w:rsidRPr="00B87AB8">
        <w:rPr>
          <w:rFonts w:eastAsia="宋体" w:hint="eastAsia"/>
        </w:rPr>
        <w:t>D</w:t>
      </w:r>
      <w:r w:rsidRPr="00B87AB8">
        <w:rPr>
          <w:rFonts w:eastAsia="宋体"/>
        </w:rPr>
        <w:t>）</w:t>
      </w:r>
      <w:r w:rsidRPr="00B87AB8">
        <w:rPr>
          <w:rFonts w:eastAsia="宋体" w:hint="eastAsia"/>
        </w:rPr>
        <w:t>开始生成</w:t>
      </w:r>
      <w:r w:rsidRPr="00B87AB8">
        <w:rPr>
          <w:rFonts w:eastAsia="宋体"/>
        </w:rPr>
        <w:t>的符号</w:t>
      </w:r>
      <w:r w:rsidRPr="00B87AB8">
        <w:rPr>
          <w:rFonts w:eastAsia="宋体" w:hint="eastAsia"/>
        </w:rPr>
        <w:t>主要</w:t>
      </w:r>
      <w:r w:rsidRPr="00B87AB8">
        <w:rPr>
          <w:rFonts w:eastAsia="宋体"/>
        </w:rPr>
        <w:t>为</w:t>
      </w:r>
      <w:r w:rsidRPr="00B87AB8">
        <w:rPr>
          <w:rFonts w:eastAsia="宋体" w:hint="eastAsia"/>
        </w:rPr>
        <w:t>控制</w:t>
      </w:r>
      <w:r w:rsidRPr="00B87AB8">
        <w:rPr>
          <w:rFonts w:eastAsia="宋体"/>
        </w:rPr>
        <w:t>符号和</w:t>
      </w:r>
      <w:r w:rsidRPr="00B87AB8">
        <w:rPr>
          <w:rFonts w:eastAsia="宋体" w:hint="eastAsia"/>
        </w:rPr>
        <w:t>一些</w:t>
      </w:r>
      <w:r w:rsidRPr="00B87AB8">
        <w:rPr>
          <w:rFonts w:eastAsia="宋体"/>
        </w:rPr>
        <w:t>标点符号。</w:t>
      </w:r>
    </w:p>
    <w:p w14:paraId="0704C5FB" w14:textId="77777777" w:rsidR="00E569F9" w:rsidRPr="00B87AB8" w:rsidRDefault="00E569F9" w:rsidP="00E569F9">
      <w:pPr>
        <w:ind w:firstLine="600"/>
        <w:jc w:val="both"/>
        <w:rPr>
          <w:rFonts w:ascii="Batang" w:eastAsia="宋体" w:hAnsi="Batang" w:cs="Batang"/>
        </w:rPr>
      </w:pPr>
      <w:r w:rsidRPr="00B87AB8">
        <w:rPr>
          <w:rFonts w:eastAsia="宋体" w:hint="eastAsia"/>
        </w:rPr>
        <w:t>根据本发明的</w:t>
      </w:r>
      <w:r w:rsidRPr="00B87AB8">
        <w:rPr>
          <w:rFonts w:eastAsia="宋体"/>
        </w:rPr>
        <w:t>实施例</w:t>
      </w:r>
      <w:r w:rsidRPr="00B87AB8">
        <w:rPr>
          <w:rFonts w:eastAsia="宋体" w:hint="eastAsia"/>
        </w:rPr>
        <w:t>中</w:t>
      </w:r>
      <w:r w:rsidRPr="00B87AB8">
        <w:rPr>
          <w:rFonts w:eastAsia="宋体"/>
        </w:rPr>
        <w:t>，</w:t>
      </w:r>
      <w:r w:rsidRPr="00B87AB8">
        <w:rPr>
          <w:rFonts w:eastAsia="宋体" w:hint="eastAsia"/>
        </w:rPr>
        <w:t>英文</w:t>
      </w:r>
      <w:r w:rsidRPr="00B87AB8">
        <w:rPr>
          <w:rFonts w:eastAsia="宋体"/>
        </w:rPr>
        <w:t>字母</w:t>
      </w:r>
      <w:r w:rsidRPr="00B87AB8">
        <w:rPr>
          <w:rFonts w:eastAsia="宋体"/>
        </w:rPr>
        <w:t>Tria</w:t>
      </w:r>
      <w:r w:rsidRPr="00B87AB8">
        <w:rPr>
          <w:rFonts w:eastAsia="宋体" w:hint="eastAsia"/>
        </w:rPr>
        <w:t>可使用</w:t>
      </w:r>
      <w:r w:rsidRPr="00B87AB8">
        <w:rPr>
          <w:rFonts w:eastAsia="宋体"/>
        </w:rPr>
        <w:t>TRIA</w:t>
      </w:r>
      <w:r w:rsidRPr="00B87AB8">
        <w:rPr>
          <w:rFonts w:eastAsia="宋体" w:hint="eastAsia"/>
        </w:rPr>
        <w:t>三元</w:t>
      </w:r>
      <w:r w:rsidRPr="00B87AB8">
        <w:rPr>
          <w:rFonts w:eastAsia="宋体"/>
        </w:rPr>
        <w:t>符号</w:t>
      </w:r>
      <w:r w:rsidRPr="00B87AB8">
        <w:rPr>
          <w:rFonts w:ascii="tria" w:eastAsia="宋体" w:hAnsi="tria"/>
          <w:b/>
        </w:rPr>
        <w:t>Tria</w:t>
      </w:r>
      <w:r w:rsidRPr="00B87AB8">
        <w:rPr>
          <w:rFonts w:eastAsia="宋体"/>
        </w:rPr>
        <w:t>表示</w:t>
      </w:r>
      <w:r w:rsidRPr="00B87AB8">
        <w:rPr>
          <w:rFonts w:eastAsia="宋体" w:hint="eastAsia"/>
        </w:rPr>
        <w:t>；英文</w:t>
      </w:r>
      <w:r w:rsidRPr="00B87AB8">
        <w:rPr>
          <w:rFonts w:eastAsia="宋体"/>
        </w:rPr>
        <w:t>Hello world</w:t>
      </w:r>
      <w:r w:rsidRPr="00B87AB8">
        <w:rPr>
          <w:rFonts w:eastAsia="宋体"/>
        </w:rPr>
        <w:t>，</w:t>
      </w:r>
      <w:r w:rsidRPr="00B87AB8">
        <w:rPr>
          <w:rFonts w:eastAsia="宋体" w:hint="eastAsia"/>
        </w:rPr>
        <w:t>由</w:t>
      </w:r>
      <w:r w:rsidRPr="00B87AB8">
        <w:rPr>
          <w:rFonts w:eastAsia="宋体"/>
        </w:rPr>
        <w:t>TRIA</w:t>
      </w:r>
      <w:r w:rsidRPr="00B87AB8">
        <w:rPr>
          <w:rFonts w:eastAsia="宋体" w:hint="eastAsia"/>
        </w:rPr>
        <w:t>三元</w:t>
      </w:r>
      <w:r w:rsidRPr="00B87AB8">
        <w:rPr>
          <w:rFonts w:eastAsia="宋体"/>
        </w:rPr>
        <w:t>符号</w:t>
      </w:r>
      <w:r w:rsidRPr="00B87AB8">
        <w:rPr>
          <w:rFonts w:ascii="tria" w:eastAsia="宋体" w:hAnsi="tria"/>
          <w:b/>
        </w:rPr>
        <w:t>Hello world</w:t>
      </w:r>
      <w:r w:rsidRPr="00B87AB8">
        <w:rPr>
          <w:rFonts w:eastAsia="宋体"/>
        </w:rPr>
        <w:t>表示</w:t>
      </w:r>
      <w:r w:rsidRPr="00B87AB8">
        <w:rPr>
          <w:rFonts w:eastAsia="宋体" w:hint="eastAsia"/>
        </w:rPr>
        <w:t>；汉字的“爱”用</w:t>
      </w:r>
      <w:r w:rsidRPr="00B87AB8">
        <w:rPr>
          <w:rFonts w:eastAsia="宋体"/>
        </w:rPr>
        <w:t>拼音</w:t>
      </w:r>
      <w:r w:rsidRPr="00B87AB8">
        <w:rPr>
          <w:rFonts w:eastAsia="宋体" w:hint="eastAsia"/>
        </w:rPr>
        <w:t>方式“</w:t>
      </w:r>
      <w:r w:rsidRPr="00B87AB8">
        <w:rPr>
          <w:rFonts w:ascii="tria" w:eastAsia="宋体" w:hAnsi="tria"/>
          <w:b/>
        </w:rPr>
        <w:t>ai</w:t>
      </w:r>
      <w:r w:rsidRPr="00B87AB8">
        <w:rPr>
          <w:rFonts w:eastAsia="宋体"/>
        </w:rPr>
        <w:t>”</w:t>
      </w:r>
      <w:r w:rsidRPr="00B87AB8">
        <w:rPr>
          <w:rFonts w:eastAsia="宋体" w:hint="eastAsia"/>
        </w:rPr>
        <w:t>，日语的“にほんご”用“</w:t>
      </w:r>
      <w:r w:rsidRPr="00B87AB8">
        <w:rPr>
          <w:rFonts w:ascii="tria" w:eastAsia="宋体" w:hAnsi="tria"/>
          <w:b/>
        </w:rPr>
        <w:t>niholgo</w:t>
      </w:r>
      <w:r w:rsidRPr="00B87AB8">
        <w:rPr>
          <w:rFonts w:eastAsia="宋体"/>
        </w:rPr>
        <w:t>”</w:t>
      </w:r>
      <w:r w:rsidRPr="00B87AB8">
        <w:rPr>
          <w:rFonts w:eastAsia="宋体" w:hint="eastAsia"/>
        </w:rPr>
        <w:t>，韩语的“</w:t>
      </w:r>
      <w:r w:rsidRPr="00B87AB8">
        <w:rPr>
          <w:rFonts w:ascii="Batang" w:eastAsia="宋体" w:hAnsi="Batang" w:cs="Batang"/>
        </w:rPr>
        <w:t>한글</w:t>
      </w:r>
      <w:r w:rsidRPr="00B87AB8">
        <w:rPr>
          <w:rFonts w:ascii="宋体" w:eastAsia="宋体" w:hAnsi="宋体" w:cs="宋体" w:hint="eastAsia"/>
        </w:rPr>
        <w:t>”用</w:t>
      </w:r>
      <w:r w:rsidRPr="00B87AB8">
        <w:rPr>
          <w:rFonts w:eastAsia="宋体" w:hint="eastAsia"/>
        </w:rPr>
        <w:t>“</w:t>
      </w:r>
      <w:r w:rsidRPr="00B87AB8">
        <w:rPr>
          <w:rFonts w:ascii="tria" w:eastAsia="宋体" w:hAnsi="tria"/>
          <w:b/>
        </w:rPr>
        <w:t>hangyr</w:t>
      </w:r>
      <w:r w:rsidRPr="00B87AB8">
        <w:rPr>
          <w:rFonts w:eastAsia="宋体"/>
        </w:rPr>
        <w:t>”</w:t>
      </w:r>
      <w:r w:rsidRPr="00B87AB8">
        <w:rPr>
          <w:rFonts w:eastAsia="宋体" w:hint="eastAsia"/>
        </w:rPr>
        <w:t>书写和发音。</w:t>
      </w:r>
      <w:r w:rsidRPr="00B87AB8">
        <w:rPr>
          <w:rFonts w:eastAsia="宋体" w:hint="eastAsia"/>
        </w:rPr>
        <w:t>TRIA</w:t>
      </w:r>
      <w:r w:rsidRPr="00B87AB8">
        <w:rPr>
          <w:rFonts w:eastAsia="宋体"/>
        </w:rPr>
        <w:t>语言</w:t>
      </w:r>
      <w:r w:rsidRPr="00B87AB8">
        <w:rPr>
          <w:rFonts w:eastAsia="宋体" w:hint="eastAsia"/>
        </w:rPr>
        <w:t>是形</w:t>
      </w:r>
      <w:r w:rsidRPr="00B87AB8">
        <w:rPr>
          <w:rFonts w:eastAsia="宋体"/>
        </w:rPr>
        <w:t>中抽象</w:t>
      </w:r>
      <w:r w:rsidRPr="00B87AB8">
        <w:rPr>
          <w:rFonts w:eastAsia="宋体" w:hint="eastAsia"/>
        </w:rPr>
        <w:t>与运数</w:t>
      </w:r>
      <w:r w:rsidRPr="00B87AB8">
        <w:rPr>
          <w:rFonts w:eastAsia="宋体"/>
        </w:rPr>
        <w:t>演绎形成的</w:t>
      </w:r>
      <w:r w:rsidRPr="00B87AB8">
        <w:rPr>
          <w:rFonts w:eastAsia="宋体" w:hint="eastAsia"/>
        </w:rPr>
        <w:t>“象</w:t>
      </w:r>
      <w:r w:rsidRPr="00B87AB8">
        <w:rPr>
          <w:rFonts w:eastAsia="宋体"/>
        </w:rPr>
        <w:t>数図</w:t>
      </w:r>
      <w:r w:rsidRPr="00B87AB8">
        <w:rPr>
          <w:rFonts w:eastAsia="宋体" w:hint="eastAsia"/>
        </w:rPr>
        <w:t>”符号</w:t>
      </w:r>
      <w:r w:rsidRPr="00B87AB8">
        <w:rPr>
          <w:rFonts w:eastAsia="宋体"/>
        </w:rPr>
        <w:t>作为文字符号</w:t>
      </w:r>
      <w:r w:rsidRPr="00B87AB8">
        <w:rPr>
          <w:rFonts w:eastAsia="宋体" w:hint="eastAsia"/>
        </w:rPr>
        <w:t>以一象</w:t>
      </w:r>
      <w:r w:rsidRPr="00B87AB8">
        <w:rPr>
          <w:rFonts w:eastAsia="宋体"/>
        </w:rPr>
        <w:t>一音</w:t>
      </w:r>
      <w:r w:rsidRPr="00B87AB8">
        <w:rPr>
          <w:rFonts w:eastAsia="宋体" w:hint="eastAsia"/>
        </w:rPr>
        <w:t>的</w:t>
      </w:r>
      <w:r w:rsidRPr="00B87AB8">
        <w:rPr>
          <w:rFonts w:eastAsia="宋体"/>
        </w:rPr>
        <w:t>拼写方式</w:t>
      </w:r>
      <w:r w:rsidRPr="00B87AB8">
        <w:rPr>
          <w:rFonts w:eastAsia="宋体" w:hint="eastAsia"/>
        </w:rPr>
        <w:t>的一种</w:t>
      </w:r>
      <w:r w:rsidRPr="00B87AB8">
        <w:rPr>
          <w:rFonts w:eastAsia="宋体"/>
        </w:rPr>
        <w:t>辅助</w:t>
      </w:r>
      <w:r w:rsidRPr="00B87AB8">
        <w:rPr>
          <w:rFonts w:eastAsia="宋体" w:hint="eastAsia"/>
        </w:rPr>
        <w:t>象</w:t>
      </w:r>
      <w:r w:rsidRPr="00B87AB8">
        <w:rPr>
          <w:rFonts w:eastAsia="宋体"/>
        </w:rPr>
        <w:t>数</w:t>
      </w:r>
      <w:r w:rsidRPr="00B87AB8">
        <w:rPr>
          <w:rFonts w:eastAsia="宋体" w:hint="eastAsia"/>
        </w:rPr>
        <w:t>音</w:t>
      </w:r>
      <w:r w:rsidRPr="00B87AB8">
        <w:rPr>
          <w:rFonts w:eastAsia="宋体"/>
        </w:rPr>
        <w:t>义</w:t>
      </w:r>
      <w:r w:rsidRPr="00B87AB8">
        <w:rPr>
          <w:rFonts w:eastAsia="宋体" w:hint="eastAsia"/>
        </w:rPr>
        <w:t>结合</w:t>
      </w:r>
      <w:r w:rsidRPr="00B87AB8">
        <w:rPr>
          <w:rFonts w:eastAsia="宋体"/>
        </w:rPr>
        <w:t>的语言</w:t>
      </w:r>
      <w:r w:rsidRPr="00B87AB8">
        <w:rPr>
          <w:rFonts w:eastAsia="宋体" w:hint="eastAsia"/>
        </w:rPr>
        <w:t>。</w:t>
      </w:r>
    </w:p>
    <w:p w14:paraId="5D2BDC43" w14:textId="77777777" w:rsidR="00E569F9" w:rsidRPr="00B87AB8" w:rsidRDefault="00E569F9" w:rsidP="00E569F9">
      <w:pPr>
        <w:rPr>
          <w:rFonts w:eastAsia="宋体"/>
        </w:rPr>
      </w:pPr>
      <w:r w:rsidRPr="00B87AB8">
        <w:rPr>
          <w:rFonts w:eastAsia="宋体" w:hint="eastAsia"/>
          <w:szCs w:val="28"/>
        </w:rPr>
        <w:t>根据本发明的</w:t>
      </w:r>
      <w:r w:rsidRPr="00B87AB8">
        <w:rPr>
          <w:rFonts w:eastAsia="宋体"/>
        </w:rPr>
        <w:t>TRIA</w:t>
      </w:r>
      <w:r w:rsidRPr="00B87AB8">
        <w:rPr>
          <w:rFonts w:eastAsia="宋体" w:hint="eastAsia"/>
        </w:rPr>
        <w:t>三元</w:t>
      </w:r>
      <w:r w:rsidRPr="00B87AB8">
        <w:rPr>
          <w:rFonts w:eastAsia="宋体"/>
        </w:rPr>
        <w:t>符号</w:t>
      </w:r>
      <w:r w:rsidRPr="00B87AB8">
        <w:rPr>
          <w:rFonts w:eastAsia="宋体" w:hint="eastAsia"/>
        </w:rPr>
        <w:t>，计算机</w:t>
      </w:r>
      <w:r w:rsidRPr="00B87AB8">
        <w:rPr>
          <w:rFonts w:eastAsia="宋体"/>
        </w:rPr>
        <w:t>上</w:t>
      </w:r>
      <w:r w:rsidRPr="00B87AB8">
        <w:rPr>
          <w:rFonts w:eastAsia="宋体" w:hint="eastAsia"/>
        </w:rPr>
        <w:t>输入、处理</w:t>
      </w:r>
      <w:r w:rsidRPr="00B87AB8">
        <w:rPr>
          <w:rFonts w:eastAsia="宋体"/>
        </w:rPr>
        <w:t>、保存和</w:t>
      </w:r>
      <w:r w:rsidRPr="00B87AB8">
        <w:rPr>
          <w:rFonts w:eastAsia="宋体" w:hint="eastAsia"/>
        </w:rPr>
        <w:t>输出，</w:t>
      </w:r>
      <w:r w:rsidRPr="00B87AB8">
        <w:rPr>
          <w:rFonts w:eastAsia="宋体"/>
        </w:rPr>
        <w:t>需要</w:t>
      </w:r>
      <w:r w:rsidRPr="00B87AB8">
        <w:rPr>
          <w:rFonts w:eastAsia="宋体"/>
        </w:rPr>
        <w:t>TRIA</w:t>
      </w:r>
      <w:r w:rsidRPr="00B87AB8">
        <w:rPr>
          <w:rFonts w:eastAsia="宋体" w:hint="eastAsia"/>
        </w:rPr>
        <w:t>三元</w:t>
      </w:r>
      <w:r w:rsidRPr="00B87AB8">
        <w:rPr>
          <w:rFonts w:eastAsia="宋体"/>
        </w:rPr>
        <w:t>符号</w:t>
      </w:r>
      <w:r w:rsidRPr="00B87AB8">
        <w:rPr>
          <w:rFonts w:eastAsia="宋体" w:hint="eastAsia"/>
        </w:rPr>
        <w:t>计算机字符</w:t>
      </w:r>
      <w:r w:rsidRPr="00B87AB8">
        <w:rPr>
          <w:rFonts w:eastAsia="宋体"/>
        </w:rPr>
        <w:t>编码和字库。</w:t>
      </w:r>
      <w:r w:rsidRPr="00B87AB8">
        <w:rPr>
          <w:rFonts w:eastAsia="宋体" w:hint="eastAsia"/>
        </w:rPr>
        <w:t>计算机</w:t>
      </w:r>
      <w:r w:rsidRPr="00B87AB8">
        <w:rPr>
          <w:rFonts w:eastAsia="宋体"/>
        </w:rPr>
        <w:t>上常用的</w:t>
      </w:r>
      <w:r w:rsidRPr="00B87AB8">
        <w:rPr>
          <w:rFonts w:eastAsia="宋体" w:hint="eastAsia"/>
        </w:rPr>
        <w:t>字符</w:t>
      </w:r>
      <w:r w:rsidRPr="00B87AB8">
        <w:rPr>
          <w:rFonts w:eastAsia="宋体"/>
        </w:rPr>
        <w:t>编码</w:t>
      </w:r>
      <w:r w:rsidRPr="00B87AB8">
        <w:rPr>
          <w:rFonts w:eastAsia="宋体" w:hint="eastAsia"/>
        </w:rPr>
        <w:t>ASCII</w:t>
      </w:r>
      <w:r w:rsidRPr="00B87AB8">
        <w:rPr>
          <w:rFonts w:eastAsia="宋体" w:hint="eastAsia"/>
        </w:rPr>
        <w:t>码有</w:t>
      </w:r>
      <w:r w:rsidRPr="00B87AB8">
        <w:rPr>
          <w:rFonts w:eastAsia="宋体" w:hint="eastAsia"/>
        </w:rPr>
        <w:t>7</w:t>
      </w:r>
      <w:r w:rsidRPr="00B87AB8">
        <w:rPr>
          <w:rFonts w:eastAsia="宋体" w:hint="eastAsia"/>
        </w:rPr>
        <w:t>位码和</w:t>
      </w:r>
      <w:r w:rsidRPr="00B87AB8">
        <w:rPr>
          <w:rFonts w:eastAsia="宋体" w:hint="eastAsia"/>
        </w:rPr>
        <w:t>8</w:t>
      </w:r>
      <w:r w:rsidRPr="00B87AB8">
        <w:rPr>
          <w:rFonts w:eastAsia="宋体" w:hint="eastAsia"/>
        </w:rPr>
        <w:t>位码两种形式，其中扩充</w:t>
      </w:r>
      <w:r w:rsidRPr="00B87AB8">
        <w:rPr>
          <w:rFonts w:eastAsia="宋体" w:hint="eastAsia"/>
        </w:rPr>
        <w:t>ASCII</w:t>
      </w:r>
      <w:r w:rsidRPr="00B87AB8">
        <w:rPr>
          <w:rFonts w:eastAsia="宋体" w:hint="eastAsia"/>
        </w:rPr>
        <w:t>字符集分别可以扩充</w:t>
      </w:r>
      <w:r w:rsidRPr="00B87AB8">
        <w:rPr>
          <w:rFonts w:eastAsia="宋体" w:hint="eastAsia"/>
        </w:rPr>
        <w:t>128</w:t>
      </w:r>
      <w:r w:rsidRPr="00B87AB8">
        <w:rPr>
          <w:rFonts w:eastAsia="宋体" w:hint="eastAsia"/>
        </w:rPr>
        <w:t>个字符。</w:t>
      </w:r>
      <w:r w:rsidRPr="00B87AB8">
        <w:rPr>
          <w:rFonts w:eastAsia="宋体"/>
        </w:rPr>
        <w:t>TRIA</w:t>
      </w:r>
      <w:r w:rsidRPr="00B87AB8">
        <w:rPr>
          <w:rFonts w:eastAsia="宋体" w:hint="eastAsia"/>
        </w:rPr>
        <w:t>三元</w:t>
      </w:r>
      <w:r w:rsidRPr="00B87AB8">
        <w:rPr>
          <w:rFonts w:eastAsia="宋体"/>
        </w:rPr>
        <w:t>符号</w:t>
      </w:r>
      <w:r w:rsidRPr="00B87AB8">
        <w:rPr>
          <w:rFonts w:eastAsia="宋体" w:hint="eastAsia"/>
        </w:rPr>
        <w:t>字符编制</w:t>
      </w:r>
      <w:r w:rsidRPr="00B87AB8">
        <w:rPr>
          <w:rFonts w:eastAsia="宋体"/>
        </w:rPr>
        <w:t>在扩充</w:t>
      </w:r>
      <w:r w:rsidRPr="00B87AB8">
        <w:rPr>
          <w:rFonts w:eastAsia="宋体" w:hint="eastAsia"/>
        </w:rPr>
        <w:t>128</w:t>
      </w:r>
      <w:r w:rsidRPr="00B87AB8">
        <w:rPr>
          <w:rFonts w:eastAsia="宋体" w:hint="eastAsia"/>
        </w:rPr>
        <w:t>个高位编码</w:t>
      </w:r>
      <w:r w:rsidRPr="00B87AB8">
        <w:rPr>
          <w:rFonts w:eastAsia="宋体"/>
        </w:rPr>
        <w:t>当中</w:t>
      </w:r>
      <w:r w:rsidRPr="00B87AB8">
        <w:rPr>
          <w:rFonts w:eastAsia="宋体" w:hint="eastAsia"/>
        </w:rPr>
        <w:t>。以</w:t>
      </w:r>
      <w:r w:rsidRPr="00B87AB8">
        <w:rPr>
          <w:rFonts w:eastAsia="宋体" w:hint="eastAsia"/>
        </w:rPr>
        <w:t>TRIA</w:t>
      </w:r>
      <w:r w:rsidRPr="00B87AB8">
        <w:rPr>
          <w:rFonts w:eastAsia="宋体"/>
        </w:rPr>
        <w:t>编码方法为</w:t>
      </w:r>
      <w:r w:rsidRPr="00B87AB8">
        <w:rPr>
          <w:rFonts w:eastAsia="宋体"/>
        </w:rPr>
        <w:t>ASCII(</w:t>
      </w:r>
      <w:r w:rsidRPr="00B87AB8">
        <w:rPr>
          <w:rFonts w:eastAsia="宋体" w:hint="eastAsia"/>
        </w:rPr>
        <w:t>z</w:t>
      </w:r>
      <w:r w:rsidRPr="00B87AB8">
        <w:rPr>
          <w:rFonts w:eastAsia="宋体"/>
        </w:rPr>
        <w:t>) + 128 = TRIA(z)</w:t>
      </w:r>
      <w:r w:rsidRPr="00B87AB8">
        <w:rPr>
          <w:rFonts w:eastAsia="宋体" w:hint="eastAsia"/>
        </w:rPr>
        <w:t>，此</w:t>
      </w:r>
      <w:r w:rsidRPr="00B87AB8">
        <w:rPr>
          <w:rFonts w:eastAsia="宋体"/>
        </w:rPr>
        <w:t>编码</w:t>
      </w:r>
      <w:r w:rsidRPr="00B87AB8">
        <w:rPr>
          <w:rFonts w:eastAsia="宋体" w:hint="eastAsia"/>
        </w:rPr>
        <w:t>容易</w:t>
      </w:r>
      <w:r w:rsidRPr="00B87AB8">
        <w:rPr>
          <w:rFonts w:eastAsia="宋体"/>
        </w:rPr>
        <w:t>计算英文字母之间的换算关系</w:t>
      </w:r>
      <w:r w:rsidRPr="00B87AB8">
        <w:rPr>
          <w:rFonts w:eastAsia="宋体" w:hint="eastAsia"/>
        </w:rPr>
        <w:t>。</w:t>
      </w:r>
    </w:p>
    <w:p w14:paraId="76ADEB60" w14:textId="77777777" w:rsidR="00E569F9" w:rsidRPr="00B87AB8" w:rsidRDefault="00E569F9" w:rsidP="00E569F9">
      <w:pPr>
        <w:rPr>
          <w:rFonts w:eastAsia="宋体"/>
        </w:rPr>
      </w:pPr>
      <w:r w:rsidRPr="00B87AB8">
        <w:rPr>
          <w:rFonts w:eastAsia="宋体" w:hint="eastAsia"/>
          <w:szCs w:val="28"/>
        </w:rPr>
        <w:lastRenderedPageBreak/>
        <w:t>根据本发明的</w:t>
      </w:r>
      <w:r w:rsidRPr="00B87AB8">
        <w:rPr>
          <w:rFonts w:eastAsia="宋体"/>
        </w:rPr>
        <w:t>TRIA</w:t>
      </w:r>
      <w:r w:rsidRPr="00B87AB8">
        <w:rPr>
          <w:rFonts w:eastAsia="宋体" w:hint="eastAsia"/>
        </w:rPr>
        <w:t>三元</w:t>
      </w:r>
      <w:r w:rsidRPr="00B87AB8">
        <w:rPr>
          <w:rFonts w:eastAsia="宋体"/>
        </w:rPr>
        <w:t>符号</w:t>
      </w:r>
      <w:r w:rsidRPr="00B87AB8">
        <w:rPr>
          <w:rFonts w:eastAsia="宋体" w:hint="eastAsia"/>
        </w:rPr>
        <w:t>，可以应用于</w:t>
      </w:r>
      <w:r w:rsidRPr="00B87AB8">
        <w:rPr>
          <w:rFonts w:eastAsia="宋体"/>
        </w:rPr>
        <w:t>在</w:t>
      </w:r>
      <w:r w:rsidRPr="00B87AB8">
        <w:rPr>
          <w:rFonts w:eastAsia="宋体" w:hint="eastAsia"/>
        </w:rPr>
        <w:t>目前计算机中用得最广泛的字符集及其编码</w:t>
      </w:r>
      <w:r w:rsidRPr="00B87AB8">
        <w:rPr>
          <w:rFonts w:eastAsia="宋体" w:hint="eastAsia"/>
        </w:rPr>
        <w:t>Unicode</w:t>
      </w:r>
      <w:r w:rsidRPr="00B87AB8">
        <w:rPr>
          <w:rFonts w:eastAsia="宋体" w:hint="eastAsia"/>
        </w:rPr>
        <w:t>（统一码）上</w:t>
      </w:r>
      <w:r w:rsidRPr="00B87AB8">
        <w:rPr>
          <w:rFonts w:eastAsia="宋体"/>
        </w:rPr>
        <w:t>的</w:t>
      </w:r>
      <w:r w:rsidRPr="00B87AB8">
        <w:rPr>
          <w:rFonts w:eastAsia="宋体" w:hint="eastAsia"/>
        </w:rPr>
        <w:t>字符编码方式上。</w:t>
      </w:r>
      <w:r w:rsidRPr="00B87AB8">
        <w:rPr>
          <w:rFonts w:eastAsia="宋体" w:hint="eastAsia"/>
        </w:rPr>
        <w:t>Unicode</w:t>
      </w:r>
      <w:r w:rsidRPr="00B87AB8">
        <w:rPr>
          <w:rFonts w:eastAsia="宋体"/>
        </w:rPr>
        <w:t>的</w:t>
      </w:r>
      <w:r w:rsidRPr="00B87AB8">
        <w:rPr>
          <w:rFonts w:eastAsia="宋体" w:hint="eastAsia"/>
        </w:rPr>
        <w:t>2</w:t>
      </w:r>
      <w:r w:rsidRPr="00B87AB8">
        <w:rPr>
          <w:rFonts w:eastAsia="宋体"/>
        </w:rPr>
        <w:t>800</w:t>
      </w:r>
      <w:r w:rsidRPr="00B87AB8">
        <w:rPr>
          <w:rFonts w:eastAsia="宋体" w:hint="eastAsia"/>
        </w:rPr>
        <w:t>至</w:t>
      </w:r>
      <w:r w:rsidRPr="00B87AB8">
        <w:rPr>
          <w:rFonts w:eastAsia="宋体" w:hint="eastAsia"/>
        </w:rPr>
        <w:t>2</w:t>
      </w:r>
      <w:r w:rsidRPr="00B87AB8">
        <w:rPr>
          <w:rFonts w:eastAsia="宋体"/>
        </w:rPr>
        <w:t>8FF</w:t>
      </w:r>
      <w:r w:rsidRPr="00B87AB8">
        <w:rPr>
          <w:rFonts w:eastAsia="宋体"/>
        </w:rPr>
        <w:t>是盲文字符集，</w:t>
      </w:r>
      <w:r w:rsidRPr="00B87AB8">
        <w:rPr>
          <w:rFonts w:eastAsia="宋体" w:hint="eastAsia"/>
        </w:rPr>
        <w:t>2900</w:t>
      </w:r>
      <w:r w:rsidRPr="00B87AB8">
        <w:rPr>
          <w:rFonts w:eastAsia="宋体" w:hint="eastAsia"/>
        </w:rPr>
        <w:t>至</w:t>
      </w:r>
      <w:r w:rsidRPr="00B87AB8">
        <w:rPr>
          <w:rFonts w:eastAsia="宋体" w:hint="eastAsia"/>
        </w:rPr>
        <w:t>2</w:t>
      </w:r>
      <w:r w:rsidRPr="00B87AB8">
        <w:rPr>
          <w:rFonts w:eastAsia="宋体"/>
        </w:rPr>
        <w:t>B5F</w:t>
      </w:r>
      <w:r w:rsidRPr="00B87AB8">
        <w:rPr>
          <w:rFonts w:eastAsia="宋体"/>
        </w:rPr>
        <w:t>是各种</w:t>
      </w:r>
      <w:r w:rsidRPr="00B87AB8">
        <w:rPr>
          <w:rFonts w:eastAsia="宋体" w:hint="eastAsia"/>
        </w:rPr>
        <w:t>符号</w:t>
      </w:r>
      <w:r w:rsidRPr="00B87AB8">
        <w:rPr>
          <w:rFonts w:eastAsia="宋体"/>
        </w:rPr>
        <w:t>，</w:t>
      </w:r>
      <w:r w:rsidRPr="00B87AB8">
        <w:rPr>
          <w:rFonts w:eastAsia="宋体" w:hint="eastAsia"/>
        </w:rPr>
        <w:t>2</w:t>
      </w:r>
      <w:r w:rsidRPr="00B87AB8">
        <w:rPr>
          <w:rFonts w:eastAsia="宋体"/>
        </w:rPr>
        <w:t>B60</w:t>
      </w:r>
      <w:r w:rsidRPr="00B87AB8">
        <w:rPr>
          <w:rFonts w:eastAsia="宋体" w:hint="eastAsia"/>
        </w:rPr>
        <w:t>至</w:t>
      </w:r>
      <w:r w:rsidRPr="00B87AB8">
        <w:rPr>
          <w:rFonts w:eastAsia="宋体" w:hint="eastAsia"/>
        </w:rPr>
        <w:t>2</w:t>
      </w:r>
      <w:r w:rsidRPr="00B87AB8">
        <w:rPr>
          <w:rFonts w:eastAsia="宋体"/>
        </w:rPr>
        <w:t>BFF</w:t>
      </w:r>
      <w:r w:rsidRPr="00B87AB8">
        <w:rPr>
          <w:rFonts w:eastAsia="宋体" w:hint="eastAsia"/>
        </w:rPr>
        <w:t>编码区域</w:t>
      </w:r>
      <w:r w:rsidRPr="00B87AB8">
        <w:rPr>
          <w:rFonts w:eastAsia="宋体"/>
        </w:rPr>
        <w:t>是</w:t>
      </w:r>
      <w:r w:rsidRPr="00B87AB8">
        <w:rPr>
          <w:rFonts w:eastAsia="宋体" w:hint="eastAsia"/>
        </w:rPr>
        <w:t>空</w:t>
      </w:r>
      <w:r w:rsidRPr="00B87AB8">
        <w:rPr>
          <w:rFonts w:eastAsia="宋体"/>
        </w:rPr>
        <w:t>的保留区</w:t>
      </w:r>
      <w:r w:rsidRPr="00B87AB8">
        <w:rPr>
          <w:rFonts w:eastAsia="宋体" w:hint="eastAsia"/>
        </w:rPr>
        <w:t>。</w:t>
      </w:r>
      <w:r w:rsidRPr="00B87AB8">
        <w:rPr>
          <w:rFonts w:eastAsia="宋体" w:hint="eastAsia"/>
        </w:rPr>
        <w:t>TRIA</w:t>
      </w:r>
      <w:r w:rsidRPr="00B87AB8">
        <w:rPr>
          <w:rFonts w:eastAsia="宋体"/>
        </w:rPr>
        <w:t>字符集</w:t>
      </w:r>
      <w:r w:rsidRPr="00B87AB8">
        <w:rPr>
          <w:rFonts w:eastAsia="宋体" w:hint="eastAsia"/>
        </w:rPr>
        <w:t>编码可使用所述保留</w:t>
      </w:r>
      <w:r w:rsidRPr="00B87AB8">
        <w:rPr>
          <w:rFonts w:eastAsia="宋体"/>
        </w:rPr>
        <w:t>区</w:t>
      </w:r>
      <w:r w:rsidRPr="00B87AB8">
        <w:rPr>
          <w:rFonts w:eastAsia="宋体" w:hint="eastAsia"/>
        </w:rPr>
        <w:t>（</w:t>
      </w:r>
      <w:r w:rsidRPr="00B87AB8">
        <w:rPr>
          <w:rFonts w:eastAsia="宋体" w:hint="eastAsia"/>
        </w:rPr>
        <w:t>2</w:t>
      </w:r>
      <w:r w:rsidRPr="00B87AB8">
        <w:rPr>
          <w:rFonts w:eastAsia="宋体"/>
        </w:rPr>
        <w:t>B60-2BFF</w:t>
      </w:r>
      <w:r w:rsidRPr="00B87AB8">
        <w:rPr>
          <w:rFonts w:eastAsia="宋体"/>
        </w:rPr>
        <w:t>）</w:t>
      </w:r>
      <w:r w:rsidRPr="00B87AB8">
        <w:rPr>
          <w:rFonts w:eastAsia="宋体" w:hint="eastAsia"/>
        </w:rPr>
        <w:t>。字母</w:t>
      </w:r>
      <w:r w:rsidRPr="00B87AB8">
        <w:rPr>
          <w:rFonts w:eastAsia="宋体"/>
        </w:rPr>
        <w:t>A</w:t>
      </w:r>
      <w:r w:rsidRPr="00B87AB8">
        <w:rPr>
          <w:rFonts w:eastAsia="宋体" w:hint="eastAsia"/>
        </w:rPr>
        <w:t>的对应</w:t>
      </w:r>
      <w:r w:rsidRPr="00B87AB8">
        <w:rPr>
          <w:rFonts w:eastAsia="宋体"/>
        </w:rPr>
        <w:t>的</w:t>
      </w:r>
      <w:r w:rsidRPr="00B87AB8">
        <w:rPr>
          <w:rFonts w:eastAsia="宋体"/>
        </w:rPr>
        <w:t>TRIA</w:t>
      </w:r>
      <w:r w:rsidRPr="00B87AB8">
        <w:rPr>
          <w:rFonts w:eastAsia="宋体"/>
        </w:rPr>
        <w:t>码</w:t>
      </w:r>
      <w:r w:rsidRPr="00B87AB8">
        <w:rPr>
          <w:rFonts w:ascii="tria" w:eastAsia="宋体" w:hAnsi="tria"/>
          <w:b/>
        </w:rPr>
        <w:t>A</w:t>
      </w:r>
      <w:r w:rsidRPr="00B87AB8">
        <w:rPr>
          <w:rFonts w:eastAsia="宋体" w:hint="eastAsia"/>
        </w:rPr>
        <w:t>的</w:t>
      </w:r>
      <w:r w:rsidRPr="00B87AB8">
        <w:rPr>
          <w:rFonts w:eastAsia="宋体" w:hint="eastAsia"/>
        </w:rPr>
        <w:t>Unicode</w:t>
      </w:r>
      <w:r w:rsidRPr="00B87AB8">
        <w:rPr>
          <w:rFonts w:eastAsia="宋体" w:hint="eastAsia"/>
        </w:rPr>
        <w:t>编码可以是</w:t>
      </w:r>
      <w:r w:rsidRPr="00B87AB8">
        <w:rPr>
          <w:rFonts w:eastAsia="宋体"/>
        </w:rPr>
        <w:t>0</w:t>
      </w:r>
      <w:r w:rsidRPr="00B87AB8">
        <w:rPr>
          <w:rFonts w:eastAsia="宋体" w:hint="eastAsia"/>
        </w:rPr>
        <w:t>x</w:t>
      </w:r>
      <w:r w:rsidRPr="00B87AB8">
        <w:rPr>
          <w:rFonts w:eastAsia="宋体"/>
        </w:rPr>
        <w:t>2bc</w:t>
      </w:r>
      <w:r w:rsidRPr="00B87AB8">
        <w:rPr>
          <w:rFonts w:eastAsia="宋体" w:hint="eastAsia"/>
        </w:rPr>
        <w:t>1</w:t>
      </w:r>
      <w:r w:rsidRPr="00B87AB8">
        <w:rPr>
          <w:rFonts w:eastAsia="宋体" w:hint="eastAsia"/>
        </w:rPr>
        <w:t>，</w:t>
      </w:r>
      <w:r w:rsidRPr="00B87AB8">
        <w:rPr>
          <w:rFonts w:eastAsia="宋体"/>
        </w:rPr>
        <w:t>TRIA</w:t>
      </w:r>
      <w:r w:rsidRPr="00B87AB8">
        <w:rPr>
          <w:rFonts w:eastAsia="宋体"/>
        </w:rPr>
        <w:t>三元</w:t>
      </w:r>
      <w:r w:rsidRPr="00B87AB8">
        <w:rPr>
          <w:rFonts w:eastAsia="宋体" w:hint="eastAsia"/>
        </w:rPr>
        <w:t>符号</w:t>
      </w:r>
      <w:r w:rsidRPr="00B87AB8">
        <w:rPr>
          <w:rFonts w:eastAsia="宋体"/>
        </w:rPr>
        <w:t>的</w:t>
      </w:r>
      <w:r w:rsidRPr="00B87AB8">
        <w:rPr>
          <w:rFonts w:eastAsia="宋体"/>
        </w:rPr>
        <w:t>Unicode</w:t>
      </w:r>
      <w:r w:rsidRPr="00B87AB8">
        <w:rPr>
          <w:rFonts w:eastAsia="宋体" w:hint="eastAsia"/>
        </w:rPr>
        <w:t>码与</w:t>
      </w:r>
      <w:r w:rsidRPr="00B87AB8">
        <w:rPr>
          <w:rFonts w:eastAsia="宋体"/>
        </w:rPr>
        <w:t>TRIA</w:t>
      </w:r>
      <w:r w:rsidRPr="00B87AB8">
        <w:rPr>
          <w:rFonts w:eastAsia="宋体"/>
        </w:rPr>
        <w:t>三元</w:t>
      </w:r>
      <w:r w:rsidRPr="00B87AB8">
        <w:rPr>
          <w:rFonts w:eastAsia="宋体" w:hint="eastAsia"/>
        </w:rPr>
        <w:t>符号</w:t>
      </w:r>
      <w:r w:rsidRPr="00B87AB8">
        <w:rPr>
          <w:rFonts w:eastAsia="宋体"/>
        </w:rPr>
        <w:t>ASCII</w:t>
      </w:r>
      <w:r w:rsidRPr="00B87AB8">
        <w:rPr>
          <w:rFonts w:eastAsia="宋体" w:hint="eastAsia"/>
        </w:rPr>
        <w:t>扩展码之间相差</w:t>
      </w:r>
      <w:r w:rsidRPr="00B87AB8">
        <w:rPr>
          <w:rFonts w:eastAsia="宋体" w:hint="eastAsia"/>
        </w:rPr>
        <w:t>0</w:t>
      </w:r>
      <w:r w:rsidRPr="00B87AB8">
        <w:rPr>
          <w:rFonts w:eastAsia="宋体"/>
        </w:rPr>
        <w:t>x2b00(</w:t>
      </w:r>
      <w:r w:rsidRPr="00B87AB8">
        <w:rPr>
          <w:rFonts w:eastAsia="宋体"/>
        </w:rPr>
        <w:t>十进制</w:t>
      </w:r>
      <w:r w:rsidRPr="00B87AB8">
        <w:rPr>
          <w:rFonts w:eastAsia="宋体" w:hint="eastAsia"/>
        </w:rPr>
        <w:t>11008)</w:t>
      </w:r>
      <w:r w:rsidRPr="00B87AB8">
        <w:rPr>
          <w:rFonts w:eastAsia="宋体" w:hint="eastAsia"/>
        </w:rPr>
        <w:t>，这样</w:t>
      </w:r>
      <w:r w:rsidRPr="00B87AB8">
        <w:rPr>
          <w:rFonts w:eastAsia="宋体"/>
        </w:rPr>
        <w:t>易于计算机</w:t>
      </w:r>
      <w:r w:rsidRPr="00B87AB8">
        <w:rPr>
          <w:rFonts w:eastAsia="宋体" w:hint="eastAsia"/>
        </w:rPr>
        <w:t>上编码</w:t>
      </w:r>
      <w:r w:rsidRPr="00B87AB8">
        <w:rPr>
          <w:rFonts w:eastAsia="宋体"/>
        </w:rPr>
        <w:t>转换时</w:t>
      </w:r>
      <w:r w:rsidRPr="00B87AB8">
        <w:rPr>
          <w:rFonts w:eastAsia="宋体" w:hint="eastAsia"/>
        </w:rPr>
        <w:t>计算</w:t>
      </w:r>
      <w:r w:rsidRPr="00B87AB8">
        <w:rPr>
          <w:rFonts w:eastAsia="宋体"/>
        </w:rPr>
        <w:t>。</w:t>
      </w:r>
    </w:p>
    <w:p w14:paraId="092BB771" w14:textId="77777777" w:rsidR="00E569F9" w:rsidRPr="00B87AB8" w:rsidRDefault="00E569F9" w:rsidP="00E569F9">
      <w:pPr>
        <w:ind w:firstLine="600"/>
        <w:jc w:val="both"/>
        <w:rPr>
          <w:rFonts w:eastAsia="宋体"/>
          <w:szCs w:val="28"/>
        </w:rPr>
      </w:pPr>
      <w:r w:rsidRPr="00B87AB8">
        <w:rPr>
          <w:rFonts w:eastAsia="宋体" w:hint="eastAsia"/>
        </w:rPr>
        <w:t>根据本发明的</w:t>
      </w:r>
      <w:r w:rsidRPr="00B87AB8">
        <w:rPr>
          <w:rFonts w:eastAsia="宋体"/>
        </w:rPr>
        <w:t>TRIA</w:t>
      </w:r>
      <w:r w:rsidRPr="00B87AB8">
        <w:rPr>
          <w:rFonts w:eastAsia="宋体" w:hint="eastAsia"/>
        </w:rPr>
        <w:t>三元</w:t>
      </w:r>
      <w:r w:rsidRPr="00B87AB8">
        <w:rPr>
          <w:rFonts w:eastAsia="宋体"/>
        </w:rPr>
        <w:t>符号</w:t>
      </w:r>
      <w:r w:rsidRPr="00B87AB8">
        <w:rPr>
          <w:rFonts w:eastAsia="宋体" w:hint="eastAsia"/>
        </w:rPr>
        <w:t>的</w:t>
      </w:r>
      <w:r w:rsidRPr="00B87AB8">
        <w:rPr>
          <w:rFonts w:eastAsia="宋体"/>
        </w:rPr>
        <w:t>符号类型</w:t>
      </w:r>
      <w:r w:rsidRPr="00B87AB8">
        <w:rPr>
          <w:rFonts w:eastAsia="宋体" w:hint="eastAsia"/>
        </w:rPr>
        <w:t>和各种</w:t>
      </w:r>
      <w:r w:rsidRPr="00B87AB8">
        <w:rPr>
          <w:rFonts w:eastAsia="宋体"/>
        </w:rPr>
        <w:t>编码</w:t>
      </w:r>
      <w:r w:rsidRPr="00B87AB8">
        <w:rPr>
          <w:rFonts w:eastAsia="宋体" w:hint="eastAsia"/>
        </w:rPr>
        <w:t>可参照</w:t>
      </w:r>
      <w:r w:rsidRPr="00B87AB8">
        <w:rPr>
          <w:rFonts w:eastAsia="宋体" w:hint="eastAsia"/>
          <w:szCs w:val="28"/>
        </w:rPr>
        <w:t>下面的表</w:t>
      </w:r>
      <w:r w:rsidR="00FF68D9" w:rsidRPr="00B87AB8">
        <w:rPr>
          <w:rFonts w:eastAsia="宋体" w:hint="eastAsia"/>
          <w:szCs w:val="28"/>
        </w:rPr>
        <w:t>22</w:t>
      </w:r>
      <w:r w:rsidRPr="00B87AB8">
        <w:rPr>
          <w:rFonts w:eastAsia="宋体" w:hint="eastAsia"/>
          <w:szCs w:val="28"/>
        </w:rPr>
        <w:t>-</w:t>
      </w:r>
      <w:r w:rsidR="00FF68D9" w:rsidRPr="00B87AB8">
        <w:rPr>
          <w:rFonts w:eastAsia="宋体" w:hint="eastAsia"/>
          <w:szCs w:val="28"/>
        </w:rPr>
        <w:t>25</w:t>
      </w:r>
      <w:r w:rsidRPr="00B87AB8">
        <w:rPr>
          <w:rFonts w:eastAsia="宋体" w:hint="eastAsia"/>
          <w:szCs w:val="28"/>
        </w:rPr>
        <w:t>。</w:t>
      </w:r>
    </w:p>
    <w:p w14:paraId="6D291D60" w14:textId="77777777" w:rsidR="00E569F9" w:rsidRPr="00B87AB8" w:rsidRDefault="00E569F9" w:rsidP="00E569F9">
      <w:pPr>
        <w:ind w:firstLine="600"/>
        <w:jc w:val="both"/>
        <w:rPr>
          <w:rFonts w:eastAsia="宋体"/>
          <w:szCs w:val="28"/>
        </w:rPr>
      </w:pPr>
      <w:r w:rsidRPr="00B87AB8">
        <w:rPr>
          <w:rFonts w:eastAsia="宋体" w:hint="eastAsia"/>
          <w:szCs w:val="28"/>
        </w:rPr>
        <w:t>作为一种编码方式，</w:t>
      </w:r>
      <w:r w:rsidRPr="00B87AB8">
        <w:rPr>
          <w:rFonts w:eastAsia="宋体" w:hint="eastAsia"/>
          <w:szCs w:val="28"/>
        </w:rPr>
        <w:t>TRIA</w:t>
      </w:r>
      <w:r w:rsidRPr="00B87AB8">
        <w:rPr>
          <w:rFonts w:eastAsia="宋体"/>
          <w:szCs w:val="28"/>
        </w:rPr>
        <w:t>三元符号的</w:t>
      </w:r>
      <w:r w:rsidRPr="00B87AB8">
        <w:rPr>
          <w:rFonts w:eastAsia="宋体" w:hint="eastAsia"/>
          <w:szCs w:val="28"/>
        </w:rPr>
        <w:t>数字是从</w:t>
      </w:r>
      <w:r w:rsidRPr="00B87AB8">
        <w:rPr>
          <w:rFonts w:eastAsia="宋体"/>
          <w:szCs w:val="28"/>
        </w:rPr>
        <w:t>左上角为起始点</w:t>
      </w:r>
      <w:r w:rsidRPr="00B87AB8">
        <w:rPr>
          <w:rFonts w:eastAsia="宋体" w:hint="eastAsia"/>
          <w:szCs w:val="28"/>
        </w:rPr>
        <w:t>演绎</w:t>
      </w:r>
      <w:r w:rsidRPr="00B87AB8">
        <w:rPr>
          <w:rFonts w:eastAsia="宋体"/>
          <w:szCs w:val="28"/>
        </w:rPr>
        <w:t>的轨迹编码</w:t>
      </w:r>
      <w:r w:rsidRPr="00B87AB8">
        <w:rPr>
          <w:rFonts w:eastAsia="宋体" w:hint="eastAsia"/>
          <w:szCs w:val="28"/>
        </w:rPr>
        <w:t>。</w:t>
      </w:r>
      <w:r w:rsidRPr="00B87AB8">
        <w:rPr>
          <w:rFonts w:eastAsia="宋体"/>
          <w:szCs w:val="28"/>
        </w:rPr>
        <w:t>为了易于</w:t>
      </w:r>
      <w:r w:rsidRPr="00B87AB8">
        <w:rPr>
          <w:rFonts w:eastAsia="宋体" w:hint="eastAsia"/>
          <w:szCs w:val="28"/>
        </w:rPr>
        <w:t>记忆，在</w:t>
      </w:r>
      <w:r w:rsidRPr="00B87AB8">
        <w:rPr>
          <w:rFonts w:eastAsia="宋体"/>
          <w:szCs w:val="28"/>
        </w:rPr>
        <w:t>组合方式上跟</w:t>
      </w:r>
      <w:r w:rsidRPr="00B87AB8">
        <w:rPr>
          <w:rFonts w:eastAsia="宋体" w:hint="eastAsia"/>
          <w:szCs w:val="28"/>
        </w:rPr>
        <w:t>传统</w:t>
      </w:r>
      <w:r w:rsidRPr="00B87AB8">
        <w:rPr>
          <w:rFonts w:eastAsia="宋体"/>
          <w:szCs w:val="28"/>
        </w:rPr>
        <w:t>QWERT</w:t>
      </w:r>
      <w:r w:rsidRPr="00B87AB8">
        <w:rPr>
          <w:rFonts w:eastAsia="宋体"/>
          <w:szCs w:val="28"/>
        </w:rPr>
        <w:t>键盘上</w:t>
      </w:r>
      <w:r w:rsidRPr="00B87AB8">
        <w:rPr>
          <w:rFonts w:eastAsia="宋体" w:hint="eastAsia"/>
          <w:szCs w:val="28"/>
        </w:rPr>
        <w:t>的数字键相互</w:t>
      </w:r>
      <w:r w:rsidRPr="00B87AB8">
        <w:rPr>
          <w:rFonts w:eastAsia="宋体"/>
          <w:szCs w:val="28"/>
        </w:rPr>
        <w:t>匹配</w:t>
      </w:r>
      <w:r w:rsidRPr="00B87AB8">
        <w:rPr>
          <w:rFonts w:eastAsia="宋体" w:hint="eastAsia"/>
          <w:szCs w:val="28"/>
        </w:rPr>
        <w:t>。在</w:t>
      </w:r>
      <w:r w:rsidRPr="00B87AB8">
        <w:rPr>
          <w:rFonts w:eastAsia="宋体" w:hint="eastAsia"/>
          <w:szCs w:val="28"/>
        </w:rPr>
        <w:t>TRIA</w:t>
      </w:r>
      <w:r w:rsidRPr="00B87AB8">
        <w:rPr>
          <w:rFonts w:eastAsia="宋体"/>
          <w:szCs w:val="28"/>
        </w:rPr>
        <w:t>三元符号</w:t>
      </w:r>
      <w:r w:rsidRPr="00B87AB8">
        <w:rPr>
          <w:rFonts w:eastAsia="宋体" w:hint="eastAsia"/>
          <w:szCs w:val="28"/>
        </w:rPr>
        <w:t>中，配合</w:t>
      </w:r>
      <w:r w:rsidRPr="00B87AB8">
        <w:rPr>
          <w:rFonts w:eastAsia="宋体" w:hint="eastAsia"/>
          <w:szCs w:val="28"/>
        </w:rPr>
        <w:t>SHIFT</w:t>
      </w:r>
      <w:r w:rsidRPr="00B87AB8">
        <w:rPr>
          <w:rFonts w:eastAsia="宋体" w:hint="eastAsia"/>
          <w:szCs w:val="28"/>
        </w:rPr>
        <w:t>上</w:t>
      </w:r>
      <w:r w:rsidRPr="00B87AB8">
        <w:rPr>
          <w:rFonts w:eastAsia="宋体"/>
          <w:szCs w:val="28"/>
        </w:rPr>
        <w:t>档键</w:t>
      </w:r>
      <w:r w:rsidRPr="00B87AB8">
        <w:rPr>
          <w:rFonts w:eastAsia="宋体"/>
          <w:szCs w:val="28"/>
        </w:rPr>
        <w:t>“|”</w:t>
      </w:r>
      <w:r w:rsidRPr="00B87AB8">
        <w:rPr>
          <w:rFonts w:eastAsia="宋体" w:hint="eastAsia"/>
          <w:szCs w:val="28"/>
        </w:rPr>
        <w:t>（</w:t>
      </w:r>
      <w:r w:rsidRPr="00B87AB8">
        <w:rPr>
          <w:rFonts w:eastAsia="宋体"/>
          <w:szCs w:val="28"/>
        </w:rPr>
        <w:t>从左</w:t>
      </w:r>
      <w:r w:rsidRPr="00B87AB8">
        <w:rPr>
          <w:rFonts w:eastAsia="宋体" w:hint="eastAsia"/>
          <w:szCs w:val="28"/>
        </w:rPr>
        <w:t>下角</w:t>
      </w:r>
      <w:r w:rsidRPr="00B87AB8">
        <w:rPr>
          <w:rFonts w:eastAsia="宋体"/>
          <w:szCs w:val="28"/>
        </w:rPr>
        <w:t>为起始点，逆时针一个</w:t>
      </w:r>
      <w:r w:rsidRPr="00B87AB8">
        <w:rPr>
          <w:rFonts w:eastAsia="宋体" w:hint="eastAsia"/>
          <w:szCs w:val="28"/>
        </w:rPr>
        <w:t>线段</w:t>
      </w:r>
      <w:r w:rsidRPr="00B87AB8">
        <w:rPr>
          <w:rFonts w:eastAsia="宋体"/>
          <w:szCs w:val="28"/>
        </w:rPr>
        <w:t>单位</w:t>
      </w:r>
      <w:r w:rsidRPr="00B87AB8">
        <w:rPr>
          <w:rFonts w:eastAsia="宋体" w:hint="eastAsia"/>
          <w:szCs w:val="28"/>
        </w:rPr>
        <w:t>的</w:t>
      </w:r>
      <w:r w:rsidRPr="00B87AB8">
        <w:rPr>
          <w:rFonts w:eastAsia="宋体"/>
          <w:szCs w:val="28"/>
        </w:rPr>
        <w:t>轨迹编码）组合成</w:t>
      </w:r>
      <w:r w:rsidRPr="00B87AB8">
        <w:rPr>
          <w:rFonts w:eastAsia="宋体" w:hint="eastAsia"/>
          <w:szCs w:val="28"/>
        </w:rPr>
        <w:t>传统键盘的每个</w:t>
      </w:r>
      <w:r w:rsidRPr="00B87AB8">
        <w:rPr>
          <w:rFonts w:eastAsia="宋体"/>
          <w:szCs w:val="28"/>
        </w:rPr>
        <w:t>数字</w:t>
      </w:r>
      <w:r w:rsidRPr="00B87AB8">
        <w:rPr>
          <w:rFonts w:eastAsia="宋体" w:hint="eastAsia"/>
          <w:szCs w:val="28"/>
        </w:rPr>
        <w:t>（</w:t>
      </w:r>
      <w:r w:rsidRPr="00B87AB8">
        <w:rPr>
          <w:rFonts w:eastAsia="宋体" w:hint="eastAsia"/>
          <w:szCs w:val="28"/>
        </w:rPr>
        <w:t>1,</w:t>
      </w:r>
      <w:r w:rsidRPr="00B87AB8">
        <w:rPr>
          <w:rFonts w:eastAsia="宋体"/>
          <w:szCs w:val="28"/>
        </w:rPr>
        <w:t>2</w:t>
      </w:r>
      <w:r w:rsidRPr="00B87AB8">
        <w:rPr>
          <w:rFonts w:eastAsia="宋体" w:hint="eastAsia"/>
          <w:szCs w:val="28"/>
        </w:rPr>
        <w:t>,</w:t>
      </w:r>
      <w:r w:rsidRPr="00B87AB8">
        <w:rPr>
          <w:rFonts w:eastAsia="宋体"/>
          <w:szCs w:val="28"/>
        </w:rPr>
        <w:t>3</w:t>
      </w:r>
      <w:r w:rsidRPr="00B87AB8">
        <w:rPr>
          <w:rFonts w:eastAsia="宋体" w:hint="eastAsia"/>
          <w:szCs w:val="28"/>
        </w:rPr>
        <w:t>,</w:t>
      </w:r>
      <w:r w:rsidRPr="00B87AB8">
        <w:rPr>
          <w:rFonts w:eastAsia="宋体"/>
          <w:szCs w:val="28"/>
        </w:rPr>
        <w:t>4</w:t>
      </w:r>
      <w:r w:rsidRPr="00B87AB8">
        <w:rPr>
          <w:rFonts w:eastAsia="宋体" w:hint="eastAsia"/>
          <w:szCs w:val="28"/>
        </w:rPr>
        <w:t>,</w:t>
      </w:r>
      <w:r w:rsidRPr="00B87AB8">
        <w:rPr>
          <w:rFonts w:eastAsia="宋体"/>
          <w:szCs w:val="28"/>
        </w:rPr>
        <w:t>5</w:t>
      </w:r>
      <w:r w:rsidRPr="00B87AB8">
        <w:rPr>
          <w:rFonts w:eastAsia="宋体" w:hint="eastAsia"/>
          <w:szCs w:val="28"/>
        </w:rPr>
        <w:t>,</w:t>
      </w:r>
      <w:r w:rsidRPr="00B87AB8">
        <w:rPr>
          <w:rFonts w:eastAsia="宋体"/>
          <w:szCs w:val="28"/>
        </w:rPr>
        <w:t>6</w:t>
      </w:r>
      <w:r w:rsidRPr="00B87AB8">
        <w:rPr>
          <w:rFonts w:eastAsia="宋体" w:hint="eastAsia"/>
          <w:szCs w:val="28"/>
        </w:rPr>
        <w:t>,</w:t>
      </w:r>
      <w:r w:rsidRPr="00B87AB8">
        <w:rPr>
          <w:rFonts w:eastAsia="宋体"/>
          <w:szCs w:val="28"/>
        </w:rPr>
        <w:t>7</w:t>
      </w:r>
      <w:r w:rsidRPr="00B87AB8">
        <w:rPr>
          <w:rFonts w:eastAsia="宋体" w:hint="eastAsia"/>
          <w:szCs w:val="28"/>
        </w:rPr>
        <w:t>,</w:t>
      </w:r>
      <w:r w:rsidRPr="00B87AB8">
        <w:rPr>
          <w:rFonts w:eastAsia="宋体"/>
          <w:szCs w:val="28"/>
        </w:rPr>
        <w:t>8</w:t>
      </w:r>
      <w:r w:rsidRPr="00B87AB8">
        <w:rPr>
          <w:rFonts w:eastAsia="宋体" w:hint="eastAsia"/>
          <w:szCs w:val="28"/>
        </w:rPr>
        <w:t>,</w:t>
      </w:r>
      <w:r w:rsidRPr="00B87AB8">
        <w:rPr>
          <w:rFonts w:eastAsia="宋体"/>
          <w:szCs w:val="28"/>
        </w:rPr>
        <w:t>9</w:t>
      </w:r>
      <w:r w:rsidRPr="00B87AB8">
        <w:rPr>
          <w:rFonts w:eastAsia="宋体" w:hint="eastAsia"/>
          <w:szCs w:val="28"/>
        </w:rPr>
        <w:t>和</w:t>
      </w:r>
      <w:r w:rsidRPr="00B87AB8">
        <w:rPr>
          <w:rFonts w:eastAsia="宋体" w:hint="eastAsia"/>
          <w:szCs w:val="28"/>
        </w:rPr>
        <w:t>0</w:t>
      </w:r>
      <w:r w:rsidRPr="00B87AB8">
        <w:rPr>
          <w:rFonts w:eastAsia="宋体" w:hint="eastAsia"/>
          <w:szCs w:val="28"/>
        </w:rPr>
        <w:t>）相互</w:t>
      </w:r>
      <w:r w:rsidRPr="00B87AB8">
        <w:rPr>
          <w:rFonts w:eastAsia="宋体"/>
          <w:szCs w:val="28"/>
        </w:rPr>
        <w:t>匹配的特殊符号</w:t>
      </w:r>
      <w:r w:rsidRPr="00B87AB8">
        <w:rPr>
          <w:rFonts w:eastAsia="宋体" w:hint="eastAsia"/>
          <w:szCs w:val="28"/>
        </w:rPr>
        <w:t>“</w:t>
      </w:r>
      <w:r w:rsidRPr="00B87AB8">
        <w:rPr>
          <w:rFonts w:eastAsia="宋体" w:hint="eastAsia"/>
          <w:szCs w:val="28"/>
        </w:rPr>
        <w:t>!</w:t>
      </w:r>
      <w:r w:rsidRPr="00B87AB8">
        <w:rPr>
          <w:rFonts w:eastAsia="宋体" w:hint="eastAsia"/>
          <w:szCs w:val="28"/>
        </w:rPr>
        <w:t>、</w:t>
      </w:r>
      <w:r w:rsidRPr="00B87AB8">
        <w:rPr>
          <w:rFonts w:eastAsia="宋体" w:hint="eastAsia"/>
          <w:szCs w:val="28"/>
        </w:rPr>
        <w:t>@</w:t>
      </w:r>
      <w:r w:rsidRPr="00B87AB8">
        <w:rPr>
          <w:rFonts w:eastAsia="宋体" w:hint="eastAsia"/>
          <w:szCs w:val="28"/>
        </w:rPr>
        <w:t>、</w:t>
      </w:r>
      <w:r w:rsidRPr="00B87AB8">
        <w:rPr>
          <w:rFonts w:eastAsia="宋体" w:hint="eastAsia"/>
          <w:szCs w:val="28"/>
        </w:rPr>
        <w:t>#</w:t>
      </w:r>
      <w:r w:rsidRPr="00B87AB8">
        <w:rPr>
          <w:rFonts w:eastAsia="宋体" w:hint="eastAsia"/>
          <w:szCs w:val="28"/>
        </w:rPr>
        <w:t>、</w:t>
      </w:r>
      <w:r w:rsidRPr="00B87AB8">
        <w:rPr>
          <w:rFonts w:eastAsia="宋体"/>
          <w:szCs w:val="28"/>
        </w:rPr>
        <w:t>$</w:t>
      </w:r>
      <w:r w:rsidRPr="00B87AB8">
        <w:rPr>
          <w:rFonts w:eastAsia="宋体" w:hint="eastAsia"/>
          <w:szCs w:val="28"/>
        </w:rPr>
        <w:t>、</w:t>
      </w:r>
      <w:r w:rsidRPr="00B87AB8">
        <w:rPr>
          <w:rFonts w:eastAsia="宋体" w:hint="eastAsia"/>
          <w:szCs w:val="28"/>
        </w:rPr>
        <w:t>%</w:t>
      </w:r>
      <w:r w:rsidRPr="00B87AB8">
        <w:rPr>
          <w:rFonts w:eastAsia="宋体" w:hint="eastAsia"/>
          <w:szCs w:val="28"/>
        </w:rPr>
        <w:t>、</w:t>
      </w:r>
      <w:r w:rsidRPr="00B87AB8">
        <w:rPr>
          <w:rFonts w:eastAsia="宋体"/>
          <w:szCs w:val="28"/>
        </w:rPr>
        <w:t>^</w:t>
      </w:r>
      <w:r w:rsidRPr="00B87AB8">
        <w:rPr>
          <w:rFonts w:eastAsia="宋体" w:hint="eastAsia"/>
          <w:szCs w:val="28"/>
        </w:rPr>
        <w:t>、</w:t>
      </w:r>
      <w:r w:rsidRPr="00B87AB8">
        <w:rPr>
          <w:rFonts w:eastAsia="宋体" w:hint="eastAsia"/>
          <w:szCs w:val="28"/>
        </w:rPr>
        <w:t>&amp;</w:t>
      </w:r>
      <w:r w:rsidRPr="00B87AB8">
        <w:rPr>
          <w:rFonts w:eastAsia="宋体" w:hint="eastAsia"/>
          <w:szCs w:val="28"/>
        </w:rPr>
        <w:t>、</w:t>
      </w:r>
      <w:r w:rsidRPr="00B87AB8">
        <w:rPr>
          <w:rFonts w:eastAsia="宋体" w:hint="eastAsia"/>
          <w:szCs w:val="28"/>
        </w:rPr>
        <w:t>*</w:t>
      </w:r>
      <w:r w:rsidRPr="00B87AB8">
        <w:rPr>
          <w:rFonts w:eastAsia="宋体" w:hint="eastAsia"/>
          <w:szCs w:val="28"/>
        </w:rPr>
        <w:t>、</w:t>
      </w:r>
      <w:r w:rsidRPr="00B87AB8">
        <w:rPr>
          <w:rFonts w:eastAsia="宋体"/>
          <w:szCs w:val="28"/>
        </w:rPr>
        <w:t>（</w:t>
      </w:r>
      <w:r w:rsidRPr="00B87AB8">
        <w:rPr>
          <w:rFonts w:eastAsia="宋体" w:hint="eastAsia"/>
          <w:szCs w:val="28"/>
        </w:rPr>
        <w:t>和</w:t>
      </w:r>
      <w:r w:rsidRPr="00B87AB8">
        <w:rPr>
          <w:rFonts w:eastAsia="宋体"/>
          <w:szCs w:val="28"/>
        </w:rPr>
        <w:t>）</w:t>
      </w:r>
      <w:r w:rsidRPr="00B87AB8">
        <w:rPr>
          <w:rFonts w:eastAsia="宋体" w:hint="eastAsia"/>
          <w:szCs w:val="28"/>
        </w:rPr>
        <w:t>”表示，</w:t>
      </w:r>
      <w:r w:rsidRPr="00B87AB8">
        <w:rPr>
          <w:rFonts w:eastAsia="宋体"/>
          <w:szCs w:val="28"/>
        </w:rPr>
        <w:t>具体参照表</w:t>
      </w:r>
      <w:r w:rsidR="00FF68D9" w:rsidRPr="00B87AB8">
        <w:rPr>
          <w:rFonts w:eastAsia="宋体" w:hint="eastAsia"/>
          <w:szCs w:val="28"/>
        </w:rPr>
        <w:t>22</w:t>
      </w:r>
      <w:r w:rsidRPr="00B87AB8">
        <w:rPr>
          <w:rFonts w:eastAsia="宋体" w:hint="eastAsia"/>
          <w:szCs w:val="28"/>
        </w:rPr>
        <w:t>所示</w:t>
      </w:r>
      <w:r w:rsidRPr="00B87AB8">
        <w:rPr>
          <w:rFonts w:eastAsia="宋体"/>
          <w:szCs w:val="28"/>
        </w:rPr>
        <w:t>。</w:t>
      </w:r>
    </w:p>
    <w:p w14:paraId="5D58D5F9" w14:textId="77777777" w:rsidR="00E569F9" w:rsidRPr="00B87AB8" w:rsidRDefault="00E569F9" w:rsidP="00E569F9">
      <w:pPr>
        <w:ind w:firstLine="600"/>
        <w:jc w:val="both"/>
        <w:rPr>
          <w:rFonts w:eastAsia="宋体"/>
          <w:szCs w:val="28"/>
        </w:rPr>
      </w:pPr>
      <w:r w:rsidRPr="00B87AB8">
        <w:rPr>
          <w:rFonts w:eastAsia="宋体" w:hint="eastAsia"/>
          <w:szCs w:val="28"/>
        </w:rPr>
        <w:t>表</w:t>
      </w:r>
      <w:r w:rsidR="00FF68D9" w:rsidRPr="00B87AB8">
        <w:rPr>
          <w:rFonts w:eastAsia="宋体" w:hint="eastAsia"/>
          <w:szCs w:val="28"/>
        </w:rPr>
        <w:t>22</w:t>
      </w:r>
      <w:r w:rsidRPr="00B87AB8">
        <w:rPr>
          <w:rFonts w:eastAsia="宋体" w:hint="eastAsia"/>
          <w:szCs w:val="28"/>
        </w:rPr>
        <w:t>：</w:t>
      </w:r>
      <w:r w:rsidRPr="00B87AB8">
        <w:rPr>
          <w:rFonts w:eastAsia="宋体" w:hint="eastAsia"/>
          <w:szCs w:val="28"/>
        </w:rPr>
        <w:t>TRIA</w:t>
      </w:r>
      <w:r w:rsidRPr="00B87AB8">
        <w:rPr>
          <w:rFonts w:eastAsia="宋体"/>
          <w:szCs w:val="28"/>
        </w:rPr>
        <w:t>数字和</w:t>
      </w:r>
      <w:r w:rsidRPr="00B87AB8">
        <w:rPr>
          <w:rFonts w:eastAsia="宋体" w:hint="eastAsia"/>
          <w:szCs w:val="28"/>
        </w:rPr>
        <w:t>标点</w:t>
      </w:r>
      <w:r w:rsidRPr="00B87AB8">
        <w:rPr>
          <w:rFonts w:eastAsia="宋体"/>
          <w:szCs w:val="28"/>
        </w:rPr>
        <w:t>符号</w:t>
      </w:r>
      <w:r w:rsidRPr="00B87AB8">
        <w:rPr>
          <w:rFonts w:eastAsia="宋体" w:hint="eastAsia"/>
          <w:szCs w:val="28"/>
        </w:rPr>
        <w:t>和</w:t>
      </w:r>
      <w:r w:rsidRPr="00B87AB8">
        <w:rPr>
          <w:rFonts w:eastAsia="宋体"/>
          <w:szCs w:val="28"/>
        </w:rPr>
        <w:t>其他</w:t>
      </w:r>
      <w:r w:rsidRPr="00B87AB8">
        <w:rPr>
          <w:rFonts w:eastAsia="宋体" w:hint="eastAsia"/>
          <w:szCs w:val="28"/>
        </w:rPr>
        <w:t>编码比较</w:t>
      </w:r>
      <w:r w:rsidRPr="00B87AB8">
        <w:rPr>
          <w:rFonts w:eastAsia="宋体"/>
          <w:szCs w:val="28"/>
        </w:rPr>
        <w:t>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876"/>
        <w:gridCol w:w="776"/>
        <w:gridCol w:w="776"/>
        <w:gridCol w:w="776"/>
        <w:gridCol w:w="776"/>
        <w:gridCol w:w="776"/>
        <w:gridCol w:w="776"/>
        <w:gridCol w:w="776"/>
        <w:gridCol w:w="776"/>
        <w:gridCol w:w="776"/>
      </w:tblGrid>
      <w:tr w:rsidR="00E569F9" w:rsidRPr="00B87AB8" w14:paraId="2414E255" w14:textId="77777777" w:rsidTr="005C6556">
        <w:tc>
          <w:tcPr>
            <w:tcW w:w="870" w:type="pct"/>
            <w:shd w:val="clear" w:color="auto" w:fill="auto"/>
          </w:tcPr>
          <w:p w14:paraId="34159317" w14:textId="77777777" w:rsidR="00E569F9" w:rsidRPr="00B87AB8" w:rsidRDefault="00E569F9" w:rsidP="005C6556">
            <w:pPr>
              <w:ind w:firstLine="0"/>
              <w:rPr>
                <w:rFonts w:eastAsia="宋体"/>
              </w:rPr>
            </w:pPr>
            <w:r w:rsidRPr="00B87AB8">
              <w:rPr>
                <w:rFonts w:eastAsia="宋体" w:hint="eastAsia"/>
              </w:rPr>
              <w:t>数字</w:t>
            </w:r>
          </w:p>
        </w:tc>
        <w:tc>
          <w:tcPr>
            <w:tcW w:w="460" w:type="pct"/>
            <w:shd w:val="clear" w:color="auto" w:fill="auto"/>
          </w:tcPr>
          <w:p w14:paraId="3AB8A6D5" w14:textId="77777777" w:rsidR="00E569F9" w:rsidRPr="00B87AB8" w:rsidRDefault="00E569F9" w:rsidP="005C6556">
            <w:pPr>
              <w:ind w:firstLine="0"/>
              <w:jc w:val="center"/>
              <w:rPr>
                <w:rFonts w:eastAsia="宋体"/>
              </w:rPr>
            </w:pPr>
            <w:r w:rsidRPr="00B87AB8">
              <w:rPr>
                <w:rFonts w:eastAsia="宋体" w:hint="eastAsia"/>
              </w:rPr>
              <w:t>0</w:t>
            </w:r>
          </w:p>
        </w:tc>
        <w:tc>
          <w:tcPr>
            <w:tcW w:w="408" w:type="pct"/>
            <w:shd w:val="clear" w:color="auto" w:fill="auto"/>
          </w:tcPr>
          <w:p w14:paraId="58E50C2C" w14:textId="77777777" w:rsidR="00E569F9" w:rsidRPr="00B87AB8" w:rsidRDefault="00E569F9" w:rsidP="005C6556">
            <w:pPr>
              <w:ind w:firstLine="0"/>
              <w:jc w:val="center"/>
              <w:rPr>
                <w:rFonts w:eastAsia="宋体"/>
              </w:rPr>
            </w:pPr>
            <w:r w:rsidRPr="00B87AB8">
              <w:rPr>
                <w:rFonts w:eastAsia="宋体" w:hint="eastAsia"/>
              </w:rPr>
              <w:t>1</w:t>
            </w:r>
          </w:p>
        </w:tc>
        <w:tc>
          <w:tcPr>
            <w:tcW w:w="408" w:type="pct"/>
            <w:shd w:val="clear" w:color="auto" w:fill="auto"/>
          </w:tcPr>
          <w:p w14:paraId="6610E92C" w14:textId="77777777" w:rsidR="00E569F9" w:rsidRPr="00B87AB8" w:rsidRDefault="00E569F9" w:rsidP="005C6556">
            <w:pPr>
              <w:ind w:firstLine="0"/>
              <w:jc w:val="center"/>
              <w:rPr>
                <w:rFonts w:eastAsia="宋体"/>
              </w:rPr>
            </w:pPr>
            <w:r w:rsidRPr="00B87AB8">
              <w:rPr>
                <w:rFonts w:eastAsia="宋体" w:hint="eastAsia"/>
              </w:rPr>
              <w:t>2</w:t>
            </w:r>
          </w:p>
        </w:tc>
        <w:tc>
          <w:tcPr>
            <w:tcW w:w="408" w:type="pct"/>
            <w:shd w:val="clear" w:color="auto" w:fill="auto"/>
          </w:tcPr>
          <w:p w14:paraId="31CE1A1F" w14:textId="77777777" w:rsidR="00E569F9" w:rsidRPr="00B87AB8" w:rsidRDefault="00E569F9" w:rsidP="005C6556">
            <w:pPr>
              <w:ind w:firstLine="0"/>
              <w:jc w:val="center"/>
              <w:rPr>
                <w:rFonts w:eastAsia="宋体"/>
              </w:rPr>
            </w:pPr>
            <w:r w:rsidRPr="00B87AB8">
              <w:rPr>
                <w:rFonts w:eastAsia="宋体" w:hint="eastAsia"/>
              </w:rPr>
              <w:t>3</w:t>
            </w:r>
          </w:p>
        </w:tc>
        <w:tc>
          <w:tcPr>
            <w:tcW w:w="408" w:type="pct"/>
            <w:shd w:val="clear" w:color="auto" w:fill="auto"/>
          </w:tcPr>
          <w:p w14:paraId="4ACCE8A2" w14:textId="77777777" w:rsidR="00E569F9" w:rsidRPr="00B87AB8" w:rsidRDefault="00E569F9" w:rsidP="005C6556">
            <w:pPr>
              <w:ind w:firstLine="0"/>
              <w:jc w:val="center"/>
              <w:rPr>
                <w:rFonts w:eastAsia="宋体"/>
              </w:rPr>
            </w:pPr>
            <w:r w:rsidRPr="00B87AB8">
              <w:rPr>
                <w:rFonts w:eastAsia="宋体" w:hint="eastAsia"/>
              </w:rPr>
              <w:t>4</w:t>
            </w:r>
          </w:p>
        </w:tc>
        <w:tc>
          <w:tcPr>
            <w:tcW w:w="408" w:type="pct"/>
            <w:shd w:val="clear" w:color="auto" w:fill="auto"/>
          </w:tcPr>
          <w:p w14:paraId="320572BB" w14:textId="77777777" w:rsidR="00E569F9" w:rsidRPr="00B87AB8" w:rsidRDefault="00E569F9" w:rsidP="005C6556">
            <w:pPr>
              <w:ind w:firstLine="0"/>
              <w:jc w:val="center"/>
              <w:rPr>
                <w:rFonts w:eastAsia="宋体"/>
              </w:rPr>
            </w:pPr>
            <w:r w:rsidRPr="00B87AB8">
              <w:rPr>
                <w:rFonts w:eastAsia="宋体" w:hint="eastAsia"/>
              </w:rPr>
              <w:t>5</w:t>
            </w:r>
          </w:p>
        </w:tc>
        <w:tc>
          <w:tcPr>
            <w:tcW w:w="408" w:type="pct"/>
            <w:shd w:val="clear" w:color="auto" w:fill="auto"/>
          </w:tcPr>
          <w:p w14:paraId="160F4EA5" w14:textId="77777777" w:rsidR="00E569F9" w:rsidRPr="00B87AB8" w:rsidRDefault="00E569F9" w:rsidP="005C6556">
            <w:pPr>
              <w:ind w:firstLine="0"/>
              <w:jc w:val="center"/>
              <w:rPr>
                <w:rFonts w:eastAsia="宋体"/>
              </w:rPr>
            </w:pPr>
            <w:r w:rsidRPr="00B87AB8">
              <w:rPr>
                <w:rFonts w:eastAsia="宋体" w:hint="eastAsia"/>
              </w:rPr>
              <w:t>6</w:t>
            </w:r>
          </w:p>
        </w:tc>
        <w:tc>
          <w:tcPr>
            <w:tcW w:w="408" w:type="pct"/>
            <w:shd w:val="clear" w:color="auto" w:fill="auto"/>
          </w:tcPr>
          <w:p w14:paraId="6448DA32" w14:textId="77777777" w:rsidR="00E569F9" w:rsidRPr="00B87AB8" w:rsidRDefault="00E569F9" w:rsidP="005C6556">
            <w:pPr>
              <w:ind w:firstLine="0"/>
              <w:jc w:val="center"/>
              <w:rPr>
                <w:rFonts w:eastAsia="宋体"/>
              </w:rPr>
            </w:pPr>
            <w:r w:rsidRPr="00B87AB8">
              <w:rPr>
                <w:rFonts w:eastAsia="宋体" w:hint="eastAsia"/>
              </w:rPr>
              <w:t>7</w:t>
            </w:r>
          </w:p>
        </w:tc>
        <w:tc>
          <w:tcPr>
            <w:tcW w:w="408" w:type="pct"/>
            <w:shd w:val="clear" w:color="auto" w:fill="auto"/>
          </w:tcPr>
          <w:p w14:paraId="59E78A3A" w14:textId="77777777" w:rsidR="00E569F9" w:rsidRPr="00B87AB8" w:rsidRDefault="00E569F9" w:rsidP="005C6556">
            <w:pPr>
              <w:ind w:firstLine="0"/>
              <w:jc w:val="center"/>
              <w:rPr>
                <w:rFonts w:eastAsia="宋体"/>
              </w:rPr>
            </w:pPr>
            <w:r w:rsidRPr="00B87AB8">
              <w:rPr>
                <w:rFonts w:eastAsia="宋体" w:hint="eastAsia"/>
              </w:rPr>
              <w:t>8</w:t>
            </w:r>
          </w:p>
        </w:tc>
        <w:tc>
          <w:tcPr>
            <w:tcW w:w="408" w:type="pct"/>
            <w:shd w:val="clear" w:color="auto" w:fill="auto"/>
          </w:tcPr>
          <w:p w14:paraId="22AEB9A6" w14:textId="77777777" w:rsidR="00E569F9" w:rsidRPr="00B87AB8" w:rsidRDefault="00E569F9" w:rsidP="005C6556">
            <w:pPr>
              <w:ind w:firstLine="0"/>
              <w:jc w:val="center"/>
              <w:rPr>
                <w:rFonts w:eastAsia="宋体"/>
              </w:rPr>
            </w:pPr>
            <w:r w:rsidRPr="00B87AB8">
              <w:rPr>
                <w:rFonts w:eastAsia="宋体" w:hint="eastAsia"/>
              </w:rPr>
              <w:t>9</w:t>
            </w:r>
          </w:p>
        </w:tc>
      </w:tr>
      <w:tr w:rsidR="00E569F9" w:rsidRPr="00B87AB8" w14:paraId="049449CF" w14:textId="77777777" w:rsidTr="005C6556">
        <w:tc>
          <w:tcPr>
            <w:tcW w:w="870" w:type="pct"/>
            <w:shd w:val="clear" w:color="auto" w:fill="auto"/>
          </w:tcPr>
          <w:p w14:paraId="503BA63A" w14:textId="77777777" w:rsidR="00E569F9" w:rsidRPr="00B87AB8" w:rsidRDefault="00E569F9" w:rsidP="005C6556">
            <w:pPr>
              <w:ind w:firstLine="0"/>
              <w:rPr>
                <w:rFonts w:eastAsia="宋体"/>
              </w:rPr>
            </w:pPr>
            <w:r w:rsidRPr="00B87AB8">
              <w:rPr>
                <w:rFonts w:eastAsia="宋体" w:hint="eastAsia"/>
              </w:rPr>
              <w:t>TRIA</w:t>
            </w:r>
            <w:r w:rsidRPr="00B87AB8">
              <w:rPr>
                <w:rFonts w:eastAsia="宋体" w:hint="eastAsia"/>
              </w:rPr>
              <w:t>数字</w:t>
            </w:r>
          </w:p>
        </w:tc>
        <w:tc>
          <w:tcPr>
            <w:tcW w:w="460" w:type="pct"/>
            <w:shd w:val="clear" w:color="auto" w:fill="auto"/>
          </w:tcPr>
          <w:p w14:paraId="1B64E6A0" w14:textId="77777777" w:rsidR="00E569F9" w:rsidRPr="00B87AB8" w:rsidRDefault="00E569F9" w:rsidP="005C6556">
            <w:pPr>
              <w:ind w:firstLine="0"/>
              <w:jc w:val="center"/>
              <w:rPr>
                <w:rFonts w:ascii="tria" w:eastAsia="宋体" w:hAnsi="tria"/>
                <w:b/>
              </w:rPr>
            </w:pPr>
            <w:r w:rsidRPr="00B87AB8">
              <w:rPr>
                <w:rFonts w:ascii="tria" w:eastAsia="宋体" w:hAnsi="tria"/>
                <w:b/>
              </w:rPr>
              <w:t>0</w:t>
            </w:r>
          </w:p>
        </w:tc>
        <w:tc>
          <w:tcPr>
            <w:tcW w:w="408" w:type="pct"/>
            <w:shd w:val="clear" w:color="auto" w:fill="auto"/>
          </w:tcPr>
          <w:p w14:paraId="08F03CA7" w14:textId="77777777" w:rsidR="00E569F9" w:rsidRPr="00B87AB8" w:rsidRDefault="00E569F9" w:rsidP="005C6556">
            <w:pPr>
              <w:ind w:firstLine="0"/>
              <w:jc w:val="center"/>
              <w:rPr>
                <w:rFonts w:ascii="tria" w:eastAsia="宋体" w:hAnsi="tria"/>
                <w:b/>
              </w:rPr>
            </w:pPr>
            <w:r w:rsidRPr="00B87AB8">
              <w:rPr>
                <w:rFonts w:ascii="tria" w:eastAsia="宋体" w:hAnsi="tria"/>
                <w:b/>
              </w:rPr>
              <w:t>1</w:t>
            </w:r>
          </w:p>
        </w:tc>
        <w:tc>
          <w:tcPr>
            <w:tcW w:w="408" w:type="pct"/>
            <w:shd w:val="clear" w:color="auto" w:fill="auto"/>
          </w:tcPr>
          <w:p w14:paraId="035392D0" w14:textId="77777777" w:rsidR="00E569F9" w:rsidRPr="00B87AB8" w:rsidRDefault="00E569F9" w:rsidP="005C6556">
            <w:pPr>
              <w:ind w:firstLine="0"/>
              <w:jc w:val="center"/>
              <w:rPr>
                <w:rFonts w:ascii="tria" w:eastAsia="宋体" w:hAnsi="tria"/>
                <w:b/>
              </w:rPr>
            </w:pPr>
            <w:r w:rsidRPr="00B87AB8">
              <w:rPr>
                <w:rFonts w:ascii="tria" w:eastAsia="宋体" w:hAnsi="tria"/>
                <w:b/>
              </w:rPr>
              <w:t>2</w:t>
            </w:r>
          </w:p>
        </w:tc>
        <w:tc>
          <w:tcPr>
            <w:tcW w:w="408" w:type="pct"/>
            <w:shd w:val="clear" w:color="auto" w:fill="auto"/>
          </w:tcPr>
          <w:p w14:paraId="3833D542" w14:textId="77777777" w:rsidR="00E569F9" w:rsidRPr="00B87AB8" w:rsidRDefault="00E569F9" w:rsidP="005C6556">
            <w:pPr>
              <w:ind w:firstLine="0"/>
              <w:jc w:val="center"/>
              <w:rPr>
                <w:rFonts w:ascii="tria" w:eastAsia="宋体" w:hAnsi="tria"/>
                <w:b/>
              </w:rPr>
            </w:pPr>
            <w:r w:rsidRPr="00B87AB8">
              <w:rPr>
                <w:rFonts w:ascii="tria" w:eastAsia="宋体" w:hAnsi="tria"/>
                <w:b/>
              </w:rPr>
              <w:t>3</w:t>
            </w:r>
          </w:p>
        </w:tc>
        <w:tc>
          <w:tcPr>
            <w:tcW w:w="408" w:type="pct"/>
            <w:shd w:val="clear" w:color="auto" w:fill="auto"/>
          </w:tcPr>
          <w:p w14:paraId="37891873" w14:textId="77777777" w:rsidR="00E569F9" w:rsidRPr="00B87AB8" w:rsidRDefault="00E569F9" w:rsidP="005C6556">
            <w:pPr>
              <w:ind w:firstLine="0"/>
              <w:jc w:val="center"/>
              <w:rPr>
                <w:rFonts w:ascii="tria" w:eastAsia="宋体" w:hAnsi="tria"/>
                <w:b/>
              </w:rPr>
            </w:pPr>
            <w:r w:rsidRPr="00B87AB8">
              <w:rPr>
                <w:rFonts w:ascii="tria" w:eastAsia="宋体" w:hAnsi="tria"/>
                <w:b/>
              </w:rPr>
              <w:t>4</w:t>
            </w:r>
          </w:p>
        </w:tc>
        <w:tc>
          <w:tcPr>
            <w:tcW w:w="408" w:type="pct"/>
            <w:shd w:val="clear" w:color="auto" w:fill="auto"/>
          </w:tcPr>
          <w:p w14:paraId="217BCB98" w14:textId="77777777" w:rsidR="00E569F9" w:rsidRPr="00B87AB8" w:rsidRDefault="00E569F9" w:rsidP="005C6556">
            <w:pPr>
              <w:ind w:firstLine="0"/>
              <w:jc w:val="center"/>
              <w:rPr>
                <w:rFonts w:ascii="tria" w:eastAsia="宋体" w:hAnsi="tria"/>
                <w:b/>
              </w:rPr>
            </w:pPr>
            <w:r w:rsidRPr="00B87AB8">
              <w:rPr>
                <w:rFonts w:ascii="tria" w:eastAsia="宋体" w:hAnsi="tria"/>
                <w:b/>
              </w:rPr>
              <w:t>5</w:t>
            </w:r>
          </w:p>
        </w:tc>
        <w:tc>
          <w:tcPr>
            <w:tcW w:w="408" w:type="pct"/>
            <w:shd w:val="clear" w:color="auto" w:fill="auto"/>
          </w:tcPr>
          <w:p w14:paraId="253E5B90" w14:textId="77777777" w:rsidR="00E569F9" w:rsidRPr="00B87AB8" w:rsidRDefault="00E569F9" w:rsidP="005C6556">
            <w:pPr>
              <w:ind w:firstLine="0"/>
              <w:jc w:val="center"/>
              <w:rPr>
                <w:rFonts w:ascii="tria" w:eastAsia="宋体" w:hAnsi="tria"/>
                <w:b/>
              </w:rPr>
            </w:pPr>
            <w:r w:rsidRPr="00B87AB8">
              <w:rPr>
                <w:rFonts w:ascii="tria" w:eastAsia="宋体" w:hAnsi="tria"/>
                <w:b/>
              </w:rPr>
              <w:t>6</w:t>
            </w:r>
          </w:p>
        </w:tc>
        <w:tc>
          <w:tcPr>
            <w:tcW w:w="408" w:type="pct"/>
            <w:shd w:val="clear" w:color="auto" w:fill="auto"/>
          </w:tcPr>
          <w:p w14:paraId="644B78E1" w14:textId="77777777" w:rsidR="00E569F9" w:rsidRPr="00B87AB8" w:rsidRDefault="00E569F9" w:rsidP="005C6556">
            <w:pPr>
              <w:ind w:firstLine="0"/>
              <w:jc w:val="center"/>
              <w:rPr>
                <w:rFonts w:ascii="tria" w:eastAsia="宋体" w:hAnsi="tria"/>
                <w:b/>
              </w:rPr>
            </w:pPr>
            <w:r w:rsidRPr="00B87AB8">
              <w:rPr>
                <w:rFonts w:ascii="tria" w:eastAsia="宋体" w:hAnsi="tria"/>
                <w:b/>
              </w:rPr>
              <w:t>7</w:t>
            </w:r>
          </w:p>
        </w:tc>
        <w:tc>
          <w:tcPr>
            <w:tcW w:w="408" w:type="pct"/>
            <w:shd w:val="clear" w:color="auto" w:fill="auto"/>
          </w:tcPr>
          <w:p w14:paraId="3E693A36" w14:textId="77777777" w:rsidR="00E569F9" w:rsidRPr="00B87AB8" w:rsidRDefault="00E569F9" w:rsidP="005C6556">
            <w:pPr>
              <w:ind w:firstLine="0"/>
              <w:jc w:val="center"/>
              <w:rPr>
                <w:rFonts w:ascii="tria" w:eastAsia="宋体" w:hAnsi="tria"/>
                <w:b/>
              </w:rPr>
            </w:pPr>
            <w:r w:rsidRPr="00B87AB8">
              <w:rPr>
                <w:rFonts w:ascii="tria" w:eastAsia="宋体" w:hAnsi="tria"/>
                <w:b/>
              </w:rPr>
              <w:t>8</w:t>
            </w:r>
          </w:p>
        </w:tc>
        <w:tc>
          <w:tcPr>
            <w:tcW w:w="408" w:type="pct"/>
            <w:shd w:val="clear" w:color="auto" w:fill="auto"/>
          </w:tcPr>
          <w:p w14:paraId="65EB07BA" w14:textId="77777777" w:rsidR="00E569F9" w:rsidRPr="00B87AB8" w:rsidRDefault="00E569F9" w:rsidP="005C6556">
            <w:pPr>
              <w:ind w:firstLine="0"/>
              <w:jc w:val="center"/>
              <w:rPr>
                <w:rFonts w:ascii="tria" w:eastAsia="宋体" w:hAnsi="tria"/>
                <w:b/>
              </w:rPr>
            </w:pPr>
            <w:r w:rsidRPr="00B87AB8">
              <w:rPr>
                <w:rFonts w:ascii="tria" w:eastAsia="宋体" w:hAnsi="tria"/>
                <w:b/>
              </w:rPr>
              <w:t>9</w:t>
            </w:r>
          </w:p>
        </w:tc>
      </w:tr>
      <w:tr w:rsidR="00E569F9" w:rsidRPr="00B87AB8" w14:paraId="05354CD4" w14:textId="77777777" w:rsidTr="005C6556">
        <w:tc>
          <w:tcPr>
            <w:tcW w:w="870" w:type="pct"/>
            <w:shd w:val="clear" w:color="auto" w:fill="auto"/>
          </w:tcPr>
          <w:p w14:paraId="47E03881" w14:textId="77777777" w:rsidR="00E569F9" w:rsidRPr="00B87AB8" w:rsidRDefault="00E569F9" w:rsidP="005C6556">
            <w:pPr>
              <w:ind w:firstLine="0"/>
              <w:rPr>
                <w:rFonts w:eastAsia="宋体"/>
              </w:rPr>
            </w:pPr>
            <w:r w:rsidRPr="00B87AB8">
              <w:rPr>
                <w:rFonts w:eastAsia="宋体" w:hint="eastAsia"/>
              </w:rPr>
              <w:t>扩展</w:t>
            </w:r>
            <w:r w:rsidRPr="00B87AB8">
              <w:rPr>
                <w:rFonts w:eastAsia="宋体" w:hint="eastAsia"/>
              </w:rPr>
              <w:t>ASCII</w:t>
            </w:r>
          </w:p>
        </w:tc>
        <w:tc>
          <w:tcPr>
            <w:tcW w:w="460" w:type="pct"/>
            <w:shd w:val="clear" w:color="auto" w:fill="auto"/>
          </w:tcPr>
          <w:p w14:paraId="7FE49070" w14:textId="77777777" w:rsidR="00E569F9" w:rsidRPr="00B87AB8" w:rsidRDefault="00E569F9" w:rsidP="005C6556">
            <w:pPr>
              <w:ind w:firstLine="0"/>
              <w:jc w:val="center"/>
              <w:rPr>
                <w:rFonts w:eastAsia="宋体"/>
              </w:rPr>
            </w:pPr>
            <w:r w:rsidRPr="00B87AB8">
              <w:rPr>
                <w:rFonts w:eastAsia="宋体" w:hint="eastAsia"/>
              </w:rPr>
              <w:t>0xb0</w:t>
            </w:r>
          </w:p>
        </w:tc>
        <w:tc>
          <w:tcPr>
            <w:tcW w:w="408" w:type="pct"/>
            <w:shd w:val="clear" w:color="auto" w:fill="auto"/>
          </w:tcPr>
          <w:p w14:paraId="7E86283F" w14:textId="77777777" w:rsidR="00E569F9" w:rsidRPr="00B87AB8" w:rsidRDefault="00E569F9" w:rsidP="005C6556">
            <w:pPr>
              <w:ind w:firstLine="0"/>
              <w:jc w:val="center"/>
              <w:rPr>
                <w:rFonts w:eastAsia="宋体"/>
              </w:rPr>
            </w:pPr>
            <w:r w:rsidRPr="00B87AB8">
              <w:rPr>
                <w:rFonts w:eastAsia="宋体" w:hint="eastAsia"/>
              </w:rPr>
              <w:t>0xb1</w:t>
            </w:r>
          </w:p>
        </w:tc>
        <w:tc>
          <w:tcPr>
            <w:tcW w:w="408" w:type="pct"/>
            <w:shd w:val="clear" w:color="auto" w:fill="auto"/>
          </w:tcPr>
          <w:p w14:paraId="7BC2F9FC" w14:textId="77777777" w:rsidR="00E569F9" w:rsidRPr="00B87AB8" w:rsidRDefault="00E569F9" w:rsidP="005C6556">
            <w:pPr>
              <w:ind w:firstLine="0"/>
              <w:jc w:val="center"/>
              <w:rPr>
                <w:rFonts w:eastAsia="宋体"/>
              </w:rPr>
            </w:pPr>
            <w:r w:rsidRPr="00B87AB8">
              <w:rPr>
                <w:rFonts w:eastAsia="宋体" w:hint="eastAsia"/>
              </w:rPr>
              <w:t>0xb2</w:t>
            </w:r>
          </w:p>
        </w:tc>
        <w:tc>
          <w:tcPr>
            <w:tcW w:w="408" w:type="pct"/>
            <w:shd w:val="clear" w:color="auto" w:fill="auto"/>
          </w:tcPr>
          <w:p w14:paraId="01FD378E" w14:textId="77777777" w:rsidR="00E569F9" w:rsidRPr="00B87AB8" w:rsidRDefault="00E569F9" w:rsidP="005C6556">
            <w:pPr>
              <w:ind w:firstLine="0"/>
              <w:jc w:val="center"/>
              <w:rPr>
                <w:rFonts w:eastAsia="宋体"/>
              </w:rPr>
            </w:pPr>
            <w:r w:rsidRPr="00B87AB8">
              <w:rPr>
                <w:rFonts w:eastAsia="宋体" w:hint="eastAsia"/>
              </w:rPr>
              <w:t>0xb3</w:t>
            </w:r>
          </w:p>
        </w:tc>
        <w:tc>
          <w:tcPr>
            <w:tcW w:w="408" w:type="pct"/>
            <w:shd w:val="clear" w:color="auto" w:fill="auto"/>
          </w:tcPr>
          <w:p w14:paraId="6A48F190" w14:textId="77777777" w:rsidR="00E569F9" w:rsidRPr="00B87AB8" w:rsidRDefault="00E569F9" w:rsidP="005C6556">
            <w:pPr>
              <w:ind w:firstLine="0"/>
              <w:jc w:val="center"/>
              <w:rPr>
                <w:rFonts w:eastAsia="宋体"/>
              </w:rPr>
            </w:pPr>
            <w:r w:rsidRPr="00B87AB8">
              <w:rPr>
                <w:rFonts w:eastAsia="宋体" w:hint="eastAsia"/>
              </w:rPr>
              <w:t>0xb4</w:t>
            </w:r>
          </w:p>
        </w:tc>
        <w:tc>
          <w:tcPr>
            <w:tcW w:w="408" w:type="pct"/>
            <w:shd w:val="clear" w:color="auto" w:fill="auto"/>
          </w:tcPr>
          <w:p w14:paraId="0B681D40" w14:textId="77777777" w:rsidR="00E569F9" w:rsidRPr="00B87AB8" w:rsidRDefault="00E569F9" w:rsidP="005C6556">
            <w:pPr>
              <w:ind w:firstLine="0"/>
              <w:jc w:val="center"/>
              <w:rPr>
                <w:rFonts w:eastAsia="宋体"/>
              </w:rPr>
            </w:pPr>
            <w:r w:rsidRPr="00B87AB8">
              <w:rPr>
                <w:rFonts w:eastAsia="宋体" w:hint="eastAsia"/>
              </w:rPr>
              <w:t>0xb5</w:t>
            </w:r>
          </w:p>
        </w:tc>
        <w:tc>
          <w:tcPr>
            <w:tcW w:w="408" w:type="pct"/>
            <w:shd w:val="clear" w:color="auto" w:fill="auto"/>
          </w:tcPr>
          <w:p w14:paraId="3436D500" w14:textId="77777777" w:rsidR="00E569F9" w:rsidRPr="00B87AB8" w:rsidRDefault="00E569F9" w:rsidP="005C6556">
            <w:pPr>
              <w:ind w:firstLine="0"/>
              <w:jc w:val="center"/>
              <w:rPr>
                <w:rFonts w:eastAsia="宋体"/>
              </w:rPr>
            </w:pPr>
            <w:r w:rsidRPr="00B87AB8">
              <w:rPr>
                <w:rFonts w:eastAsia="宋体" w:hint="eastAsia"/>
              </w:rPr>
              <w:t>0xb6</w:t>
            </w:r>
          </w:p>
        </w:tc>
        <w:tc>
          <w:tcPr>
            <w:tcW w:w="408" w:type="pct"/>
            <w:shd w:val="clear" w:color="auto" w:fill="auto"/>
          </w:tcPr>
          <w:p w14:paraId="3696360B" w14:textId="77777777" w:rsidR="00E569F9" w:rsidRPr="00B87AB8" w:rsidRDefault="00E569F9" w:rsidP="005C6556">
            <w:pPr>
              <w:ind w:firstLine="0"/>
              <w:jc w:val="center"/>
              <w:rPr>
                <w:rFonts w:eastAsia="宋体"/>
              </w:rPr>
            </w:pPr>
            <w:r w:rsidRPr="00B87AB8">
              <w:rPr>
                <w:rFonts w:eastAsia="宋体" w:hint="eastAsia"/>
              </w:rPr>
              <w:t>0xb7</w:t>
            </w:r>
          </w:p>
        </w:tc>
        <w:tc>
          <w:tcPr>
            <w:tcW w:w="408" w:type="pct"/>
            <w:shd w:val="clear" w:color="auto" w:fill="auto"/>
          </w:tcPr>
          <w:p w14:paraId="3BA4240E" w14:textId="77777777" w:rsidR="00E569F9" w:rsidRPr="00B87AB8" w:rsidRDefault="00E569F9" w:rsidP="005C6556">
            <w:pPr>
              <w:ind w:firstLine="0"/>
              <w:jc w:val="center"/>
              <w:rPr>
                <w:rFonts w:eastAsia="宋体"/>
              </w:rPr>
            </w:pPr>
            <w:r w:rsidRPr="00B87AB8">
              <w:rPr>
                <w:rFonts w:eastAsia="宋体" w:hint="eastAsia"/>
              </w:rPr>
              <w:t>0xb8</w:t>
            </w:r>
          </w:p>
        </w:tc>
        <w:tc>
          <w:tcPr>
            <w:tcW w:w="408" w:type="pct"/>
            <w:shd w:val="clear" w:color="auto" w:fill="auto"/>
          </w:tcPr>
          <w:p w14:paraId="230801AF" w14:textId="77777777" w:rsidR="00E569F9" w:rsidRPr="00B87AB8" w:rsidRDefault="00E569F9" w:rsidP="005C6556">
            <w:pPr>
              <w:ind w:firstLine="0"/>
              <w:jc w:val="center"/>
              <w:rPr>
                <w:rFonts w:eastAsia="宋体"/>
              </w:rPr>
            </w:pPr>
            <w:r w:rsidRPr="00B87AB8">
              <w:rPr>
                <w:rFonts w:eastAsia="宋体" w:hint="eastAsia"/>
              </w:rPr>
              <w:t>0xb9</w:t>
            </w:r>
          </w:p>
        </w:tc>
      </w:tr>
      <w:tr w:rsidR="00E569F9" w:rsidRPr="00B87AB8" w14:paraId="25E3AFE9" w14:textId="77777777" w:rsidTr="005C6556">
        <w:tc>
          <w:tcPr>
            <w:tcW w:w="870" w:type="pct"/>
            <w:shd w:val="clear" w:color="auto" w:fill="auto"/>
          </w:tcPr>
          <w:p w14:paraId="68D1019B" w14:textId="77777777" w:rsidR="00E569F9" w:rsidRPr="00B87AB8" w:rsidRDefault="00E569F9" w:rsidP="005C6556">
            <w:pPr>
              <w:ind w:firstLine="0"/>
              <w:rPr>
                <w:rFonts w:eastAsia="宋体"/>
              </w:rPr>
            </w:pPr>
            <w:r w:rsidRPr="00B87AB8">
              <w:rPr>
                <w:rFonts w:eastAsia="宋体" w:hint="eastAsia"/>
              </w:rPr>
              <w:t>Unicode</w:t>
            </w:r>
            <w:r w:rsidRPr="00B87AB8">
              <w:rPr>
                <w:rFonts w:eastAsia="宋体" w:hint="eastAsia"/>
              </w:rPr>
              <w:t>码</w:t>
            </w:r>
          </w:p>
        </w:tc>
        <w:tc>
          <w:tcPr>
            <w:tcW w:w="460" w:type="pct"/>
            <w:shd w:val="clear" w:color="auto" w:fill="auto"/>
          </w:tcPr>
          <w:p w14:paraId="35379809" w14:textId="77777777" w:rsidR="00E569F9" w:rsidRPr="00B87AB8" w:rsidRDefault="00E569F9" w:rsidP="005C6556">
            <w:pPr>
              <w:ind w:firstLine="0"/>
              <w:jc w:val="center"/>
              <w:rPr>
                <w:rFonts w:eastAsia="宋体"/>
              </w:rPr>
            </w:pPr>
            <w:r w:rsidRPr="00B87AB8">
              <w:rPr>
                <w:rFonts w:eastAsia="宋体" w:hint="eastAsia"/>
              </w:rPr>
              <w:t>2b</w:t>
            </w:r>
            <w:r w:rsidRPr="00B87AB8">
              <w:rPr>
                <w:rFonts w:eastAsia="宋体"/>
              </w:rPr>
              <w:t>b0</w:t>
            </w:r>
          </w:p>
        </w:tc>
        <w:tc>
          <w:tcPr>
            <w:tcW w:w="408" w:type="pct"/>
            <w:shd w:val="clear" w:color="auto" w:fill="auto"/>
          </w:tcPr>
          <w:p w14:paraId="30D06D5C" w14:textId="77777777" w:rsidR="00E569F9" w:rsidRPr="00B87AB8" w:rsidRDefault="00E569F9" w:rsidP="005C6556">
            <w:pPr>
              <w:ind w:firstLine="0"/>
              <w:jc w:val="center"/>
              <w:rPr>
                <w:rFonts w:eastAsia="宋体"/>
              </w:rPr>
            </w:pPr>
            <w:r w:rsidRPr="00B87AB8">
              <w:rPr>
                <w:rFonts w:eastAsia="宋体" w:hint="eastAsia"/>
              </w:rPr>
              <w:t>2b</w:t>
            </w:r>
            <w:r w:rsidRPr="00B87AB8">
              <w:rPr>
                <w:rFonts w:eastAsia="宋体"/>
              </w:rPr>
              <w:t>b1</w:t>
            </w:r>
          </w:p>
        </w:tc>
        <w:tc>
          <w:tcPr>
            <w:tcW w:w="408" w:type="pct"/>
            <w:shd w:val="clear" w:color="auto" w:fill="auto"/>
          </w:tcPr>
          <w:p w14:paraId="47001EF7" w14:textId="77777777" w:rsidR="00E569F9" w:rsidRPr="00B87AB8" w:rsidRDefault="00E569F9" w:rsidP="005C6556">
            <w:pPr>
              <w:ind w:firstLine="0"/>
              <w:rPr>
                <w:rFonts w:eastAsia="宋体"/>
              </w:rPr>
            </w:pPr>
            <w:r w:rsidRPr="00B87AB8">
              <w:rPr>
                <w:rFonts w:eastAsia="宋体" w:hint="eastAsia"/>
              </w:rPr>
              <w:t>2b</w:t>
            </w:r>
            <w:r w:rsidRPr="00B87AB8">
              <w:rPr>
                <w:rFonts w:eastAsia="宋体"/>
              </w:rPr>
              <w:t>b2</w:t>
            </w:r>
          </w:p>
        </w:tc>
        <w:tc>
          <w:tcPr>
            <w:tcW w:w="408" w:type="pct"/>
            <w:shd w:val="clear" w:color="auto" w:fill="auto"/>
          </w:tcPr>
          <w:p w14:paraId="6AB0BA93" w14:textId="77777777" w:rsidR="00E569F9" w:rsidRPr="00B87AB8" w:rsidRDefault="00E569F9" w:rsidP="005C6556">
            <w:pPr>
              <w:ind w:firstLine="0"/>
              <w:jc w:val="center"/>
              <w:rPr>
                <w:rFonts w:eastAsia="宋体"/>
              </w:rPr>
            </w:pPr>
            <w:r w:rsidRPr="00B87AB8">
              <w:rPr>
                <w:rFonts w:eastAsia="宋体" w:hint="eastAsia"/>
              </w:rPr>
              <w:t>2b</w:t>
            </w:r>
            <w:r w:rsidRPr="00B87AB8">
              <w:rPr>
                <w:rFonts w:eastAsia="宋体"/>
              </w:rPr>
              <w:t>b3</w:t>
            </w:r>
          </w:p>
        </w:tc>
        <w:tc>
          <w:tcPr>
            <w:tcW w:w="408" w:type="pct"/>
            <w:shd w:val="clear" w:color="auto" w:fill="auto"/>
          </w:tcPr>
          <w:p w14:paraId="18F2993C" w14:textId="77777777" w:rsidR="00E569F9" w:rsidRPr="00B87AB8" w:rsidRDefault="00E569F9" w:rsidP="005C6556">
            <w:pPr>
              <w:ind w:firstLine="0"/>
              <w:jc w:val="center"/>
              <w:rPr>
                <w:rFonts w:eastAsia="宋体"/>
              </w:rPr>
            </w:pPr>
            <w:r w:rsidRPr="00B87AB8">
              <w:rPr>
                <w:rFonts w:eastAsia="宋体" w:hint="eastAsia"/>
              </w:rPr>
              <w:t>2b</w:t>
            </w:r>
            <w:r w:rsidRPr="00B87AB8">
              <w:rPr>
                <w:rFonts w:eastAsia="宋体"/>
              </w:rPr>
              <w:t>b4</w:t>
            </w:r>
          </w:p>
        </w:tc>
        <w:tc>
          <w:tcPr>
            <w:tcW w:w="408" w:type="pct"/>
            <w:shd w:val="clear" w:color="auto" w:fill="auto"/>
          </w:tcPr>
          <w:p w14:paraId="2DED41A1" w14:textId="77777777" w:rsidR="00E569F9" w:rsidRPr="00B87AB8" w:rsidRDefault="00E569F9" w:rsidP="005C6556">
            <w:pPr>
              <w:ind w:firstLine="0"/>
              <w:jc w:val="center"/>
              <w:rPr>
                <w:rFonts w:eastAsia="宋体"/>
              </w:rPr>
            </w:pPr>
            <w:r w:rsidRPr="00B87AB8">
              <w:rPr>
                <w:rFonts w:eastAsia="宋体" w:hint="eastAsia"/>
              </w:rPr>
              <w:t>2b</w:t>
            </w:r>
            <w:r w:rsidRPr="00B87AB8">
              <w:rPr>
                <w:rFonts w:eastAsia="宋体"/>
              </w:rPr>
              <w:t>b5</w:t>
            </w:r>
          </w:p>
        </w:tc>
        <w:tc>
          <w:tcPr>
            <w:tcW w:w="408" w:type="pct"/>
            <w:shd w:val="clear" w:color="auto" w:fill="auto"/>
          </w:tcPr>
          <w:p w14:paraId="01FB8520" w14:textId="77777777" w:rsidR="00E569F9" w:rsidRPr="00B87AB8" w:rsidRDefault="00E569F9" w:rsidP="005C6556">
            <w:pPr>
              <w:ind w:firstLine="0"/>
              <w:jc w:val="center"/>
              <w:rPr>
                <w:rFonts w:eastAsia="宋体"/>
              </w:rPr>
            </w:pPr>
            <w:r w:rsidRPr="00B87AB8">
              <w:rPr>
                <w:rFonts w:eastAsia="宋体" w:hint="eastAsia"/>
              </w:rPr>
              <w:t>2b</w:t>
            </w:r>
            <w:r w:rsidRPr="00B87AB8">
              <w:rPr>
                <w:rFonts w:eastAsia="宋体"/>
              </w:rPr>
              <w:t>b6</w:t>
            </w:r>
          </w:p>
        </w:tc>
        <w:tc>
          <w:tcPr>
            <w:tcW w:w="408" w:type="pct"/>
            <w:shd w:val="clear" w:color="auto" w:fill="auto"/>
          </w:tcPr>
          <w:p w14:paraId="292EC29E" w14:textId="77777777" w:rsidR="00E569F9" w:rsidRPr="00B87AB8" w:rsidRDefault="00E569F9" w:rsidP="005C6556">
            <w:pPr>
              <w:ind w:firstLine="0"/>
              <w:jc w:val="center"/>
              <w:rPr>
                <w:rFonts w:eastAsia="宋体"/>
              </w:rPr>
            </w:pPr>
            <w:r w:rsidRPr="00B87AB8">
              <w:rPr>
                <w:rFonts w:eastAsia="宋体" w:hint="eastAsia"/>
              </w:rPr>
              <w:t>2b</w:t>
            </w:r>
            <w:r w:rsidRPr="00B87AB8">
              <w:rPr>
                <w:rFonts w:eastAsia="宋体"/>
              </w:rPr>
              <w:t>b7</w:t>
            </w:r>
          </w:p>
        </w:tc>
        <w:tc>
          <w:tcPr>
            <w:tcW w:w="408" w:type="pct"/>
            <w:shd w:val="clear" w:color="auto" w:fill="auto"/>
          </w:tcPr>
          <w:p w14:paraId="01ECDE67" w14:textId="77777777" w:rsidR="00E569F9" w:rsidRPr="00B87AB8" w:rsidRDefault="00E569F9" w:rsidP="005C6556">
            <w:pPr>
              <w:ind w:firstLine="0"/>
              <w:jc w:val="center"/>
              <w:rPr>
                <w:rFonts w:eastAsia="宋体"/>
              </w:rPr>
            </w:pPr>
            <w:r w:rsidRPr="00B87AB8">
              <w:rPr>
                <w:rFonts w:eastAsia="宋体" w:hint="eastAsia"/>
              </w:rPr>
              <w:t>2b</w:t>
            </w:r>
            <w:r w:rsidRPr="00B87AB8">
              <w:rPr>
                <w:rFonts w:eastAsia="宋体"/>
              </w:rPr>
              <w:t>b8</w:t>
            </w:r>
          </w:p>
        </w:tc>
        <w:tc>
          <w:tcPr>
            <w:tcW w:w="408" w:type="pct"/>
            <w:shd w:val="clear" w:color="auto" w:fill="auto"/>
          </w:tcPr>
          <w:p w14:paraId="771CC5F8" w14:textId="77777777" w:rsidR="00E569F9" w:rsidRPr="00B87AB8" w:rsidRDefault="00E569F9" w:rsidP="005C6556">
            <w:pPr>
              <w:ind w:firstLine="0"/>
              <w:jc w:val="center"/>
              <w:rPr>
                <w:rFonts w:eastAsia="宋体"/>
              </w:rPr>
            </w:pPr>
            <w:r w:rsidRPr="00B87AB8">
              <w:rPr>
                <w:rFonts w:eastAsia="宋体" w:hint="eastAsia"/>
              </w:rPr>
              <w:t>2b</w:t>
            </w:r>
            <w:r w:rsidRPr="00B87AB8">
              <w:rPr>
                <w:rFonts w:eastAsia="宋体"/>
              </w:rPr>
              <w:t>b9</w:t>
            </w:r>
          </w:p>
        </w:tc>
      </w:tr>
      <w:tr w:rsidR="00E569F9" w:rsidRPr="00B87AB8" w14:paraId="4CD81BE7" w14:textId="77777777" w:rsidTr="005C6556">
        <w:tc>
          <w:tcPr>
            <w:tcW w:w="870" w:type="pct"/>
            <w:shd w:val="clear" w:color="auto" w:fill="auto"/>
          </w:tcPr>
          <w:p w14:paraId="2AE04EF1"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轨迹编码</w:t>
            </w:r>
          </w:p>
        </w:tc>
        <w:tc>
          <w:tcPr>
            <w:tcW w:w="460" w:type="pct"/>
            <w:shd w:val="clear" w:color="auto" w:fill="auto"/>
          </w:tcPr>
          <w:p w14:paraId="7A415075"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101111</w:t>
            </w:r>
          </w:p>
        </w:tc>
        <w:tc>
          <w:tcPr>
            <w:tcW w:w="408" w:type="pct"/>
            <w:shd w:val="clear" w:color="auto" w:fill="auto"/>
            <w:vAlign w:val="center"/>
          </w:tcPr>
          <w:p w14:paraId="36B8A1B3"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10</w:t>
            </w:r>
          </w:p>
        </w:tc>
        <w:tc>
          <w:tcPr>
            <w:tcW w:w="408" w:type="pct"/>
            <w:shd w:val="clear" w:color="auto" w:fill="auto"/>
            <w:vAlign w:val="center"/>
          </w:tcPr>
          <w:p w14:paraId="642019FB"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1T01</w:t>
            </w:r>
          </w:p>
        </w:tc>
        <w:tc>
          <w:tcPr>
            <w:tcW w:w="408" w:type="pct"/>
            <w:shd w:val="clear" w:color="auto" w:fill="auto"/>
            <w:vAlign w:val="center"/>
          </w:tcPr>
          <w:p w14:paraId="3E9196BD"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1TTT</w:t>
            </w:r>
          </w:p>
        </w:tc>
        <w:tc>
          <w:tcPr>
            <w:tcW w:w="408" w:type="pct"/>
            <w:shd w:val="clear" w:color="auto" w:fill="auto"/>
            <w:vAlign w:val="center"/>
          </w:tcPr>
          <w:p w14:paraId="7250A15B"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10T</w:t>
            </w:r>
          </w:p>
        </w:tc>
        <w:tc>
          <w:tcPr>
            <w:tcW w:w="408" w:type="pct"/>
            <w:shd w:val="clear" w:color="auto" w:fill="auto"/>
            <w:vAlign w:val="center"/>
          </w:tcPr>
          <w:p w14:paraId="1A4B11F4"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1110</w:t>
            </w:r>
          </w:p>
        </w:tc>
        <w:tc>
          <w:tcPr>
            <w:tcW w:w="408" w:type="pct"/>
            <w:shd w:val="clear" w:color="auto" w:fill="auto"/>
            <w:vAlign w:val="center"/>
          </w:tcPr>
          <w:p w14:paraId="4CFC74B6"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1TTT0</w:t>
            </w:r>
          </w:p>
        </w:tc>
        <w:tc>
          <w:tcPr>
            <w:tcW w:w="408" w:type="pct"/>
            <w:shd w:val="clear" w:color="auto" w:fill="auto"/>
            <w:vAlign w:val="center"/>
          </w:tcPr>
          <w:p w14:paraId="0C16575E"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1TT</w:t>
            </w:r>
          </w:p>
        </w:tc>
        <w:tc>
          <w:tcPr>
            <w:tcW w:w="408" w:type="pct"/>
            <w:shd w:val="clear" w:color="auto" w:fill="auto"/>
            <w:vAlign w:val="center"/>
          </w:tcPr>
          <w:p w14:paraId="50225E2E"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10T0</w:t>
            </w:r>
          </w:p>
        </w:tc>
        <w:tc>
          <w:tcPr>
            <w:tcW w:w="408" w:type="pct"/>
            <w:shd w:val="clear" w:color="auto" w:fill="auto"/>
            <w:vAlign w:val="center"/>
          </w:tcPr>
          <w:p w14:paraId="5183EAEB"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11110</w:t>
            </w:r>
          </w:p>
        </w:tc>
      </w:tr>
      <w:tr w:rsidR="00E569F9" w:rsidRPr="00B87AB8" w14:paraId="635A7A9A" w14:textId="77777777" w:rsidTr="005C6556">
        <w:tc>
          <w:tcPr>
            <w:tcW w:w="870" w:type="pct"/>
            <w:shd w:val="clear" w:color="auto" w:fill="auto"/>
          </w:tcPr>
          <w:p w14:paraId="19B3414A" w14:textId="77777777" w:rsidR="00E569F9" w:rsidRPr="00B87AB8" w:rsidRDefault="00E569F9" w:rsidP="005C6556">
            <w:pPr>
              <w:ind w:firstLine="0"/>
              <w:rPr>
                <w:rFonts w:eastAsia="宋体"/>
              </w:rPr>
            </w:pPr>
            <w:r w:rsidRPr="00B87AB8">
              <w:rPr>
                <w:rFonts w:eastAsia="宋体" w:hint="eastAsia"/>
              </w:rPr>
              <w:t>标点符号</w:t>
            </w:r>
          </w:p>
        </w:tc>
        <w:tc>
          <w:tcPr>
            <w:tcW w:w="460" w:type="pct"/>
            <w:shd w:val="clear" w:color="auto" w:fill="auto"/>
          </w:tcPr>
          <w:p w14:paraId="0CDC7B98" w14:textId="77777777" w:rsidR="00E569F9" w:rsidRPr="00B87AB8" w:rsidRDefault="00E569F9" w:rsidP="005C6556">
            <w:pPr>
              <w:ind w:firstLine="0"/>
              <w:jc w:val="center"/>
              <w:rPr>
                <w:rFonts w:eastAsia="宋体"/>
              </w:rPr>
            </w:pPr>
            <w:r w:rsidRPr="00B87AB8">
              <w:rPr>
                <w:rFonts w:eastAsia="宋体" w:hint="eastAsia"/>
              </w:rPr>
              <w:t>！</w:t>
            </w:r>
          </w:p>
        </w:tc>
        <w:tc>
          <w:tcPr>
            <w:tcW w:w="408" w:type="pct"/>
            <w:shd w:val="clear" w:color="auto" w:fill="auto"/>
          </w:tcPr>
          <w:p w14:paraId="017E232E" w14:textId="77777777" w:rsidR="00E569F9" w:rsidRPr="00B87AB8" w:rsidRDefault="00E569F9" w:rsidP="005C6556">
            <w:pPr>
              <w:ind w:firstLine="0"/>
              <w:jc w:val="center"/>
              <w:rPr>
                <w:rFonts w:eastAsia="宋体"/>
              </w:rPr>
            </w:pPr>
            <w:r w:rsidRPr="00B87AB8">
              <w:rPr>
                <w:rFonts w:eastAsia="宋体" w:hint="eastAsia"/>
              </w:rPr>
              <w:t>@</w:t>
            </w:r>
          </w:p>
        </w:tc>
        <w:tc>
          <w:tcPr>
            <w:tcW w:w="408" w:type="pct"/>
            <w:shd w:val="clear" w:color="auto" w:fill="auto"/>
          </w:tcPr>
          <w:p w14:paraId="5F184E96" w14:textId="77777777" w:rsidR="00E569F9" w:rsidRPr="00B87AB8" w:rsidRDefault="00E569F9" w:rsidP="005C6556">
            <w:pPr>
              <w:ind w:firstLine="0"/>
              <w:jc w:val="center"/>
              <w:rPr>
                <w:rFonts w:eastAsia="宋体"/>
              </w:rPr>
            </w:pPr>
            <w:r w:rsidRPr="00B87AB8">
              <w:rPr>
                <w:rFonts w:eastAsia="宋体" w:hint="eastAsia"/>
              </w:rPr>
              <w:t>#</w:t>
            </w:r>
          </w:p>
        </w:tc>
        <w:tc>
          <w:tcPr>
            <w:tcW w:w="408" w:type="pct"/>
            <w:shd w:val="clear" w:color="auto" w:fill="auto"/>
          </w:tcPr>
          <w:p w14:paraId="428BB725" w14:textId="77777777" w:rsidR="00E569F9" w:rsidRPr="00B87AB8" w:rsidRDefault="00E569F9" w:rsidP="005C6556">
            <w:pPr>
              <w:ind w:firstLine="0"/>
              <w:jc w:val="center"/>
              <w:rPr>
                <w:rFonts w:eastAsia="宋体"/>
              </w:rPr>
            </w:pPr>
            <w:r w:rsidRPr="00B87AB8">
              <w:rPr>
                <w:rFonts w:eastAsia="宋体" w:hint="eastAsia"/>
              </w:rPr>
              <w:t>$</w:t>
            </w:r>
          </w:p>
        </w:tc>
        <w:tc>
          <w:tcPr>
            <w:tcW w:w="408" w:type="pct"/>
            <w:shd w:val="clear" w:color="auto" w:fill="auto"/>
          </w:tcPr>
          <w:p w14:paraId="04FDE5E7" w14:textId="77777777" w:rsidR="00E569F9" w:rsidRPr="00B87AB8" w:rsidRDefault="00E569F9" w:rsidP="005C6556">
            <w:pPr>
              <w:ind w:firstLine="0"/>
              <w:jc w:val="center"/>
              <w:rPr>
                <w:rFonts w:eastAsia="宋体"/>
              </w:rPr>
            </w:pPr>
            <w:r w:rsidRPr="00B87AB8">
              <w:rPr>
                <w:rFonts w:eastAsia="宋体" w:hint="eastAsia"/>
              </w:rPr>
              <w:t>%</w:t>
            </w:r>
          </w:p>
        </w:tc>
        <w:tc>
          <w:tcPr>
            <w:tcW w:w="408" w:type="pct"/>
            <w:shd w:val="clear" w:color="auto" w:fill="auto"/>
          </w:tcPr>
          <w:p w14:paraId="1B699222" w14:textId="77777777" w:rsidR="00E569F9" w:rsidRPr="00B87AB8" w:rsidRDefault="00E569F9" w:rsidP="005C6556">
            <w:pPr>
              <w:ind w:firstLine="0"/>
              <w:jc w:val="center"/>
              <w:rPr>
                <w:rFonts w:eastAsia="宋体"/>
              </w:rPr>
            </w:pPr>
            <w:r w:rsidRPr="00B87AB8">
              <w:rPr>
                <w:rFonts w:eastAsia="宋体" w:hint="eastAsia"/>
              </w:rPr>
              <w:t>^</w:t>
            </w:r>
          </w:p>
        </w:tc>
        <w:tc>
          <w:tcPr>
            <w:tcW w:w="408" w:type="pct"/>
            <w:shd w:val="clear" w:color="auto" w:fill="auto"/>
          </w:tcPr>
          <w:p w14:paraId="3C17D335" w14:textId="77777777" w:rsidR="00E569F9" w:rsidRPr="00B87AB8" w:rsidRDefault="00E569F9" w:rsidP="005C6556">
            <w:pPr>
              <w:ind w:firstLine="0"/>
              <w:jc w:val="center"/>
              <w:rPr>
                <w:rFonts w:eastAsia="宋体"/>
              </w:rPr>
            </w:pPr>
            <w:r w:rsidRPr="00B87AB8">
              <w:rPr>
                <w:rFonts w:eastAsia="宋体" w:hint="eastAsia"/>
              </w:rPr>
              <w:t>&amp;</w:t>
            </w:r>
          </w:p>
        </w:tc>
        <w:tc>
          <w:tcPr>
            <w:tcW w:w="408" w:type="pct"/>
            <w:shd w:val="clear" w:color="auto" w:fill="auto"/>
          </w:tcPr>
          <w:p w14:paraId="790E5C36" w14:textId="77777777" w:rsidR="00E569F9" w:rsidRPr="00B87AB8" w:rsidRDefault="00E569F9" w:rsidP="005C6556">
            <w:pPr>
              <w:ind w:firstLine="0"/>
              <w:jc w:val="center"/>
              <w:rPr>
                <w:rFonts w:eastAsia="宋体"/>
              </w:rPr>
            </w:pPr>
            <w:r w:rsidRPr="00B87AB8">
              <w:rPr>
                <w:rFonts w:eastAsia="宋体" w:hint="eastAsia"/>
              </w:rPr>
              <w:t>*</w:t>
            </w:r>
          </w:p>
        </w:tc>
        <w:tc>
          <w:tcPr>
            <w:tcW w:w="408" w:type="pct"/>
            <w:shd w:val="clear" w:color="auto" w:fill="auto"/>
          </w:tcPr>
          <w:p w14:paraId="36F47A28" w14:textId="77777777" w:rsidR="00E569F9" w:rsidRPr="00B87AB8" w:rsidRDefault="00E569F9" w:rsidP="005C6556">
            <w:pPr>
              <w:ind w:firstLine="0"/>
              <w:jc w:val="center"/>
              <w:rPr>
                <w:rFonts w:eastAsia="宋体"/>
              </w:rPr>
            </w:pPr>
            <w:r w:rsidRPr="00B87AB8">
              <w:rPr>
                <w:rFonts w:eastAsia="宋体" w:hint="eastAsia"/>
              </w:rPr>
              <w:t>(</w:t>
            </w:r>
          </w:p>
        </w:tc>
        <w:tc>
          <w:tcPr>
            <w:tcW w:w="408" w:type="pct"/>
            <w:shd w:val="clear" w:color="auto" w:fill="auto"/>
          </w:tcPr>
          <w:p w14:paraId="5BFF11CB" w14:textId="77777777" w:rsidR="00E569F9" w:rsidRPr="00B87AB8" w:rsidRDefault="00E569F9" w:rsidP="005C6556">
            <w:pPr>
              <w:ind w:firstLine="0"/>
              <w:jc w:val="center"/>
              <w:rPr>
                <w:rFonts w:eastAsia="宋体"/>
              </w:rPr>
            </w:pPr>
            <w:r w:rsidRPr="00B87AB8">
              <w:rPr>
                <w:rFonts w:eastAsia="宋体" w:hint="eastAsia"/>
              </w:rPr>
              <w:t>)</w:t>
            </w:r>
          </w:p>
        </w:tc>
      </w:tr>
      <w:tr w:rsidR="00E569F9" w:rsidRPr="00B87AB8" w14:paraId="6E061C91" w14:textId="77777777" w:rsidTr="005C6556">
        <w:tc>
          <w:tcPr>
            <w:tcW w:w="870" w:type="pct"/>
            <w:shd w:val="clear" w:color="auto" w:fill="auto"/>
          </w:tcPr>
          <w:p w14:paraId="211E4854" w14:textId="77777777" w:rsidR="00E569F9" w:rsidRPr="00B87AB8" w:rsidRDefault="00E569F9" w:rsidP="005C6556">
            <w:pPr>
              <w:ind w:firstLine="0"/>
              <w:rPr>
                <w:rFonts w:eastAsia="宋体"/>
              </w:rPr>
            </w:pPr>
            <w:r w:rsidRPr="00B87AB8">
              <w:rPr>
                <w:rFonts w:eastAsia="宋体" w:hint="eastAsia"/>
              </w:rPr>
              <w:t>TRIA</w:t>
            </w:r>
            <w:r w:rsidRPr="00B87AB8">
              <w:rPr>
                <w:rFonts w:eastAsia="宋体" w:hint="eastAsia"/>
              </w:rPr>
              <w:t>标点</w:t>
            </w:r>
          </w:p>
        </w:tc>
        <w:tc>
          <w:tcPr>
            <w:tcW w:w="460" w:type="pct"/>
            <w:shd w:val="clear" w:color="auto" w:fill="auto"/>
          </w:tcPr>
          <w:p w14:paraId="21C984F3"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408" w:type="pct"/>
            <w:shd w:val="clear" w:color="auto" w:fill="auto"/>
          </w:tcPr>
          <w:p w14:paraId="4AFE2E3A"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408" w:type="pct"/>
            <w:shd w:val="clear" w:color="auto" w:fill="auto"/>
          </w:tcPr>
          <w:p w14:paraId="144039A5"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408" w:type="pct"/>
            <w:shd w:val="clear" w:color="auto" w:fill="auto"/>
          </w:tcPr>
          <w:p w14:paraId="7EF028DC"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408" w:type="pct"/>
            <w:shd w:val="clear" w:color="auto" w:fill="auto"/>
          </w:tcPr>
          <w:p w14:paraId="5E5C696B"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408" w:type="pct"/>
            <w:shd w:val="clear" w:color="auto" w:fill="auto"/>
          </w:tcPr>
          <w:p w14:paraId="1A45247C"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408" w:type="pct"/>
            <w:shd w:val="clear" w:color="auto" w:fill="auto"/>
          </w:tcPr>
          <w:p w14:paraId="69957120" w14:textId="77777777" w:rsidR="00E569F9" w:rsidRPr="00B87AB8" w:rsidRDefault="00E569F9" w:rsidP="005C6556">
            <w:pPr>
              <w:ind w:firstLine="0"/>
              <w:jc w:val="center"/>
              <w:rPr>
                <w:rFonts w:ascii="tria" w:eastAsia="宋体" w:hAnsi="tria"/>
                <w:b/>
              </w:rPr>
            </w:pPr>
            <w:r w:rsidRPr="00B87AB8">
              <w:rPr>
                <w:rFonts w:ascii="tria" w:eastAsia="宋体" w:hAnsi="tria"/>
                <w:b/>
              </w:rPr>
              <w:t>&amp;</w:t>
            </w:r>
          </w:p>
        </w:tc>
        <w:tc>
          <w:tcPr>
            <w:tcW w:w="408" w:type="pct"/>
            <w:shd w:val="clear" w:color="auto" w:fill="auto"/>
          </w:tcPr>
          <w:p w14:paraId="2521CECA"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408" w:type="pct"/>
            <w:shd w:val="clear" w:color="auto" w:fill="auto"/>
          </w:tcPr>
          <w:p w14:paraId="1D06E005"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408" w:type="pct"/>
            <w:shd w:val="clear" w:color="auto" w:fill="auto"/>
          </w:tcPr>
          <w:p w14:paraId="2BCCE1FB"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r>
      <w:tr w:rsidR="00E569F9" w:rsidRPr="00B87AB8" w14:paraId="062EAD92" w14:textId="77777777" w:rsidTr="005C6556">
        <w:tc>
          <w:tcPr>
            <w:tcW w:w="870" w:type="pct"/>
            <w:shd w:val="clear" w:color="auto" w:fill="auto"/>
          </w:tcPr>
          <w:p w14:paraId="7B82E454" w14:textId="77777777" w:rsidR="00E569F9" w:rsidRPr="00B87AB8" w:rsidRDefault="00E569F9" w:rsidP="005C6556">
            <w:pPr>
              <w:ind w:firstLine="0"/>
              <w:rPr>
                <w:rFonts w:eastAsia="宋体"/>
              </w:rPr>
            </w:pPr>
            <w:r w:rsidRPr="00B87AB8">
              <w:rPr>
                <w:rFonts w:eastAsia="宋体" w:hint="eastAsia"/>
              </w:rPr>
              <w:t>扩展</w:t>
            </w:r>
            <w:r w:rsidRPr="00B87AB8">
              <w:rPr>
                <w:rFonts w:eastAsia="宋体" w:hint="eastAsia"/>
              </w:rPr>
              <w:t>ASCII</w:t>
            </w:r>
          </w:p>
        </w:tc>
        <w:tc>
          <w:tcPr>
            <w:tcW w:w="460" w:type="pct"/>
            <w:shd w:val="clear" w:color="auto" w:fill="auto"/>
          </w:tcPr>
          <w:p w14:paraId="677E5BE1" w14:textId="77777777" w:rsidR="00E569F9" w:rsidRPr="00B87AB8" w:rsidRDefault="00E569F9" w:rsidP="005C6556">
            <w:pPr>
              <w:ind w:firstLine="0"/>
              <w:jc w:val="center"/>
              <w:rPr>
                <w:rFonts w:eastAsia="宋体"/>
              </w:rPr>
            </w:pPr>
            <w:r w:rsidRPr="00B87AB8">
              <w:rPr>
                <w:rFonts w:eastAsia="宋体" w:hint="eastAsia"/>
              </w:rPr>
              <w:t>0xa1</w:t>
            </w:r>
          </w:p>
        </w:tc>
        <w:tc>
          <w:tcPr>
            <w:tcW w:w="408" w:type="pct"/>
            <w:shd w:val="clear" w:color="auto" w:fill="auto"/>
          </w:tcPr>
          <w:p w14:paraId="7597C032" w14:textId="77777777" w:rsidR="00E569F9" w:rsidRPr="00B87AB8" w:rsidRDefault="00E569F9" w:rsidP="005C6556">
            <w:pPr>
              <w:ind w:firstLine="0"/>
              <w:jc w:val="center"/>
              <w:rPr>
                <w:rFonts w:eastAsia="宋体"/>
              </w:rPr>
            </w:pPr>
            <w:r w:rsidRPr="00B87AB8">
              <w:rPr>
                <w:rFonts w:eastAsia="宋体" w:hint="eastAsia"/>
              </w:rPr>
              <w:t>0xc0</w:t>
            </w:r>
          </w:p>
        </w:tc>
        <w:tc>
          <w:tcPr>
            <w:tcW w:w="408" w:type="pct"/>
            <w:shd w:val="clear" w:color="auto" w:fill="auto"/>
          </w:tcPr>
          <w:p w14:paraId="59B528DC" w14:textId="77777777" w:rsidR="00E569F9" w:rsidRPr="00B87AB8" w:rsidRDefault="00E569F9" w:rsidP="005C6556">
            <w:pPr>
              <w:ind w:firstLine="0"/>
              <w:jc w:val="center"/>
              <w:rPr>
                <w:rFonts w:eastAsia="宋体"/>
              </w:rPr>
            </w:pPr>
            <w:r w:rsidRPr="00B87AB8">
              <w:rPr>
                <w:rFonts w:eastAsia="宋体" w:hint="eastAsia"/>
              </w:rPr>
              <w:t>0xa3</w:t>
            </w:r>
          </w:p>
        </w:tc>
        <w:tc>
          <w:tcPr>
            <w:tcW w:w="408" w:type="pct"/>
            <w:shd w:val="clear" w:color="auto" w:fill="auto"/>
          </w:tcPr>
          <w:p w14:paraId="15ED72F1" w14:textId="77777777" w:rsidR="00E569F9" w:rsidRPr="00B87AB8" w:rsidRDefault="00E569F9" w:rsidP="005C6556">
            <w:pPr>
              <w:ind w:firstLine="0"/>
              <w:jc w:val="center"/>
              <w:rPr>
                <w:rFonts w:eastAsia="宋体"/>
              </w:rPr>
            </w:pPr>
            <w:r w:rsidRPr="00B87AB8">
              <w:rPr>
                <w:rFonts w:eastAsia="宋体" w:hint="eastAsia"/>
              </w:rPr>
              <w:t>0xa4</w:t>
            </w:r>
          </w:p>
        </w:tc>
        <w:tc>
          <w:tcPr>
            <w:tcW w:w="408" w:type="pct"/>
            <w:shd w:val="clear" w:color="auto" w:fill="auto"/>
          </w:tcPr>
          <w:p w14:paraId="515F340F" w14:textId="77777777" w:rsidR="00E569F9" w:rsidRPr="00B87AB8" w:rsidRDefault="00E569F9" w:rsidP="005C6556">
            <w:pPr>
              <w:ind w:firstLine="0"/>
              <w:jc w:val="center"/>
              <w:rPr>
                <w:rFonts w:eastAsia="宋体"/>
              </w:rPr>
            </w:pPr>
            <w:r w:rsidRPr="00B87AB8">
              <w:rPr>
                <w:rFonts w:eastAsia="宋体" w:hint="eastAsia"/>
              </w:rPr>
              <w:t>0xa5</w:t>
            </w:r>
          </w:p>
        </w:tc>
        <w:tc>
          <w:tcPr>
            <w:tcW w:w="408" w:type="pct"/>
            <w:shd w:val="clear" w:color="auto" w:fill="auto"/>
          </w:tcPr>
          <w:p w14:paraId="4C5CF93E" w14:textId="77777777" w:rsidR="00E569F9" w:rsidRPr="00B87AB8" w:rsidRDefault="00E569F9" w:rsidP="005C6556">
            <w:pPr>
              <w:ind w:firstLine="0"/>
              <w:jc w:val="center"/>
              <w:rPr>
                <w:rFonts w:eastAsia="宋体"/>
              </w:rPr>
            </w:pPr>
            <w:r w:rsidRPr="00B87AB8">
              <w:rPr>
                <w:rFonts w:eastAsia="宋体" w:hint="eastAsia"/>
              </w:rPr>
              <w:t>0xde</w:t>
            </w:r>
          </w:p>
        </w:tc>
        <w:tc>
          <w:tcPr>
            <w:tcW w:w="408" w:type="pct"/>
            <w:shd w:val="clear" w:color="auto" w:fill="auto"/>
          </w:tcPr>
          <w:p w14:paraId="25D2988A" w14:textId="77777777" w:rsidR="00E569F9" w:rsidRPr="00B87AB8" w:rsidRDefault="00E569F9" w:rsidP="005C6556">
            <w:pPr>
              <w:ind w:firstLine="0"/>
              <w:jc w:val="center"/>
              <w:rPr>
                <w:rFonts w:eastAsia="宋体"/>
              </w:rPr>
            </w:pPr>
            <w:r w:rsidRPr="00B87AB8">
              <w:rPr>
                <w:rFonts w:eastAsia="宋体" w:hint="eastAsia"/>
              </w:rPr>
              <w:t>0xa</w:t>
            </w:r>
            <w:r w:rsidRPr="00B87AB8">
              <w:rPr>
                <w:rFonts w:eastAsia="宋体"/>
              </w:rPr>
              <w:t>6</w:t>
            </w:r>
          </w:p>
        </w:tc>
        <w:tc>
          <w:tcPr>
            <w:tcW w:w="408" w:type="pct"/>
            <w:shd w:val="clear" w:color="auto" w:fill="auto"/>
          </w:tcPr>
          <w:p w14:paraId="1B32B7E2" w14:textId="77777777" w:rsidR="00E569F9" w:rsidRPr="00B87AB8" w:rsidRDefault="00E569F9" w:rsidP="005C6556">
            <w:pPr>
              <w:ind w:firstLine="0"/>
              <w:jc w:val="center"/>
              <w:rPr>
                <w:rFonts w:eastAsia="宋体"/>
              </w:rPr>
            </w:pPr>
            <w:r w:rsidRPr="00B87AB8">
              <w:rPr>
                <w:rFonts w:eastAsia="宋体" w:hint="eastAsia"/>
              </w:rPr>
              <w:t>0xaa</w:t>
            </w:r>
          </w:p>
        </w:tc>
        <w:tc>
          <w:tcPr>
            <w:tcW w:w="408" w:type="pct"/>
            <w:shd w:val="clear" w:color="auto" w:fill="auto"/>
          </w:tcPr>
          <w:p w14:paraId="03C5131A" w14:textId="77777777" w:rsidR="00E569F9" w:rsidRPr="00B87AB8" w:rsidRDefault="00E569F9" w:rsidP="005C6556">
            <w:pPr>
              <w:ind w:firstLine="0"/>
              <w:jc w:val="center"/>
              <w:rPr>
                <w:rFonts w:eastAsia="宋体"/>
              </w:rPr>
            </w:pPr>
            <w:r w:rsidRPr="00B87AB8">
              <w:rPr>
                <w:rFonts w:eastAsia="宋体" w:hint="eastAsia"/>
              </w:rPr>
              <w:t>0xa8</w:t>
            </w:r>
          </w:p>
        </w:tc>
        <w:tc>
          <w:tcPr>
            <w:tcW w:w="408" w:type="pct"/>
            <w:shd w:val="clear" w:color="auto" w:fill="auto"/>
          </w:tcPr>
          <w:p w14:paraId="3A7A7030" w14:textId="77777777" w:rsidR="00E569F9" w:rsidRPr="00B87AB8" w:rsidRDefault="00E569F9" w:rsidP="005C6556">
            <w:pPr>
              <w:ind w:firstLine="0"/>
              <w:rPr>
                <w:rFonts w:ascii="TRIA Xin" w:eastAsia="宋体" w:hAnsi="TRIA Xin"/>
                <w:b/>
              </w:rPr>
            </w:pPr>
            <w:r w:rsidRPr="00B87AB8">
              <w:rPr>
                <w:rFonts w:eastAsia="宋体" w:hint="eastAsia"/>
              </w:rPr>
              <w:t>0xa9</w:t>
            </w:r>
          </w:p>
        </w:tc>
      </w:tr>
      <w:tr w:rsidR="00E569F9" w:rsidRPr="00B87AB8" w14:paraId="250BAA87" w14:textId="77777777" w:rsidTr="005C6556">
        <w:tc>
          <w:tcPr>
            <w:tcW w:w="870" w:type="pct"/>
            <w:shd w:val="clear" w:color="auto" w:fill="auto"/>
          </w:tcPr>
          <w:p w14:paraId="47C55C22" w14:textId="77777777" w:rsidR="00E569F9" w:rsidRPr="00B87AB8" w:rsidRDefault="00E569F9" w:rsidP="005C6556">
            <w:pPr>
              <w:ind w:firstLine="0"/>
              <w:rPr>
                <w:rFonts w:eastAsia="宋体"/>
              </w:rPr>
            </w:pPr>
            <w:r w:rsidRPr="00B87AB8">
              <w:rPr>
                <w:rFonts w:eastAsia="宋体" w:hint="eastAsia"/>
              </w:rPr>
              <w:t>Unicode</w:t>
            </w:r>
            <w:r w:rsidRPr="00B87AB8">
              <w:rPr>
                <w:rFonts w:eastAsia="宋体" w:hint="eastAsia"/>
              </w:rPr>
              <w:t>码</w:t>
            </w:r>
          </w:p>
        </w:tc>
        <w:tc>
          <w:tcPr>
            <w:tcW w:w="460" w:type="pct"/>
            <w:shd w:val="clear" w:color="auto" w:fill="auto"/>
          </w:tcPr>
          <w:p w14:paraId="796C50A0" w14:textId="77777777" w:rsidR="00E569F9" w:rsidRPr="00B87AB8" w:rsidRDefault="00E569F9" w:rsidP="005C6556">
            <w:pPr>
              <w:ind w:firstLine="0"/>
              <w:jc w:val="center"/>
              <w:rPr>
                <w:rFonts w:eastAsia="宋体"/>
              </w:rPr>
            </w:pPr>
            <w:r w:rsidRPr="00B87AB8">
              <w:rPr>
                <w:rFonts w:eastAsia="宋体" w:hint="eastAsia"/>
              </w:rPr>
              <w:t>2ba1</w:t>
            </w:r>
          </w:p>
        </w:tc>
        <w:tc>
          <w:tcPr>
            <w:tcW w:w="408" w:type="pct"/>
            <w:shd w:val="clear" w:color="auto" w:fill="auto"/>
          </w:tcPr>
          <w:p w14:paraId="4B5E06E1" w14:textId="77777777" w:rsidR="00E569F9" w:rsidRPr="00B87AB8" w:rsidRDefault="00E569F9" w:rsidP="005C6556">
            <w:pPr>
              <w:ind w:firstLine="0"/>
              <w:jc w:val="center"/>
              <w:rPr>
                <w:rFonts w:ascii="TRIA Xin" w:eastAsia="宋体" w:hAnsi="TRIA Xin"/>
                <w:b/>
              </w:rPr>
            </w:pPr>
            <w:r w:rsidRPr="00B87AB8">
              <w:rPr>
                <w:rFonts w:eastAsia="宋体" w:hint="eastAsia"/>
              </w:rPr>
              <w:t>2bc0</w:t>
            </w:r>
          </w:p>
        </w:tc>
        <w:tc>
          <w:tcPr>
            <w:tcW w:w="408" w:type="pct"/>
            <w:shd w:val="clear" w:color="auto" w:fill="auto"/>
          </w:tcPr>
          <w:p w14:paraId="713AD035" w14:textId="77777777" w:rsidR="00E569F9" w:rsidRPr="00B87AB8" w:rsidRDefault="00E569F9" w:rsidP="005C6556">
            <w:pPr>
              <w:ind w:firstLine="0"/>
              <w:jc w:val="center"/>
              <w:rPr>
                <w:rFonts w:eastAsia="宋体"/>
              </w:rPr>
            </w:pPr>
            <w:r w:rsidRPr="00B87AB8">
              <w:rPr>
                <w:rFonts w:eastAsia="宋体" w:hint="eastAsia"/>
              </w:rPr>
              <w:t>2ba3</w:t>
            </w:r>
          </w:p>
        </w:tc>
        <w:tc>
          <w:tcPr>
            <w:tcW w:w="408" w:type="pct"/>
            <w:shd w:val="clear" w:color="auto" w:fill="auto"/>
          </w:tcPr>
          <w:p w14:paraId="785285B9" w14:textId="77777777" w:rsidR="00E569F9" w:rsidRPr="00B87AB8" w:rsidRDefault="00E569F9" w:rsidP="005C6556">
            <w:pPr>
              <w:ind w:firstLine="0"/>
              <w:jc w:val="center"/>
              <w:rPr>
                <w:rFonts w:eastAsia="宋体"/>
              </w:rPr>
            </w:pPr>
            <w:r w:rsidRPr="00B87AB8">
              <w:rPr>
                <w:rFonts w:eastAsia="宋体" w:hint="eastAsia"/>
              </w:rPr>
              <w:t>2ba4</w:t>
            </w:r>
          </w:p>
        </w:tc>
        <w:tc>
          <w:tcPr>
            <w:tcW w:w="408" w:type="pct"/>
            <w:shd w:val="clear" w:color="auto" w:fill="auto"/>
          </w:tcPr>
          <w:p w14:paraId="10E10FCF" w14:textId="77777777" w:rsidR="00E569F9" w:rsidRPr="00B87AB8" w:rsidRDefault="00E569F9" w:rsidP="005C6556">
            <w:pPr>
              <w:ind w:firstLine="0"/>
              <w:jc w:val="center"/>
              <w:rPr>
                <w:rFonts w:eastAsia="宋体"/>
              </w:rPr>
            </w:pPr>
            <w:r w:rsidRPr="00B87AB8">
              <w:rPr>
                <w:rFonts w:eastAsia="宋体" w:hint="eastAsia"/>
              </w:rPr>
              <w:t>2ba5</w:t>
            </w:r>
          </w:p>
        </w:tc>
        <w:tc>
          <w:tcPr>
            <w:tcW w:w="408" w:type="pct"/>
            <w:shd w:val="clear" w:color="auto" w:fill="auto"/>
          </w:tcPr>
          <w:p w14:paraId="25282695" w14:textId="77777777" w:rsidR="00E569F9" w:rsidRPr="00B87AB8" w:rsidRDefault="00E569F9" w:rsidP="005C6556">
            <w:pPr>
              <w:ind w:firstLine="0"/>
              <w:jc w:val="center"/>
              <w:rPr>
                <w:rFonts w:eastAsia="宋体"/>
              </w:rPr>
            </w:pPr>
            <w:r w:rsidRPr="00B87AB8">
              <w:rPr>
                <w:rFonts w:eastAsia="宋体" w:hint="eastAsia"/>
              </w:rPr>
              <w:t>2bde</w:t>
            </w:r>
          </w:p>
        </w:tc>
        <w:tc>
          <w:tcPr>
            <w:tcW w:w="408" w:type="pct"/>
            <w:shd w:val="clear" w:color="auto" w:fill="auto"/>
          </w:tcPr>
          <w:p w14:paraId="105CE651" w14:textId="77777777" w:rsidR="00E569F9" w:rsidRPr="00B87AB8" w:rsidRDefault="00E569F9" w:rsidP="005C6556">
            <w:pPr>
              <w:ind w:firstLine="0"/>
              <w:jc w:val="center"/>
              <w:rPr>
                <w:rFonts w:eastAsia="宋体"/>
              </w:rPr>
            </w:pPr>
            <w:r w:rsidRPr="00B87AB8">
              <w:rPr>
                <w:rFonts w:eastAsia="宋体" w:hint="eastAsia"/>
              </w:rPr>
              <w:t>2ba6</w:t>
            </w:r>
          </w:p>
        </w:tc>
        <w:tc>
          <w:tcPr>
            <w:tcW w:w="408" w:type="pct"/>
            <w:shd w:val="clear" w:color="auto" w:fill="auto"/>
          </w:tcPr>
          <w:p w14:paraId="56FC7024" w14:textId="77777777" w:rsidR="00E569F9" w:rsidRPr="00B87AB8" w:rsidRDefault="00E569F9" w:rsidP="005C6556">
            <w:pPr>
              <w:ind w:firstLine="0"/>
              <w:jc w:val="center"/>
              <w:rPr>
                <w:rFonts w:eastAsia="宋体"/>
              </w:rPr>
            </w:pPr>
            <w:r w:rsidRPr="00B87AB8">
              <w:rPr>
                <w:rFonts w:eastAsia="宋体" w:hint="eastAsia"/>
              </w:rPr>
              <w:t>2baa</w:t>
            </w:r>
          </w:p>
        </w:tc>
        <w:tc>
          <w:tcPr>
            <w:tcW w:w="408" w:type="pct"/>
            <w:shd w:val="clear" w:color="auto" w:fill="auto"/>
          </w:tcPr>
          <w:p w14:paraId="2D66F031" w14:textId="77777777" w:rsidR="00E569F9" w:rsidRPr="00B87AB8" w:rsidRDefault="00E569F9" w:rsidP="005C6556">
            <w:pPr>
              <w:ind w:firstLine="0"/>
              <w:jc w:val="center"/>
              <w:rPr>
                <w:rFonts w:eastAsia="宋体"/>
              </w:rPr>
            </w:pPr>
            <w:r w:rsidRPr="00B87AB8">
              <w:rPr>
                <w:rFonts w:eastAsia="宋体" w:hint="eastAsia"/>
              </w:rPr>
              <w:t>2ba8</w:t>
            </w:r>
          </w:p>
        </w:tc>
        <w:tc>
          <w:tcPr>
            <w:tcW w:w="408" w:type="pct"/>
            <w:shd w:val="clear" w:color="auto" w:fill="auto"/>
          </w:tcPr>
          <w:p w14:paraId="61195CD8" w14:textId="77777777" w:rsidR="00E569F9" w:rsidRPr="00B87AB8" w:rsidRDefault="00E569F9" w:rsidP="005C6556">
            <w:pPr>
              <w:ind w:firstLine="0"/>
              <w:jc w:val="center"/>
              <w:rPr>
                <w:rFonts w:eastAsia="宋体"/>
              </w:rPr>
            </w:pPr>
            <w:r w:rsidRPr="00B87AB8">
              <w:rPr>
                <w:rFonts w:eastAsia="宋体" w:hint="eastAsia"/>
              </w:rPr>
              <w:t>2ba9</w:t>
            </w:r>
          </w:p>
        </w:tc>
      </w:tr>
    </w:tbl>
    <w:p w14:paraId="4B99D1A3" w14:textId="77777777" w:rsidR="00E569F9" w:rsidRPr="00B87AB8" w:rsidRDefault="00E569F9" w:rsidP="00E569F9">
      <w:pPr>
        <w:ind w:firstLine="600"/>
        <w:jc w:val="both"/>
        <w:rPr>
          <w:rFonts w:eastAsia="宋体"/>
          <w:szCs w:val="28"/>
        </w:rPr>
      </w:pPr>
      <w:r w:rsidRPr="00B87AB8">
        <w:rPr>
          <w:rFonts w:eastAsia="宋体"/>
          <w:szCs w:val="28"/>
        </w:rPr>
        <w:lastRenderedPageBreak/>
        <w:t>TRIA</w:t>
      </w:r>
      <w:r w:rsidRPr="00B87AB8">
        <w:rPr>
          <w:rFonts w:eastAsia="宋体"/>
          <w:szCs w:val="28"/>
        </w:rPr>
        <w:t>三元小写字母是从左上角为起始点，</w:t>
      </w:r>
      <w:r w:rsidRPr="00B87AB8">
        <w:rPr>
          <w:rFonts w:eastAsia="宋体" w:hint="eastAsia"/>
          <w:szCs w:val="28"/>
        </w:rPr>
        <w:t>轨迹</w:t>
      </w:r>
      <w:r w:rsidRPr="00B87AB8">
        <w:rPr>
          <w:rFonts w:eastAsia="宋体"/>
          <w:szCs w:val="28"/>
        </w:rPr>
        <w:t>通过</w:t>
      </w:r>
      <w:r w:rsidRPr="00B87AB8">
        <w:rPr>
          <w:rFonts w:eastAsia="宋体" w:hint="eastAsia"/>
          <w:szCs w:val="28"/>
        </w:rPr>
        <w:t>“比合”</w:t>
      </w:r>
      <w:r w:rsidRPr="00B87AB8">
        <w:rPr>
          <w:rFonts w:eastAsia="宋体"/>
          <w:szCs w:val="28"/>
        </w:rPr>
        <w:t>数字演绎</w:t>
      </w:r>
      <w:r w:rsidRPr="00B87AB8">
        <w:rPr>
          <w:rFonts w:eastAsia="宋体" w:hint="eastAsia"/>
          <w:szCs w:val="28"/>
        </w:rPr>
        <w:t>一笔画</w:t>
      </w:r>
      <w:r w:rsidRPr="00B87AB8">
        <w:rPr>
          <w:rFonts w:eastAsia="宋体"/>
          <w:szCs w:val="28"/>
        </w:rPr>
        <w:t>构成的</w:t>
      </w:r>
      <w:r w:rsidRPr="00B87AB8">
        <w:rPr>
          <w:rFonts w:eastAsia="宋体" w:hint="eastAsia"/>
          <w:szCs w:val="28"/>
        </w:rPr>
        <w:t>。</w:t>
      </w:r>
    </w:p>
    <w:p w14:paraId="670C36D3" w14:textId="77777777" w:rsidR="00E569F9" w:rsidRPr="00B87AB8" w:rsidRDefault="00E569F9" w:rsidP="00E569F9">
      <w:pPr>
        <w:ind w:firstLine="600"/>
        <w:jc w:val="both"/>
        <w:rPr>
          <w:rFonts w:eastAsia="宋体"/>
          <w:szCs w:val="28"/>
        </w:rPr>
      </w:pPr>
      <w:r w:rsidRPr="00B87AB8">
        <w:rPr>
          <w:rFonts w:eastAsia="宋体" w:hint="eastAsia"/>
          <w:szCs w:val="28"/>
        </w:rPr>
        <w:t>表</w:t>
      </w:r>
      <w:r w:rsidR="00FF68D9" w:rsidRPr="00B87AB8">
        <w:rPr>
          <w:rFonts w:eastAsia="宋体" w:hint="eastAsia"/>
          <w:szCs w:val="28"/>
        </w:rPr>
        <w:t>23</w:t>
      </w:r>
      <w:r w:rsidRPr="00B87AB8">
        <w:rPr>
          <w:rFonts w:eastAsia="宋体" w:hint="eastAsia"/>
          <w:szCs w:val="28"/>
        </w:rPr>
        <w:t>：</w:t>
      </w:r>
      <w:r w:rsidRPr="00B87AB8">
        <w:rPr>
          <w:rFonts w:eastAsia="宋体"/>
          <w:szCs w:val="28"/>
        </w:rPr>
        <w:t>TRIA</w:t>
      </w:r>
      <w:r w:rsidRPr="00B87AB8">
        <w:rPr>
          <w:rFonts w:eastAsia="宋体"/>
          <w:szCs w:val="28"/>
        </w:rPr>
        <w:t>三元符号的</w:t>
      </w:r>
      <w:r w:rsidRPr="00B87AB8">
        <w:rPr>
          <w:rFonts w:eastAsia="宋体" w:hint="eastAsia"/>
          <w:szCs w:val="28"/>
        </w:rPr>
        <w:t>小写字母</w:t>
      </w:r>
      <w:r w:rsidRPr="00B87AB8">
        <w:rPr>
          <w:rFonts w:eastAsia="宋体"/>
          <w:szCs w:val="28"/>
        </w:rPr>
        <w:t>符号参照表</w:t>
      </w:r>
      <w:r w:rsidRPr="00B87AB8">
        <w:rPr>
          <w:rFonts w:eastAsia="宋体" w:hint="eastAsia"/>
          <w:szCs w:val="28"/>
        </w:rPr>
        <w:t>，</w:t>
      </w:r>
      <w:r w:rsidRPr="00B87AB8">
        <w:rPr>
          <w:rFonts w:eastAsia="宋体"/>
          <w:szCs w:val="28"/>
        </w:rPr>
        <w:t>包括</w:t>
      </w:r>
      <w:r w:rsidRPr="00B87AB8">
        <w:rPr>
          <w:rFonts w:eastAsia="宋体" w:hint="eastAsia"/>
          <w:szCs w:val="28"/>
        </w:rPr>
        <w:t>字母韩语</w:t>
      </w:r>
      <w:r w:rsidRPr="00B87AB8">
        <w:rPr>
          <w:rFonts w:eastAsia="宋体"/>
          <w:szCs w:val="28"/>
        </w:rPr>
        <w:t>发音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
        <w:gridCol w:w="680"/>
        <w:gridCol w:w="872"/>
        <w:gridCol w:w="680"/>
        <w:gridCol w:w="763"/>
        <w:gridCol w:w="763"/>
        <w:gridCol w:w="763"/>
        <w:gridCol w:w="872"/>
        <w:gridCol w:w="912"/>
        <w:gridCol w:w="680"/>
        <w:gridCol w:w="667"/>
        <w:gridCol w:w="680"/>
      </w:tblGrid>
      <w:tr w:rsidR="00E569F9" w:rsidRPr="00B87AB8" w14:paraId="56D4937B" w14:textId="77777777" w:rsidTr="005C6556">
        <w:tc>
          <w:tcPr>
            <w:tcW w:w="659" w:type="pct"/>
            <w:shd w:val="clear" w:color="auto" w:fill="E7E6E6"/>
          </w:tcPr>
          <w:p w14:paraId="5AA029F9" w14:textId="77777777" w:rsidR="00E569F9" w:rsidRPr="00B87AB8" w:rsidRDefault="00E569F9" w:rsidP="005C6556">
            <w:pPr>
              <w:ind w:firstLine="0"/>
              <w:rPr>
                <w:rFonts w:eastAsia="宋体"/>
              </w:rPr>
            </w:pPr>
            <w:r w:rsidRPr="00B87AB8">
              <w:rPr>
                <w:rFonts w:eastAsia="宋体" w:hint="eastAsia"/>
              </w:rPr>
              <w:t>小写</w:t>
            </w:r>
          </w:p>
        </w:tc>
        <w:tc>
          <w:tcPr>
            <w:tcW w:w="369" w:type="pct"/>
            <w:shd w:val="clear" w:color="auto" w:fill="E7E6E6"/>
          </w:tcPr>
          <w:p w14:paraId="4D770FD2" w14:textId="77777777" w:rsidR="00E569F9" w:rsidRPr="00B87AB8" w:rsidRDefault="00E569F9" w:rsidP="005C6556">
            <w:pPr>
              <w:ind w:firstLine="0"/>
              <w:jc w:val="center"/>
              <w:rPr>
                <w:rFonts w:ascii="宋体" w:eastAsia="宋体" w:hAnsi="宋体"/>
                <w:b/>
              </w:rPr>
            </w:pPr>
            <w:r w:rsidRPr="00B87AB8">
              <w:rPr>
                <w:rFonts w:ascii="宋体" w:eastAsia="宋体" w:hAnsi="宋体"/>
                <w:b/>
              </w:rPr>
              <w:t>a</w:t>
            </w:r>
          </w:p>
        </w:tc>
        <w:tc>
          <w:tcPr>
            <w:tcW w:w="460" w:type="pct"/>
            <w:shd w:val="clear" w:color="auto" w:fill="E7E6E6"/>
          </w:tcPr>
          <w:p w14:paraId="6BA6C760"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b</w:t>
            </w:r>
          </w:p>
        </w:tc>
        <w:tc>
          <w:tcPr>
            <w:tcW w:w="371" w:type="pct"/>
            <w:shd w:val="clear" w:color="auto" w:fill="E7E6E6"/>
          </w:tcPr>
          <w:p w14:paraId="783B90C7"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c</w:t>
            </w:r>
          </w:p>
        </w:tc>
        <w:tc>
          <w:tcPr>
            <w:tcW w:w="403" w:type="pct"/>
            <w:shd w:val="clear" w:color="auto" w:fill="E7E6E6"/>
          </w:tcPr>
          <w:p w14:paraId="202E1982"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d</w:t>
            </w:r>
          </w:p>
        </w:tc>
        <w:tc>
          <w:tcPr>
            <w:tcW w:w="403" w:type="pct"/>
            <w:shd w:val="clear" w:color="auto" w:fill="E7E6E6"/>
          </w:tcPr>
          <w:p w14:paraId="23954368"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e</w:t>
            </w:r>
          </w:p>
        </w:tc>
        <w:tc>
          <w:tcPr>
            <w:tcW w:w="403" w:type="pct"/>
            <w:shd w:val="clear" w:color="auto" w:fill="E7E6E6"/>
          </w:tcPr>
          <w:p w14:paraId="3047A295"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f</w:t>
            </w:r>
          </w:p>
        </w:tc>
        <w:tc>
          <w:tcPr>
            <w:tcW w:w="460" w:type="pct"/>
            <w:shd w:val="clear" w:color="auto" w:fill="E7E6E6"/>
          </w:tcPr>
          <w:p w14:paraId="4734F1A4"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g</w:t>
            </w:r>
          </w:p>
        </w:tc>
        <w:tc>
          <w:tcPr>
            <w:tcW w:w="403" w:type="pct"/>
            <w:shd w:val="clear" w:color="auto" w:fill="E7E6E6"/>
          </w:tcPr>
          <w:p w14:paraId="5526ED4E" w14:textId="77777777" w:rsidR="00E569F9" w:rsidRPr="00B87AB8" w:rsidRDefault="00E569F9" w:rsidP="005C6556">
            <w:pPr>
              <w:ind w:firstLine="0"/>
              <w:jc w:val="center"/>
              <w:rPr>
                <w:rFonts w:ascii="宋体" w:eastAsia="宋体" w:hAnsi="宋体"/>
                <w:b/>
              </w:rPr>
            </w:pPr>
            <w:r w:rsidRPr="00B87AB8">
              <w:rPr>
                <w:rFonts w:ascii="宋体" w:eastAsia="宋体" w:hAnsi="宋体"/>
                <w:b/>
              </w:rPr>
              <w:t>h</w:t>
            </w:r>
          </w:p>
        </w:tc>
        <w:tc>
          <w:tcPr>
            <w:tcW w:w="345" w:type="pct"/>
            <w:shd w:val="clear" w:color="auto" w:fill="E7E6E6"/>
          </w:tcPr>
          <w:p w14:paraId="516AA32D" w14:textId="77777777" w:rsidR="00E569F9" w:rsidRPr="00B87AB8" w:rsidRDefault="00E569F9" w:rsidP="005C6556">
            <w:pPr>
              <w:ind w:firstLine="0"/>
              <w:jc w:val="center"/>
              <w:rPr>
                <w:rFonts w:ascii="宋体" w:eastAsia="宋体" w:hAnsi="宋体"/>
                <w:b/>
              </w:rPr>
            </w:pPr>
            <w:r w:rsidRPr="00B87AB8">
              <w:rPr>
                <w:rFonts w:ascii="宋体" w:eastAsia="宋体" w:hAnsi="宋体"/>
                <w:b/>
              </w:rPr>
              <w:t>i</w:t>
            </w:r>
          </w:p>
        </w:tc>
        <w:tc>
          <w:tcPr>
            <w:tcW w:w="369" w:type="pct"/>
            <w:shd w:val="clear" w:color="auto" w:fill="E7E6E6"/>
          </w:tcPr>
          <w:p w14:paraId="0302C706" w14:textId="77777777" w:rsidR="00E569F9" w:rsidRPr="00B87AB8" w:rsidRDefault="00E569F9" w:rsidP="005C6556">
            <w:pPr>
              <w:ind w:firstLine="0"/>
              <w:jc w:val="center"/>
              <w:rPr>
                <w:rFonts w:ascii="宋体" w:eastAsia="宋体" w:hAnsi="宋体"/>
                <w:b/>
              </w:rPr>
            </w:pPr>
            <w:r w:rsidRPr="00B87AB8">
              <w:rPr>
                <w:rFonts w:ascii="宋体" w:eastAsia="宋体" w:hAnsi="宋体"/>
                <w:b/>
              </w:rPr>
              <w:t>j</w:t>
            </w:r>
          </w:p>
        </w:tc>
        <w:tc>
          <w:tcPr>
            <w:tcW w:w="353" w:type="pct"/>
            <w:shd w:val="clear" w:color="auto" w:fill="E7E6E6"/>
          </w:tcPr>
          <w:p w14:paraId="1C99E435"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k</w:t>
            </w:r>
          </w:p>
        </w:tc>
      </w:tr>
      <w:tr w:rsidR="00E569F9" w:rsidRPr="00B87AB8" w14:paraId="4FB7ADA0" w14:textId="77777777" w:rsidTr="005C6556">
        <w:tc>
          <w:tcPr>
            <w:tcW w:w="659" w:type="pct"/>
            <w:shd w:val="clear" w:color="auto" w:fill="auto"/>
          </w:tcPr>
          <w:p w14:paraId="342AB871" w14:textId="77777777" w:rsidR="00E569F9" w:rsidRPr="00B87AB8" w:rsidRDefault="00E569F9" w:rsidP="005C6556">
            <w:pPr>
              <w:ind w:firstLine="0"/>
              <w:rPr>
                <w:rFonts w:eastAsia="宋体"/>
              </w:rPr>
            </w:pPr>
            <w:r w:rsidRPr="00B87AB8">
              <w:rPr>
                <w:rFonts w:eastAsia="宋体" w:hint="eastAsia"/>
              </w:rPr>
              <w:t>TRIA</w:t>
            </w:r>
          </w:p>
        </w:tc>
        <w:tc>
          <w:tcPr>
            <w:tcW w:w="369" w:type="pct"/>
            <w:shd w:val="clear" w:color="auto" w:fill="auto"/>
          </w:tcPr>
          <w:p w14:paraId="65F289F6" w14:textId="77777777" w:rsidR="00E569F9" w:rsidRPr="00B87AB8" w:rsidRDefault="00E569F9" w:rsidP="005C6556">
            <w:pPr>
              <w:ind w:firstLine="0"/>
              <w:jc w:val="center"/>
              <w:rPr>
                <w:rFonts w:ascii="tria" w:eastAsia="宋体" w:hAnsi="tria"/>
                <w:b/>
              </w:rPr>
            </w:pPr>
            <w:r w:rsidRPr="00B87AB8">
              <w:rPr>
                <w:rFonts w:ascii="tria" w:eastAsia="宋体" w:hAnsi="tria"/>
                <w:b/>
              </w:rPr>
              <w:t>a</w:t>
            </w:r>
          </w:p>
        </w:tc>
        <w:tc>
          <w:tcPr>
            <w:tcW w:w="460" w:type="pct"/>
            <w:shd w:val="clear" w:color="auto" w:fill="auto"/>
          </w:tcPr>
          <w:p w14:paraId="24A38413" w14:textId="77777777" w:rsidR="00E569F9" w:rsidRPr="00B87AB8" w:rsidRDefault="00E569F9" w:rsidP="005C6556">
            <w:pPr>
              <w:ind w:firstLine="0"/>
              <w:jc w:val="center"/>
              <w:rPr>
                <w:rFonts w:ascii="tria" w:eastAsia="宋体" w:hAnsi="tria"/>
                <w:b/>
              </w:rPr>
            </w:pPr>
            <w:r w:rsidRPr="00B87AB8">
              <w:rPr>
                <w:rFonts w:ascii="tria" w:eastAsia="宋体" w:hAnsi="tria"/>
                <w:b/>
              </w:rPr>
              <w:t>b</w:t>
            </w:r>
          </w:p>
        </w:tc>
        <w:tc>
          <w:tcPr>
            <w:tcW w:w="371" w:type="pct"/>
            <w:shd w:val="clear" w:color="auto" w:fill="auto"/>
          </w:tcPr>
          <w:p w14:paraId="300EA159" w14:textId="77777777" w:rsidR="00E569F9" w:rsidRPr="00B87AB8" w:rsidRDefault="00E569F9" w:rsidP="005C6556">
            <w:pPr>
              <w:ind w:firstLine="0"/>
              <w:jc w:val="center"/>
              <w:rPr>
                <w:rFonts w:ascii="tria" w:eastAsia="宋体" w:hAnsi="tria"/>
                <w:b/>
              </w:rPr>
            </w:pPr>
            <w:r w:rsidRPr="00B87AB8">
              <w:rPr>
                <w:rFonts w:ascii="tria" w:eastAsia="宋体" w:hAnsi="tria" w:hint="eastAsia"/>
                <w:b/>
              </w:rPr>
              <w:t>c</w:t>
            </w:r>
          </w:p>
        </w:tc>
        <w:tc>
          <w:tcPr>
            <w:tcW w:w="403" w:type="pct"/>
            <w:shd w:val="clear" w:color="auto" w:fill="auto"/>
          </w:tcPr>
          <w:p w14:paraId="3C50A202" w14:textId="77777777" w:rsidR="00E569F9" w:rsidRPr="00B87AB8" w:rsidRDefault="00E569F9" w:rsidP="005C6556">
            <w:pPr>
              <w:ind w:firstLine="0"/>
              <w:jc w:val="center"/>
              <w:rPr>
                <w:rFonts w:ascii="tria" w:eastAsia="宋体" w:hAnsi="tria"/>
                <w:b/>
              </w:rPr>
            </w:pPr>
            <w:r w:rsidRPr="00B87AB8">
              <w:rPr>
                <w:rFonts w:ascii="tria" w:eastAsia="宋体" w:hAnsi="tria"/>
                <w:b/>
              </w:rPr>
              <w:t>d</w:t>
            </w:r>
          </w:p>
        </w:tc>
        <w:tc>
          <w:tcPr>
            <w:tcW w:w="403" w:type="pct"/>
            <w:shd w:val="clear" w:color="auto" w:fill="auto"/>
          </w:tcPr>
          <w:p w14:paraId="7C63F5EC" w14:textId="77777777" w:rsidR="00E569F9" w:rsidRPr="00B87AB8" w:rsidRDefault="00E569F9" w:rsidP="005C6556">
            <w:pPr>
              <w:ind w:firstLine="0"/>
              <w:jc w:val="center"/>
              <w:rPr>
                <w:rFonts w:ascii="tria" w:eastAsia="宋体" w:hAnsi="tria"/>
                <w:b/>
              </w:rPr>
            </w:pPr>
            <w:r w:rsidRPr="00B87AB8">
              <w:rPr>
                <w:rFonts w:ascii="tria" w:eastAsia="宋体" w:hAnsi="tria"/>
                <w:b/>
              </w:rPr>
              <w:t>e</w:t>
            </w:r>
          </w:p>
        </w:tc>
        <w:tc>
          <w:tcPr>
            <w:tcW w:w="403" w:type="pct"/>
            <w:shd w:val="clear" w:color="auto" w:fill="auto"/>
          </w:tcPr>
          <w:p w14:paraId="21DE5EB7" w14:textId="77777777" w:rsidR="00E569F9" w:rsidRPr="00B87AB8" w:rsidRDefault="00E569F9" w:rsidP="005C6556">
            <w:pPr>
              <w:ind w:firstLine="0"/>
              <w:jc w:val="center"/>
              <w:rPr>
                <w:rFonts w:ascii="tria" w:eastAsia="宋体" w:hAnsi="tria"/>
                <w:b/>
              </w:rPr>
            </w:pPr>
            <w:r w:rsidRPr="00B87AB8">
              <w:rPr>
                <w:rFonts w:ascii="tria" w:eastAsia="宋体" w:hAnsi="tria"/>
                <w:b/>
              </w:rPr>
              <w:t>f</w:t>
            </w:r>
          </w:p>
        </w:tc>
        <w:tc>
          <w:tcPr>
            <w:tcW w:w="460" w:type="pct"/>
            <w:shd w:val="clear" w:color="auto" w:fill="auto"/>
          </w:tcPr>
          <w:p w14:paraId="6AE44F3F" w14:textId="77777777" w:rsidR="00E569F9" w:rsidRPr="00B87AB8" w:rsidRDefault="00E569F9" w:rsidP="005C6556">
            <w:pPr>
              <w:ind w:firstLine="0"/>
              <w:jc w:val="center"/>
              <w:rPr>
                <w:rFonts w:ascii="tria" w:eastAsia="宋体" w:hAnsi="tria"/>
                <w:b/>
              </w:rPr>
            </w:pPr>
            <w:r w:rsidRPr="00B87AB8">
              <w:rPr>
                <w:rFonts w:ascii="tria" w:eastAsia="宋体" w:hAnsi="tria"/>
                <w:b/>
              </w:rPr>
              <w:t>g</w:t>
            </w:r>
          </w:p>
        </w:tc>
        <w:tc>
          <w:tcPr>
            <w:tcW w:w="403" w:type="pct"/>
            <w:shd w:val="clear" w:color="auto" w:fill="auto"/>
          </w:tcPr>
          <w:p w14:paraId="53C109A3" w14:textId="77777777" w:rsidR="00E569F9" w:rsidRPr="00B87AB8" w:rsidRDefault="00E569F9" w:rsidP="005C6556">
            <w:pPr>
              <w:ind w:firstLine="0"/>
              <w:jc w:val="center"/>
              <w:rPr>
                <w:rFonts w:ascii="tria" w:eastAsia="宋体" w:hAnsi="tria"/>
                <w:b/>
              </w:rPr>
            </w:pPr>
            <w:r w:rsidRPr="00B87AB8">
              <w:rPr>
                <w:rFonts w:ascii="tria" w:eastAsia="宋体" w:hAnsi="tria"/>
                <w:b/>
              </w:rPr>
              <w:t>h</w:t>
            </w:r>
          </w:p>
        </w:tc>
        <w:tc>
          <w:tcPr>
            <w:tcW w:w="345" w:type="pct"/>
            <w:shd w:val="clear" w:color="auto" w:fill="auto"/>
          </w:tcPr>
          <w:p w14:paraId="2F9BA5D5" w14:textId="77777777" w:rsidR="00E569F9" w:rsidRPr="00B87AB8" w:rsidRDefault="00E569F9" w:rsidP="005C6556">
            <w:pPr>
              <w:ind w:firstLine="0"/>
              <w:jc w:val="center"/>
              <w:rPr>
                <w:rFonts w:ascii="tria" w:eastAsia="宋体" w:hAnsi="tria"/>
                <w:b/>
              </w:rPr>
            </w:pPr>
            <w:r w:rsidRPr="00B87AB8">
              <w:rPr>
                <w:rFonts w:ascii="tria" w:eastAsia="宋体" w:hAnsi="tria"/>
                <w:b/>
              </w:rPr>
              <w:t>i</w:t>
            </w:r>
          </w:p>
        </w:tc>
        <w:tc>
          <w:tcPr>
            <w:tcW w:w="369" w:type="pct"/>
            <w:shd w:val="clear" w:color="auto" w:fill="auto"/>
          </w:tcPr>
          <w:p w14:paraId="01359A46" w14:textId="77777777" w:rsidR="00E569F9" w:rsidRPr="00B87AB8" w:rsidRDefault="00E569F9" w:rsidP="005C6556">
            <w:pPr>
              <w:ind w:firstLine="0"/>
              <w:jc w:val="center"/>
              <w:rPr>
                <w:rFonts w:ascii="tria" w:eastAsia="宋体" w:hAnsi="tria"/>
                <w:b/>
              </w:rPr>
            </w:pPr>
            <w:r w:rsidRPr="00B87AB8">
              <w:rPr>
                <w:rFonts w:ascii="tria" w:eastAsia="宋体" w:hAnsi="tria"/>
                <w:b/>
              </w:rPr>
              <w:t>j</w:t>
            </w:r>
          </w:p>
        </w:tc>
        <w:tc>
          <w:tcPr>
            <w:tcW w:w="353" w:type="pct"/>
            <w:shd w:val="clear" w:color="auto" w:fill="auto"/>
          </w:tcPr>
          <w:p w14:paraId="006C2442" w14:textId="77777777" w:rsidR="00E569F9" w:rsidRPr="00B87AB8" w:rsidRDefault="00E569F9" w:rsidP="005C6556">
            <w:pPr>
              <w:ind w:firstLine="0"/>
              <w:jc w:val="center"/>
              <w:rPr>
                <w:rFonts w:ascii="tria" w:eastAsia="宋体" w:hAnsi="tria"/>
                <w:b/>
              </w:rPr>
            </w:pPr>
            <w:r w:rsidRPr="00B87AB8">
              <w:rPr>
                <w:rFonts w:ascii="tria" w:eastAsia="宋体" w:hAnsi="tria"/>
                <w:b/>
              </w:rPr>
              <w:t>k</w:t>
            </w:r>
          </w:p>
        </w:tc>
      </w:tr>
      <w:tr w:rsidR="00E569F9" w:rsidRPr="00B87AB8" w14:paraId="05701ABA" w14:textId="77777777" w:rsidTr="005C6556">
        <w:tc>
          <w:tcPr>
            <w:tcW w:w="659" w:type="pct"/>
            <w:shd w:val="clear" w:color="auto" w:fill="auto"/>
          </w:tcPr>
          <w:p w14:paraId="548CBA8F" w14:textId="77777777" w:rsidR="00E569F9" w:rsidRPr="00B87AB8" w:rsidRDefault="00E569F9" w:rsidP="005C6556">
            <w:pPr>
              <w:ind w:firstLine="0"/>
              <w:rPr>
                <w:rFonts w:eastAsia="宋体"/>
              </w:rPr>
            </w:pPr>
            <w:r w:rsidRPr="00B87AB8">
              <w:rPr>
                <w:rFonts w:eastAsia="宋体" w:hint="eastAsia"/>
              </w:rPr>
              <w:t>韩语</w:t>
            </w:r>
          </w:p>
        </w:tc>
        <w:tc>
          <w:tcPr>
            <w:tcW w:w="369" w:type="pct"/>
            <w:shd w:val="clear" w:color="auto" w:fill="auto"/>
          </w:tcPr>
          <w:p w14:paraId="35DDF2F7" w14:textId="77777777" w:rsidR="00E569F9" w:rsidRPr="00B87AB8" w:rsidRDefault="00E569F9" w:rsidP="005C6556">
            <w:pPr>
              <w:ind w:firstLine="0"/>
              <w:jc w:val="center"/>
              <w:rPr>
                <w:rFonts w:eastAsia="Malgun Gothic"/>
                <w:lang w:eastAsia="ko-KR"/>
              </w:rPr>
            </w:pPr>
            <w:r w:rsidRPr="00B87AB8">
              <w:rPr>
                <w:rFonts w:eastAsia="Malgun Gothic" w:hint="eastAsia"/>
                <w:lang w:eastAsia="ko-KR"/>
              </w:rPr>
              <w:t>ㅏ</w:t>
            </w:r>
          </w:p>
        </w:tc>
        <w:tc>
          <w:tcPr>
            <w:tcW w:w="460" w:type="pct"/>
            <w:shd w:val="clear" w:color="auto" w:fill="auto"/>
          </w:tcPr>
          <w:p w14:paraId="1EBEC09B"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ㅃ</w:t>
            </w:r>
          </w:p>
        </w:tc>
        <w:tc>
          <w:tcPr>
            <w:tcW w:w="371" w:type="pct"/>
            <w:shd w:val="clear" w:color="auto" w:fill="auto"/>
          </w:tcPr>
          <w:p w14:paraId="16EFA9BE"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ㅊ </w:t>
            </w:r>
          </w:p>
        </w:tc>
        <w:tc>
          <w:tcPr>
            <w:tcW w:w="403" w:type="pct"/>
            <w:shd w:val="clear" w:color="auto" w:fill="auto"/>
          </w:tcPr>
          <w:p w14:paraId="034F90AE"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ㄷ </w:t>
            </w:r>
          </w:p>
        </w:tc>
        <w:tc>
          <w:tcPr>
            <w:tcW w:w="403" w:type="pct"/>
            <w:shd w:val="clear" w:color="auto" w:fill="auto"/>
          </w:tcPr>
          <w:p w14:paraId="1E6E0E99"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ㅓ </w:t>
            </w:r>
          </w:p>
        </w:tc>
        <w:tc>
          <w:tcPr>
            <w:tcW w:w="403" w:type="pct"/>
            <w:shd w:val="clear" w:color="auto" w:fill="auto"/>
          </w:tcPr>
          <w:p w14:paraId="7F32BD93" w14:textId="77777777" w:rsidR="00E569F9" w:rsidRPr="00B87AB8" w:rsidRDefault="00E569F9" w:rsidP="005C6556">
            <w:pPr>
              <w:ind w:firstLine="0"/>
              <w:jc w:val="center"/>
              <w:rPr>
                <w:rFonts w:ascii="Batang" w:eastAsia="Batang" w:hAnsi="Batang" w:cs="Batang"/>
                <w:w w:val="33"/>
                <w:lang w:eastAsia="ko-KR"/>
              </w:rPr>
            </w:pPr>
            <w:r w:rsidRPr="00B87AB8">
              <w:rPr>
                <w:rFonts w:ascii="Batang" w:eastAsia="Batang" w:hAnsi="Batang" w:cs="Batang" w:hint="eastAsia"/>
                <w:w w:val="33"/>
                <w:lang w:eastAsia="ko-KR"/>
              </w:rPr>
              <w:t>ㄴ</w:t>
            </w:r>
            <w:r w:rsidRPr="00B87AB8">
              <w:rPr>
                <w:rFonts w:ascii="Batang" w:eastAsia="Batang" w:hAnsi="Batang" w:cs="Batang"/>
                <w:w w:val="33"/>
                <w:lang w:eastAsia="ko-KR"/>
              </w:rPr>
              <w:t>ㄴ</w:t>
            </w:r>
          </w:p>
        </w:tc>
        <w:tc>
          <w:tcPr>
            <w:tcW w:w="460" w:type="pct"/>
            <w:shd w:val="clear" w:color="auto" w:fill="auto"/>
          </w:tcPr>
          <w:p w14:paraId="589FB7DF"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ㄱ </w:t>
            </w:r>
          </w:p>
        </w:tc>
        <w:tc>
          <w:tcPr>
            <w:tcW w:w="403" w:type="pct"/>
            <w:shd w:val="clear" w:color="auto" w:fill="auto"/>
          </w:tcPr>
          <w:p w14:paraId="025DCF71"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ㅎ </w:t>
            </w:r>
          </w:p>
        </w:tc>
        <w:tc>
          <w:tcPr>
            <w:tcW w:w="345" w:type="pct"/>
            <w:shd w:val="clear" w:color="auto" w:fill="auto"/>
          </w:tcPr>
          <w:p w14:paraId="63EBC4F7"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ㅣ </w:t>
            </w:r>
          </w:p>
        </w:tc>
        <w:tc>
          <w:tcPr>
            <w:tcW w:w="369" w:type="pct"/>
            <w:shd w:val="clear" w:color="auto" w:fill="auto"/>
          </w:tcPr>
          <w:p w14:paraId="66F02A4C" w14:textId="77777777" w:rsidR="00E569F9" w:rsidRPr="00B87AB8" w:rsidRDefault="00E569F9" w:rsidP="005C6556">
            <w:pPr>
              <w:ind w:firstLine="0"/>
              <w:rPr>
                <w:rFonts w:ascii="Batang" w:eastAsia="Batang" w:hAnsi="Batang" w:cs="Batang"/>
                <w:lang w:eastAsia="ko-KR"/>
              </w:rPr>
            </w:pPr>
            <w:r w:rsidRPr="00B87AB8">
              <w:rPr>
                <w:rFonts w:ascii="Batang" w:eastAsia="Batang" w:hAnsi="Batang" w:cs="Batang" w:hint="eastAsia"/>
                <w:lang w:eastAsia="ko-KR"/>
              </w:rPr>
              <w:t xml:space="preserve">ㅉ </w:t>
            </w:r>
          </w:p>
        </w:tc>
        <w:tc>
          <w:tcPr>
            <w:tcW w:w="353" w:type="pct"/>
            <w:shd w:val="clear" w:color="auto" w:fill="auto"/>
          </w:tcPr>
          <w:p w14:paraId="26938C0A"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ㅋ </w:t>
            </w:r>
          </w:p>
        </w:tc>
      </w:tr>
      <w:tr w:rsidR="00E569F9" w:rsidRPr="00B87AB8" w14:paraId="42B528D6" w14:textId="77777777" w:rsidTr="005C6556">
        <w:tc>
          <w:tcPr>
            <w:tcW w:w="659" w:type="pct"/>
            <w:shd w:val="clear" w:color="auto" w:fill="auto"/>
          </w:tcPr>
          <w:p w14:paraId="38BE02CD" w14:textId="77777777" w:rsidR="00E569F9" w:rsidRPr="00B87AB8" w:rsidRDefault="00E569F9" w:rsidP="005C6556">
            <w:pPr>
              <w:ind w:firstLine="0"/>
              <w:rPr>
                <w:rFonts w:eastAsia="宋体"/>
                <w:sz w:val="22"/>
              </w:rPr>
            </w:pPr>
            <w:r w:rsidRPr="00B87AB8">
              <w:rPr>
                <w:rFonts w:eastAsia="宋体" w:hint="eastAsia"/>
                <w:sz w:val="22"/>
              </w:rPr>
              <w:t>ASCII</w:t>
            </w:r>
            <w:r w:rsidRPr="00B87AB8">
              <w:rPr>
                <w:rFonts w:eastAsia="宋体"/>
                <w:sz w:val="22"/>
              </w:rPr>
              <w:t>X</w:t>
            </w:r>
          </w:p>
        </w:tc>
        <w:tc>
          <w:tcPr>
            <w:tcW w:w="369" w:type="pct"/>
            <w:shd w:val="clear" w:color="auto" w:fill="auto"/>
          </w:tcPr>
          <w:p w14:paraId="6C7E32E9" w14:textId="77777777" w:rsidR="00E569F9" w:rsidRPr="00B87AB8" w:rsidRDefault="00E569F9" w:rsidP="005C6556">
            <w:pPr>
              <w:ind w:firstLine="0"/>
              <w:jc w:val="center"/>
              <w:rPr>
                <w:rFonts w:eastAsia="宋体"/>
                <w:sz w:val="21"/>
              </w:rPr>
            </w:pPr>
            <w:r w:rsidRPr="00B87AB8">
              <w:rPr>
                <w:rFonts w:eastAsia="宋体" w:hint="eastAsia"/>
                <w:sz w:val="24"/>
              </w:rPr>
              <w:t>0xe1</w:t>
            </w:r>
          </w:p>
        </w:tc>
        <w:tc>
          <w:tcPr>
            <w:tcW w:w="460" w:type="pct"/>
            <w:shd w:val="clear" w:color="auto" w:fill="auto"/>
          </w:tcPr>
          <w:p w14:paraId="4073F693" w14:textId="77777777" w:rsidR="00E569F9" w:rsidRPr="00B87AB8" w:rsidRDefault="00E569F9" w:rsidP="005C6556">
            <w:pPr>
              <w:ind w:firstLine="0"/>
              <w:jc w:val="center"/>
              <w:rPr>
                <w:rFonts w:eastAsia="宋体"/>
                <w:sz w:val="24"/>
              </w:rPr>
            </w:pPr>
            <w:r w:rsidRPr="00B87AB8">
              <w:rPr>
                <w:rFonts w:eastAsia="宋体" w:hint="eastAsia"/>
                <w:sz w:val="24"/>
              </w:rPr>
              <w:t>0xe2</w:t>
            </w:r>
          </w:p>
        </w:tc>
        <w:tc>
          <w:tcPr>
            <w:tcW w:w="371" w:type="pct"/>
            <w:shd w:val="clear" w:color="auto" w:fill="auto"/>
          </w:tcPr>
          <w:p w14:paraId="3BC74ED4" w14:textId="77777777" w:rsidR="00E569F9" w:rsidRPr="00B87AB8" w:rsidRDefault="00E569F9" w:rsidP="005C6556">
            <w:pPr>
              <w:ind w:firstLine="0"/>
              <w:jc w:val="center"/>
              <w:rPr>
                <w:rFonts w:eastAsia="宋体"/>
                <w:sz w:val="24"/>
              </w:rPr>
            </w:pPr>
            <w:r w:rsidRPr="00B87AB8">
              <w:rPr>
                <w:rFonts w:eastAsia="宋体" w:hint="eastAsia"/>
                <w:sz w:val="24"/>
              </w:rPr>
              <w:t>0xe3</w:t>
            </w:r>
          </w:p>
        </w:tc>
        <w:tc>
          <w:tcPr>
            <w:tcW w:w="403" w:type="pct"/>
            <w:shd w:val="clear" w:color="auto" w:fill="auto"/>
          </w:tcPr>
          <w:p w14:paraId="6827E44B" w14:textId="77777777" w:rsidR="00E569F9" w:rsidRPr="00B87AB8" w:rsidRDefault="00E569F9" w:rsidP="005C6556">
            <w:pPr>
              <w:ind w:firstLine="0"/>
              <w:jc w:val="center"/>
              <w:rPr>
                <w:rFonts w:eastAsia="宋体"/>
                <w:sz w:val="24"/>
              </w:rPr>
            </w:pPr>
            <w:r w:rsidRPr="00B87AB8">
              <w:rPr>
                <w:rFonts w:eastAsia="宋体" w:hint="eastAsia"/>
                <w:sz w:val="24"/>
              </w:rPr>
              <w:t>0xe4</w:t>
            </w:r>
          </w:p>
        </w:tc>
        <w:tc>
          <w:tcPr>
            <w:tcW w:w="403" w:type="pct"/>
            <w:shd w:val="clear" w:color="auto" w:fill="auto"/>
          </w:tcPr>
          <w:p w14:paraId="5D6E03CF" w14:textId="77777777" w:rsidR="00E569F9" w:rsidRPr="00B87AB8" w:rsidRDefault="00E569F9" w:rsidP="005C6556">
            <w:pPr>
              <w:ind w:firstLine="0"/>
              <w:jc w:val="center"/>
              <w:rPr>
                <w:rFonts w:eastAsia="宋体"/>
                <w:sz w:val="24"/>
              </w:rPr>
            </w:pPr>
            <w:r w:rsidRPr="00B87AB8">
              <w:rPr>
                <w:rFonts w:eastAsia="宋体" w:hint="eastAsia"/>
                <w:sz w:val="24"/>
              </w:rPr>
              <w:t>0xe5</w:t>
            </w:r>
          </w:p>
        </w:tc>
        <w:tc>
          <w:tcPr>
            <w:tcW w:w="403" w:type="pct"/>
            <w:shd w:val="clear" w:color="auto" w:fill="auto"/>
          </w:tcPr>
          <w:p w14:paraId="609511FC" w14:textId="77777777" w:rsidR="00E569F9" w:rsidRPr="00B87AB8" w:rsidRDefault="00E569F9" w:rsidP="005C6556">
            <w:pPr>
              <w:ind w:firstLine="0"/>
              <w:jc w:val="center"/>
              <w:rPr>
                <w:rFonts w:eastAsia="宋体"/>
                <w:sz w:val="24"/>
              </w:rPr>
            </w:pPr>
            <w:r w:rsidRPr="00B87AB8">
              <w:rPr>
                <w:rFonts w:eastAsia="宋体" w:hint="eastAsia"/>
                <w:sz w:val="24"/>
              </w:rPr>
              <w:t>0xe6</w:t>
            </w:r>
          </w:p>
        </w:tc>
        <w:tc>
          <w:tcPr>
            <w:tcW w:w="460" w:type="pct"/>
            <w:shd w:val="clear" w:color="auto" w:fill="auto"/>
          </w:tcPr>
          <w:p w14:paraId="51DFDF11" w14:textId="77777777" w:rsidR="00E569F9" w:rsidRPr="00B87AB8" w:rsidRDefault="00E569F9" w:rsidP="005C6556">
            <w:pPr>
              <w:ind w:firstLine="0"/>
              <w:jc w:val="center"/>
              <w:rPr>
                <w:rFonts w:eastAsia="宋体"/>
                <w:sz w:val="24"/>
              </w:rPr>
            </w:pPr>
            <w:r w:rsidRPr="00B87AB8">
              <w:rPr>
                <w:rFonts w:eastAsia="宋体" w:hint="eastAsia"/>
                <w:sz w:val="24"/>
              </w:rPr>
              <w:t>0xe7</w:t>
            </w:r>
          </w:p>
        </w:tc>
        <w:tc>
          <w:tcPr>
            <w:tcW w:w="403" w:type="pct"/>
            <w:shd w:val="clear" w:color="auto" w:fill="auto"/>
          </w:tcPr>
          <w:p w14:paraId="147D65F2" w14:textId="77777777" w:rsidR="00E569F9" w:rsidRPr="00B87AB8" w:rsidRDefault="00E569F9" w:rsidP="005C6556">
            <w:pPr>
              <w:ind w:firstLine="0"/>
              <w:jc w:val="center"/>
              <w:rPr>
                <w:rFonts w:eastAsia="宋体"/>
                <w:sz w:val="24"/>
              </w:rPr>
            </w:pPr>
            <w:r w:rsidRPr="00B87AB8">
              <w:rPr>
                <w:rFonts w:eastAsia="宋体" w:hint="eastAsia"/>
                <w:sz w:val="24"/>
              </w:rPr>
              <w:t>0xe8</w:t>
            </w:r>
          </w:p>
        </w:tc>
        <w:tc>
          <w:tcPr>
            <w:tcW w:w="345" w:type="pct"/>
            <w:shd w:val="clear" w:color="auto" w:fill="auto"/>
          </w:tcPr>
          <w:p w14:paraId="29BCB56E" w14:textId="77777777" w:rsidR="00E569F9" w:rsidRPr="00B87AB8" w:rsidRDefault="00E569F9" w:rsidP="005C6556">
            <w:pPr>
              <w:ind w:firstLine="0"/>
              <w:jc w:val="center"/>
              <w:rPr>
                <w:rFonts w:eastAsia="宋体"/>
                <w:sz w:val="24"/>
              </w:rPr>
            </w:pPr>
            <w:r w:rsidRPr="00B87AB8">
              <w:rPr>
                <w:rFonts w:eastAsia="宋体" w:hint="eastAsia"/>
                <w:sz w:val="24"/>
              </w:rPr>
              <w:t>0xe9</w:t>
            </w:r>
          </w:p>
        </w:tc>
        <w:tc>
          <w:tcPr>
            <w:tcW w:w="369" w:type="pct"/>
            <w:shd w:val="clear" w:color="auto" w:fill="auto"/>
          </w:tcPr>
          <w:p w14:paraId="4788FF7F" w14:textId="77777777" w:rsidR="00E569F9" w:rsidRPr="00B87AB8" w:rsidRDefault="00E569F9" w:rsidP="005C6556">
            <w:pPr>
              <w:ind w:firstLine="0"/>
              <w:rPr>
                <w:rFonts w:eastAsia="宋体"/>
                <w:sz w:val="24"/>
              </w:rPr>
            </w:pPr>
            <w:r w:rsidRPr="00B87AB8">
              <w:rPr>
                <w:rFonts w:eastAsia="宋体" w:hint="eastAsia"/>
                <w:sz w:val="24"/>
              </w:rPr>
              <w:t>0xea</w:t>
            </w:r>
          </w:p>
        </w:tc>
        <w:tc>
          <w:tcPr>
            <w:tcW w:w="353" w:type="pct"/>
            <w:shd w:val="clear" w:color="auto" w:fill="auto"/>
          </w:tcPr>
          <w:p w14:paraId="6DBE905D" w14:textId="77777777" w:rsidR="00E569F9" w:rsidRPr="00B87AB8" w:rsidRDefault="00E569F9" w:rsidP="005C6556">
            <w:pPr>
              <w:ind w:firstLine="0"/>
              <w:jc w:val="center"/>
              <w:rPr>
                <w:rFonts w:eastAsia="宋体"/>
                <w:sz w:val="24"/>
              </w:rPr>
            </w:pPr>
            <w:r w:rsidRPr="00B87AB8">
              <w:rPr>
                <w:rFonts w:eastAsia="宋体" w:hint="eastAsia"/>
                <w:sz w:val="24"/>
              </w:rPr>
              <w:t>0xeb</w:t>
            </w:r>
          </w:p>
        </w:tc>
      </w:tr>
      <w:tr w:rsidR="00E569F9" w:rsidRPr="00B87AB8" w14:paraId="6FB28A12" w14:textId="77777777" w:rsidTr="005C6556">
        <w:tc>
          <w:tcPr>
            <w:tcW w:w="659" w:type="pct"/>
            <w:shd w:val="clear" w:color="auto" w:fill="auto"/>
          </w:tcPr>
          <w:p w14:paraId="3AEC66B2" w14:textId="77777777" w:rsidR="00E569F9" w:rsidRPr="00B87AB8" w:rsidRDefault="00E569F9" w:rsidP="005C6556">
            <w:pPr>
              <w:ind w:firstLine="0"/>
              <w:rPr>
                <w:rFonts w:eastAsia="宋体"/>
                <w:sz w:val="22"/>
              </w:rPr>
            </w:pPr>
            <w:r w:rsidRPr="00B87AB8">
              <w:rPr>
                <w:rFonts w:eastAsia="宋体" w:hint="eastAsia"/>
                <w:sz w:val="22"/>
              </w:rPr>
              <w:t>Unicode</w:t>
            </w:r>
          </w:p>
        </w:tc>
        <w:tc>
          <w:tcPr>
            <w:tcW w:w="369" w:type="pct"/>
            <w:shd w:val="clear" w:color="auto" w:fill="auto"/>
          </w:tcPr>
          <w:p w14:paraId="1A2C830C" w14:textId="77777777" w:rsidR="00E569F9" w:rsidRPr="00B87AB8" w:rsidRDefault="00E569F9" w:rsidP="005C6556">
            <w:pPr>
              <w:ind w:firstLine="0"/>
              <w:jc w:val="center"/>
              <w:rPr>
                <w:rFonts w:eastAsia="宋体"/>
                <w:sz w:val="24"/>
              </w:rPr>
            </w:pPr>
            <w:r w:rsidRPr="00B87AB8">
              <w:rPr>
                <w:rFonts w:eastAsia="宋体" w:hint="eastAsia"/>
                <w:sz w:val="24"/>
              </w:rPr>
              <w:t>2be1</w:t>
            </w:r>
          </w:p>
        </w:tc>
        <w:tc>
          <w:tcPr>
            <w:tcW w:w="460" w:type="pct"/>
            <w:shd w:val="clear" w:color="auto" w:fill="auto"/>
          </w:tcPr>
          <w:p w14:paraId="38AC28AB" w14:textId="77777777" w:rsidR="00E569F9" w:rsidRPr="00B87AB8" w:rsidRDefault="00E569F9" w:rsidP="005C6556">
            <w:pPr>
              <w:ind w:firstLine="0"/>
              <w:jc w:val="center"/>
              <w:rPr>
                <w:rFonts w:eastAsia="宋体"/>
                <w:sz w:val="24"/>
              </w:rPr>
            </w:pPr>
            <w:r w:rsidRPr="00B87AB8">
              <w:rPr>
                <w:rFonts w:eastAsia="宋体" w:hint="eastAsia"/>
                <w:sz w:val="24"/>
              </w:rPr>
              <w:t>2be2</w:t>
            </w:r>
          </w:p>
        </w:tc>
        <w:tc>
          <w:tcPr>
            <w:tcW w:w="371" w:type="pct"/>
            <w:shd w:val="clear" w:color="auto" w:fill="auto"/>
          </w:tcPr>
          <w:p w14:paraId="3FA102A3" w14:textId="77777777" w:rsidR="00E569F9" w:rsidRPr="00B87AB8" w:rsidRDefault="00E569F9" w:rsidP="005C6556">
            <w:pPr>
              <w:ind w:firstLine="0"/>
              <w:jc w:val="center"/>
              <w:rPr>
                <w:rFonts w:eastAsia="宋体"/>
                <w:sz w:val="24"/>
              </w:rPr>
            </w:pPr>
            <w:r w:rsidRPr="00B87AB8">
              <w:rPr>
                <w:rFonts w:eastAsia="宋体" w:hint="eastAsia"/>
                <w:sz w:val="24"/>
              </w:rPr>
              <w:t>2be3</w:t>
            </w:r>
          </w:p>
        </w:tc>
        <w:tc>
          <w:tcPr>
            <w:tcW w:w="403" w:type="pct"/>
            <w:shd w:val="clear" w:color="auto" w:fill="auto"/>
          </w:tcPr>
          <w:p w14:paraId="1EEEEAE1" w14:textId="77777777" w:rsidR="00E569F9" w:rsidRPr="00B87AB8" w:rsidRDefault="00E569F9" w:rsidP="005C6556">
            <w:pPr>
              <w:ind w:firstLine="0"/>
              <w:jc w:val="center"/>
              <w:rPr>
                <w:rFonts w:eastAsia="宋体"/>
                <w:sz w:val="24"/>
              </w:rPr>
            </w:pPr>
            <w:r w:rsidRPr="00B87AB8">
              <w:rPr>
                <w:rFonts w:eastAsia="宋体" w:hint="eastAsia"/>
                <w:sz w:val="24"/>
              </w:rPr>
              <w:t>2be4</w:t>
            </w:r>
          </w:p>
        </w:tc>
        <w:tc>
          <w:tcPr>
            <w:tcW w:w="403" w:type="pct"/>
            <w:shd w:val="clear" w:color="auto" w:fill="auto"/>
          </w:tcPr>
          <w:p w14:paraId="4EB56E0A" w14:textId="77777777" w:rsidR="00E569F9" w:rsidRPr="00B87AB8" w:rsidRDefault="00E569F9" w:rsidP="005C6556">
            <w:pPr>
              <w:ind w:firstLine="0"/>
              <w:jc w:val="center"/>
              <w:rPr>
                <w:rFonts w:eastAsia="宋体"/>
                <w:sz w:val="24"/>
              </w:rPr>
            </w:pPr>
            <w:r w:rsidRPr="00B87AB8">
              <w:rPr>
                <w:rFonts w:eastAsia="宋体" w:hint="eastAsia"/>
                <w:sz w:val="24"/>
              </w:rPr>
              <w:t>2be5</w:t>
            </w:r>
          </w:p>
        </w:tc>
        <w:tc>
          <w:tcPr>
            <w:tcW w:w="403" w:type="pct"/>
            <w:shd w:val="clear" w:color="auto" w:fill="auto"/>
          </w:tcPr>
          <w:p w14:paraId="214B473B" w14:textId="77777777" w:rsidR="00E569F9" w:rsidRPr="00B87AB8" w:rsidRDefault="00E569F9" w:rsidP="005C6556">
            <w:pPr>
              <w:ind w:firstLine="0"/>
              <w:jc w:val="center"/>
              <w:rPr>
                <w:rFonts w:eastAsia="宋体"/>
                <w:sz w:val="24"/>
              </w:rPr>
            </w:pPr>
            <w:r w:rsidRPr="00B87AB8">
              <w:rPr>
                <w:rFonts w:eastAsia="宋体" w:hint="eastAsia"/>
                <w:sz w:val="24"/>
              </w:rPr>
              <w:t>2be6</w:t>
            </w:r>
          </w:p>
        </w:tc>
        <w:tc>
          <w:tcPr>
            <w:tcW w:w="460" w:type="pct"/>
            <w:shd w:val="clear" w:color="auto" w:fill="auto"/>
          </w:tcPr>
          <w:p w14:paraId="5FF874DA" w14:textId="77777777" w:rsidR="00E569F9" w:rsidRPr="00B87AB8" w:rsidRDefault="00E569F9" w:rsidP="005C6556">
            <w:pPr>
              <w:ind w:firstLine="0"/>
              <w:jc w:val="center"/>
              <w:rPr>
                <w:rFonts w:eastAsia="宋体"/>
                <w:sz w:val="24"/>
              </w:rPr>
            </w:pPr>
            <w:r w:rsidRPr="00B87AB8">
              <w:rPr>
                <w:rFonts w:eastAsia="宋体" w:hint="eastAsia"/>
                <w:sz w:val="24"/>
              </w:rPr>
              <w:t>2be7</w:t>
            </w:r>
          </w:p>
        </w:tc>
        <w:tc>
          <w:tcPr>
            <w:tcW w:w="403" w:type="pct"/>
            <w:shd w:val="clear" w:color="auto" w:fill="auto"/>
          </w:tcPr>
          <w:p w14:paraId="59A7C7E7" w14:textId="77777777" w:rsidR="00E569F9" w:rsidRPr="00B87AB8" w:rsidRDefault="00E569F9" w:rsidP="005C6556">
            <w:pPr>
              <w:ind w:firstLine="0"/>
              <w:jc w:val="center"/>
              <w:rPr>
                <w:rFonts w:eastAsia="宋体"/>
                <w:sz w:val="24"/>
              </w:rPr>
            </w:pPr>
            <w:r w:rsidRPr="00B87AB8">
              <w:rPr>
                <w:rFonts w:eastAsia="宋体" w:hint="eastAsia"/>
                <w:sz w:val="24"/>
              </w:rPr>
              <w:t>2be8</w:t>
            </w:r>
          </w:p>
        </w:tc>
        <w:tc>
          <w:tcPr>
            <w:tcW w:w="345" w:type="pct"/>
            <w:shd w:val="clear" w:color="auto" w:fill="auto"/>
          </w:tcPr>
          <w:p w14:paraId="14ACDAA9" w14:textId="77777777" w:rsidR="00E569F9" w:rsidRPr="00B87AB8" w:rsidRDefault="00E569F9" w:rsidP="005C6556">
            <w:pPr>
              <w:ind w:firstLine="0"/>
              <w:jc w:val="center"/>
              <w:rPr>
                <w:rFonts w:eastAsia="宋体"/>
                <w:sz w:val="24"/>
              </w:rPr>
            </w:pPr>
            <w:r w:rsidRPr="00B87AB8">
              <w:rPr>
                <w:rFonts w:eastAsia="宋体" w:hint="eastAsia"/>
                <w:sz w:val="24"/>
              </w:rPr>
              <w:t>2be9</w:t>
            </w:r>
          </w:p>
        </w:tc>
        <w:tc>
          <w:tcPr>
            <w:tcW w:w="369" w:type="pct"/>
            <w:shd w:val="clear" w:color="auto" w:fill="auto"/>
          </w:tcPr>
          <w:p w14:paraId="464D54E5" w14:textId="77777777" w:rsidR="00E569F9" w:rsidRPr="00B87AB8" w:rsidRDefault="00E569F9" w:rsidP="005C6556">
            <w:pPr>
              <w:ind w:firstLine="0"/>
              <w:jc w:val="center"/>
              <w:rPr>
                <w:rFonts w:eastAsia="宋体"/>
                <w:sz w:val="24"/>
              </w:rPr>
            </w:pPr>
            <w:r w:rsidRPr="00B87AB8">
              <w:rPr>
                <w:rFonts w:eastAsia="宋体" w:hint="eastAsia"/>
                <w:sz w:val="24"/>
              </w:rPr>
              <w:t>2bea</w:t>
            </w:r>
          </w:p>
        </w:tc>
        <w:tc>
          <w:tcPr>
            <w:tcW w:w="353" w:type="pct"/>
            <w:shd w:val="clear" w:color="auto" w:fill="auto"/>
          </w:tcPr>
          <w:p w14:paraId="1FBEA451" w14:textId="77777777" w:rsidR="00E569F9" w:rsidRPr="00B87AB8" w:rsidRDefault="00E569F9" w:rsidP="005C6556">
            <w:pPr>
              <w:ind w:firstLine="0"/>
              <w:jc w:val="center"/>
              <w:rPr>
                <w:rFonts w:eastAsia="宋体"/>
                <w:sz w:val="24"/>
              </w:rPr>
            </w:pPr>
            <w:r w:rsidRPr="00B87AB8">
              <w:rPr>
                <w:rFonts w:eastAsia="宋体" w:hint="eastAsia"/>
                <w:sz w:val="24"/>
              </w:rPr>
              <w:t>0xeb</w:t>
            </w:r>
          </w:p>
        </w:tc>
      </w:tr>
      <w:tr w:rsidR="00E569F9" w:rsidRPr="00B87AB8" w14:paraId="57DA1A15" w14:textId="77777777" w:rsidTr="005C6556">
        <w:tc>
          <w:tcPr>
            <w:tcW w:w="659" w:type="pct"/>
            <w:shd w:val="clear" w:color="auto" w:fill="auto"/>
            <w:vAlign w:val="center"/>
          </w:tcPr>
          <w:p w14:paraId="2F67BBCB" w14:textId="77777777" w:rsidR="00E569F9" w:rsidRPr="00B87AB8" w:rsidRDefault="00E569F9" w:rsidP="005C6556">
            <w:pPr>
              <w:ind w:firstLine="0"/>
              <w:rPr>
                <w:rFonts w:ascii="宋体" w:eastAsia="宋体" w:hAnsi="宋体" w:cs="宋体"/>
                <w:kern w:val="0"/>
                <w:sz w:val="22"/>
                <w:szCs w:val="22"/>
              </w:rPr>
            </w:pPr>
            <w:r w:rsidRPr="00B87AB8">
              <w:rPr>
                <w:rFonts w:eastAsia="宋体" w:hint="eastAsia"/>
              </w:rPr>
              <w:t>轨迹值</w:t>
            </w:r>
          </w:p>
        </w:tc>
        <w:tc>
          <w:tcPr>
            <w:tcW w:w="369" w:type="pct"/>
            <w:shd w:val="clear" w:color="auto" w:fill="auto"/>
            <w:vAlign w:val="center"/>
          </w:tcPr>
          <w:p w14:paraId="399C19E9"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kern w:val="0"/>
                <w:sz w:val="22"/>
                <w:szCs w:val="22"/>
              </w:rPr>
              <w:t>0TT0</w:t>
            </w:r>
          </w:p>
        </w:tc>
        <w:tc>
          <w:tcPr>
            <w:tcW w:w="460" w:type="pct"/>
            <w:shd w:val="clear" w:color="auto" w:fill="auto"/>
            <w:vAlign w:val="center"/>
          </w:tcPr>
          <w:p w14:paraId="349ADE34"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kern w:val="0"/>
                <w:sz w:val="22"/>
                <w:szCs w:val="22"/>
              </w:rPr>
              <w:t>010101</w:t>
            </w:r>
          </w:p>
        </w:tc>
        <w:tc>
          <w:tcPr>
            <w:tcW w:w="371" w:type="pct"/>
            <w:shd w:val="clear" w:color="auto" w:fill="auto"/>
            <w:vAlign w:val="center"/>
          </w:tcPr>
          <w:p w14:paraId="344B5392"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kern w:val="0"/>
                <w:sz w:val="22"/>
                <w:szCs w:val="22"/>
              </w:rPr>
              <w:t>0111</w:t>
            </w:r>
          </w:p>
        </w:tc>
        <w:tc>
          <w:tcPr>
            <w:tcW w:w="403" w:type="pct"/>
            <w:shd w:val="clear" w:color="auto" w:fill="auto"/>
            <w:vAlign w:val="center"/>
          </w:tcPr>
          <w:p w14:paraId="48D1EA58"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kern w:val="0"/>
                <w:sz w:val="22"/>
                <w:szCs w:val="22"/>
              </w:rPr>
              <w:t>0101</w:t>
            </w:r>
          </w:p>
        </w:tc>
        <w:tc>
          <w:tcPr>
            <w:tcW w:w="403" w:type="pct"/>
            <w:shd w:val="clear" w:color="auto" w:fill="auto"/>
            <w:vAlign w:val="center"/>
          </w:tcPr>
          <w:p w14:paraId="381817CC"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01110</w:t>
            </w:r>
          </w:p>
        </w:tc>
        <w:tc>
          <w:tcPr>
            <w:tcW w:w="403" w:type="pct"/>
            <w:shd w:val="clear" w:color="auto" w:fill="auto"/>
            <w:vAlign w:val="center"/>
          </w:tcPr>
          <w:p w14:paraId="0F55C12F"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0TTT0</w:t>
            </w:r>
          </w:p>
        </w:tc>
        <w:tc>
          <w:tcPr>
            <w:tcW w:w="460" w:type="pct"/>
            <w:shd w:val="clear" w:color="auto" w:fill="auto"/>
            <w:vAlign w:val="center"/>
          </w:tcPr>
          <w:p w14:paraId="67E0D3E8"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011</w:t>
            </w:r>
          </w:p>
        </w:tc>
        <w:tc>
          <w:tcPr>
            <w:tcW w:w="403" w:type="pct"/>
            <w:shd w:val="clear" w:color="auto" w:fill="auto"/>
            <w:vAlign w:val="center"/>
          </w:tcPr>
          <w:p w14:paraId="372E4F16"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0T010</w:t>
            </w:r>
          </w:p>
        </w:tc>
        <w:tc>
          <w:tcPr>
            <w:tcW w:w="345" w:type="pct"/>
            <w:shd w:val="clear" w:color="auto" w:fill="auto"/>
            <w:vAlign w:val="center"/>
          </w:tcPr>
          <w:p w14:paraId="069CD6BD"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00</w:t>
            </w:r>
          </w:p>
        </w:tc>
        <w:tc>
          <w:tcPr>
            <w:tcW w:w="369" w:type="pct"/>
            <w:shd w:val="clear" w:color="auto" w:fill="auto"/>
            <w:vAlign w:val="center"/>
          </w:tcPr>
          <w:p w14:paraId="49E6B8AC"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001</w:t>
            </w:r>
          </w:p>
        </w:tc>
        <w:tc>
          <w:tcPr>
            <w:tcW w:w="353" w:type="pct"/>
            <w:shd w:val="clear" w:color="auto" w:fill="auto"/>
          </w:tcPr>
          <w:p w14:paraId="3347782D" w14:textId="77777777" w:rsidR="00E569F9" w:rsidRPr="00B87AB8" w:rsidRDefault="00E569F9" w:rsidP="005C6556">
            <w:pPr>
              <w:ind w:firstLine="0"/>
              <w:jc w:val="center"/>
              <w:rPr>
                <w:rFonts w:ascii="宋体" w:eastAsia="宋体" w:hAnsi="宋体" w:cs="宋体"/>
                <w:kern w:val="0"/>
                <w:sz w:val="22"/>
                <w:szCs w:val="22"/>
              </w:rPr>
            </w:pPr>
            <w:r w:rsidRPr="00B87AB8">
              <w:rPr>
                <w:rFonts w:ascii="宋体" w:eastAsia="宋体" w:hAnsi="宋体" w:cs="宋体"/>
                <w:kern w:val="0"/>
                <w:sz w:val="22"/>
                <w:szCs w:val="22"/>
              </w:rPr>
              <w:t>010</w:t>
            </w:r>
          </w:p>
        </w:tc>
      </w:tr>
      <w:tr w:rsidR="00E569F9" w:rsidRPr="00B87AB8" w14:paraId="4131DAF1" w14:textId="77777777" w:rsidTr="005C6556">
        <w:tc>
          <w:tcPr>
            <w:tcW w:w="659" w:type="pct"/>
            <w:shd w:val="clear" w:color="auto" w:fill="E7E6E6"/>
          </w:tcPr>
          <w:p w14:paraId="65277942" w14:textId="77777777" w:rsidR="00E569F9" w:rsidRPr="00B87AB8" w:rsidRDefault="00E569F9" w:rsidP="005C6556">
            <w:pPr>
              <w:ind w:firstLine="0"/>
              <w:rPr>
                <w:rFonts w:eastAsia="宋体"/>
              </w:rPr>
            </w:pPr>
            <w:r w:rsidRPr="00B87AB8">
              <w:rPr>
                <w:rFonts w:eastAsia="宋体" w:hint="eastAsia"/>
              </w:rPr>
              <w:t>小写</w:t>
            </w:r>
          </w:p>
        </w:tc>
        <w:tc>
          <w:tcPr>
            <w:tcW w:w="369" w:type="pct"/>
            <w:shd w:val="clear" w:color="auto" w:fill="E7E6E6"/>
          </w:tcPr>
          <w:p w14:paraId="3663CCD1" w14:textId="77777777" w:rsidR="00E569F9" w:rsidRPr="00B87AB8" w:rsidRDefault="00E569F9" w:rsidP="005C6556">
            <w:pPr>
              <w:ind w:firstLine="0"/>
              <w:jc w:val="center"/>
              <w:rPr>
                <w:rFonts w:ascii="宋体" w:eastAsia="宋体" w:hAnsi="宋体"/>
                <w:b/>
              </w:rPr>
            </w:pPr>
            <w:r w:rsidRPr="00B87AB8">
              <w:rPr>
                <w:rFonts w:ascii="宋体" w:eastAsia="宋体" w:hAnsi="宋体"/>
                <w:b/>
              </w:rPr>
              <w:t>l</w:t>
            </w:r>
          </w:p>
        </w:tc>
        <w:tc>
          <w:tcPr>
            <w:tcW w:w="460" w:type="pct"/>
            <w:shd w:val="clear" w:color="auto" w:fill="E7E6E6"/>
          </w:tcPr>
          <w:p w14:paraId="2DB540B9" w14:textId="77777777" w:rsidR="00E569F9" w:rsidRPr="00B87AB8" w:rsidRDefault="00E569F9" w:rsidP="005C6556">
            <w:pPr>
              <w:ind w:firstLine="0"/>
              <w:jc w:val="center"/>
              <w:rPr>
                <w:rFonts w:ascii="宋体" w:eastAsia="宋体" w:hAnsi="宋体"/>
                <w:b/>
              </w:rPr>
            </w:pPr>
            <w:r w:rsidRPr="00B87AB8">
              <w:rPr>
                <w:rFonts w:ascii="宋体" w:eastAsia="宋体" w:hAnsi="宋体"/>
                <w:b/>
              </w:rPr>
              <w:t>m</w:t>
            </w:r>
          </w:p>
        </w:tc>
        <w:tc>
          <w:tcPr>
            <w:tcW w:w="371" w:type="pct"/>
            <w:shd w:val="clear" w:color="auto" w:fill="E7E6E6"/>
          </w:tcPr>
          <w:p w14:paraId="1D80C809"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n</w:t>
            </w:r>
          </w:p>
        </w:tc>
        <w:tc>
          <w:tcPr>
            <w:tcW w:w="403" w:type="pct"/>
            <w:shd w:val="clear" w:color="auto" w:fill="E7E6E6"/>
          </w:tcPr>
          <w:p w14:paraId="7086B80A"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o</w:t>
            </w:r>
          </w:p>
        </w:tc>
        <w:tc>
          <w:tcPr>
            <w:tcW w:w="403" w:type="pct"/>
            <w:shd w:val="clear" w:color="auto" w:fill="E7E6E6"/>
          </w:tcPr>
          <w:p w14:paraId="7B4F4F5D"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p</w:t>
            </w:r>
          </w:p>
        </w:tc>
        <w:tc>
          <w:tcPr>
            <w:tcW w:w="403" w:type="pct"/>
            <w:shd w:val="clear" w:color="auto" w:fill="E7E6E6"/>
          </w:tcPr>
          <w:p w14:paraId="2CA4AD2E"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q</w:t>
            </w:r>
          </w:p>
        </w:tc>
        <w:tc>
          <w:tcPr>
            <w:tcW w:w="460" w:type="pct"/>
            <w:shd w:val="clear" w:color="auto" w:fill="E7E6E6"/>
          </w:tcPr>
          <w:p w14:paraId="44948412"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r</w:t>
            </w:r>
          </w:p>
        </w:tc>
        <w:tc>
          <w:tcPr>
            <w:tcW w:w="403" w:type="pct"/>
            <w:shd w:val="clear" w:color="auto" w:fill="E7E6E6"/>
          </w:tcPr>
          <w:p w14:paraId="109B6F86"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s</w:t>
            </w:r>
          </w:p>
        </w:tc>
        <w:tc>
          <w:tcPr>
            <w:tcW w:w="345" w:type="pct"/>
            <w:shd w:val="clear" w:color="auto" w:fill="E7E6E6"/>
          </w:tcPr>
          <w:p w14:paraId="36121802"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t</w:t>
            </w:r>
          </w:p>
        </w:tc>
        <w:tc>
          <w:tcPr>
            <w:tcW w:w="369" w:type="pct"/>
            <w:shd w:val="clear" w:color="auto" w:fill="E7E6E6"/>
          </w:tcPr>
          <w:p w14:paraId="6F2FE4A2"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u</w:t>
            </w:r>
          </w:p>
        </w:tc>
        <w:tc>
          <w:tcPr>
            <w:tcW w:w="353" w:type="pct"/>
            <w:shd w:val="clear" w:color="auto" w:fill="E7E6E6"/>
          </w:tcPr>
          <w:p w14:paraId="1B6307E0" w14:textId="77777777" w:rsidR="00E569F9" w:rsidRPr="00B87AB8" w:rsidRDefault="00E569F9" w:rsidP="005C6556">
            <w:pPr>
              <w:ind w:firstLine="0"/>
              <w:jc w:val="center"/>
              <w:rPr>
                <w:rFonts w:ascii="宋体" w:eastAsia="宋体" w:hAnsi="宋体"/>
                <w:b/>
              </w:rPr>
            </w:pPr>
            <w:r w:rsidRPr="00B87AB8">
              <w:rPr>
                <w:rFonts w:ascii="宋体" w:eastAsia="宋体" w:hAnsi="宋体"/>
                <w:b/>
              </w:rPr>
              <w:t>V</w:t>
            </w:r>
          </w:p>
        </w:tc>
      </w:tr>
      <w:tr w:rsidR="00E569F9" w:rsidRPr="00B87AB8" w14:paraId="261638EC" w14:textId="77777777" w:rsidTr="005C6556">
        <w:tc>
          <w:tcPr>
            <w:tcW w:w="659" w:type="pct"/>
            <w:shd w:val="clear" w:color="auto" w:fill="auto"/>
          </w:tcPr>
          <w:p w14:paraId="30A91CBA" w14:textId="77777777" w:rsidR="00E569F9" w:rsidRPr="00B87AB8" w:rsidRDefault="00E569F9" w:rsidP="005C6556">
            <w:pPr>
              <w:ind w:firstLine="0"/>
              <w:rPr>
                <w:rFonts w:eastAsia="宋体"/>
              </w:rPr>
            </w:pPr>
            <w:r w:rsidRPr="00B87AB8">
              <w:rPr>
                <w:rFonts w:eastAsia="宋体" w:hint="eastAsia"/>
              </w:rPr>
              <w:t>TRIA</w:t>
            </w:r>
          </w:p>
        </w:tc>
        <w:tc>
          <w:tcPr>
            <w:tcW w:w="369" w:type="pct"/>
            <w:shd w:val="clear" w:color="auto" w:fill="auto"/>
          </w:tcPr>
          <w:p w14:paraId="62BFE8DB" w14:textId="77777777" w:rsidR="00E569F9" w:rsidRPr="00B87AB8" w:rsidRDefault="00E569F9" w:rsidP="005C6556">
            <w:pPr>
              <w:ind w:firstLine="0"/>
              <w:jc w:val="center"/>
              <w:rPr>
                <w:rFonts w:ascii="tria" w:eastAsia="宋体" w:hAnsi="tria"/>
                <w:b/>
              </w:rPr>
            </w:pPr>
            <w:r w:rsidRPr="00B87AB8">
              <w:rPr>
                <w:rFonts w:ascii="tria" w:eastAsia="宋体" w:hAnsi="tria" w:hint="eastAsia"/>
                <w:b/>
              </w:rPr>
              <w:t>l</w:t>
            </w:r>
          </w:p>
        </w:tc>
        <w:tc>
          <w:tcPr>
            <w:tcW w:w="460" w:type="pct"/>
            <w:shd w:val="clear" w:color="auto" w:fill="auto"/>
          </w:tcPr>
          <w:p w14:paraId="7754F8DD" w14:textId="77777777" w:rsidR="00E569F9" w:rsidRPr="00B87AB8" w:rsidRDefault="00E569F9" w:rsidP="005C6556">
            <w:pPr>
              <w:ind w:firstLine="0"/>
              <w:jc w:val="center"/>
              <w:rPr>
                <w:rFonts w:ascii="tria" w:eastAsia="宋体" w:hAnsi="tria"/>
                <w:b/>
              </w:rPr>
            </w:pPr>
            <w:r w:rsidRPr="00B87AB8">
              <w:rPr>
                <w:rFonts w:ascii="tria" w:eastAsia="宋体" w:hAnsi="tria"/>
                <w:b/>
              </w:rPr>
              <w:t>m</w:t>
            </w:r>
          </w:p>
        </w:tc>
        <w:tc>
          <w:tcPr>
            <w:tcW w:w="371" w:type="pct"/>
            <w:shd w:val="clear" w:color="auto" w:fill="auto"/>
          </w:tcPr>
          <w:p w14:paraId="11DC384A" w14:textId="77777777" w:rsidR="00E569F9" w:rsidRPr="00B87AB8" w:rsidRDefault="00E569F9" w:rsidP="005C6556">
            <w:pPr>
              <w:ind w:firstLine="0"/>
              <w:jc w:val="center"/>
              <w:rPr>
                <w:rFonts w:ascii="tria" w:eastAsia="宋体" w:hAnsi="tria"/>
                <w:b/>
              </w:rPr>
            </w:pPr>
            <w:r w:rsidRPr="00B87AB8">
              <w:rPr>
                <w:rFonts w:ascii="tria" w:eastAsia="宋体" w:hAnsi="tria"/>
                <w:b/>
              </w:rPr>
              <w:t>n</w:t>
            </w:r>
          </w:p>
        </w:tc>
        <w:tc>
          <w:tcPr>
            <w:tcW w:w="403" w:type="pct"/>
            <w:shd w:val="clear" w:color="auto" w:fill="auto"/>
          </w:tcPr>
          <w:p w14:paraId="4868280E" w14:textId="77777777" w:rsidR="00E569F9" w:rsidRPr="00B87AB8" w:rsidRDefault="00E569F9" w:rsidP="005C6556">
            <w:pPr>
              <w:ind w:firstLine="0"/>
              <w:jc w:val="center"/>
              <w:rPr>
                <w:rFonts w:ascii="tria" w:eastAsia="宋体" w:hAnsi="tria"/>
                <w:b/>
              </w:rPr>
            </w:pPr>
            <w:r w:rsidRPr="00B87AB8">
              <w:rPr>
                <w:rFonts w:ascii="tria" w:eastAsia="宋体" w:hAnsi="tria"/>
                <w:b/>
              </w:rPr>
              <w:t>o</w:t>
            </w:r>
          </w:p>
        </w:tc>
        <w:tc>
          <w:tcPr>
            <w:tcW w:w="403" w:type="pct"/>
            <w:shd w:val="clear" w:color="auto" w:fill="auto"/>
          </w:tcPr>
          <w:p w14:paraId="5ED56B43" w14:textId="77777777" w:rsidR="00E569F9" w:rsidRPr="00B87AB8" w:rsidRDefault="00E569F9" w:rsidP="005C6556">
            <w:pPr>
              <w:ind w:firstLine="0"/>
              <w:jc w:val="center"/>
              <w:rPr>
                <w:rFonts w:ascii="tria" w:eastAsia="宋体" w:hAnsi="tria"/>
                <w:b/>
              </w:rPr>
            </w:pPr>
            <w:r w:rsidRPr="00B87AB8">
              <w:rPr>
                <w:rFonts w:ascii="tria" w:eastAsia="宋体" w:hAnsi="tria"/>
                <w:b/>
              </w:rPr>
              <w:t>p</w:t>
            </w:r>
          </w:p>
        </w:tc>
        <w:tc>
          <w:tcPr>
            <w:tcW w:w="403" w:type="pct"/>
            <w:shd w:val="clear" w:color="auto" w:fill="auto"/>
          </w:tcPr>
          <w:p w14:paraId="3C80E2CD" w14:textId="77777777" w:rsidR="00E569F9" w:rsidRPr="00B87AB8" w:rsidRDefault="00E569F9" w:rsidP="005C6556">
            <w:pPr>
              <w:ind w:firstLine="0"/>
              <w:jc w:val="center"/>
              <w:rPr>
                <w:rFonts w:ascii="tria" w:eastAsia="宋体" w:hAnsi="tria"/>
                <w:b/>
              </w:rPr>
            </w:pPr>
            <w:r w:rsidRPr="00B87AB8">
              <w:rPr>
                <w:rFonts w:ascii="tria" w:eastAsia="宋体" w:hAnsi="tria"/>
                <w:b/>
              </w:rPr>
              <w:t>q</w:t>
            </w:r>
          </w:p>
        </w:tc>
        <w:tc>
          <w:tcPr>
            <w:tcW w:w="460" w:type="pct"/>
            <w:shd w:val="clear" w:color="auto" w:fill="auto"/>
          </w:tcPr>
          <w:p w14:paraId="378996CF" w14:textId="77777777" w:rsidR="00E569F9" w:rsidRPr="00B87AB8" w:rsidRDefault="00E569F9" w:rsidP="005C6556">
            <w:pPr>
              <w:ind w:firstLine="0"/>
              <w:jc w:val="center"/>
              <w:rPr>
                <w:rFonts w:ascii="tria" w:eastAsia="宋体" w:hAnsi="tria"/>
                <w:b/>
              </w:rPr>
            </w:pPr>
            <w:r w:rsidRPr="00B87AB8">
              <w:rPr>
                <w:rFonts w:ascii="tria" w:eastAsia="宋体" w:hAnsi="tria"/>
                <w:b/>
              </w:rPr>
              <w:t>r</w:t>
            </w:r>
          </w:p>
        </w:tc>
        <w:tc>
          <w:tcPr>
            <w:tcW w:w="403" w:type="pct"/>
            <w:shd w:val="clear" w:color="auto" w:fill="auto"/>
          </w:tcPr>
          <w:p w14:paraId="346B4FDA" w14:textId="77777777" w:rsidR="00E569F9" w:rsidRPr="00B87AB8" w:rsidRDefault="00E569F9" w:rsidP="005C6556">
            <w:pPr>
              <w:ind w:firstLine="0"/>
              <w:jc w:val="center"/>
              <w:rPr>
                <w:rFonts w:ascii="tria" w:eastAsia="宋体" w:hAnsi="tria"/>
                <w:b/>
              </w:rPr>
            </w:pPr>
            <w:r w:rsidRPr="00B87AB8">
              <w:rPr>
                <w:rFonts w:ascii="tria" w:eastAsia="宋体" w:hAnsi="tria"/>
                <w:b/>
              </w:rPr>
              <w:t>s</w:t>
            </w:r>
          </w:p>
        </w:tc>
        <w:tc>
          <w:tcPr>
            <w:tcW w:w="345" w:type="pct"/>
            <w:shd w:val="clear" w:color="auto" w:fill="auto"/>
          </w:tcPr>
          <w:p w14:paraId="13E33112" w14:textId="77777777" w:rsidR="00E569F9" w:rsidRPr="00B87AB8" w:rsidRDefault="00E569F9" w:rsidP="005C6556">
            <w:pPr>
              <w:ind w:firstLine="0"/>
              <w:jc w:val="center"/>
              <w:rPr>
                <w:rFonts w:ascii="tria" w:eastAsia="宋体" w:hAnsi="tria"/>
                <w:b/>
              </w:rPr>
            </w:pPr>
            <w:r w:rsidRPr="00B87AB8">
              <w:rPr>
                <w:rFonts w:ascii="tria" w:eastAsia="宋体" w:hAnsi="tria"/>
                <w:b/>
              </w:rPr>
              <w:t>t</w:t>
            </w:r>
          </w:p>
        </w:tc>
        <w:tc>
          <w:tcPr>
            <w:tcW w:w="369" w:type="pct"/>
            <w:shd w:val="clear" w:color="auto" w:fill="auto"/>
          </w:tcPr>
          <w:p w14:paraId="0DDE2EF9" w14:textId="77777777" w:rsidR="00E569F9" w:rsidRPr="00B87AB8" w:rsidRDefault="00E569F9" w:rsidP="005C6556">
            <w:pPr>
              <w:ind w:firstLine="0"/>
              <w:jc w:val="center"/>
              <w:rPr>
                <w:rFonts w:ascii="tria" w:eastAsia="宋体" w:hAnsi="tria"/>
                <w:b/>
              </w:rPr>
            </w:pPr>
            <w:r w:rsidRPr="00B87AB8">
              <w:rPr>
                <w:rFonts w:ascii="tria" w:eastAsia="宋体" w:hAnsi="tria"/>
                <w:b/>
              </w:rPr>
              <w:t>u</w:t>
            </w:r>
          </w:p>
        </w:tc>
        <w:tc>
          <w:tcPr>
            <w:tcW w:w="353" w:type="pct"/>
            <w:shd w:val="clear" w:color="auto" w:fill="auto"/>
          </w:tcPr>
          <w:p w14:paraId="1FBCB91C" w14:textId="77777777" w:rsidR="00E569F9" w:rsidRPr="00B87AB8" w:rsidRDefault="00E569F9" w:rsidP="005C6556">
            <w:pPr>
              <w:ind w:firstLine="0"/>
              <w:jc w:val="center"/>
              <w:rPr>
                <w:rFonts w:ascii="tria" w:eastAsia="宋体" w:hAnsi="tria"/>
                <w:b/>
              </w:rPr>
            </w:pPr>
            <w:r w:rsidRPr="00B87AB8">
              <w:rPr>
                <w:rFonts w:ascii="tria" w:eastAsia="宋体" w:hAnsi="tria"/>
                <w:b/>
              </w:rPr>
              <w:t>v</w:t>
            </w:r>
          </w:p>
        </w:tc>
      </w:tr>
      <w:tr w:rsidR="00E569F9" w:rsidRPr="00B87AB8" w14:paraId="4ACE476B" w14:textId="77777777" w:rsidTr="005C6556">
        <w:tc>
          <w:tcPr>
            <w:tcW w:w="659" w:type="pct"/>
            <w:shd w:val="clear" w:color="auto" w:fill="auto"/>
          </w:tcPr>
          <w:p w14:paraId="3D926FBB" w14:textId="77777777" w:rsidR="00E569F9" w:rsidRPr="00B87AB8" w:rsidRDefault="00E569F9" w:rsidP="005C6556">
            <w:pPr>
              <w:ind w:firstLine="0"/>
              <w:rPr>
                <w:rFonts w:eastAsia="宋体"/>
              </w:rPr>
            </w:pPr>
            <w:r w:rsidRPr="00B87AB8">
              <w:rPr>
                <w:rFonts w:eastAsia="宋体" w:hint="eastAsia"/>
              </w:rPr>
              <w:t>韩语</w:t>
            </w:r>
          </w:p>
        </w:tc>
        <w:tc>
          <w:tcPr>
            <w:tcW w:w="369" w:type="pct"/>
            <w:shd w:val="clear" w:color="auto" w:fill="auto"/>
          </w:tcPr>
          <w:p w14:paraId="35D5230A"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ㅇ </w:t>
            </w:r>
          </w:p>
        </w:tc>
        <w:tc>
          <w:tcPr>
            <w:tcW w:w="460" w:type="pct"/>
            <w:shd w:val="clear" w:color="auto" w:fill="auto"/>
          </w:tcPr>
          <w:p w14:paraId="4CAE02C2"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ㅁ </w:t>
            </w:r>
          </w:p>
        </w:tc>
        <w:tc>
          <w:tcPr>
            <w:tcW w:w="371" w:type="pct"/>
            <w:shd w:val="clear" w:color="auto" w:fill="auto"/>
          </w:tcPr>
          <w:p w14:paraId="4AACBB4C"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ㄴ </w:t>
            </w:r>
          </w:p>
        </w:tc>
        <w:tc>
          <w:tcPr>
            <w:tcW w:w="403" w:type="pct"/>
            <w:shd w:val="clear" w:color="auto" w:fill="auto"/>
          </w:tcPr>
          <w:p w14:paraId="5F9A1EE3"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ㅗ </w:t>
            </w:r>
          </w:p>
        </w:tc>
        <w:tc>
          <w:tcPr>
            <w:tcW w:w="403" w:type="pct"/>
            <w:shd w:val="clear" w:color="auto" w:fill="auto"/>
          </w:tcPr>
          <w:p w14:paraId="369FC0DC"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ㅍ </w:t>
            </w:r>
          </w:p>
        </w:tc>
        <w:tc>
          <w:tcPr>
            <w:tcW w:w="403" w:type="pct"/>
            <w:shd w:val="clear" w:color="auto" w:fill="auto"/>
          </w:tcPr>
          <w:p w14:paraId="29B67BF5"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ㄲ </w:t>
            </w:r>
          </w:p>
        </w:tc>
        <w:tc>
          <w:tcPr>
            <w:tcW w:w="460" w:type="pct"/>
            <w:shd w:val="clear" w:color="auto" w:fill="auto"/>
          </w:tcPr>
          <w:p w14:paraId="58BE3D25"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ㄹ </w:t>
            </w:r>
          </w:p>
        </w:tc>
        <w:tc>
          <w:tcPr>
            <w:tcW w:w="403" w:type="pct"/>
            <w:shd w:val="clear" w:color="auto" w:fill="auto"/>
          </w:tcPr>
          <w:p w14:paraId="153C97CD"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ㅅ </w:t>
            </w:r>
          </w:p>
        </w:tc>
        <w:tc>
          <w:tcPr>
            <w:tcW w:w="345" w:type="pct"/>
            <w:shd w:val="clear" w:color="auto" w:fill="auto"/>
          </w:tcPr>
          <w:p w14:paraId="50984167"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ㅌ </w:t>
            </w:r>
          </w:p>
        </w:tc>
        <w:tc>
          <w:tcPr>
            <w:tcW w:w="369" w:type="pct"/>
            <w:shd w:val="clear" w:color="auto" w:fill="auto"/>
          </w:tcPr>
          <w:p w14:paraId="7C11F384" w14:textId="77777777" w:rsidR="00E569F9" w:rsidRPr="00B87AB8" w:rsidRDefault="00E569F9" w:rsidP="005C6556">
            <w:pPr>
              <w:ind w:firstLine="0"/>
              <w:rPr>
                <w:rFonts w:ascii="Batang" w:eastAsia="Batang" w:hAnsi="Batang" w:cs="Batang"/>
                <w:lang w:eastAsia="ko-KR"/>
              </w:rPr>
            </w:pPr>
            <w:r w:rsidRPr="00B87AB8">
              <w:rPr>
                <w:rFonts w:ascii="Batang" w:eastAsia="Batang" w:hAnsi="Batang" w:cs="Batang" w:hint="eastAsia"/>
                <w:lang w:eastAsia="ko-KR"/>
              </w:rPr>
              <w:t xml:space="preserve">ㅜ </w:t>
            </w:r>
          </w:p>
        </w:tc>
        <w:tc>
          <w:tcPr>
            <w:tcW w:w="353" w:type="pct"/>
            <w:shd w:val="clear" w:color="auto" w:fill="auto"/>
          </w:tcPr>
          <w:p w14:paraId="57B80CC2"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ㅂ </w:t>
            </w:r>
          </w:p>
        </w:tc>
      </w:tr>
      <w:tr w:rsidR="00E569F9" w:rsidRPr="00B87AB8" w14:paraId="63B085E2" w14:textId="77777777" w:rsidTr="005C6556">
        <w:tc>
          <w:tcPr>
            <w:tcW w:w="659" w:type="pct"/>
            <w:shd w:val="clear" w:color="auto" w:fill="auto"/>
          </w:tcPr>
          <w:p w14:paraId="66969EA6" w14:textId="77777777" w:rsidR="00E569F9" w:rsidRPr="00B87AB8" w:rsidRDefault="00E569F9" w:rsidP="005C6556">
            <w:pPr>
              <w:ind w:firstLine="0"/>
              <w:rPr>
                <w:rFonts w:eastAsia="宋体"/>
                <w:sz w:val="22"/>
              </w:rPr>
            </w:pPr>
            <w:r w:rsidRPr="00B87AB8">
              <w:rPr>
                <w:rFonts w:eastAsia="宋体" w:hint="eastAsia"/>
                <w:sz w:val="22"/>
              </w:rPr>
              <w:t>ASCII</w:t>
            </w:r>
            <w:r w:rsidRPr="00B87AB8">
              <w:rPr>
                <w:rFonts w:eastAsia="宋体"/>
                <w:sz w:val="22"/>
              </w:rPr>
              <w:t>X</w:t>
            </w:r>
          </w:p>
        </w:tc>
        <w:tc>
          <w:tcPr>
            <w:tcW w:w="369" w:type="pct"/>
            <w:shd w:val="clear" w:color="auto" w:fill="auto"/>
          </w:tcPr>
          <w:p w14:paraId="3B512AC9" w14:textId="77777777" w:rsidR="00E569F9" w:rsidRPr="00B87AB8" w:rsidRDefault="00E569F9" w:rsidP="005C6556">
            <w:pPr>
              <w:ind w:firstLine="0"/>
              <w:jc w:val="center"/>
              <w:rPr>
                <w:rFonts w:eastAsia="宋体"/>
                <w:sz w:val="24"/>
              </w:rPr>
            </w:pPr>
            <w:r w:rsidRPr="00B87AB8">
              <w:rPr>
                <w:rFonts w:eastAsia="宋体" w:hint="eastAsia"/>
                <w:sz w:val="24"/>
              </w:rPr>
              <w:t>0xec</w:t>
            </w:r>
          </w:p>
        </w:tc>
        <w:tc>
          <w:tcPr>
            <w:tcW w:w="460" w:type="pct"/>
            <w:shd w:val="clear" w:color="auto" w:fill="auto"/>
          </w:tcPr>
          <w:p w14:paraId="33E32AC0" w14:textId="77777777" w:rsidR="00E569F9" w:rsidRPr="00B87AB8" w:rsidRDefault="00E569F9" w:rsidP="005C6556">
            <w:pPr>
              <w:ind w:firstLine="0"/>
              <w:jc w:val="center"/>
              <w:rPr>
                <w:rFonts w:eastAsia="宋体"/>
                <w:sz w:val="24"/>
              </w:rPr>
            </w:pPr>
            <w:r w:rsidRPr="00B87AB8">
              <w:rPr>
                <w:rFonts w:eastAsia="宋体" w:hint="eastAsia"/>
                <w:sz w:val="24"/>
              </w:rPr>
              <w:t>0xed</w:t>
            </w:r>
          </w:p>
        </w:tc>
        <w:tc>
          <w:tcPr>
            <w:tcW w:w="371" w:type="pct"/>
            <w:shd w:val="clear" w:color="auto" w:fill="auto"/>
          </w:tcPr>
          <w:p w14:paraId="2CEBD766" w14:textId="77777777" w:rsidR="00E569F9" w:rsidRPr="00B87AB8" w:rsidRDefault="00E569F9" w:rsidP="005C6556">
            <w:pPr>
              <w:ind w:firstLine="0"/>
              <w:jc w:val="center"/>
              <w:rPr>
                <w:rFonts w:eastAsia="宋体"/>
                <w:sz w:val="24"/>
              </w:rPr>
            </w:pPr>
            <w:r w:rsidRPr="00B87AB8">
              <w:rPr>
                <w:rFonts w:eastAsia="宋体" w:hint="eastAsia"/>
                <w:sz w:val="24"/>
              </w:rPr>
              <w:t>0xe</w:t>
            </w:r>
            <w:r w:rsidRPr="00B87AB8">
              <w:rPr>
                <w:rFonts w:eastAsia="宋体"/>
                <w:sz w:val="24"/>
              </w:rPr>
              <w:t>e</w:t>
            </w:r>
          </w:p>
        </w:tc>
        <w:tc>
          <w:tcPr>
            <w:tcW w:w="403" w:type="pct"/>
            <w:shd w:val="clear" w:color="auto" w:fill="auto"/>
          </w:tcPr>
          <w:p w14:paraId="6EB3411D" w14:textId="77777777" w:rsidR="00E569F9" w:rsidRPr="00B87AB8" w:rsidRDefault="00E569F9" w:rsidP="005C6556">
            <w:pPr>
              <w:ind w:firstLine="0"/>
              <w:jc w:val="center"/>
              <w:rPr>
                <w:rFonts w:eastAsia="宋体"/>
                <w:sz w:val="24"/>
              </w:rPr>
            </w:pPr>
            <w:r w:rsidRPr="00B87AB8">
              <w:rPr>
                <w:rFonts w:eastAsia="宋体" w:hint="eastAsia"/>
                <w:sz w:val="24"/>
              </w:rPr>
              <w:t>0xef</w:t>
            </w:r>
          </w:p>
        </w:tc>
        <w:tc>
          <w:tcPr>
            <w:tcW w:w="403" w:type="pct"/>
            <w:shd w:val="clear" w:color="auto" w:fill="auto"/>
          </w:tcPr>
          <w:p w14:paraId="6DD5E64D" w14:textId="77777777" w:rsidR="00E569F9" w:rsidRPr="00B87AB8" w:rsidRDefault="00E569F9" w:rsidP="005C6556">
            <w:pPr>
              <w:ind w:firstLine="0"/>
              <w:jc w:val="center"/>
              <w:rPr>
                <w:rFonts w:eastAsia="宋体"/>
                <w:sz w:val="24"/>
              </w:rPr>
            </w:pPr>
            <w:r w:rsidRPr="00B87AB8">
              <w:rPr>
                <w:rFonts w:eastAsia="宋体" w:hint="eastAsia"/>
                <w:sz w:val="24"/>
              </w:rPr>
              <w:t>0xf0</w:t>
            </w:r>
          </w:p>
        </w:tc>
        <w:tc>
          <w:tcPr>
            <w:tcW w:w="403" w:type="pct"/>
            <w:shd w:val="clear" w:color="auto" w:fill="auto"/>
          </w:tcPr>
          <w:p w14:paraId="41F1000C" w14:textId="77777777" w:rsidR="00E569F9" w:rsidRPr="00B87AB8" w:rsidRDefault="00E569F9" w:rsidP="005C6556">
            <w:pPr>
              <w:ind w:firstLine="0"/>
              <w:jc w:val="center"/>
              <w:rPr>
                <w:rFonts w:eastAsia="宋体"/>
                <w:sz w:val="24"/>
              </w:rPr>
            </w:pPr>
            <w:r w:rsidRPr="00B87AB8">
              <w:rPr>
                <w:rFonts w:eastAsia="宋体" w:hint="eastAsia"/>
                <w:sz w:val="24"/>
              </w:rPr>
              <w:t>0xf1</w:t>
            </w:r>
          </w:p>
        </w:tc>
        <w:tc>
          <w:tcPr>
            <w:tcW w:w="460" w:type="pct"/>
            <w:shd w:val="clear" w:color="auto" w:fill="auto"/>
          </w:tcPr>
          <w:p w14:paraId="559BB1BD" w14:textId="77777777" w:rsidR="00E569F9" w:rsidRPr="00B87AB8" w:rsidRDefault="00E569F9" w:rsidP="005C6556">
            <w:pPr>
              <w:ind w:firstLine="0"/>
              <w:jc w:val="center"/>
              <w:rPr>
                <w:rFonts w:eastAsia="宋体"/>
                <w:sz w:val="24"/>
              </w:rPr>
            </w:pPr>
            <w:r w:rsidRPr="00B87AB8">
              <w:rPr>
                <w:rFonts w:eastAsia="宋体" w:hint="eastAsia"/>
                <w:sz w:val="24"/>
              </w:rPr>
              <w:t>0xf2</w:t>
            </w:r>
          </w:p>
        </w:tc>
        <w:tc>
          <w:tcPr>
            <w:tcW w:w="403" w:type="pct"/>
            <w:shd w:val="clear" w:color="auto" w:fill="auto"/>
          </w:tcPr>
          <w:p w14:paraId="50FE7048" w14:textId="77777777" w:rsidR="00E569F9" w:rsidRPr="00B87AB8" w:rsidRDefault="00E569F9" w:rsidP="005C6556">
            <w:pPr>
              <w:ind w:firstLine="0"/>
              <w:jc w:val="center"/>
              <w:rPr>
                <w:rFonts w:eastAsia="宋体"/>
                <w:sz w:val="24"/>
              </w:rPr>
            </w:pPr>
            <w:r w:rsidRPr="00B87AB8">
              <w:rPr>
                <w:rFonts w:eastAsia="宋体" w:hint="eastAsia"/>
                <w:sz w:val="24"/>
              </w:rPr>
              <w:t>0xf3</w:t>
            </w:r>
          </w:p>
        </w:tc>
        <w:tc>
          <w:tcPr>
            <w:tcW w:w="345" w:type="pct"/>
            <w:shd w:val="clear" w:color="auto" w:fill="auto"/>
          </w:tcPr>
          <w:p w14:paraId="4C266514" w14:textId="77777777" w:rsidR="00E569F9" w:rsidRPr="00B87AB8" w:rsidRDefault="00E569F9" w:rsidP="005C6556">
            <w:pPr>
              <w:ind w:firstLine="0"/>
              <w:jc w:val="center"/>
              <w:rPr>
                <w:rFonts w:eastAsia="宋体"/>
                <w:sz w:val="24"/>
              </w:rPr>
            </w:pPr>
            <w:r w:rsidRPr="00B87AB8">
              <w:rPr>
                <w:rFonts w:eastAsia="宋体" w:hint="eastAsia"/>
                <w:sz w:val="24"/>
              </w:rPr>
              <w:t>0xf4</w:t>
            </w:r>
          </w:p>
        </w:tc>
        <w:tc>
          <w:tcPr>
            <w:tcW w:w="369" w:type="pct"/>
            <w:shd w:val="clear" w:color="auto" w:fill="auto"/>
          </w:tcPr>
          <w:p w14:paraId="780091D2" w14:textId="77777777" w:rsidR="00E569F9" w:rsidRPr="00B87AB8" w:rsidRDefault="00E569F9" w:rsidP="005C6556">
            <w:pPr>
              <w:ind w:firstLine="0"/>
              <w:rPr>
                <w:rFonts w:eastAsia="宋体"/>
                <w:sz w:val="24"/>
              </w:rPr>
            </w:pPr>
            <w:r w:rsidRPr="00B87AB8">
              <w:rPr>
                <w:rFonts w:eastAsia="宋体" w:hint="eastAsia"/>
                <w:sz w:val="24"/>
              </w:rPr>
              <w:t>0xf5</w:t>
            </w:r>
          </w:p>
        </w:tc>
        <w:tc>
          <w:tcPr>
            <w:tcW w:w="353" w:type="pct"/>
            <w:shd w:val="clear" w:color="auto" w:fill="auto"/>
          </w:tcPr>
          <w:p w14:paraId="48E71229" w14:textId="77777777" w:rsidR="00E569F9" w:rsidRPr="00B87AB8" w:rsidRDefault="00E569F9" w:rsidP="005C6556">
            <w:pPr>
              <w:ind w:firstLine="0"/>
              <w:jc w:val="center"/>
              <w:rPr>
                <w:rFonts w:eastAsia="宋体"/>
                <w:sz w:val="24"/>
              </w:rPr>
            </w:pPr>
            <w:r w:rsidRPr="00B87AB8">
              <w:rPr>
                <w:rFonts w:eastAsia="宋体" w:hint="eastAsia"/>
                <w:sz w:val="24"/>
              </w:rPr>
              <w:t>0xf6</w:t>
            </w:r>
          </w:p>
        </w:tc>
      </w:tr>
      <w:tr w:rsidR="00E569F9" w:rsidRPr="00B87AB8" w14:paraId="194DBB6C" w14:textId="77777777" w:rsidTr="005C6556">
        <w:tc>
          <w:tcPr>
            <w:tcW w:w="659" w:type="pct"/>
            <w:shd w:val="clear" w:color="auto" w:fill="auto"/>
          </w:tcPr>
          <w:p w14:paraId="060D2AE3" w14:textId="77777777" w:rsidR="00E569F9" w:rsidRPr="00B87AB8" w:rsidRDefault="00E569F9" w:rsidP="005C6556">
            <w:pPr>
              <w:ind w:firstLine="0"/>
              <w:rPr>
                <w:rFonts w:eastAsia="宋体"/>
                <w:sz w:val="22"/>
              </w:rPr>
            </w:pPr>
            <w:r w:rsidRPr="00B87AB8">
              <w:rPr>
                <w:rFonts w:eastAsia="宋体" w:hint="eastAsia"/>
                <w:sz w:val="22"/>
              </w:rPr>
              <w:t>Unicode</w:t>
            </w:r>
          </w:p>
        </w:tc>
        <w:tc>
          <w:tcPr>
            <w:tcW w:w="369" w:type="pct"/>
            <w:shd w:val="clear" w:color="auto" w:fill="auto"/>
          </w:tcPr>
          <w:p w14:paraId="4232FCA3" w14:textId="77777777" w:rsidR="00E569F9" w:rsidRPr="00B87AB8" w:rsidRDefault="00E569F9" w:rsidP="005C6556">
            <w:pPr>
              <w:ind w:firstLine="0"/>
              <w:jc w:val="center"/>
              <w:rPr>
                <w:rFonts w:eastAsia="宋体"/>
                <w:sz w:val="24"/>
              </w:rPr>
            </w:pPr>
            <w:r w:rsidRPr="00B87AB8">
              <w:rPr>
                <w:rFonts w:eastAsia="宋体" w:hint="eastAsia"/>
                <w:sz w:val="24"/>
              </w:rPr>
              <w:t>2bec</w:t>
            </w:r>
          </w:p>
        </w:tc>
        <w:tc>
          <w:tcPr>
            <w:tcW w:w="460" w:type="pct"/>
            <w:shd w:val="clear" w:color="auto" w:fill="auto"/>
          </w:tcPr>
          <w:p w14:paraId="3912DF91" w14:textId="77777777" w:rsidR="00E569F9" w:rsidRPr="00B87AB8" w:rsidRDefault="00E569F9" w:rsidP="005C6556">
            <w:pPr>
              <w:ind w:firstLine="0"/>
              <w:jc w:val="center"/>
              <w:rPr>
                <w:rFonts w:eastAsia="宋体"/>
                <w:sz w:val="24"/>
              </w:rPr>
            </w:pPr>
            <w:r w:rsidRPr="00B87AB8">
              <w:rPr>
                <w:rFonts w:eastAsia="宋体" w:hint="eastAsia"/>
                <w:sz w:val="24"/>
              </w:rPr>
              <w:t>2bed</w:t>
            </w:r>
          </w:p>
        </w:tc>
        <w:tc>
          <w:tcPr>
            <w:tcW w:w="371" w:type="pct"/>
            <w:shd w:val="clear" w:color="auto" w:fill="auto"/>
          </w:tcPr>
          <w:p w14:paraId="24179C2A" w14:textId="77777777" w:rsidR="00E569F9" w:rsidRPr="00B87AB8" w:rsidRDefault="00E569F9" w:rsidP="005C6556">
            <w:pPr>
              <w:ind w:firstLine="0"/>
              <w:jc w:val="center"/>
              <w:rPr>
                <w:rFonts w:eastAsia="宋体"/>
                <w:sz w:val="24"/>
              </w:rPr>
            </w:pPr>
            <w:r w:rsidRPr="00B87AB8">
              <w:rPr>
                <w:rFonts w:eastAsia="宋体" w:hint="eastAsia"/>
                <w:sz w:val="24"/>
              </w:rPr>
              <w:t>2bee</w:t>
            </w:r>
          </w:p>
        </w:tc>
        <w:tc>
          <w:tcPr>
            <w:tcW w:w="403" w:type="pct"/>
            <w:shd w:val="clear" w:color="auto" w:fill="auto"/>
          </w:tcPr>
          <w:p w14:paraId="38CEAC9C" w14:textId="77777777" w:rsidR="00E569F9" w:rsidRPr="00B87AB8" w:rsidRDefault="00E569F9" w:rsidP="005C6556">
            <w:pPr>
              <w:ind w:firstLine="0"/>
              <w:jc w:val="center"/>
              <w:rPr>
                <w:rFonts w:eastAsia="宋体"/>
                <w:sz w:val="24"/>
              </w:rPr>
            </w:pPr>
            <w:r w:rsidRPr="00B87AB8">
              <w:rPr>
                <w:rFonts w:eastAsia="宋体" w:hint="eastAsia"/>
                <w:sz w:val="24"/>
              </w:rPr>
              <w:t>2bef</w:t>
            </w:r>
          </w:p>
        </w:tc>
        <w:tc>
          <w:tcPr>
            <w:tcW w:w="403" w:type="pct"/>
            <w:shd w:val="clear" w:color="auto" w:fill="auto"/>
          </w:tcPr>
          <w:p w14:paraId="6BC09CBC" w14:textId="77777777" w:rsidR="00E569F9" w:rsidRPr="00B87AB8" w:rsidRDefault="00E569F9" w:rsidP="005C6556">
            <w:pPr>
              <w:ind w:firstLine="0"/>
              <w:jc w:val="center"/>
              <w:rPr>
                <w:rFonts w:eastAsia="宋体"/>
                <w:sz w:val="24"/>
              </w:rPr>
            </w:pPr>
            <w:r w:rsidRPr="00B87AB8">
              <w:rPr>
                <w:rFonts w:eastAsia="宋体" w:hint="eastAsia"/>
                <w:sz w:val="24"/>
              </w:rPr>
              <w:t>2bf0</w:t>
            </w:r>
          </w:p>
        </w:tc>
        <w:tc>
          <w:tcPr>
            <w:tcW w:w="403" w:type="pct"/>
            <w:shd w:val="clear" w:color="auto" w:fill="auto"/>
          </w:tcPr>
          <w:p w14:paraId="5749BDC0" w14:textId="77777777" w:rsidR="00E569F9" w:rsidRPr="00B87AB8" w:rsidRDefault="00E569F9" w:rsidP="005C6556">
            <w:pPr>
              <w:ind w:firstLine="0"/>
              <w:jc w:val="center"/>
              <w:rPr>
                <w:rFonts w:eastAsia="宋体"/>
                <w:sz w:val="24"/>
              </w:rPr>
            </w:pPr>
            <w:r w:rsidRPr="00B87AB8">
              <w:rPr>
                <w:rFonts w:eastAsia="宋体" w:hint="eastAsia"/>
                <w:sz w:val="24"/>
              </w:rPr>
              <w:t>2bf1</w:t>
            </w:r>
          </w:p>
        </w:tc>
        <w:tc>
          <w:tcPr>
            <w:tcW w:w="460" w:type="pct"/>
            <w:shd w:val="clear" w:color="auto" w:fill="auto"/>
          </w:tcPr>
          <w:p w14:paraId="4301467E" w14:textId="77777777" w:rsidR="00E569F9" w:rsidRPr="00B87AB8" w:rsidRDefault="00E569F9" w:rsidP="005C6556">
            <w:pPr>
              <w:ind w:firstLine="0"/>
              <w:jc w:val="center"/>
              <w:rPr>
                <w:rFonts w:eastAsia="宋体"/>
                <w:sz w:val="24"/>
              </w:rPr>
            </w:pPr>
            <w:r w:rsidRPr="00B87AB8">
              <w:rPr>
                <w:rFonts w:eastAsia="宋体" w:hint="eastAsia"/>
                <w:sz w:val="24"/>
              </w:rPr>
              <w:t>2bf2</w:t>
            </w:r>
          </w:p>
        </w:tc>
        <w:tc>
          <w:tcPr>
            <w:tcW w:w="403" w:type="pct"/>
            <w:shd w:val="clear" w:color="auto" w:fill="auto"/>
          </w:tcPr>
          <w:p w14:paraId="22FA1E27" w14:textId="77777777" w:rsidR="00E569F9" w:rsidRPr="00B87AB8" w:rsidRDefault="00E569F9" w:rsidP="005C6556">
            <w:pPr>
              <w:ind w:firstLine="0"/>
              <w:jc w:val="center"/>
              <w:rPr>
                <w:rFonts w:eastAsia="宋体"/>
                <w:sz w:val="24"/>
              </w:rPr>
            </w:pPr>
            <w:r w:rsidRPr="00B87AB8">
              <w:rPr>
                <w:rFonts w:eastAsia="宋体" w:hint="eastAsia"/>
                <w:sz w:val="24"/>
              </w:rPr>
              <w:t>2bf3</w:t>
            </w:r>
          </w:p>
        </w:tc>
        <w:tc>
          <w:tcPr>
            <w:tcW w:w="345" w:type="pct"/>
            <w:shd w:val="clear" w:color="auto" w:fill="auto"/>
          </w:tcPr>
          <w:p w14:paraId="7063717E" w14:textId="77777777" w:rsidR="00E569F9" w:rsidRPr="00B87AB8" w:rsidRDefault="00E569F9" w:rsidP="005C6556">
            <w:pPr>
              <w:ind w:firstLine="0"/>
              <w:jc w:val="center"/>
              <w:rPr>
                <w:rFonts w:eastAsia="宋体"/>
                <w:sz w:val="24"/>
              </w:rPr>
            </w:pPr>
            <w:r w:rsidRPr="00B87AB8">
              <w:rPr>
                <w:rFonts w:eastAsia="宋体" w:hint="eastAsia"/>
                <w:sz w:val="24"/>
              </w:rPr>
              <w:t>2bf4</w:t>
            </w:r>
          </w:p>
        </w:tc>
        <w:tc>
          <w:tcPr>
            <w:tcW w:w="369" w:type="pct"/>
            <w:shd w:val="clear" w:color="auto" w:fill="auto"/>
          </w:tcPr>
          <w:p w14:paraId="3205D8E0" w14:textId="77777777" w:rsidR="00E569F9" w:rsidRPr="00B87AB8" w:rsidRDefault="00E569F9" w:rsidP="005C6556">
            <w:pPr>
              <w:ind w:firstLine="0"/>
              <w:jc w:val="center"/>
              <w:rPr>
                <w:rFonts w:eastAsia="宋体"/>
                <w:sz w:val="24"/>
              </w:rPr>
            </w:pPr>
            <w:r w:rsidRPr="00B87AB8">
              <w:rPr>
                <w:rFonts w:eastAsia="宋体" w:hint="eastAsia"/>
                <w:sz w:val="24"/>
              </w:rPr>
              <w:t>2bf5</w:t>
            </w:r>
          </w:p>
        </w:tc>
        <w:tc>
          <w:tcPr>
            <w:tcW w:w="353" w:type="pct"/>
            <w:shd w:val="clear" w:color="auto" w:fill="auto"/>
          </w:tcPr>
          <w:p w14:paraId="255DC4A5" w14:textId="77777777" w:rsidR="00E569F9" w:rsidRPr="00B87AB8" w:rsidRDefault="00E569F9" w:rsidP="005C6556">
            <w:pPr>
              <w:ind w:firstLine="0"/>
              <w:jc w:val="center"/>
              <w:rPr>
                <w:rFonts w:eastAsia="宋体"/>
                <w:sz w:val="24"/>
              </w:rPr>
            </w:pPr>
            <w:r w:rsidRPr="00B87AB8">
              <w:rPr>
                <w:rFonts w:eastAsia="宋体" w:hint="eastAsia"/>
                <w:sz w:val="24"/>
              </w:rPr>
              <w:t>0xf6</w:t>
            </w:r>
          </w:p>
        </w:tc>
      </w:tr>
      <w:tr w:rsidR="00E569F9" w:rsidRPr="00B87AB8" w14:paraId="0F503D44" w14:textId="77777777" w:rsidTr="005C6556">
        <w:tc>
          <w:tcPr>
            <w:tcW w:w="659" w:type="pct"/>
            <w:shd w:val="clear" w:color="auto" w:fill="auto"/>
          </w:tcPr>
          <w:p w14:paraId="561BCAAA" w14:textId="77777777" w:rsidR="00E569F9" w:rsidRPr="00B87AB8" w:rsidRDefault="00E569F9" w:rsidP="005C6556">
            <w:pPr>
              <w:ind w:firstLine="0"/>
              <w:rPr>
                <w:rFonts w:eastAsia="宋体"/>
                <w:sz w:val="22"/>
              </w:rPr>
            </w:pPr>
            <w:r w:rsidRPr="00B87AB8">
              <w:rPr>
                <w:rFonts w:eastAsia="宋体" w:hint="eastAsia"/>
              </w:rPr>
              <w:t>轨迹值</w:t>
            </w:r>
          </w:p>
        </w:tc>
        <w:tc>
          <w:tcPr>
            <w:tcW w:w="369" w:type="pct"/>
            <w:shd w:val="clear" w:color="auto" w:fill="auto"/>
            <w:vAlign w:val="center"/>
          </w:tcPr>
          <w:p w14:paraId="033AD0F3"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0TT</w:t>
            </w:r>
          </w:p>
        </w:tc>
        <w:tc>
          <w:tcPr>
            <w:tcW w:w="460" w:type="pct"/>
            <w:shd w:val="clear" w:color="auto" w:fill="auto"/>
            <w:vAlign w:val="center"/>
          </w:tcPr>
          <w:p w14:paraId="026EB10E"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0T0T0T</w:t>
            </w:r>
          </w:p>
        </w:tc>
        <w:tc>
          <w:tcPr>
            <w:tcW w:w="371" w:type="pct"/>
            <w:shd w:val="clear" w:color="auto" w:fill="auto"/>
            <w:vAlign w:val="center"/>
          </w:tcPr>
          <w:p w14:paraId="6B8B1118"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0T01</w:t>
            </w:r>
          </w:p>
        </w:tc>
        <w:tc>
          <w:tcPr>
            <w:tcW w:w="403" w:type="pct"/>
            <w:shd w:val="clear" w:color="auto" w:fill="auto"/>
            <w:vAlign w:val="center"/>
          </w:tcPr>
          <w:p w14:paraId="511BC099"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0TTTT</w:t>
            </w:r>
          </w:p>
        </w:tc>
        <w:tc>
          <w:tcPr>
            <w:tcW w:w="403" w:type="pct"/>
            <w:shd w:val="clear" w:color="auto" w:fill="auto"/>
            <w:vAlign w:val="center"/>
          </w:tcPr>
          <w:p w14:paraId="30B87BBC"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0110T</w:t>
            </w:r>
          </w:p>
        </w:tc>
        <w:tc>
          <w:tcPr>
            <w:tcW w:w="403" w:type="pct"/>
            <w:shd w:val="clear" w:color="auto" w:fill="auto"/>
            <w:vAlign w:val="center"/>
          </w:tcPr>
          <w:p w14:paraId="306FA015"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0T0T0</w:t>
            </w:r>
          </w:p>
        </w:tc>
        <w:tc>
          <w:tcPr>
            <w:tcW w:w="460" w:type="pct"/>
            <w:shd w:val="clear" w:color="auto" w:fill="auto"/>
            <w:vAlign w:val="center"/>
          </w:tcPr>
          <w:p w14:paraId="455D15BA"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001111</w:t>
            </w:r>
          </w:p>
        </w:tc>
        <w:tc>
          <w:tcPr>
            <w:tcW w:w="403" w:type="pct"/>
            <w:shd w:val="clear" w:color="auto" w:fill="auto"/>
            <w:vAlign w:val="center"/>
          </w:tcPr>
          <w:p w14:paraId="1F176115"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010T0</w:t>
            </w:r>
          </w:p>
        </w:tc>
        <w:tc>
          <w:tcPr>
            <w:tcW w:w="345" w:type="pct"/>
            <w:shd w:val="clear" w:color="auto" w:fill="auto"/>
            <w:vAlign w:val="center"/>
          </w:tcPr>
          <w:p w14:paraId="5EF4144E"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0110</w:t>
            </w:r>
          </w:p>
        </w:tc>
        <w:tc>
          <w:tcPr>
            <w:tcW w:w="369" w:type="pct"/>
            <w:shd w:val="clear" w:color="auto" w:fill="auto"/>
            <w:vAlign w:val="center"/>
          </w:tcPr>
          <w:p w14:paraId="54BBDE95"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0TTT</w:t>
            </w:r>
          </w:p>
        </w:tc>
        <w:tc>
          <w:tcPr>
            <w:tcW w:w="353" w:type="pct"/>
            <w:shd w:val="clear" w:color="auto" w:fill="auto"/>
            <w:vAlign w:val="center"/>
          </w:tcPr>
          <w:p w14:paraId="4656E9B2"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0T0</w:t>
            </w:r>
          </w:p>
        </w:tc>
      </w:tr>
      <w:tr w:rsidR="00E569F9" w:rsidRPr="00B87AB8" w14:paraId="0DA43558" w14:textId="77777777" w:rsidTr="005C6556">
        <w:tc>
          <w:tcPr>
            <w:tcW w:w="659" w:type="pct"/>
            <w:shd w:val="clear" w:color="auto" w:fill="E7E6E6"/>
          </w:tcPr>
          <w:p w14:paraId="144B06E3" w14:textId="77777777" w:rsidR="00E569F9" w:rsidRPr="00B87AB8" w:rsidRDefault="00E569F9" w:rsidP="005C6556">
            <w:pPr>
              <w:ind w:firstLine="0"/>
              <w:rPr>
                <w:rFonts w:eastAsia="宋体"/>
              </w:rPr>
            </w:pPr>
            <w:r w:rsidRPr="00B87AB8">
              <w:rPr>
                <w:rFonts w:eastAsia="宋体" w:hint="eastAsia"/>
              </w:rPr>
              <w:t>小写</w:t>
            </w:r>
          </w:p>
        </w:tc>
        <w:tc>
          <w:tcPr>
            <w:tcW w:w="369" w:type="pct"/>
            <w:shd w:val="clear" w:color="auto" w:fill="E7E6E6"/>
          </w:tcPr>
          <w:p w14:paraId="1D53FA40" w14:textId="77777777" w:rsidR="00E569F9" w:rsidRPr="00B87AB8" w:rsidRDefault="00E569F9" w:rsidP="005C6556">
            <w:pPr>
              <w:ind w:firstLine="0"/>
              <w:jc w:val="center"/>
              <w:rPr>
                <w:rFonts w:ascii="宋体" w:eastAsia="宋体" w:hAnsi="宋体"/>
                <w:b/>
              </w:rPr>
            </w:pPr>
            <w:r w:rsidRPr="00B87AB8">
              <w:rPr>
                <w:rFonts w:ascii="宋体" w:eastAsia="宋体" w:hAnsi="宋体"/>
                <w:b/>
              </w:rPr>
              <w:t>w</w:t>
            </w:r>
          </w:p>
        </w:tc>
        <w:tc>
          <w:tcPr>
            <w:tcW w:w="460" w:type="pct"/>
            <w:shd w:val="clear" w:color="auto" w:fill="E7E6E6"/>
          </w:tcPr>
          <w:p w14:paraId="39B41D2D" w14:textId="77777777" w:rsidR="00E569F9" w:rsidRPr="00B87AB8" w:rsidRDefault="00E569F9" w:rsidP="005C6556">
            <w:pPr>
              <w:ind w:firstLine="0"/>
              <w:jc w:val="center"/>
              <w:rPr>
                <w:rFonts w:ascii="宋体" w:eastAsia="宋体" w:hAnsi="宋体"/>
                <w:b/>
              </w:rPr>
            </w:pPr>
            <w:r w:rsidRPr="00B87AB8">
              <w:rPr>
                <w:rFonts w:ascii="宋体" w:eastAsia="宋体" w:hAnsi="宋体"/>
                <w:b/>
              </w:rPr>
              <w:t>x</w:t>
            </w:r>
          </w:p>
        </w:tc>
        <w:tc>
          <w:tcPr>
            <w:tcW w:w="371" w:type="pct"/>
            <w:shd w:val="clear" w:color="auto" w:fill="E7E6E6"/>
          </w:tcPr>
          <w:p w14:paraId="4DD01C77"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y</w:t>
            </w:r>
          </w:p>
        </w:tc>
        <w:tc>
          <w:tcPr>
            <w:tcW w:w="403" w:type="pct"/>
            <w:shd w:val="clear" w:color="auto" w:fill="E7E6E6"/>
          </w:tcPr>
          <w:p w14:paraId="43E0E842"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z</w:t>
            </w:r>
          </w:p>
        </w:tc>
        <w:tc>
          <w:tcPr>
            <w:tcW w:w="403" w:type="pct"/>
            <w:shd w:val="clear" w:color="auto" w:fill="E7E6E6"/>
          </w:tcPr>
          <w:p w14:paraId="263AFC74" w14:textId="77777777" w:rsidR="00E569F9" w:rsidRPr="00B87AB8" w:rsidRDefault="00E569F9" w:rsidP="005C6556">
            <w:pPr>
              <w:ind w:firstLine="0"/>
              <w:jc w:val="center"/>
              <w:rPr>
                <w:rFonts w:ascii="宋体" w:eastAsia="宋体" w:hAnsi="宋体"/>
                <w:b/>
              </w:rPr>
            </w:pPr>
            <w:r w:rsidRPr="00B87AB8">
              <w:rPr>
                <w:rFonts w:ascii="宋体" w:eastAsia="宋体" w:hAnsi="宋体"/>
                <w:b/>
              </w:rPr>
              <w:t>sp</w:t>
            </w:r>
          </w:p>
        </w:tc>
        <w:tc>
          <w:tcPr>
            <w:tcW w:w="403" w:type="pct"/>
            <w:shd w:val="clear" w:color="auto" w:fill="E7E6E6"/>
          </w:tcPr>
          <w:p w14:paraId="3FF3A4C4"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w:t>
            </w:r>
          </w:p>
        </w:tc>
        <w:tc>
          <w:tcPr>
            <w:tcW w:w="460" w:type="pct"/>
            <w:shd w:val="clear" w:color="auto" w:fill="E7E6E6"/>
          </w:tcPr>
          <w:p w14:paraId="0104B6A5"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w:t>
            </w:r>
          </w:p>
        </w:tc>
        <w:tc>
          <w:tcPr>
            <w:tcW w:w="403" w:type="pct"/>
            <w:shd w:val="clear" w:color="auto" w:fill="E7E6E6"/>
          </w:tcPr>
          <w:p w14:paraId="2CDF7756" w14:textId="77777777" w:rsidR="00E569F9" w:rsidRPr="00B87AB8" w:rsidRDefault="00E569F9" w:rsidP="005C6556">
            <w:pPr>
              <w:ind w:firstLine="0"/>
              <w:jc w:val="center"/>
              <w:rPr>
                <w:rFonts w:ascii="宋体" w:eastAsia="宋体" w:hAnsi="宋体"/>
                <w:b/>
              </w:rPr>
            </w:pPr>
            <w:r w:rsidRPr="00B87AB8">
              <w:rPr>
                <w:rFonts w:ascii="宋体" w:eastAsia="宋体" w:hAnsi="宋体" w:hint="eastAsia"/>
                <w:b/>
              </w:rPr>
              <w:t>;</w:t>
            </w:r>
          </w:p>
        </w:tc>
        <w:tc>
          <w:tcPr>
            <w:tcW w:w="345" w:type="pct"/>
            <w:shd w:val="clear" w:color="auto" w:fill="E7E6E6"/>
          </w:tcPr>
          <w:p w14:paraId="13F1FC35" w14:textId="77777777" w:rsidR="00E569F9" w:rsidRPr="00B87AB8" w:rsidRDefault="00E569F9" w:rsidP="005C6556">
            <w:pPr>
              <w:ind w:firstLine="0"/>
              <w:jc w:val="center"/>
              <w:rPr>
                <w:rFonts w:eastAsia="宋体"/>
              </w:rPr>
            </w:pPr>
          </w:p>
        </w:tc>
        <w:tc>
          <w:tcPr>
            <w:tcW w:w="369" w:type="pct"/>
            <w:shd w:val="clear" w:color="auto" w:fill="E7E6E6"/>
          </w:tcPr>
          <w:p w14:paraId="456533B0" w14:textId="77777777" w:rsidR="00E569F9" w:rsidRPr="00B87AB8" w:rsidRDefault="00E569F9" w:rsidP="005C6556">
            <w:pPr>
              <w:ind w:firstLine="0"/>
              <w:jc w:val="center"/>
              <w:rPr>
                <w:rFonts w:eastAsia="宋体"/>
              </w:rPr>
            </w:pPr>
          </w:p>
        </w:tc>
        <w:tc>
          <w:tcPr>
            <w:tcW w:w="353" w:type="pct"/>
            <w:shd w:val="clear" w:color="auto" w:fill="E7E6E6"/>
          </w:tcPr>
          <w:p w14:paraId="567CD27F" w14:textId="77777777" w:rsidR="00E569F9" w:rsidRPr="00B87AB8" w:rsidRDefault="00E569F9" w:rsidP="005C6556">
            <w:pPr>
              <w:ind w:firstLine="0"/>
              <w:jc w:val="center"/>
              <w:rPr>
                <w:rFonts w:eastAsia="宋体"/>
              </w:rPr>
            </w:pPr>
          </w:p>
        </w:tc>
      </w:tr>
      <w:tr w:rsidR="00E569F9" w:rsidRPr="00B87AB8" w14:paraId="55BBB6F4" w14:textId="77777777" w:rsidTr="005C6556">
        <w:tc>
          <w:tcPr>
            <w:tcW w:w="659" w:type="pct"/>
            <w:shd w:val="clear" w:color="auto" w:fill="auto"/>
          </w:tcPr>
          <w:p w14:paraId="6F9F3753" w14:textId="77777777" w:rsidR="00E569F9" w:rsidRPr="00B87AB8" w:rsidRDefault="00E569F9" w:rsidP="005C6556">
            <w:pPr>
              <w:ind w:firstLine="0"/>
              <w:rPr>
                <w:rFonts w:eastAsia="宋体"/>
              </w:rPr>
            </w:pPr>
            <w:r w:rsidRPr="00B87AB8">
              <w:rPr>
                <w:rFonts w:eastAsia="宋体" w:hint="eastAsia"/>
              </w:rPr>
              <w:t>TRIA</w:t>
            </w:r>
          </w:p>
        </w:tc>
        <w:tc>
          <w:tcPr>
            <w:tcW w:w="369" w:type="pct"/>
            <w:shd w:val="clear" w:color="auto" w:fill="auto"/>
          </w:tcPr>
          <w:p w14:paraId="4A1A5A7F" w14:textId="77777777" w:rsidR="00E569F9" w:rsidRPr="00B87AB8" w:rsidRDefault="00E569F9" w:rsidP="005C6556">
            <w:pPr>
              <w:ind w:firstLine="0"/>
              <w:jc w:val="center"/>
              <w:rPr>
                <w:rFonts w:ascii="tria" w:eastAsia="宋体" w:hAnsi="tria"/>
                <w:b/>
              </w:rPr>
            </w:pPr>
            <w:r w:rsidRPr="00B87AB8">
              <w:rPr>
                <w:rFonts w:ascii="tria" w:eastAsia="宋体" w:hAnsi="tria" w:hint="eastAsia"/>
                <w:b/>
              </w:rPr>
              <w:t>w</w:t>
            </w:r>
          </w:p>
        </w:tc>
        <w:tc>
          <w:tcPr>
            <w:tcW w:w="460" w:type="pct"/>
            <w:shd w:val="clear" w:color="auto" w:fill="auto"/>
          </w:tcPr>
          <w:p w14:paraId="700E90FA" w14:textId="77777777" w:rsidR="00E569F9" w:rsidRPr="00B87AB8" w:rsidRDefault="00E569F9" w:rsidP="005C6556">
            <w:pPr>
              <w:ind w:firstLine="0"/>
              <w:jc w:val="center"/>
              <w:rPr>
                <w:rFonts w:ascii="tria" w:eastAsia="宋体" w:hAnsi="tria"/>
                <w:b/>
              </w:rPr>
            </w:pPr>
            <w:r w:rsidRPr="00B87AB8">
              <w:rPr>
                <w:rFonts w:ascii="tria" w:eastAsia="宋体" w:hAnsi="tria"/>
                <w:b/>
              </w:rPr>
              <w:t>x</w:t>
            </w:r>
          </w:p>
        </w:tc>
        <w:tc>
          <w:tcPr>
            <w:tcW w:w="371" w:type="pct"/>
            <w:shd w:val="clear" w:color="auto" w:fill="auto"/>
          </w:tcPr>
          <w:p w14:paraId="79DCB4A9" w14:textId="77777777" w:rsidR="00E569F9" w:rsidRPr="00B87AB8" w:rsidRDefault="00E569F9" w:rsidP="005C6556">
            <w:pPr>
              <w:ind w:firstLine="0"/>
              <w:jc w:val="center"/>
              <w:rPr>
                <w:rFonts w:ascii="tria" w:eastAsia="宋体" w:hAnsi="tria"/>
                <w:b/>
              </w:rPr>
            </w:pPr>
            <w:r w:rsidRPr="00B87AB8">
              <w:rPr>
                <w:rFonts w:ascii="tria" w:eastAsia="宋体" w:hAnsi="tria"/>
                <w:b/>
              </w:rPr>
              <w:t>y</w:t>
            </w:r>
          </w:p>
        </w:tc>
        <w:tc>
          <w:tcPr>
            <w:tcW w:w="403" w:type="pct"/>
            <w:shd w:val="clear" w:color="auto" w:fill="auto"/>
          </w:tcPr>
          <w:p w14:paraId="230BC2B0" w14:textId="77777777" w:rsidR="00E569F9" w:rsidRPr="00B87AB8" w:rsidRDefault="00E569F9" w:rsidP="005C6556">
            <w:pPr>
              <w:ind w:firstLine="0"/>
              <w:jc w:val="center"/>
              <w:rPr>
                <w:rFonts w:ascii="tria" w:eastAsia="宋体" w:hAnsi="tria"/>
                <w:b/>
              </w:rPr>
            </w:pPr>
            <w:r w:rsidRPr="00B87AB8">
              <w:rPr>
                <w:rFonts w:ascii="tria" w:eastAsia="宋体" w:hAnsi="tria"/>
                <w:b/>
              </w:rPr>
              <w:t>z</w:t>
            </w:r>
          </w:p>
        </w:tc>
        <w:tc>
          <w:tcPr>
            <w:tcW w:w="403" w:type="pct"/>
            <w:shd w:val="clear" w:color="auto" w:fill="auto"/>
          </w:tcPr>
          <w:p w14:paraId="1538A731" w14:textId="77777777" w:rsidR="00E569F9" w:rsidRPr="00B87AB8" w:rsidRDefault="00E569F9" w:rsidP="005C6556">
            <w:pPr>
              <w:ind w:firstLine="0"/>
              <w:jc w:val="center"/>
              <w:rPr>
                <w:rFonts w:ascii="tria" w:eastAsia="宋体" w:hAnsi="tria"/>
                <w:b/>
              </w:rPr>
            </w:pPr>
            <w:r w:rsidRPr="00B87AB8">
              <w:rPr>
                <w:rFonts w:ascii="tria" w:eastAsia="宋体" w:hAnsi="tria"/>
                <w:b/>
              </w:rPr>
              <w:t xml:space="preserve">- </w:t>
            </w:r>
          </w:p>
        </w:tc>
        <w:tc>
          <w:tcPr>
            <w:tcW w:w="403" w:type="pct"/>
            <w:shd w:val="clear" w:color="auto" w:fill="auto"/>
          </w:tcPr>
          <w:p w14:paraId="3972C0B1"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460" w:type="pct"/>
            <w:shd w:val="clear" w:color="auto" w:fill="auto"/>
          </w:tcPr>
          <w:p w14:paraId="0257217E"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403" w:type="pct"/>
            <w:shd w:val="clear" w:color="auto" w:fill="auto"/>
          </w:tcPr>
          <w:p w14:paraId="63AC946C"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345" w:type="pct"/>
            <w:shd w:val="clear" w:color="auto" w:fill="auto"/>
          </w:tcPr>
          <w:p w14:paraId="6EC6CF2C" w14:textId="77777777" w:rsidR="00E569F9" w:rsidRPr="00B87AB8" w:rsidRDefault="00E569F9" w:rsidP="005C6556">
            <w:pPr>
              <w:ind w:firstLine="0"/>
              <w:jc w:val="center"/>
              <w:rPr>
                <w:rFonts w:ascii="TRIA Xin" w:eastAsia="宋体" w:hAnsi="TRIA Xin"/>
                <w:b/>
              </w:rPr>
            </w:pPr>
          </w:p>
        </w:tc>
        <w:tc>
          <w:tcPr>
            <w:tcW w:w="369" w:type="pct"/>
            <w:shd w:val="clear" w:color="auto" w:fill="auto"/>
          </w:tcPr>
          <w:p w14:paraId="5C06B6F4" w14:textId="77777777" w:rsidR="00E569F9" w:rsidRPr="00B87AB8" w:rsidRDefault="00E569F9" w:rsidP="005C6556">
            <w:pPr>
              <w:ind w:firstLine="0"/>
              <w:jc w:val="center"/>
              <w:rPr>
                <w:rFonts w:ascii="TRIA Xin" w:eastAsia="宋体" w:hAnsi="TRIA Xin"/>
                <w:b/>
              </w:rPr>
            </w:pPr>
          </w:p>
        </w:tc>
        <w:tc>
          <w:tcPr>
            <w:tcW w:w="353" w:type="pct"/>
            <w:shd w:val="clear" w:color="auto" w:fill="auto"/>
          </w:tcPr>
          <w:p w14:paraId="08A5A51B" w14:textId="77777777" w:rsidR="00E569F9" w:rsidRPr="00B87AB8" w:rsidRDefault="00E569F9" w:rsidP="005C6556">
            <w:pPr>
              <w:ind w:firstLine="0"/>
              <w:jc w:val="center"/>
              <w:rPr>
                <w:rFonts w:ascii="TRIA Xin" w:eastAsia="宋体" w:hAnsi="TRIA Xin"/>
                <w:b/>
              </w:rPr>
            </w:pPr>
          </w:p>
        </w:tc>
      </w:tr>
      <w:tr w:rsidR="00E569F9" w:rsidRPr="00B87AB8" w14:paraId="60093E04" w14:textId="77777777" w:rsidTr="005C6556">
        <w:tc>
          <w:tcPr>
            <w:tcW w:w="659" w:type="pct"/>
            <w:shd w:val="clear" w:color="auto" w:fill="auto"/>
          </w:tcPr>
          <w:p w14:paraId="1D6686AF" w14:textId="77777777" w:rsidR="00E569F9" w:rsidRPr="00B87AB8" w:rsidRDefault="00E569F9" w:rsidP="005C6556">
            <w:pPr>
              <w:ind w:firstLine="0"/>
              <w:rPr>
                <w:rFonts w:eastAsia="宋体"/>
              </w:rPr>
            </w:pPr>
            <w:r w:rsidRPr="00B87AB8">
              <w:rPr>
                <w:rFonts w:eastAsia="宋体" w:hint="eastAsia"/>
              </w:rPr>
              <w:t>韩语</w:t>
            </w:r>
          </w:p>
        </w:tc>
        <w:tc>
          <w:tcPr>
            <w:tcW w:w="369" w:type="pct"/>
            <w:shd w:val="clear" w:color="auto" w:fill="auto"/>
          </w:tcPr>
          <w:p w14:paraId="0149AB77"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ㄸ </w:t>
            </w:r>
          </w:p>
        </w:tc>
        <w:tc>
          <w:tcPr>
            <w:tcW w:w="460" w:type="pct"/>
            <w:shd w:val="clear" w:color="auto" w:fill="auto"/>
          </w:tcPr>
          <w:p w14:paraId="02439714"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ㅆ </w:t>
            </w:r>
          </w:p>
        </w:tc>
        <w:tc>
          <w:tcPr>
            <w:tcW w:w="371" w:type="pct"/>
            <w:shd w:val="clear" w:color="auto" w:fill="auto"/>
          </w:tcPr>
          <w:p w14:paraId="76077922"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ㅡ </w:t>
            </w:r>
          </w:p>
        </w:tc>
        <w:tc>
          <w:tcPr>
            <w:tcW w:w="403" w:type="pct"/>
            <w:shd w:val="clear" w:color="auto" w:fill="auto"/>
          </w:tcPr>
          <w:p w14:paraId="17BF12C3" w14:textId="77777777" w:rsidR="00E569F9" w:rsidRPr="00B87AB8" w:rsidRDefault="00E569F9" w:rsidP="005C6556">
            <w:pPr>
              <w:ind w:firstLine="0"/>
              <w:jc w:val="center"/>
              <w:rPr>
                <w:rFonts w:ascii="Batang" w:eastAsia="Batang" w:hAnsi="Batang" w:cs="Batang"/>
                <w:lang w:eastAsia="ko-KR"/>
              </w:rPr>
            </w:pPr>
            <w:r w:rsidRPr="00B87AB8">
              <w:rPr>
                <w:rFonts w:ascii="Batang" w:eastAsia="Batang" w:hAnsi="Batang" w:cs="Batang" w:hint="eastAsia"/>
                <w:lang w:eastAsia="ko-KR"/>
              </w:rPr>
              <w:t xml:space="preserve">ㅈ </w:t>
            </w:r>
          </w:p>
        </w:tc>
        <w:tc>
          <w:tcPr>
            <w:tcW w:w="403" w:type="pct"/>
            <w:shd w:val="clear" w:color="auto" w:fill="auto"/>
          </w:tcPr>
          <w:p w14:paraId="183F824F" w14:textId="77777777" w:rsidR="00E569F9" w:rsidRPr="00B87AB8" w:rsidRDefault="00E569F9" w:rsidP="005C6556">
            <w:pPr>
              <w:ind w:firstLine="0"/>
              <w:jc w:val="center"/>
              <w:rPr>
                <w:rFonts w:eastAsia="宋体"/>
              </w:rPr>
            </w:pPr>
          </w:p>
        </w:tc>
        <w:tc>
          <w:tcPr>
            <w:tcW w:w="403" w:type="pct"/>
            <w:shd w:val="clear" w:color="auto" w:fill="auto"/>
          </w:tcPr>
          <w:p w14:paraId="5776BE68" w14:textId="77777777" w:rsidR="00E569F9" w:rsidRPr="00B87AB8" w:rsidRDefault="00E569F9" w:rsidP="005C6556">
            <w:pPr>
              <w:ind w:firstLine="0"/>
              <w:jc w:val="center"/>
              <w:rPr>
                <w:rFonts w:eastAsia="宋体"/>
              </w:rPr>
            </w:pPr>
          </w:p>
        </w:tc>
        <w:tc>
          <w:tcPr>
            <w:tcW w:w="460" w:type="pct"/>
            <w:shd w:val="clear" w:color="auto" w:fill="auto"/>
          </w:tcPr>
          <w:p w14:paraId="01736DFB" w14:textId="77777777" w:rsidR="00E569F9" w:rsidRPr="00B87AB8" w:rsidRDefault="00E569F9" w:rsidP="005C6556">
            <w:pPr>
              <w:ind w:firstLine="0"/>
              <w:jc w:val="center"/>
              <w:rPr>
                <w:rFonts w:eastAsia="宋体"/>
              </w:rPr>
            </w:pPr>
          </w:p>
        </w:tc>
        <w:tc>
          <w:tcPr>
            <w:tcW w:w="403" w:type="pct"/>
            <w:shd w:val="clear" w:color="auto" w:fill="auto"/>
          </w:tcPr>
          <w:p w14:paraId="444EF3A0" w14:textId="77777777" w:rsidR="00E569F9" w:rsidRPr="00B87AB8" w:rsidRDefault="00E569F9" w:rsidP="005C6556">
            <w:pPr>
              <w:ind w:firstLine="0"/>
              <w:jc w:val="center"/>
              <w:rPr>
                <w:rFonts w:eastAsia="宋体"/>
              </w:rPr>
            </w:pPr>
          </w:p>
        </w:tc>
        <w:tc>
          <w:tcPr>
            <w:tcW w:w="345" w:type="pct"/>
            <w:shd w:val="clear" w:color="auto" w:fill="auto"/>
          </w:tcPr>
          <w:p w14:paraId="23E518DF" w14:textId="77777777" w:rsidR="00E569F9" w:rsidRPr="00B87AB8" w:rsidRDefault="00E569F9" w:rsidP="005C6556">
            <w:pPr>
              <w:ind w:firstLine="0"/>
              <w:jc w:val="center"/>
              <w:rPr>
                <w:rFonts w:eastAsia="宋体"/>
              </w:rPr>
            </w:pPr>
          </w:p>
        </w:tc>
        <w:tc>
          <w:tcPr>
            <w:tcW w:w="369" w:type="pct"/>
            <w:shd w:val="clear" w:color="auto" w:fill="auto"/>
          </w:tcPr>
          <w:p w14:paraId="26F7D67D" w14:textId="77777777" w:rsidR="00E569F9" w:rsidRPr="00B87AB8" w:rsidRDefault="00E569F9" w:rsidP="005C6556">
            <w:pPr>
              <w:ind w:firstLine="0"/>
              <w:rPr>
                <w:rFonts w:ascii="TRIA Xin" w:eastAsia="宋体" w:hAnsi="TRIA Xin"/>
                <w:b/>
              </w:rPr>
            </w:pPr>
          </w:p>
        </w:tc>
        <w:tc>
          <w:tcPr>
            <w:tcW w:w="353" w:type="pct"/>
            <w:shd w:val="clear" w:color="auto" w:fill="auto"/>
          </w:tcPr>
          <w:p w14:paraId="0CEC4B16" w14:textId="77777777" w:rsidR="00E569F9" w:rsidRPr="00B87AB8" w:rsidRDefault="00E569F9" w:rsidP="005C6556">
            <w:pPr>
              <w:ind w:firstLine="0"/>
              <w:jc w:val="center"/>
              <w:rPr>
                <w:rFonts w:ascii="TRIA Xin" w:eastAsia="宋体" w:hAnsi="TRIA Xin"/>
                <w:b/>
              </w:rPr>
            </w:pPr>
          </w:p>
        </w:tc>
      </w:tr>
      <w:tr w:rsidR="00E569F9" w:rsidRPr="00B87AB8" w14:paraId="493A6A62" w14:textId="77777777" w:rsidTr="005C6556">
        <w:tc>
          <w:tcPr>
            <w:tcW w:w="659" w:type="pct"/>
            <w:shd w:val="clear" w:color="auto" w:fill="auto"/>
          </w:tcPr>
          <w:p w14:paraId="5D9D140A" w14:textId="77777777" w:rsidR="00E569F9" w:rsidRPr="00B87AB8" w:rsidRDefault="00E569F9" w:rsidP="005C6556">
            <w:pPr>
              <w:ind w:firstLine="0"/>
              <w:rPr>
                <w:rFonts w:eastAsia="宋体"/>
                <w:sz w:val="22"/>
              </w:rPr>
            </w:pPr>
            <w:r w:rsidRPr="00B87AB8">
              <w:rPr>
                <w:rFonts w:eastAsia="宋体" w:hint="eastAsia"/>
                <w:sz w:val="22"/>
              </w:rPr>
              <w:t>ASCII</w:t>
            </w:r>
            <w:r w:rsidRPr="00B87AB8">
              <w:rPr>
                <w:rFonts w:eastAsia="宋体"/>
                <w:sz w:val="22"/>
              </w:rPr>
              <w:t>X</w:t>
            </w:r>
          </w:p>
        </w:tc>
        <w:tc>
          <w:tcPr>
            <w:tcW w:w="369" w:type="pct"/>
            <w:shd w:val="clear" w:color="auto" w:fill="auto"/>
          </w:tcPr>
          <w:p w14:paraId="6E16B5BF" w14:textId="77777777" w:rsidR="00E569F9" w:rsidRPr="00B87AB8" w:rsidRDefault="00E569F9" w:rsidP="005C6556">
            <w:pPr>
              <w:ind w:firstLine="0"/>
              <w:jc w:val="center"/>
              <w:rPr>
                <w:rFonts w:eastAsia="宋体"/>
                <w:sz w:val="24"/>
              </w:rPr>
            </w:pPr>
            <w:r w:rsidRPr="00B87AB8">
              <w:rPr>
                <w:rFonts w:eastAsia="宋体" w:hint="eastAsia"/>
                <w:sz w:val="24"/>
              </w:rPr>
              <w:t>0xf7</w:t>
            </w:r>
          </w:p>
        </w:tc>
        <w:tc>
          <w:tcPr>
            <w:tcW w:w="460" w:type="pct"/>
            <w:shd w:val="clear" w:color="auto" w:fill="auto"/>
          </w:tcPr>
          <w:p w14:paraId="784752B9" w14:textId="77777777" w:rsidR="00E569F9" w:rsidRPr="00B87AB8" w:rsidRDefault="00E569F9" w:rsidP="005C6556">
            <w:pPr>
              <w:ind w:firstLine="0"/>
              <w:jc w:val="center"/>
              <w:rPr>
                <w:rFonts w:eastAsia="宋体"/>
                <w:sz w:val="24"/>
              </w:rPr>
            </w:pPr>
            <w:r w:rsidRPr="00B87AB8">
              <w:rPr>
                <w:rFonts w:eastAsia="宋体" w:hint="eastAsia"/>
                <w:sz w:val="24"/>
              </w:rPr>
              <w:t>0xf8</w:t>
            </w:r>
          </w:p>
        </w:tc>
        <w:tc>
          <w:tcPr>
            <w:tcW w:w="371" w:type="pct"/>
            <w:shd w:val="clear" w:color="auto" w:fill="auto"/>
          </w:tcPr>
          <w:p w14:paraId="633D8A9A" w14:textId="77777777" w:rsidR="00E569F9" w:rsidRPr="00B87AB8" w:rsidRDefault="00E569F9" w:rsidP="005C6556">
            <w:pPr>
              <w:ind w:firstLine="0"/>
              <w:jc w:val="center"/>
              <w:rPr>
                <w:rFonts w:eastAsia="宋体"/>
                <w:sz w:val="24"/>
              </w:rPr>
            </w:pPr>
            <w:r w:rsidRPr="00B87AB8">
              <w:rPr>
                <w:rFonts w:eastAsia="宋体" w:hint="eastAsia"/>
                <w:sz w:val="24"/>
              </w:rPr>
              <w:t>0xf9</w:t>
            </w:r>
          </w:p>
        </w:tc>
        <w:tc>
          <w:tcPr>
            <w:tcW w:w="403" w:type="pct"/>
            <w:shd w:val="clear" w:color="auto" w:fill="auto"/>
          </w:tcPr>
          <w:p w14:paraId="4AFB187A" w14:textId="77777777" w:rsidR="00E569F9" w:rsidRPr="00B87AB8" w:rsidRDefault="00E569F9" w:rsidP="005C6556">
            <w:pPr>
              <w:ind w:firstLine="0"/>
              <w:jc w:val="center"/>
              <w:rPr>
                <w:rFonts w:eastAsia="宋体"/>
                <w:sz w:val="24"/>
              </w:rPr>
            </w:pPr>
            <w:r w:rsidRPr="00B87AB8">
              <w:rPr>
                <w:rFonts w:eastAsia="宋体" w:hint="eastAsia"/>
                <w:sz w:val="24"/>
              </w:rPr>
              <w:t>0xfa</w:t>
            </w:r>
          </w:p>
        </w:tc>
        <w:tc>
          <w:tcPr>
            <w:tcW w:w="403" w:type="pct"/>
            <w:shd w:val="clear" w:color="auto" w:fill="auto"/>
          </w:tcPr>
          <w:p w14:paraId="1DE6D4B1" w14:textId="77777777" w:rsidR="00E569F9" w:rsidRPr="00B87AB8" w:rsidRDefault="00E569F9" w:rsidP="005C6556">
            <w:pPr>
              <w:ind w:firstLine="0"/>
              <w:jc w:val="center"/>
              <w:rPr>
                <w:rFonts w:eastAsia="宋体"/>
                <w:sz w:val="24"/>
              </w:rPr>
            </w:pPr>
            <w:r w:rsidRPr="00B87AB8">
              <w:rPr>
                <w:rFonts w:eastAsia="宋体" w:hint="eastAsia"/>
                <w:sz w:val="24"/>
              </w:rPr>
              <w:t>0xa0</w:t>
            </w:r>
          </w:p>
        </w:tc>
        <w:tc>
          <w:tcPr>
            <w:tcW w:w="403" w:type="pct"/>
            <w:shd w:val="clear" w:color="auto" w:fill="auto"/>
          </w:tcPr>
          <w:p w14:paraId="3B7A5202" w14:textId="77777777" w:rsidR="00E569F9" w:rsidRPr="00B87AB8" w:rsidRDefault="00E569F9" w:rsidP="005C6556">
            <w:pPr>
              <w:ind w:firstLine="0"/>
              <w:jc w:val="center"/>
              <w:rPr>
                <w:rFonts w:eastAsia="宋体"/>
                <w:sz w:val="24"/>
              </w:rPr>
            </w:pPr>
            <w:r w:rsidRPr="00B87AB8">
              <w:rPr>
                <w:rFonts w:eastAsia="宋体" w:hint="eastAsia"/>
                <w:sz w:val="24"/>
              </w:rPr>
              <w:t>0xac</w:t>
            </w:r>
          </w:p>
        </w:tc>
        <w:tc>
          <w:tcPr>
            <w:tcW w:w="460" w:type="pct"/>
            <w:shd w:val="clear" w:color="auto" w:fill="auto"/>
          </w:tcPr>
          <w:p w14:paraId="5EA8EA0C" w14:textId="77777777" w:rsidR="00E569F9" w:rsidRPr="00B87AB8" w:rsidRDefault="00E569F9" w:rsidP="005C6556">
            <w:pPr>
              <w:ind w:firstLine="0"/>
              <w:jc w:val="center"/>
              <w:rPr>
                <w:rFonts w:eastAsia="宋体"/>
                <w:sz w:val="24"/>
              </w:rPr>
            </w:pPr>
            <w:r w:rsidRPr="00B87AB8">
              <w:rPr>
                <w:rFonts w:eastAsia="宋体" w:hint="eastAsia"/>
                <w:sz w:val="24"/>
              </w:rPr>
              <w:t>0xae</w:t>
            </w:r>
          </w:p>
        </w:tc>
        <w:tc>
          <w:tcPr>
            <w:tcW w:w="403" w:type="pct"/>
            <w:shd w:val="clear" w:color="auto" w:fill="auto"/>
          </w:tcPr>
          <w:p w14:paraId="1127A79A" w14:textId="77777777" w:rsidR="00E569F9" w:rsidRPr="00B87AB8" w:rsidRDefault="00E569F9" w:rsidP="005C6556">
            <w:pPr>
              <w:ind w:firstLine="0"/>
              <w:jc w:val="center"/>
              <w:rPr>
                <w:rFonts w:eastAsia="宋体"/>
                <w:sz w:val="24"/>
              </w:rPr>
            </w:pPr>
            <w:r w:rsidRPr="00B87AB8">
              <w:rPr>
                <w:rFonts w:eastAsia="宋体" w:hint="eastAsia"/>
                <w:sz w:val="24"/>
              </w:rPr>
              <w:t>0xbb</w:t>
            </w:r>
          </w:p>
        </w:tc>
        <w:tc>
          <w:tcPr>
            <w:tcW w:w="345" w:type="pct"/>
            <w:shd w:val="clear" w:color="auto" w:fill="auto"/>
          </w:tcPr>
          <w:p w14:paraId="39557F3C" w14:textId="77777777" w:rsidR="00E569F9" w:rsidRPr="00B87AB8" w:rsidRDefault="00E569F9" w:rsidP="005C6556">
            <w:pPr>
              <w:ind w:firstLine="0"/>
              <w:jc w:val="center"/>
              <w:rPr>
                <w:rFonts w:eastAsia="宋体"/>
              </w:rPr>
            </w:pPr>
          </w:p>
        </w:tc>
        <w:tc>
          <w:tcPr>
            <w:tcW w:w="369" w:type="pct"/>
            <w:shd w:val="clear" w:color="auto" w:fill="auto"/>
          </w:tcPr>
          <w:p w14:paraId="1FFEF4CB" w14:textId="77777777" w:rsidR="00E569F9" w:rsidRPr="00B87AB8" w:rsidRDefault="00E569F9" w:rsidP="005C6556">
            <w:pPr>
              <w:ind w:firstLine="0"/>
              <w:rPr>
                <w:rFonts w:ascii="TRIA Xin" w:eastAsia="宋体" w:hAnsi="TRIA Xin"/>
                <w:b/>
              </w:rPr>
            </w:pPr>
          </w:p>
        </w:tc>
        <w:tc>
          <w:tcPr>
            <w:tcW w:w="353" w:type="pct"/>
            <w:shd w:val="clear" w:color="auto" w:fill="auto"/>
          </w:tcPr>
          <w:p w14:paraId="1301DAFA" w14:textId="77777777" w:rsidR="00E569F9" w:rsidRPr="00B87AB8" w:rsidRDefault="00E569F9" w:rsidP="005C6556">
            <w:pPr>
              <w:ind w:firstLine="0"/>
              <w:jc w:val="center"/>
              <w:rPr>
                <w:rFonts w:ascii="TRIA Xin" w:eastAsia="宋体" w:hAnsi="TRIA Xin"/>
                <w:b/>
              </w:rPr>
            </w:pPr>
          </w:p>
        </w:tc>
      </w:tr>
      <w:tr w:rsidR="00E569F9" w:rsidRPr="00B87AB8" w14:paraId="2F038402" w14:textId="77777777" w:rsidTr="005C6556">
        <w:tc>
          <w:tcPr>
            <w:tcW w:w="659" w:type="pct"/>
            <w:shd w:val="clear" w:color="auto" w:fill="auto"/>
          </w:tcPr>
          <w:p w14:paraId="611008F7" w14:textId="77777777" w:rsidR="00E569F9" w:rsidRPr="00B87AB8" w:rsidRDefault="00E569F9" w:rsidP="005C6556">
            <w:pPr>
              <w:ind w:firstLine="0"/>
              <w:rPr>
                <w:rFonts w:eastAsia="宋体"/>
                <w:sz w:val="22"/>
              </w:rPr>
            </w:pPr>
            <w:r w:rsidRPr="00B87AB8">
              <w:rPr>
                <w:rFonts w:eastAsia="宋体" w:hint="eastAsia"/>
                <w:sz w:val="22"/>
              </w:rPr>
              <w:t>Unicode</w:t>
            </w:r>
          </w:p>
        </w:tc>
        <w:tc>
          <w:tcPr>
            <w:tcW w:w="369" w:type="pct"/>
            <w:shd w:val="clear" w:color="auto" w:fill="auto"/>
          </w:tcPr>
          <w:p w14:paraId="3F34E3FE" w14:textId="77777777" w:rsidR="00E569F9" w:rsidRPr="00B87AB8" w:rsidRDefault="00E569F9" w:rsidP="005C6556">
            <w:pPr>
              <w:ind w:firstLine="0"/>
              <w:jc w:val="center"/>
              <w:rPr>
                <w:rFonts w:eastAsia="宋体"/>
                <w:sz w:val="24"/>
              </w:rPr>
            </w:pPr>
            <w:r w:rsidRPr="00B87AB8">
              <w:rPr>
                <w:rFonts w:eastAsia="宋体" w:hint="eastAsia"/>
                <w:sz w:val="24"/>
              </w:rPr>
              <w:t>2bf7</w:t>
            </w:r>
          </w:p>
        </w:tc>
        <w:tc>
          <w:tcPr>
            <w:tcW w:w="460" w:type="pct"/>
            <w:shd w:val="clear" w:color="auto" w:fill="auto"/>
          </w:tcPr>
          <w:p w14:paraId="6B1B4F34" w14:textId="77777777" w:rsidR="00E569F9" w:rsidRPr="00B87AB8" w:rsidRDefault="00E569F9" w:rsidP="005C6556">
            <w:pPr>
              <w:ind w:firstLine="0"/>
              <w:jc w:val="center"/>
              <w:rPr>
                <w:rFonts w:eastAsia="宋体"/>
                <w:sz w:val="24"/>
              </w:rPr>
            </w:pPr>
            <w:r w:rsidRPr="00B87AB8">
              <w:rPr>
                <w:rFonts w:eastAsia="宋体" w:hint="eastAsia"/>
                <w:sz w:val="24"/>
              </w:rPr>
              <w:t>2bf8</w:t>
            </w:r>
          </w:p>
        </w:tc>
        <w:tc>
          <w:tcPr>
            <w:tcW w:w="371" w:type="pct"/>
            <w:shd w:val="clear" w:color="auto" w:fill="auto"/>
          </w:tcPr>
          <w:p w14:paraId="11BA661E" w14:textId="77777777" w:rsidR="00E569F9" w:rsidRPr="00B87AB8" w:rsidRDefault="00E569F9" w:rsidP="005C6556">
            <w:pPr>
              <w:ind w:firstLine="0"/>
              <w:jc w:val="center"/>
              <w:rPr>
                <w:rFonts w:eastAsia="宋体"/>
                <w:sz w:val="24"/>
              </w:rPr>
            </w:pPr>
            <w:r w:rsidRPr="00B87AB8">
              <w:rPr>
                <w:rFonts w:eastAsia="宋体" w:hint="eastAsia"/>
                <w:sz w:val="24"/>
              </w:rPr>
              <w:t>2bf9</w:t>
            </w:r>
          </w:p>
        </w:tc>
        <w:tc>
          <w:tcPr>
            <w:tcW w:w="403" w:type="pct"/>
            <w:shd w:val="clear" w:color="auto" w:fill="auto"/>
          </w:tcPr>
          <w:p w14:paraId="36EC59DA" w14:textId="77777777" w:rsidR="00E569F9" w:rsidRPr="00B87AB8" w:rsidRDefault="00E569F9" w:rsidP="005C6556">
            <w:pPr>
              <w:ind w:firstLine="0"/>
              <w:jc w:val="center"/>
              <w:rPr>
                <w:rFonts w:eastAsia="宋体"/>
                <w:sz w:val="24"/>
              </w:rPr>
            </w:pPr>
            <w:r w:rsidRPr="00B87AB8">
              <w:rPr>
                <w:rFonts w:eastAsia="宋体" w:hint="eastAsia"/>
                <w:sz w:val="24"/>
              </w:rPr>
              <w:t>2bfa</w:t>
            </w:r>
          </w:p>
        </w:tc>
        <w:tc>
          <w:tcPr>
            <w:tcW w:w="403" w:type="pct"/>
            <w:shd w:val="clear" w:color="auto" w:fill="auto"/>
          </w:tcPr>
          <w:p w14:paraId="243FC894" w14:textId="77777777" w:rsidR="00E569F9" w:rsidRPr="00B87AB8" w:rsidRDefault="00E569F9" w:rsidP="005C6556">
            <w:pPr>
              <w:ind w:firstLine="0"/>
              <w:jc w:val="center"/>
              <w:rPr>
                <w:rFonts w:eastAsia="宋体"/>
                <w:sz w:val="24"/>
              </w:rPr>
            </w:pPr>
            <w:r w:rsidRPr="00B87AB8">
              <w:rPr>
                <w:rFonts w:eastAsia="宋体" w:hint="eastAsia"/>
                <w:sz w:val="24"/>
              </w:rPr>
              <w:t>2b20</w:t>
            </w:r>
          </w:p>
        </w:tc>
        <w:tc>
          <w:tcPr>
            <w:tcW w:w="403" w:type="pct"/>
            <w:shd w:val="clear" w:color="auto" w:fill="auto"/>
          </w:tcPr>
          <w:p w14:paraId="3DFE9B13" w14:textId="77777777" w:rsidR="00E569F9" w:rsidRPr="00B87AB8" w:rsidRDefault="00E569F9" w:rsidP="005C6556">
            <w:pPr>
              <w:ind w:firstLine="0"/>
              <w:jc w:val="center"/>
              <w:rPr>
                <w:rFonts w:eastAsia="宋体"/>
                <w:sz w:val="24"/>
              </w:rPr>
            </w:pPr>
            <w:r w:rsidRPr="00B87AB8">
              <w:rPr>
                <w:rFonts w:eastAsia="宋体" w:hint="eastAsia"/>
                <w:sz w:val="24"/>
              </w:rPr>
              <w:t>2b</w:t>
            </w:r>
            <w:r w:rsidRPr="00B87AB8">
              <w:rPr>
                <w:rFonts w:eastAsia="宋体"/>
                <w:sz w:val="24"/>
              </w:rPr>
              <w:t>2</w:t>
            </w:r>
            <w:r w:rsidRPr="00B87AB8">
              <w:rPr>
                <w:rFonts w:eastAsia="宋体" w:hint="eastAsia"/>
                <w:sz w:val="24"/>
              </w:rPr>
              <w:t>c</w:t>
            </w:r>
          </w:p>
        </w:tc>
        <w:tc>
          <w:tcPr>
            <w:tcW w:w="460" w:type="pct"/>
            <w:shd w:val="clear" w:color="auto" w:fill="auto"/>
          </w:tcPr>
          <w:p w14:paraId="6B90026A" w14:textId="77777777" w:rsidR="00E569F9" w:rsidRPr="00B87AB8" w:rsidRDefault="00E569F9" w:rsidP="005C6556">
            <w:pPr>
              <w:ind w:firstLine="0"/>
              <w:jc w:val="center"/>
              <w:rPr>
                <w:rFonts w:eastAsia="宋体"/>
                <w:sz w:val="24"/>
              </w:rPr>
            </w:pPr>
            <w:r w:rsidRPr="00B87AB8">
              <w:rPr>
                <w:rFonts w:eastAsia="宋体" w:hint="eastAsia"/>
                <w:sz w:val="24"/>
              </w:rPr>
              <w:t>2b2e</w:t>
            </w:r>
          </w:p>
        </w:tc>
        <w:tc>
          <w:tcPr>
            <w:tcW w:w="403" w:type="pct"/>
            <w:shd w:val="clear" w:color="auto" w:fill="auto"/>
          </w:tcPr>
          <w:p w14:paraId="0EB98689" w14:textId="77777777" w:rsidR="00E569F9" w:rsidRPr="00B87AB8" w:rsidRDefault="00E569F9" w:rsidP="005C6556">
            <w:pPr>
              <w:ind w:firstLine="0"/>
              <w:jc w:val="center"/>
              <w:rPr>
                <w:rFonts w:eastAsia="宋体"/>
                <w:sz w:val="24"/>
              </w:rPr>
            </w:pPr>
            <w:r w:rsidRPr="00B87AB8">
              <w:rPr>
                <w:rFonts w:eastAsia="宋体" w:hint="eastAsia"/>
                <w:sz w:val="24"/>
              </w:rPr>
              <w:t>2b</w:t>
            </w:r>
            <w:r w:rsidRPr="00B87AB8">
              <w:rPr>
                <w:rFonts w:eastAsia="宋体"/>
                <w:sz w:val="24"/>
              </w:rPr>
              <w:t>3</w:t>
            </w:r>
            <w:r w:rsidRPr="00B87AB8">
              <w:rPr>
                <w:rFonts w:eastAsia="宋体" w:hint="eastAsia"/>
                <w:sz w:val="24"/>
              </w:rPr>
              <w:t>b</w:t>
            </w:r>
          </w:p>
        </w:tc>
        <w:tc>
          <w:tcPr>
            <w:tcW w:w="345" w:type="pct"/>
            <w:shd w:val="clear" w:color="auto" w:fill="auto"/>
          </w:tcPr>
          <w:p w14:paraId="7E6AEA24" w14:textId="77777777" w:rsidR="00E569F9" w:rsidRPr="00B87AB8" w:rsidRDefault="00E569F9" w:rsidP="005C6556">
            <w:pPr>
              <w:ind w:firstLine="0"/>
              <w:jc w:val="center"/>
              <w:rPr>
                <w:rFonts w:eastAsia="宋体"/>
              </w:rPr>
            </w:pPr>
          </w:p>
        </w:tc>
        <w:tc>
          <w:tcPr>
            <w:tcW w:w="369" w:type="pct"/>
            <w:shd w:val="clear" w:color="auto" w:fill="auto"/>
          </w:tcPr>
          <w:p w14:paraId="66A56601" w14:textId="77777777" w:rsidR="00E569F9" w:rsidRPr="00B87AB8" w:rsidRDefault="00E569F9" w:rsidP="005C6556">
            <w:pPr>
              <w:ind w:firstLine="0"/>
              <w:jc w:val="center"/>
              <w:rPr>
                <w:rFonts w:eastAsia="宋体"/>
              </w:rPr>
            </w:pPr>
          </w:p>
        </w:tc>
        <w:tc>
          <w:tcPr>
            <w:tcW w:w="353" w:type="pct"/>
            <w:shd w:val="clear" w:color="auto" w:fill="auto"/>
          </w:tcPr>
          <w:p w14:paraId="7247292C" w14:textId="77777777" w:rsidR="00E569F9" w:rsidRPr="00B87AB8" w:rsidRDefault="00E569F9" w:rsidP="005C6556">
            <w:pPr>
              <w:ind w:firstLine="0"/>
              <w:jc w:val="center"/>
              <w:rPr>
                <w:rFonts w:ascii="TRIA Xin" w:eastAsia="宋体" w:hAnsi="TRIA Xin"/>
                <w:b/>
              </w:rPr>
            </w:pPr>
          </w:p>
        </w:tc>
      </w:tr>
      <w:tr w:rsidR="00E569F9" w:rsidRPr="00B87AB8" w14:paraId="47C99A32" w14:textId="77777777" w:rsidTr="005C6556">
        <w:tc>
          <w:tcPr>
            <w:tcW w:w="659" w:type="pct"/>
            <w:shd w:val="clear" w:color="auto" w:fill="auto"/>
          </w:tcPr>
          <w:p w14:paraId="34EC007E" w14:textId="77777777" w:rsidR="00E569F9" w:rsidRPr="00B87AB8" w:rsidRDefault="00E569F9" w:rsidP="005C6556">
            <w:pPr>
              <w:ind w:firstLine="0"/>
              <w:rPr>
                <w:rFonts w:eastAsia="宋体"/>
                <w:sz w:val="22"/>
              </w:rPr>
            </w:pPr>
            <w:r w:rsidRPr="00B87AB8">
              <w:rPr>
                <w:rFonts w:eastAsia="宋体" w:hint="eastAsia"/>
              </w:rPr>
              <w:t>轨迹值</w:t>
            </w:r>
          </w:p>
        </w:tc>
        <w:tc>
          <w:tcPr>
            <w:tcW w:w="369" w:type="pct"/>
            <w:shd w:val="clear" w:color="auto" w:fill="auto"/>
            <w:vAlign w:val="center"/>
          </w:tcPr>
          <w:p w14:paraId="5CDBAB5A"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010</w:t>
            </w:r>
          </w:p>
        </w:tc>
        <w:tc>
          <w:tcPr>
            <w:tcW w:w="460" w:type="pct"/>
            <w:shd w:val="clear" w:color="auto" w:fill="auto"/>
            <w:vAlign w:val="center"/>
          </w:tcPr>
          <w:p w14:paraId="724983C5"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00T0</w:t>
            </w:r>
          </w:p>
        </w:tc>
        <w:tc>
          <w:tcPr>
            <w:tcW w:w="371" w:type="pct"/>
            <w:shd w:val="clear" w:color="auto" w:fill="auto"/>
            <w:vAlign w:val="center"/>
          </w:tcPr>
          <w:p w14:paraId="095101E0"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00T</w:t>
            </w:r>
          </w:p>
        </w:tc>
        <w:tc>
          <w:tcPr>
            <w:tcW w:w="403" w:type="pct"/>
            <w:shd w:val="clear" w:color="auto" w:fill="auto"/>
            <w:vAlign w:val="center"/>
          </w:tcPr>
          <w:p w14:paraId="03C191AC"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2"/>
                <w:szCs w:val="22"/>
              </w:rPr>
            </w:pPr>
            <w:r w:rsidRPr="00B87AB8">
              <w:rPr>
                <w:rFonts w:ascii="宋体" w:eastAsia="宋体" w:hAnsi="宋体" w:cs="宋体" w:hint="eastAsia"/>
                <w:kern w:val="0"/>
                <w:sz w:val="22"/>
                <w:szCs w:val="22"/>
              </w:rPr>
              <w:t>010T</w:t>
            </w:r>
          </w:p>
        </w:tc>
        <w:tc>
          <w:tcPr>
            <w:tcW w:w="403" w:type="pct"/>
            <w:shd w:val="clear" w:color="auto" w:fill="auto"/>
          </w:tcPr>
          <w:p w14:paraId="33FE15CD" w14:textId="77777777" w:rsidR="00E569F9" w:rsidRPr="00B87AB8" w:rsidRDefault="00E569F9" w:rsidP="005C6556">
            <w:pPr>
              <w:ind w:firstLine="0"/>
              <w:jc w:val="center"/>
              <w:rPr>
                <w:rFonts w:eastAsia="宋体"/>
                <w:sz w:val="21"/>
              </w:rPr>
            </w:pPr>
          </w:p>
        </w:tc>
        <w:tc>
          <w:tcPr>
            <w:tcW w:w="403" w:type="pct"/>
            <w:shd w:val="clear" w:color="auto" w:fill="auto"/>
          </w:tcPr>
          <w:p w14:paraId="35973AA8" w14:textId="77777777" w:rsidR="00E569F9" w:rsidRPr="00B87AB8" w:rsidRDefault="00E569F9" w:rsidP="005C6556">
            <w:pPr>
              <w:ind w:firstLine="0"/>
              <w:jc w:val="center"/>
              <w:rPr>
                <w:rFonts w:eastAsia="宋体"/>
                <w:sz w:val="21"/>
              </w:rPr>
            </w:pPr>
            <w:r w:rsidRPr="00B87AB8">
              <w:rPr>
                <w:rFonts w:eastAsia="宋体" w:hint="eastAsia"/>
                <w:sz w:val="21"/>
              </w:rPr>
              <w:t>00101</w:t>
            </w:r>
          </w:p>
        </w:tc>
        <w:tc>
          <w:tcPr>
            <w:tcW w:w="460" w:type="pct"/>
            <w:shd w:val="clear" w:color="auto" w:fill="auto"/>
          </w:tcPr>
          <w:p w14:paraId="05B20910" w14:textId="77777777" w:rsidR="00E569F9" w:rsidRPr="00B87AB8" w:rsidRDefault="00E569F9" w:rsidP="005C6556">
            <w:pPr>
              <w:ind w:firstLine="0"/>
              <w:jc w:val="center"/>
              <w:rPr>
                <w:rFonts w:eastAsia="宋体"/>
                <w:sz w:val="21"/>
              </w:rPr>
            </w:pPr>
            <w:r w:rsidRPr="00B87AB8">
              <w:rPr>
                <w:rFonts w:eastAsia="宋体" w:hint="eastAsia"/>
                <w:sz w:val="21"/>
              </w:rPr>
              <w:t>10101</w:t>
            </w:r>
          </w:p>
        </w:tc>
        <w:tc>
          <w:tcPr>
            <w:tcW w:w="403" w:type="pct"/>
            <w:shd w:val="clear" w:color="auto" w:fill="auto"/>
          </w:tcPr>
          <w:p w14:paraId="1A126FF9" w14:textId="77777777" w:rsidR="00E569F9" w:rsidRPr="00B87AB8" w:rsidRDefault="00E569F9" w:rsidP="005C6556">
            <w:pPr>
              <w:ind w:firstLine="0"/>
              <w:rPr>
                <w:rFonts w:eastAsia="宋体"/>
                <w:sz w:val="21"/>
              </w:rPr>
            </w:pPr>
            <w:r w:rsidRPr="00B87AB8">
              <w:rPr>
                <w:rFonts w:eastAsia="宋体"/>
                <w:sz w:val="21"/>
              </w:rPr>
              <w:t>1T0T0T</w:t>
            </w:r>
          </w:p>
        </w:tc>
        <w:tc>
          <w:tcPr>
            <w:tcW w:w="345" w:type="pct"/>
            <w:shd w:val="clear" w:color="auto" w:fill="auto"/>
          </w:tcPr>
          <w:p w14:paraId="505E7008" w14:textId="77777777" w:rsidR="00E569F9" w:rsidRPr="00B87AB8" w:rsidRDefault="00E569F9" w:rsidP="005C6556">
            <w:pPr>
              <w:ind w:firstLine="0"/>
              <w:jc w:val="center"/>
              <w:rPr>
                <w:rFonts w:eastAsia="宋体"/>
              </w:rPr>
            </w:pPr>
          </w:p>
        </w:tc>
        <w:tc>
          <w:tcPr>
            <w:tcW w:w="369" w:type="pct"/>
            <w:shd w:val="clear" w:color="auto" w:fill="auto"/>
          </w:tcPr>
          <w:p w14:paraId="51FCD52C" w14:textId="77777777" w:rsidR="00E569F9" w:rsidRPr="00B87AB8" w:rsidRDefault="00E569F9" w:rsidP="005C6556">
            <w:pPr>
              <w:ind w:firstLine="0"/>
              <w:jc w:val="center"/>
              <w:rPr>
                <w:rFonts w:eastAsia="宋体"/>
              </w:rPr>
            </w:pPr>
          </w:p>
        </w:tc>
        <w:tc>
          <w:tcPr>
            <w:tcW w:w="353" w:type="pct"/>
            <w:shd w:val="clear" w:color="auto" w:fill="auto"/>
          </w:tcPr>
          <w:p w14:paraId="6B8AD2E5" w14:textId="77777777" w:rsidR="00E569F9" w:rsidRPr="00B87AB8" w:rsidRDefault="00E569F9" w:rsidP="005C6556">
            <w:pPr>
              <w:ind w:firstLine="0"/>
              <w:jc w:val="center"/>
              <w:rPr>
                <w:rFonts w:ascii="TRIA Xin" w:eastAsia="宋体" w:hAnsi="TRIA Xin"/>
                <w:b/>
              </w:rPr>
            </w:pPr>
          </w:p>
        </w:tc>
      </w:tr>
    </w:tbl>
    <w:p w14:paraId="1C2D4583" w14:textId="77777777" w:rsidR="00E569F9" w:rsidRPr="00B87AB8" w:rsidRDefault="00E569F9" w:rsidP="00E569F9">
      <w:pPr>
        <w:ind w:firstLine="600"/>
        <w:jc w:val="both"/>
        <w:rPr>
          <w:rFonts w:eastAsia="宋体"/>
          <w:szCs w:val="28"/>
        </w:rPr>
      </w:pPr>
      <w:r w:rsidRPr="00B87AB8">
        <w:rPr>
          <w:rFonts w:eastAsia="宋体"/>
          <w:szCs w:val="28"/>
        </w:rPr>
        <w:t>TRIA</w:t>
      </w:r>
      <w:r w:rsidRPr="00B87AB8">
        <w:rPr>
          <w:rFonts w:eastAsia="宋体"/>
          <w:szCs w:val="28"/>
        </w:rPr>
        <w:t>三元符号的大写字母是</w:t>
      </w:r>
      <w:r w:rsidRPr="00B87AB8">
        <w:rPr>
          <w:rFonts w:eastAsia="宋体" w:hint="eastAsia"/>
          <w:szCs w:val="28"/>
        </w:rPr>
        <w:t>采用上档</w:t>
      </w:r>
      <w:r w:rsidRPr="00B87AB8">
        <w:rPr>
          <w:rFonts w:eastAsia="宋体"/>
          <w:szCs w:val="28"/>
        </w:rPr>
        <w:t>轨迹符号和小写轨迹符号的结合而成的编码规则</w:t>
      </w:r>
      <w:r w:rsidRPr="00B87AB8">
        <w:rPr>
          <w:rFonts w:eastAsia="宋体" w:hint="eastAsia"/>
          <w:szCs w:val="28"/>
        </w:rPr>
        <w:t>。</w:t>
      </w:r>
      <w:r w:rsidRPr="00B87AB8">
        <w:rPr>
          <w:rFonts w:eastAsia="宋体"/>
          <w:szCs w:val="28"/>
        </w:rPr>
        <w:t>为了区别大写和小写字母形式，在</w:t>
      </w:r>
      <w:r w:rsidRPr="00B87AB8">
        <w:rPr>
          <w:rFonts w:eastAsia="宋体"/>
          <w:szCs w:val="28"/>
        </w:rPr>
        <w:t>TRIA</w:t>
      </w:r>
      <w:r w:rsidRPr="00B87AB8">
        <w:rPr>
          <w:rFonts w:eastAsia="宋体"/>
          <w:szCs w:val="28"/>
        </w:rPr>
        <w:t>三元小写字母符</w:t>
      </w:r>
      <w:r w:rsidRPr="00B87AB8">
        <w:rPr>
          <w:rFonts w:eastAsia="宋体"/>
          <w:szCs w:val="28"/>
        </w:rPr>
        <w:lastRenderedPageBreak/>
        <w:t>号</w:t>
      </w:r>
      <w:r w:rsidRPr="00B87AB8">
        <w:rPr>
          <w:rFonts w:eastAsia="宋体" w:hint="eastAsia"/>
          <w:szCs w:val="28"/>
        </w:rPr>
        <w:t>之上或</w:t>
      </w:r>
      <w:r w:rsidRPr="00B87AB8">
        <w:rPr>
          <w:rFonts w:eastAsia="宋体"/>
          <w:szCs w:val="28"/>
        </w:rPr>
        <w:t>左侧用点或横表示</w:t>
      </w:r>
      <w:r w:rsidRPr="00B87AB8">
        <w:rPr>
          <w:rFonts w:eastAsia="宋体" w:hint="eastAsia"/>
          <w:szCs w:val="28"/>
        </w:rPr>
        <w:t>TRIA</w:t>
      </w:r>
      <w:r w:rsidRPr="00B87AB8">
        <w:rPr>
          <w:rFonts w:eastAsia="宋体"/>
          <w:szCs w:val="28"/>
        </w:rPr>
        <w:t>大写字母</w:t>
      </w:r>
      <w:r w:rsidRPr="00B87AB8">
        <w:rPr>
          <w:rFonts w:eastAsia="宋体" w:hint="eastAsia"/>
          <w:szCs w:val="28"/>
        </w:rPr>
        <w:t>，如</w:t>
      </w:r>
      <w:r w:rsidRPr="00B87AB8">
        <w:rPr>
          <w:rFonts w:eastAsia="宋体"/>
          <w:szCs w:val="28"/>
        </w:rPr>
        <w:t>下表</w:t>
      </w:r>
      <w:r w:rsidRPr="00B87AB8">
        <w:rPr>
          <w:rFonts w:eastAsia="宋体" w:hint="eastAsia"/>
          <w:szCs w:val="28"/>
        </w:rPr>
        <w:t>23</w:t>
      </w:r>
      <w:r w:rsidRPr="00B87AB8">
        <w:rPr>
          <w:rFonts w:eastAsia="宋体" w:hint="eastAsia"/>
          <w:szCs w:val="28"/>
        </w:rPr>
        <w:t>中</w:t>
      </w:r>
      <w:r w:rsidRPr="00B87AB8">
        <w:rPr>
          <w:rFonts w:eastAsia="宋体"/>
          <w:szCs w:val="28"/>
        </w:rPr>
        <w:t>以小写字母之上一横表示大写</w:t>
      </w:r>
      <w:r w:rsidRPr="00B87AB8">
        <w:rPr>
          <w:rFonts w:eastAsia="宋体" w:hint="eastAsia"/>
          <w:szCs w:val="28"/>
        </w:rPr>
        <w:t>，</w:t>
      </w:r>
      <w:r w:rsidRPr="00B87AB8">
        <w:rPr>
          <w:rFonts w:eastAsia="宋体"/>
          <w:szCs w:val="28"/>
        </w:rPr>
        <w:t>实际</w:t>
      </w:r>
      <w:r w:rsidRPr="00B87AB8">
        <w:rPr>
          <w:rFonts w:eastAsia="宋体" w:hint="eastAsia"/>
          <w:szCs w:val="28"/>
        </w:rPr>
        <w:t>类似于</w:t>
      </w:r>
      <w:r w:rsidRPr="00B87AB8">
        <w:rPr>
          <w:rFonts w:eastAsia="宋体"/>
          <w:szCs w:val="28"/>
        </w:rPr>
        <w:t>传统键盘的</w:t>
      </w:r>
      <w:r w:rsidRPr="00B87AB8">
        <w:rPr>
          <w:rFonts w:eastAsia="宋体" w:hint="eastAsia"/>
          <w:szCs w:val="28"/>
        </w:rPr>
        <w:t>大写</w:t>
      </w:r>
      <w:r w:rsidRPr="00B87AB8">
        <w:rPr>
          <w:rFonts w:eastAsia="宋体"/>
          <w:szCs w:val="28"/>
        </w:rPr>
        <w:t>字母</w:t>
      </w:r>
      <w:r w:rsidRPr="00B87AB8">
        <w:rPr>
          <w:rFonts w:eastAsia="宋体" w:hint="eastAsia"/>
          <w:szCs w:val="28"/>
        </w:rPr>
        <w:t>的“</w:t>
      </w:r>
      <w:r w:rsidRPr="00B87AB8">
        <w:rPr>
          <w:rFonts w:eastAsia="宋体"/>
          <w:szCs w:val="28"/>
        </w:rPr>
        <w:t>Shift+</w:t>
      </w:r>
      <w:r w:rsidRPr="00B87AB8">
        <w:rPr>
          <w:rFonts w:eastAsia="宋体" w:hint="eastAsia"/>
          <w:szCs w:val="28"/>
        </w:rPr>
        <w:t>小写</w:t>
      </w:r>
      <w:r w:rsidRPr="00B87AB8">
        <w:rPr>
          <w:rFonts w:eastAsia="宋体"/>
          <w:szCs w:val="28"/>
        </w:rPr>
        <w:t>字母</w:t>
      </w:r>
      <w:r w:rsidRPr="00B87AB8">
        <w:rPr>
          <w:rFonts w:eastAsia="宋体" w:hint="eastAsia"/>
          <w:szCs w:val="28"/>
        </w:rPr>
        <w:t>”的轨迹</w:t>
      </w:r>
      <w:r w:rsidRPr="00B87AB8">
        <w:rPr>
          <w:rFonts w:eastAsia="宋体"/>
          <w:szCs w:val="28"/>
        </w:rPr>
        <w:t>组合编码形式</w:t>
      </w:r>
      <w:r w:rsidRPr="00B87AB8">
        <w:rPr>
          <w:rFonts w:eastAsia="宋体" w:hint="eastAsia"/>
          <w:szCs w:val="28"/>
        </w:rPr>
        <w:t>。</w:t>
      </w:r>
      <w:bookmarkStart w:id="20" w:name="OLE_LINK33"/>
      <w:bookmarkStart w:id="21" w:name="OLE_LINK34"/>
      <w:r w:rsidRPr="00B87AB8">
        <w:rPr>
          <w:rFonts w:eastAsia="宋体" w:hint="eastAsia"/>
          <w:szCs w:val="28"/>
        </w:rPr>
        <w:t>大写</w:t>
      </w:r>
      <w:r w:rsidRPr="00B87AB8">
        <w:rPr>
          <w:rFonts w:eastAsia="宋体"/>
          <w:szCs w:val="28"/>
        </w:rPr>
        <w:t>A</w:t>
      </w:r>
      <w:r w:rsidRPr="00B87AB8">
        <w:rPr>
          <w:rFonts w:eastAsia="宋体"/>
          <w:szCs w:val="28"/>
        </w:rPr>
        <w:t>的轨迹</w:t>
      </w:r>
      <w:r w:rsidRPr="00B87AB8">
        <w:rPr>
          <w:rFonts w:eastAsia="宋体" w:hint="eastAsia"/>
          <w:szCs w:val="28"/>
        </w:rPr>
        <w:t>码</w:t>
      </w:r>
      <w:r w:rsidRPr="00B87AB8">
        <w:rPr>
          <w:rFonts w:eastAsia="宋体" w:hint="eastAsia"/>
          <w:szCs w:val="28"/>
        </w:rPr>
        <w:t>(</w:t>
      </w:r>
      <w:r w:rsidRPr="00B87AB8">
        <w:rPr>
          <w:rFonts w:eastAsia="宋体"/>
          <w:szCs w:val="28"/>
        </w:rPr>
        <w:t>Tricode</w:t>
      </w:r>
      <w:r w:rsidRPr="00B87AB8">
        <w:rPr>
          <w:rFonts w:eastAsia="宋体" w:hint="eastAsia"/>
          <w:szCs w:val="28"/>
        </w:rPr>
        <w:t>)</w:t>
      </w:r>
      <w:r w:rsidRPr="00B87AB8">
        <w:rPr>
          <w:rFonts w:eastAsia="宋体" w:hint="eastAsia"/>
          <w:szCs w:val="28"/>
        </w:rPr>
        <w:t>为</w:t>
      </w:r>
      <w:r w:rsidRPr="00B87AB8">
        <w:rPr>
          <w:rFonts w:eastAsia="宋体" w:hint="eastAsia"/>
          <w:szCs w:val="28"/>
        </w:rPr>
        <w:t>Shift</w:t>
      </w:r>
      <w:r w:rsidRPr="00B87AB8">
        <w:rPr>
          <w:rFonts w:eastAsia="宋体" w:hint="eastAsia"/>
          <w:szCs w:val="28"/>
        </w:rPr>
        <w:t>的轨迹码</w:t>
      </w:r>
      <w:r w:rsidRPr="00B87AB8">
        <w:rPr>
          <w:rFonts w:eastAsia="宋体" w:hint="eastAsia"/>
          <w:szCs w:val="28"/>
        </w:rPr>
        <w:t>T1</w:t>
      </w:r>
      <w:r w:rsidRPr="00B87AB8">
        <w:rPr>
          <w:rFonts w:eastAsia="宋体" w:hint="eastAsia"/>
          <w:szCs w:val="28"/>
        </w:rPr>
        <w:t>和</w:t>
      </w:r>
      <w:r w:rsidRPr="00B87AB8">
        <w:rPr>
          <w:rFonts w:eastAsia="宋体"/>
          <w:szCs w:val="28"/>
        </w:rPr>
        <w:t>小写</w:t>
      </w:r>
      <w:r w:rsidRPr="00B87AB8">
        <w:rPr>
          <w:rFonts w:eastAsia="宋体" w:hint="eastAsia"/>
          <w:szCs w:val="28"/>
        </w:rPr>
        <w:t>a</w:t>
      </w:r>
      <w:r w:rsidRPr="00B87AB8">
        <w:rPr>
          <w:rFonts w:eastAsia="宋体"/>
          <w:szCs w:val="28"/>
        </w:rPr>
        <w:t>轨迹码</w:t>
      </w:r>
      <w:r w:rsidRPr="00B87AB8">
        <w:rPr>
          <w:rFonts w:eastAsia="宋体" w:hint="eastAsia"/>
          <w:szCs w:val="28"/>
        </w:rPr>
        <w:t>0TT0</w:t>
      </w:r>
      <w:r w:rsidRPr="00B87AB8">
        <w:rPr>
          <w:rFonts w:eastAsia="宋体" w:hint="eastAsia"/>
          <w:szCs w:val="28"/>
        </w:rPr>
        <w:t>结合</w:t>
      </w:r>
      <w:bookmarkEnd w:id="20"/>
      <w:bookmarkEnd w:id="21"/>
      <w:r w:rsidRPr="00B87AB8">
        <w:rPr>
          <w:rFonts w:eastAsia="宋体"/>
          <w:szCs w:val="28"/>
        </w:rPr>
        <w:t>，如：</w:t>
      </w:r>
      <w:r w:rsidRPr="00B87AB8">
        <w:rPr>
          <w:rFonts w:eastAsia="宋体" w:hint="eastAsia"/>
          <w:szCs w:val="28"/>
        </w:rPr>
        <w:t>大写</w:t>
      </w:r>
      <w:r w:rsidRPr="00B87AB8">
        <w:rPr>
          <w:rFonts w:eastAsia="宋体"/>
          <w:szCs w:val="28"/>
        </w:rPr>
        <w:t>A</w:t>
      </w:r>
      <w:r w:rsidRPr="00B87AB8">
        <w:rPr>
          <w:rFonts w:eastAsia="宋体"/>
          <w:szCs w:val="28"/>
        </w:rPr>
        <w:t>的轨迹码是</w:t>
      </w:r>
      <w:r w:rsidRPr="00B87AB8">
        <w:rPr>
          <w:rFonts w:eastAsia="宋体" w:hint="eastAsia"/>
          <w:szCs w:val="28"/>
        </w:rPr>
        <w:t>T1</w:t>
      </w:r>
      <w:r w:rsidRPr="00B87AB8">
        <w:rPr>
          <w:rFonts w:eastAsia="宋体"/>
          <w:szCs w:val="28"/>
        </w:rPr>
        <w:t>-0TT0</w:t>
      </w:r>
      <w:r w:rsidRPr="00B87AB8">
        <w:rPr>
          <w:rFonts w:eastAsia="宋体"/>
          <w:szCs w:val="28"/>
        </w:rPr>
        <w:t>。</w:t>
      </w:r>
      <w:r w:rsidR="00FF68D9" w:rsidRPr="00B87AB8">
        <w:rPr>
          <w:rFonts w:eastAsia="宋体"/>
          <w:szCs w:val="28"/>
        </w:rPr>
        <w:t>为了</w:t>
      </w:r>
      <w:r w:rsidR="00FF68D9" w:rsidRPr="00B87AB8">
        <w:rPr>
          <w:rFonts w:eastAsia="宋体" w:hint="eastAsia"/>
          <w:szCs w:val="28"/>
        </w:rPr>
        <w:t>大写</w:t>
      </w:r>
      <w:r w:rsidR="00FF68D9" w:rsidRPr="00B87AB8">
        <w:rPr>
          <w:rFonts w:eastAsia="宋体"/>
          <w:szCs w:val="28"/>
        </w:rPr>
        <w:t>字母便于区别</w:t>
      </w:r>
      <w:r w:rsidR="00FF68D9" w:rsidRPr="00B87AB8">
        <w:rPr>
          <w:rFonts w:eastAsia="宋体" w:hint="eastAsia"/>
          <w:szCs w:val="28"/>
        </w:rPr>
        <w:t>于小写字母</w:t>
      </w:r>
      <w:r w:rsidR="00FF68D9" w:rsidRPr="00B87AB8">
        <w:rPr>
          <w:rFonts w:eastAsia="宋体"/>
          <w:szCs w:val="28"/>
        </w:rPr>
        <w:t>，在小写字母基础上左侧或之上</w:t>
      </w:r>
      <w:r w:rsidR="00FF68D9" w:rsidRPr="00B87AB8">
        <w:rPr>
          <w:rFonts w:eastAsia="宋体" w:hint="eastAsia"/>
          <w:szCs w:val="28"/>
        </w:rPr>
        <w:t>加</w:t>
      </w:r>
      <w:r w:rsidR="00FF68D9" w:rsidRPr="00B87AB8">
        <w:rPr>
          <w:rFonts w:eastAsia="宋体"/>
          <w:szCs w:val="28"/>
        </w:rPr>
        <w:t>一横或一点表示大写</w:t>
      </w:r>
      <w:r w:rsidR="00FF68D9" w:rsidRPr="00B87AB8">
        <w:rPr>
          <w:rFonts w:eastAsia="宋体" w:hint="eastAsia"/>
          <w:szCs w:val="28"/>
        </w:rPr>
        <w:t>。</w:t>
      </w:r>
    </w:p>
    <w:p w14:paraId="0FD061CC" w14:textId="77777777" w:rsidR="00E569F9" w:rsidRPr="00B87AB8" w:rsidRDefault="00E569F9" w:rsidP="00E569F9">
      <w:pPr>
        <w:ind w:firstLine="600"/>
        <w:jc w:val="both"/>
        <w:rPr>
          <w:rFonts w:eastAsia="宋体"/>
          <w:szCs w:val="28"/>
        </w:rPr>
      </w:pPr>
      <w:r w:rsidRPr="00B87AB8">
        <w:rPr>
          <w:rFonts w:eastAsia="宋体" w:hint="eastAsia"/>
          <w:szCs w:val="28"/>
        </w:rPr>
        <w:t>表</w:t>
      </w:r>
      <w:r w:rsidR="00FF68D9" w:rsidRPr="00B87AB8">
        <w:rPr>
          <w:rFonts w:eastAsia="宋体" w:hint="eastAsia"/>
          <w:szCs w:val="28"/>
        </w:rPr>
        <w:t>24</w:t>
      </w:r>
      <w:r w:rsidRPr="00B87AB8">
        <w:rPr>
          <w:rFonts w:eastAsia="宋体" w:hint="eastAsia"/>
          <w:szCs w:val="28"/>
        </w:rPr>
        <w:t>：</w:t>
      </w:r>
      <w:r w:rsidRPr="00B87AB8">
        <w:rPr>
          <w:rFonts w:eastAsia="宋体" w:hint="eastAsia"/>
          <w:szCs w:val="28"/>
        </w:rPr>
        <w:t>TRIA</w:t>
      </w:r>
      <w:r w:rsidRPr="00B87AB8">
        <w:rPr>
          <w:rFonts w:eastAsia="宋体" w:hint="eastAsia"/>
          <w:szCs w:val="28"/>
        </w:rPr>
        <w:t>三元</w:t>
      </w:r>
      <w:r w:rsidRPr="00B87AB8">
        <w:rPr>
          <w:rFonts w:eastAsia="宋体"/>
          <w:szCs w:val="28"/>
        </w:rPr>
        <w:t>符号的大写字母参照表</w:t>
      </w:r>
      <w:r w:rsidRPr="00B87AB8">
        <w:rPr>
          <w:rFonts w:eastAsia="宋体" w:hint="eastAsia"/>
          <w:szCs w:val="28"/>
        </w:rPr>
        <w:t>，</w:t>
      </w:r>
      <w:r w:rsidRPr="00B87AB8">
        <w:rPr>
          <w:rFonts w:eastAsia="宋体"/>
          <w:szCs w:val="28"/>
        </w:rPr>
        <w:t>Shift+</w:t>
      </w:r>
      <w:r w:rsidRPr="00B87AB8">
        <w:rPr>
          <w:rFonts w:eastAsia="宋体" w:hint="eastAsia"/>
          <w:szCs w:val="28"/>
        </w:rPr>
        <w:t>小写</w:t>
      </w:r>
      <w:r w:rsidRPr="00B87AB8">
        <w:rPr>
          <w:rFonts w:eastAsia="宋体"/>
          <w:szCs w:val="28"/>
        </w:rPr>
        <w:t>字母</w:t>
      </w:r>
      <w:r w:rsidRPr="00B87AB8">
        <w:rPr>
          <w:rFonts w:eastAsia="宋体" w:hint="eastAsia"/>
          <w:szCs w:val="28"/>
        </w:rPr>
        <w:t>(</w:t>
      </w:r>
      <w:r w:rsidRPr="00B87AB8">
        <w:rPr>
          <w:rFonts w:eastAsia="宋体"/>
          <w:szCs w:val="28"/>
        </w:rPr>
        <w:t>T1+tricode)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745"/>
        <w:gridCol w:w="745"/>
        <w:gridCol w:w="745"/>
        <w:gridCol w:w="730"/>
        <w:gridCol w:w="745"/>
        <w:gridCol w:w="745"/>
        <w:gridCol w:w="745"/>
        <w:gridCol w:w="745"/>
        <w:gridCol w:w="745"/>
        <w:gridCol w:w="745"/>
        <w:gridCol w:w="736"/>
      </w:tblGrid>
      <w:tr w:rsidR="00E569F9" w:rsidRPr="00B87AB8" w14:paraId="17318A41" w14:textId="77777777" w:rsidTr="005C6556">
        <w:tc>
          <w:tcPr>
            <w:tcW w:w="602" w:type="pct"/>
            <w:shd w:val="clear" w:color="auto" w:fill="E7E6E6"/>
          </w:tcPr>
          <w:p w14:paraId="48449338" w14:textId="77777777" w:rsidR="00E569F9" w:rsidRPr="00B87AB8" w:rsidRDefault="00E569F9" w:rsidP="005C6556">
            <w:pPr>
              <w:ind w:firstLine="0"/>
              <w:rPr>
                <w:rFonts w:eastAsia="宋体"/>
              </w:rPr>
            </w:pPr>
            <w:bookmarkStart w:id="22" w:name="_Hlk402342547"/>
            <w:r w:rsidRPr="00B87AB8">
              <w:rPr>
                <w:rFonts w:eastAsia="宋体" w:hint="eastAsia"/>
              </w:rPr>
              <w:t>大写</w:t>
            </w:r>
          </w:p>
        </w:tc>
        <w:tc>
          <w:tcPr>
            <w:tcW w:w="401" w:type="pct"/>
            <w:shd w:val="clear" w:color="auto" w:fill="E7E6E6"/>
          </w:tcPr>
          <w:p w14:paraId="09D0A975" w14:textId="77777777" w:rsidR="00E569F9" w:rsidRPr="00B87AB8" w:rsidRDefault="00E569F9" w:rsidP="005C6556">
            <w:pPr>
              <w:ind w:firstLine="0"/>
              <w:jc w:val="center"/>
              <w:rPr>
                <w:rFonts w:eastAsia="宋体"/>
              </w:rPr>
            </w:pPr>
            <w:r w:rsidRPr="00B87AB8">
              <w:rPr>
                <w:rFonts w:eastAsia="宋体" w:hint="eastAsia"/>
              </w:rPr>
              <w:t>A</w:t>
            </w:r>
          </w:p>
        </w:tc>
        <w:tc>
          <w:tcPr>
            <w:tcW w:w="401" w:type="pct"/>
            <w:shd w:val="clear" w:color="auto" w:fill="E7E6E6"/>
          </w:tcPr>
          <w:p w14:paraId="2501A660" w14:textId="77777777" w:rsidR="00E569F9" w:rsidRPr="00B87AB8" w:rsidRDefault="00E569F9" w:rsidP="005C6556">
            <w:pPr>
              <w:ind w:firstLine="0"/>
              <w:jc w:val="center"/>
              <w:rPr>
                <w:rFonts w:eastAsia="宋体"/>
              </w:rPr>
            </w:pPr>
            <w:r w:rsidRPr="00B87AB8">
              <w:rPr>
                <w:rFonts w:eastAsia="宋体" w:hint="eastAsia"/>
              </w:rPr>
              <w:t>B</w:t>
            </w:r>
          </w:p>
        </w:tc>
        <w:tc>
          <w:tcPr>
            <w:tcW w:w="401" w:type="pct"/>
            <w:shd w:val="clear" w:color="auto" w:fill="E7E6E6"/>
          </w:tcPr>
          <w:p w14:paraId="4B58858B" w14:textId="77777777" w:rsidR="00E569F9" w:rsidRPr="00B87AB8" w:rsidRDefault="00E569F9" w:rsidP="005C6556">
            <w:pPr>
              <w:ind w:firstLine="0"/>
              <w:jc w:val="center"/>
              <w:rPr>
                <w:rFonts w:eastAsia="宋体"/>
              </w:rPr>
            </w:pPr>
            <w:r w:rsidRPr="00B87AB8">
              <w:rPr>
                <w:rFonts w:eastAsia="宋体" w:hint="eastAsia"/>
              </w:rPr>
              <w:t>C</w:t>
            </w:r>
          </w:p>
        </w:tc>
        <w:tc>
          <w:tcPr>
            <w:tcW w:w="393" w:type="pct"/>
            <w:shd w:val="clear" w:color="auto" w:fill="E7E6E6"/>
          </w:tcPr>
          <w:p w14:paraId="1E080914" w14:textId="77777777" w:rsidR="00E569F9" w:rsidRPr="00B87AB8" w:rsidRDefault="00E569F9" w:rsidP="005C6556">
            <w:pPr>
              <w:ind w:firstLine="0"/>
              <w:jc w:val="center"/>
              <w:rPr>
                <w:rFonts w:eastAsia="宋体"/>
              </w:rPr>
            </w:pPr>
            <w:r w:rsidRPr="00B87AB8">
              <w:rPr>
                <w:rFonts w:eastAsia="宋体" w:hint="eastAsia"/>
              </w:rPr>
              <w:t>D</w:t>
            </w:r>
          </w:p>
        </w:tc>
        <w:tc>
          <w:tcPr>
            <w:tcW w:w="401" w:type="pct"/>
            <w:shd w:val="clear" w:color="auto" w:fill="E7E6E6"/>
          </w:tcPr>
          <w:p w14:paraId="3551071A" w14:textId="77777777" w:rsidR="00E569F9" w:rsidRPr="00B87AB8" w:rsidRDefault="00E569F9" w:rsidP="005C6556">
            <w:pPr>
              <w:ind w:firstLine="0"/>
              <w:jc w:val="center"/>
              <w:rPr>
                <w:rFonts w:eastAsia="宋体"/>
              </w:rPr>
            </w:pPr>
            <w:r w:rsidRPr="00B87AB8">
              <w:rPr>
                <w:rFonts w:eastAsia="宋体" w:hint="eastAsia"/>
              </w:rPr>
              <w:t>E</w:t>
            </w:r>
          </w:p>
        </w:tc>
        <w:tc>
          <w:tcPr>
            <w:tcW w:w="401" w:type="pct"/>
            <w:shd w:val="clear" w:color="auto" w:fill="E7E6E6"/>
          </w:tcPr>
          <w:p w14:paraId="008A4B30" w14:textId="77777777" w:rsidR="00E569F9" w:rsidRPr="00B87AB8" w:rsidRDefault="00E569F9" w:rsidP="005C6556">
            <w:pPr>
              <w:ind w:firstLine="0"/>
              <w:jc w:val="center"/>
              <w:rPr>
                <w:rFonts w:eastAsia="宋体"/>
              </w:rPr>
            </w:pPr>
            <w:r w:rsidRPr="00B87AB8">
              <w:rPr>
                <w:rFonts w:eastAsia="宋体" w:hint="eastAsia"/>
              </w:rPr>
              <w:t>F</w:t>
            </w:r>
          </w:p>
        </w:tc>
        <w:tc>
          <w:tcPr>
            <w:tcW w:w="401" w:type="pct"/>
            <w:shd w:val="clear" w:color="auto" w:fill="E7E6E6"/>
          </w:tcPr>
          <w:p w14:paraId="547322A3" w14:textId="77777777" w:rsidR="00E569F9" w:rsidRPr="00B87AB8" w:rsidRDefault="00E569F9" w:rsidP="005C6556">
            <w:pPr>
              <w:ind w:firstLine="0"/>
              <w:jc w:val="center"/>
              <w:rPr>
                <w:rFonts w:eastAsia="宋体"/>
              </w:rPr>
            </w:pPr>
            <w:r w:rsidRPr="00B87AB8">
              <w:rPr>
                <w:rFonts w:eastAsia="宋体" w:hint="eastAsia"/>
              </w:rPr>
              <w:t>G</w:t>
            </w:r>
          </w:p>
        </w:tc>
        <w:tc>
          <w:tcPr>
            <w:tcW w:w="401" w:type="pct"/>
            <w:shd w:val="clear" w:color="auto" w:fill="E7E6E6"/>
          </w:tcPr>
          <w:p w14:paraId="6004BBE1" w14:textId="77777777" w:rsidR="00E569F9" w:rsidRPr="00B87AB8" w:rsidRDefault="00E569F9" w:rsidP="005C6556">
            <w:pPr>
              <w:ind w:firstLine="0"/>
              <w:jc w:val="center"/>
              <w:rPr>
                <w:rFonts w:eastAsia="宋体"/>
              </w:rPr>
            </w:pPr>
            <w:r w:rsidRPr="00B87AB8">
              <w:rPr>
                <w:rFonts w:eastAsia="宋体"/>
              </w:rPr>
              <w:t>H</w:t>
            </w:r>
          </w:p>
        </w:tc>
        <w:tc>
          <w:tcPr>
            <w:tcW w:w="401" w:type="pct"/>
            <w:shd w:val="clear" w:color="auto" w:fill="E7E6E6"/>
          </w:tcPr>
          <w:p w14:paraId="30A884ED" w14:textId="77777777" w:rsidR="00E569F9" w:rsidRPr="00B87AB8" w:rsidRDefault="00E569F9" w:rsidP="005C6556">
            <w:pPr>
              <w:ind w:firstLine="0"/>
              <w:jc w:val="center"/>
              <w:rPr>
                <w:rFonts w:eastAsia="宋体"/>
              </w:rPr>
            </w:pPr>
            <w:r w:rsidRPr="00B87AB8">
              <w:rPr>
                <w:rFonts w:eastAsia="宋体"/>
              </w:rPr>
              <w:t>I</w:t>
            </w:r>
          </w:p>
        </w:tc>
        <w:tc>
          <w:tcPr>
            <w:tcW w:w="401" w:type="pct"/>
            <w:shd w:val="clear" w:color="auto" w:fill="E7E6E6"/>
          </w:tcPr>
          <w:p w14:paraId="4C0037F0" w14:textId="77777777" w:rsidR="00E569F9" w:rsidRPr="00B87AB8" w:rsidRDefault="00E569F9" w:rsidP="005C6556">
            <w:pPr>
              <w:ind w:firstLine="0"/>
              <w:jc w:val="center"/>
              <w:rPr>
                <w:rFonts w:eastAsia="宋体"/>
              </w:rPr>
            </w:pPr>
            <w:r w:rsidRPr="00B87AB8">
              <w:rPr>
                <w:rFonts w:eastAsia="宋体"/>
              </w:rPr>
              <w:t>J</w:t>
            </w:r>
          </w:p>
        </w:tc>
        <w:tc>
          <w:tcPr>
            <w:tcW w:w="397" w:type="pct"/>
            <w:shd w:val="clear" w:color="auto" w:fill="E7E6E6"/>
          </w:tcPr>
          <w:p w14:paraId="3F6EC2BC" w14:textId="77777777" w:rsidR="00E569F9" w:rsidRPr="00B87AB8" w:rsidRDefault="00E569F9" w:rsidP="005C6556">
            <w:pPr>
              <w:ind w:firstLine="0"/>
              <w:jc w:val="center"/>
              <w:rPr>
                <w:rFonts w:eastAsia="宋体"/>
              </w:rPr>
            </w:pPr>
            <w:r w:rsidRPr="00B87AB8">
              <w:rPr>
                <w:rFonts w:eastAsia="宋体" w:hint="eastAsia"/>
              </w:rPr>
              <w:t>K</w:t>
            </w:r>
          </w:p>
        </w:tc>
      </w:tr>
      <w:tr w:rsidR="00E569F9" w:rsidRPr="00B87AB8" w14:paraId="1B3D68D7" w14:textId="77777777" w:rsidTr="005C6556">
        <w:tc>
          <w:tcPr>
            <w:tcW w:w="602" w:type="pct"/>
            <w:shd w:val="clear" w:color="auto" w:fill="auto"/>
          </w:tcPr>
          <w:p w14:paraId="62919EED" w14:textId="77777777" w:rsidR="00E569F9" w:rsidRPr="00B87AB8" w:rsidRDefault="00E569F9" w:rsidP="005C6556">
            <w:pPr>
              <w:ind w:firstLine="0"/>
              <w:rPr>
                <w:rFonts w:eastAsia="宋体"/>
              </w:rPr>
            </w:pPr>
            <w:r w:rsidRPr="00B87AB8">
              <w:rPr>
                <w:rFonts w:eastAsia="宋体" w:hint="eastAsia"/>
              </w:rPr>
              <w:t xml:space="preserve">TRIA </w:t>
            </w:r>
          </w:p>
        </w:tc>
        <w:tc>
          <w:tcPr>
            <w:tcW w:w="401" w:type="pct"/>
            <w:shd w:val="clear" w:color="auto" w:fill="auto"/>
          </w:tcPr>
          <w:p w14:paraId="078AD699" w14:textId="77777777" w:rsidR="00E569F9" w:rsidRPr="00B87AB8" w:rsidRDefault="00E569F9" w:rsidP="005C6556">
            <w:pPr>
              <w:ind w:firstLine="0"/>
              <w:jc w:val="center"/>
              <w:rPr>
                <w:rFonts w:ascii="tria" w:eastAsia="宋体" w:hAnsi="tria"/>
                <w:b/>
              </w:rPr>
            </w:pPr>
            <w:r w:rsidRPr="00B87AB8">
              <w:rPr>
                <w:rFonts w:ascii="tria" w:eastAsia="宋体" w:hAnsi="tria"/>
                <w:b/>
              </w:rPr>
              <w:t>A</w:t>
            </w:r>
          </w:p>
        </w:tc>
        <w:tc>
          <w:tcPr>
            <w:tcW w:w="401" w:type="pct"/>
            <w:shd w:val="clear" w:color="auto" w:fill="auto"/>
          </w:tcPr>
          <w:p w14:paraId="74575FA8" w14:textId="77777777" w:rsidR="00E569F9" w:rsidRPr="00B87AB8" w:rsidRDefault="00E569F9" w:rsidP="005C6556">
            <w:pPr>
              <w:ind w:firstLine="0"/>
              <w:jc w:val="center"/>
              <w:rPr>
                <w:rFonts w:ascii="tria" w:eastAsia="宋体" w:hAnsi="tria"/>
                <w:b/>
              </w:rPr>
            </w:pPr>
            <w:r w:rsidRPr="00B87AB8">
              <w:rPr>
                <w:rFonts w:ascii="tria" w:eastAsia="宋体" w:hAnsi="tria"/>
                <w:b/>
              </w:rPr>
              <w:t>B</w:t>
            </w:r>
          </w:p>
        </w:tc>
        <w:tc>
          <w:tcPr>
            <w:tcW w:w="401" w:type="pct"/>
            <w:shd w:val="clear" w:color="auto" w:fill="auto"/>
          </w:tcPr>
          <w:p w14:paraId="56FD9316" w14:textId="77777777" w:rsidR="00E569F9" w:rsidRPr="00B87AB8" w:rsidRDefault="00E569F9" w:rsidP="005C6556">
            <w:pPr>
              <w:ind w:firstLine="0"/>
              <w:jc w:val="center"/>
              <w:rPr>
                <w:rFonts w:ascii="tria" w:eastAsia="宋体" w:hAnsi="tria"/>
                <w:b/>
              </w:rPr>
            </w:pPr>
            <w:r w:rsidRPr="00B87AB8">
              <w:rPr>
                <w:rFonts w:ascii="tria" w:eastAsia="宋体" w:hAnsi="tria"/>
                <w:b/>
              </w:rPr>
              <w:t>C</w:t>
            </w:r>
          </w:p>
        </w:tc>
        <w:tc>
          <w:tcPr>
            <w:tcW w:w="393" w:type="pct"/>
            <w:shd w:val="clear" w:color="auto" w:fill="auto"/>
          </w:tcPr>
          <w:p w14:paraId="590091ED" w14:textId="77777777" w:rsidR="00E569F9" w:rsidRPr="00B87AB8" w:rsidRDefault="00E569F9" w:rsidP="005C6556">
            <w:pPr>
              <w:ind w:firstLine="0"/>
              <w:jc w:val="center"/>
              <w:rPr>
                <w:rFonts w:ascii="tria" w:eastAsia="宋体" w:hAnsi="tria"/>
                <w:b/>
              </w:rPr>
            </w:pPr>
            <w:r w:rsidRPr="00B87AB8">
              <w:rPr>
                <w:rFonts w:ascii="tria" w:eastAsia="宋体" w:hAnsi="tria"/>
                <w:b/>
              </w:rPr>
              <w:t>D</w:t>
            </w:r>
          </w:p>
        </w:tc>
        <w:tc>
          <w:tcPr>
            <w:tcW w:w="401" w:type="pct"/>
            <w:shd w:val="clear" w:color="auto" w:fill="auto"/>
          </w:tcPr>
          <w:p w14:paraId="05EB1043" w14:textId="77777777" w:rsidR="00E569F9" w:rsidRPr="00B87AB8" w:rsidRDefault="00E569F9" w:rsidP="005C6556">
            <w:pPr>
              <w:ind w:firstLine="0"/>
              <w:jc w:val="center"/>
              <w:rPr>
                <w:rFonts w:ascii="tria" w:eastAsia="宋体" w:hAnsi="tria"/>
                <w:b/>
              </w:rPr>
            </w:pPr>
            <w:r w:rsidRPr="00B87AB8">
              <w:rPr>
                <w:rFonts w:ascii="tria" w:eastAsia="宋体" w:hAnsi="tria"/>
                <w:b/>
              </w:rPr>
              <w:t>E</w:t>
            </w:r>
          </w:p>
        </w:tc>
        <w:tc>
          <w:tcPr>
            <w:tcW w:w="401" w:type="pct"/>
            <w:shd w:val="clear" w:color="auto" w:fill="auto"/>
          </w:tcPr>
          <w:p w14:paraId="25DB81AE" w14:textId="77777777" w:rsidR="00E569F9" w:rsidRPr="00B87AB8" w:rsidRDefault="00E569F9" w:rsidP="005C6556">
            <w:pPr>
              <w:ind w:firstLine="0"/>
              <w:jc w:val="center"/>
              <w:rPr>
                <w:rFonts w:ascii="tria" w:eastAsia="宋体" w:hAnsi="tria"/>
                <w:b/>
              </w:rPr>
            </w:pPr>
            <w:r w:rsidRPr="00B87AB8">
              <w:rPr>
                <w:rFonts w:ascii="tria" w:eastAsia="宋体" w:hAnsi="tria"/>
                <w:b/>
              </w:rPr>
              <w:t>F</w:t>
            </w:r>
          </w:p>
        </w:tc>
        <w:tc>
          <w:tcPr>
            <w:tcW w:w="401" w:type="pct"/>
            <w:shd w:val="clear" w:color="auto" w:fill="auto"/>
          </w:tcPr>
          <w:p w14:paraId="710AB18C" w14:textId="77777777" w:rsidR="00E569F9" w:rsidRPr="00B87AB8" w:rsidRDefault="00E569F9" w:rsidP="005C6556">
            <w:pPr>
              <w:ind w:firstLine="0"/>
              <w:jc w:val="center"/>
              <w:rPr>
                <w:rFonts w:ascii="tria" w:eastAsia="宋体" w:hAnsi="tria"/>
                <w:b/>
              </w:rPr>
            </w:pPr>
            <w:r w:rsidRPr="00B87AB8">
              <w:rPr>
                <w:rFonts w:ascii="tria" w:eastAsia="宋体" w:hAnsi="tria"/>
                <w:b/>
              </w:rPr>
              <w:t>G</w:t>
            </w:r>
          </w:p>
        </w:tc>
        <w:tc>
          <w:tcPr>
            <w:tcW w:w="401" w:type="pct"/>
            <w:shd w:val="clear" w:color="auto" w:fill="auto"/>
          </w:tcPr>
          <w:p w14:paraId="424A30AF" w14:textId="77777777" w:rsidR="00E569F9" w:rsidRPr="00B87AB8" w:rsidRDefault="00E569F9" w:rsidP="005C6556">
            <w:pPr>
              <w:ind w:firstLine="0"/>
              <w:jc w:val="center"/>
              <w:rPr>
                <w:rFonts w:ascii="tria" w:eastAsia="宋体" w:hAnsi="tria"/>
                <w:b/>
              </w:rPr>
            </w:pPr>
            <w:r w:rsidRPr="00B87AB8">
              <w:rPr>
                <w:rFonts w:ascii="tria" w:eastAsia="宋体" w:hAnsi="tria"/>
                <w:b/>
              </w:rPr>
              <w:t>H</w:t>
            </w:r>
          </w:p>
        </w:tc>
        <w:tc>
          <w:tcPr>
            <w:tcW w:w="401" w:type="pct"/>
            <w:shd w:val="clear" w:color="auto" w:fill="auto"/>
          </w:tcPr>
          <w:p w14:paraId="333A87E9" w14:textId="77777777" w:rsidR="00E569F9" w:rsidRPr="00B87AB8" w:rsidRDefault="00E569F9" w:rsidP="005C6556">
            <w:pPr>
              <w:ind w:firstLine="0"/>
              <w:jc w:val="center"/>
              <w:rPr>
                <w:rFonts w:ascii="tria" w:eastAsia="宋体" w:hAnsi="tria"/>
                <w:b/>
              </w:rPr>
            </w:pPr>
            <w:r w:rsidRPr="00B87AB8">
              <w:rPr>
                <w:rFonts w:ascii="tria" w:eastAsia="宋体" w:hAnsi="tria"/>
                <w:b/>
              </w:rPr>
              <w:t>I</w:t>
            </w:r>
          </w:p>
        </w:tc>
        <w:tc>
          <w:tcPr>
            <w:tcW w:w="401" w:type="pct"/>
            <w:shd w:val="clear" w:color="auto" w:fill="auto"/>
          </w:tcPr>
          <w:p w14:paraId="677CC36B" w14:textId="77777777" w:rsidR="00E569F9" w:rsidRPr="00B87AB8" w:rsidRDefault="00E569F9" w:rsidP="005C6556">
            <w:pPr>
              <w:ind w:firstLine="0"/>
              <w:jc w:val="center"/>
              <w:rPr>
                <w:rFonts w:ascii="tria" w:eastAsia="宋体" w:hAnsi="tria"/>
                <w:b/>
              </w:rPr>
            </w:pPr>
            <w:r w:rsidRPr="00B87AB8">
              <w:rPr>
                <w:rFonts w:ascii="tria" w:eastAsia="宋体" w:hAnsi="tria"/>
                <w:b/>
              </w:rPr>
              <w:t>J</w:t>
            </w:r>
          </w:p>
        </w:tc>
        <w:tc>
          <w:tcPr>
            <w:tcW w:w="397" w:type="pct"/>
            <w:shd w:val="clear" w:color="auto" w:fill="auto"/>
          </w:tcPr>
          <w:p w14:paraId="3861CE8A" w14:textId="77777777" w:rsidR="00E569F9" w:rsidRPr="00B87AB8" w:rsidRDefault="00E569F9" w:rsidP="005C6556">
            <w:pPr>
              <w:ind w:firstLine="0"/>
              <w:jc w:val="center"/>
              <w:rPr>
                <w:rFonts w:ascii="tria" w:eastAsia="宋体" w:hAnsi="tria"/>
                <w:b/>
              </w:rPr>
            </w:pPr>
            <w:r w:rsidRPr="00B87AB8">
              <w:rPr>
                <w:rFonts w:ascii="tria" w:eastAsia="宋体" w:hAnsi="tria"/>
                <w:b/>
              </w:rPr>
              <w:t>K</w:t>
            </w:r>
          </w:p>
        </w:tc>
      </w:tr>
      <w:tr w:rsidR="00E569F9" w:rsidRPr="00B87AB8" w14:paraId="499BF31C" w14:textId="77777777" w:rsidTr="005C6556">
        <w:tc>
          <w:tcPr>
            <w:tcW w:w="602" w:type="pct"/>
            <w:shd w:val="clear" w:color="auto" w:fill="auto"/>
          </w:tcPr>
          <w:p w14:paraId="1DEBB861" w14:textId="77777777" w:rsidR="00E569F9" w:rsidRPr="00B87AB8" w:rsidRDefault="00E569F9" w:rsidP="005C6556">
            <w:pPr>
              <w:ind w:firstLine="0"/>
              <w:rPr>
                <w:rFonts w:eastAsia="宋体"/>
                <w:sz w:val="22"/>
              </w:rPr>
            </w:pPr>
            <w:r w:rsidRPr="00B87AB8">
              <w:rPr>
                <w:rFonts w:eastAsia="宋体" w:hint="eastAsia"/>
                <w:sz w:val="22"/>
              </w:rPr>
              <w:t>ASCII</w:t>
            </w:r>
            <w:r w:rsidRPr="00B87AB8">
              <w:rPr>
                <w:rFonts w:eastAsia="宋体"/>
                <w:sz w:val="22"/>
              </w:rPr>
              <w:t>X</w:t>
            </w:r>
          </w:p>
        </w:tc>
        <w:tc>
          <w:tcPr>
            <w:tcW w:w="401" w:type="pct"/>
            <w:shd w:val="clear" w:color="auto" w:fill="auto"/>
          </w:tcPr>
          <w:p w14:paraId="770D2485" w14:textId="77777777" w:rsidR="00E569F9" w:rsidRPr="00B87AB8" w:rsidRDefault="00E569F9" w:rsidP="005C6556">
            <w:pPr>
              <w:ind w:firstLine="0"/>
              <w:jc w:val="center"/>
              <w:rPr>
                <w:rFonts w:eastAsia="宋体"/>
                <w:sz w:val="24"/>
              </w:rPr>
            </w:pPr>
            <w:r w:rsidRPr="00B87AB8">
              <w:rPr>
                <w:rFonts w:eastAsia="宋体" w:hint="eastAsia"/>
                <w:sz w:val="24"/>
              </w:rPr>
              <w:t>0xc1</w:t>
            </w:r>
          </w:p>
        </w:tc>
        <w:tc>
          <w:tcPr>
            <w:tcW w:w="401" w:type="pct"/>
            <w:shd w:val="clear" w:color="auto" w:fill="auto"/>
          </w:tcPr>
          <w:p w14:paraId="4E3F06DD" w14:textId="77777777" w:rsidR="00E569F9" w:rsidRPr="00B87AB8" w:rsidRDefault="00E569F9" w:rsidP="005C6556">
            <w:pPr>
              <w:ind w:firstLine="0"/>
              <w:jc w:val="center"/>
              <w:rPr>
                <w:rFonts w:eastAsia="宋体"/>
                <w:sz w:val="24"/>
              </w:rPr>
            </w:pPr>
            <w:r w:rsidRPr="00B87AB8">
              <w:rPr>
                <w:rFonts w:eastAsia="宋体" w:hint="eastAsia"/>
                <w:sz w:val="24"/>
              </w:rPr>
              <w:t>0x</w:t>
            </w:r>
            <w:r w:rsidRPr="00B87AB8">
              <w:rPr>
                <w:rFonts w:eastAsia="宋体"/>
                <w:sz w:val="24"/>
              </w:rPr>
              <w:t>c2</w:t>
            </w:r>
          </w:p>
        </w:tc>
        <w:tc>
          <w:tcPr>
            <w:tcW w:w="401" w:type="pct"/>
            <w:shd w:val="clear" w:color="auto" w:fill="auto"/>
          </w:tcPr>
          <w:p w14:paraId="62F7328F" w14:textId="77777777" w:rsidR="00E569F9" w:rsidRPr="00B87AB8" w:rsidRDefault="00E569F9" w:rsidP="005C6556">
            <w:pPr>
              <w:ind w:firstLine="0"/>
              <w:jc w:val="center"/>
              <w:rPr>
                <w:rFonts w:eastAsia="宋体"/>
                <w:sz w:val="24"/>
              </w:rPr>
            </w:pPr>
            <w:r w:rsidRPr="00B87AB8">
              <w:rPr>
                <w:rFonts w:eastAsia="宋体" w:hint="eastAsia"/>
                <w:sz w:val="24"/>
              </w:rPr>
              <w:t>0xc3</w:t>
            </w:r>
          </w:p>
        </w:tc>
        <w:tc>
          <w:tcPr>
            <w:tcW w:w="393" w:type="pct"/>
            <w:shd w:val="clear" w:color="auto" w:fill="auto"/>
          </w:tcPr>
          <w:p w14:paraId="405B95D4" w14:textId="77777777" w:rsidR="00E569F9" w:rsidRPr="00B87AB8" w:rsidRDefault="00E569F9" w:rsidP="005C6556">
            <w:pPr>
              <w:ind w:firstLine="0"/>
              <w:jc w:val="center"/>
              <w:rPr>
                <w:rFonts w:eastAsia="宋体"/>
                <w:sz w:val="24"/>
              </w:rPr>
            </w:pPr>
            <w:r w:rsidRPr="00B87AB8">
              <w:rPr>
                <w:rFonts w:eastAsia="宋体" w:hint="eastAsia"/>
                <w:sz w:val="24"/>
              </w:rPr>
              <w:t>0xc4</w:t>
            </w:r>
          </w:p>
        </w:tc>
        <w:tc>
          <w:tcPr>
            <w:tcW w:w="401" w:type="pct"/>
            <w:shd w:val="clear" w:color="auto" w:fill="auto"/>
          </w:tcPr>
          <w:p w14:paraId="148FC5DA" w14:textId="77777777" w:rsidR="00E569F9" w:rsidRPr="00B87AB8" w:rsidRDefault="00E569F9" w:rsidP="005C6556">
            <w:pPr>
              <w:ind w:firstLine="0"/>
              <w:jc w:val="center"/>
              <w:rPr>
                <w:rFonts w:eastAsia="宋体"/>
                <w:sz w:val="24"/>
              </w:rPr>
            </w:pPr>
            <w:r w:rsidRPr="00B87AB8">
              <w:rPr>
                <w:rFonts w:eastAsia="宋体" w:hint="eastAsia"/>
                <w:sz w:val="24"/>
              </w:rPr>
              <w:t>0xc5</w:t>
            </w:r>
          </w:p>
        </w:tc>
        <w:tc>
          <w:tcPr>
            <w:tcW w:w="401" w:type="pct"/>
            <w:shd w:val="clear" w:color="auto" w:fill="auto"/>
          </w:tcPr>
          <w:p w14:paraId="6AA5FBE2" w14:textId="77777777" w:rsidR="00E569F9" w:rsidRPr="00B87AB8" w:rsidRDefault="00E569F9" w:rsidP="005C6556">
            <w:pPr>
              <w:ind w:firstLine="0"/>
              <w:jc w:val="center"/>
              <w:rPr>
                <w:rFonts w:eastAsia="宋体"/>
                <w:sz w:val="24"/>
              </w:rPr>
            </w:pPr>
            <w:r w:rsidRPr="00B87AB8">
              <w:rPr>
                <w:rFonts w:eastAsia="宋体" w:hint="eastAsia"/>
                <w:sz w:val="24"/>
              </w:rPr>
              <w:t>0xc6</w:t>
            </w:r>
          </w:p>
        </w:tc>
        <w:tc>
          <w:tcPr>
            <w:tcW w:w="401" w:type="pct"/>
            <w:shd w:val="clear" w:color="auto" w:fill="auto"/>
          </w:tcPr>
          <w:p w14:paraId="7CBCF613" w14:textId="77777777" w:rsidR="00E569F9" w:rsidRPr="00B87AB8" w:rsidRDefault="00E569F9" w:rsidP="005C6556">
            <w:pPr>
              <w:ind w:firstLine="0"/>
              <w:jc w:val="center"/>
              <w:rPr>
                <w:rFonts w:eastAsia="宋体"/>
                <w:sz w:val="24"/>
              </w:rPr>
            </w:pPr>
            <w:r w:rsidRPr="00B87AB8">
              <w:rPr>
                <w:rFonts w:eastAsia="宋体" w:hint="eastAsia"/>
                <w:sz w:val="24"/>
              </w:rPr>
              <w:t>0xc7</w:t>
            </w:r>
          </w:p>
        </w:tc>
        <w:tc>
          <w:tcPr>
            <w:tcW w:w="401" w:type="pct"/>
            <w:shd w:val="clear" w:color="auto" w:fill="auto"/>
          </w:tcPr>
          <w:p w14:paraId="78392318" w14:textId="77777777" w:rsidR="00E569F9" w:rsidRPr="00B87AB8" w:rsidRDefault="00E569F9" w:rsidP="005C6556">
            <w:pPr>
              <w:ind w:firstLine="0"/>
              <w:jc w:val="center"/>
              <w:rPr>
                <w:rFonts w:eastAsia="宋体"/>
                <w:sz w:val="24"/>
              </w:rPr>
            </w:pPr>
            <w:r w:rsidRPr="00B87AB8">
              <w:rPr>
                <w:rFonts w:eastAsia="宋体" w:hint="eastAsia"/>
                <w:sz w:val="24"/>
              </w:rPr>
              <w:t>0xc8</w:t>
            </w:r>
          </w:p>
        </w:tc>
        <w:tc>
          <w:tcPr>
            <w:tcW w:w="401" w:type="pct"/>
            <w:shd w:val="clear" w:color="auto" w:fill="auto"/>
          </w:tcPr>
          <w:p w14:paraId="43045B03" w14:textId="77777777" w:rsidR="00E569F9" w:rsidRPr="00B87AB8" w:rsidRDefault="00E569F9" w:rsidP="005C6556">
            <w:pPr>
              <w:ind w:firstLine="0"/>
              <w:jc w:val="center"/>
              <w:rPr>
                <w:rFonts w:eastAsia="宋体"/>
                <w:sz w:val="24"/>
              </w:rPr>
            </w:pPr>
            <w:r w:rsidRPr="00B87AB8">
              <w:rPr>
                <w:rFonts w:eastAsia="宋体" w:hint="eastAsia"/>
                <w:sz w:val="24"/>
              </w:rPr>
              <w:t>0xc9</w:t>
            </w:r>
          </w:p>
        </w:tc>
        <w:tc>
          <w:tcPr>
            <w:tcW w:w="401" w:type="pct"/>
            <w:shd w:val="clear" w:color="auto" w:fill="auto"/>
          </w:tcPr>
          <w:p w14:paraId="19244F58" w14:textId="77777777" w:rsidR="00E569F9" w:rsidRPr="00B87AB8" w:rsidRDefault="00E569F9" w:rsidP="005C6556">
            <w:pPr>
              <w:ind w:firstLine="0"/>
              <w:jc w:val="center"/>
              <w:rPr>
                <w:rFonts w:eastAsia="宋体"/>
                <w:sz w:val="24"/>
              </w:rPr>
            </w:pPr>
            <w:r w:rsidRPr="00B87AB8">
              <w:rPr>
                <w:rFonts w:eastAsia="宋体" w:hint="eastAsia"/>
                <w:sz w:val="24"/>
              </w:rPr>
              <w:t>0xca</w:t>
            </w:r>
          </w:p>
        </w:tc>
        <w:tc>
          <w:tcPr>
            <w:tcW w:w="397" w:type="pct"/>
            <w:shd w:val="clear" w:color="auto" w:fill="auto"/>
          </w:tcPr>
          <w:p w14:paraId="2104A0DD" w14:textId="77777777" w:rsidR="00E569F9" w:rsidRPr="00B87AB8" w:rsidRDefault="00E569F9" w:rsidP="005C6556">
            <w:pPr>
              <w:ind w:firstLine="0"/>
              <w:jc w:val="center"/>
              <w:rPr>
                <w:rFonts w:eastAsia="宋体"/>
                <w:sz w:val="24"/>
              </w:rPr>
            </w:pPr>
            <w:r w:rsidRPr="00B87AB8">
              <w:rPr>
                <w:rFonts w:eastAsia="宋体" w:hint="eastAsia"/>
                <w:sz w:val="24"/>
              </w:rPr>
              <w:t>0xcb</w:t>
            </w:r>
          </w:p>
        </w:tc>
      </w:tr>
      <w:tr w:rsidR="00E569F9" w:rsidRPr="00B87AB8" w14:paraId="36D46901" w14:textId="77777777" w:rsidTr="005C6556">
        <w:tc>
          <w:tcPr>
            <w:tcW w:w="602" w:type="pct"/>
            <w:shd w:val="clear" w:color="auto" w:fill="auto"/>
          </w:tcPr>
          <w:p w14:paraId="7ECA552E" w14:textId="77777777" w:rsidR="00E569F9" w:rsidRPr="00B87AB8" w:rsidRDefault="00E569F9" w:rsidP="005C6556">
            <w:pPr>
              <w:ind w:firstLine="0"/>
              <w:rPr>
                <w:rFonts w:eastAsia="宋体"/>
                <w:sz w:val="22"/>
              </w:rPr>
            </w:pPr>
            <w:r w:rsidRPr="00B87AB8">
              <w:rPr>
                <w:rFonts w:eastAsia="宋体" w:hint="eastAsia"/>
                <w:sz w:val="22"/>
              </w:rPr>
              <w:t>Unicode</w:t>
            </w:r>
          </w:p>
        </w:tc>
        <w:tc>
          <w:tcPr>
            <w:tcW w:w="401" w:type="pct"/>
            <w:shd w:val="clear" w:color="auto" w:fill="auto"/>
          </w:tcPr>
          <w:p w14:paraId="3332C803" w14:textId="77777777" w:rsidR="00E569F9" w:rsidRPr="00B87AB8" w:rsidRDefault="00E569F9" w:rsidP="005C6556">
            <w:pPr>
              <w:ind w:firstLine="0"/>
              <w:jc w:val="center"/>
              <w:rPr>
                <w:rFonts w:eastAsia="宋体"/>
                <w:sz w:val="24"/>
              </w:rPr>
            </w:pPr>
            <w:r w:rsidRPr="00B87AB8">
              <w:rPr>
                <w:rFonts w:eastAsia="宋体" w:hint="eastAsia"/>
                <w:sz w:val="24"/>
              </w:rPr>
              <w:t>2bc1</w:t>
            </w:r>
          </w:p>
        </w:tc>
        <w:tc>
          <w:tcPr>
            <w:tcW w:w="401" w:type="pct"/>
            <w:shd w:val="clear" w:color="auto" w:fill="auto"/>
          </w:tcPr>
          <w:p w14:paraId="3E2FF022" w14:textId="77777777" w:rsidR="00E569F9" w:rsidRPr="00B87AB8" w:rsidRDefault="00E569F9" w:rsidP="005C6556">
            <w:pPr>
              <w:ind w:firstLine="0"/>
              <w:jc w:val="center"/>
              <w:rPr>
                <w:rFonts w:eastAsia="宋体"/>
                <w:sz w:val="24"/>
              </w:rPr>
            </w:pPr>
            <w:r w:rsidRPr="00B87AB8">
              <w:rPr>
                <w:rFonts w:eastAsia="宋体" w:hint="eastAsia"/>
                <w:sz w:val="24"/>
              </w:rPr>
              <w:t>2bc2</w:t>
            </w:r>
          </w:p>
        </w:tc>
        <w:tc>
          <w:tcPr>
            <w:tcW w:w="401" w:type="pct"/>
            <w:shd w:val="clear" w:color="auto" w:fill="auto"/>
          </w:tcPr>
          <w:p w14:paraId="501C2869" w14:textId="77777777" w:rsidR="00E569F9" w:rsidRPr="00B87AB8" w:rsidRDefault="00E569F9" w:rsidP="005C6556">
            <w:pPr>
              <w:ind w:firstLine="0"/>
              <w:jc w:val="center"/>
              <w:rPr>
                <w:rFonts w:eastAsia="宋体"/>
                <w:sz w:val="24"/>
              </w:rPr>
            </w:pPr>
            <w:r w:rsidRPr="00B87AB8">
              <w:rPr>
                <w:rFonts w:eastAsia="宋体" w:hint="eastAsia"/>
                <w:sz w:val="24"/>
              </w:rPr>
              <w:t>2bc3</w:t>
            </w:r>
          </w:p>
        </w:tc>
        <w:tc>
          <w:tcPr>
            <w:tcW w:w="393" w:type="pct"/>
            <w:shd w:val="clear" w:color="auto" w:fill="auto"/>
          </w:tcPr>
          <w:p w14:paraId="634718BD" w14:textId="77777777" w:rsidR="00E569F9" w:rsidRPr="00B87AB8" w:rsidRDefault="00E569F9" w:rsidP="005C6556">
            <w:pPr>
              <w:ind w:firstLine="0"/>
              <w:jc w:val="center"/>
              <w:rPr>
                <w:rFonts w:eastAsia="宋体"/>
                <w:sz w:val="24"/>
              </w:rPr>
            </w:pPr>
            <w:r w:rsidRPr="00B87AB8">
              <w:rPr>
                <w:rFonts w:eastAsia="宋体" w:hint="eastAsia"/>
                <w:sz w:val="24"/>
              </w:rPr>
              <w:t>2bc4</w:t>
            </w:r>
          </w:p>
        </w:tc>
        <w:tc>
          <w:tcPr>
            <w:tcW w:w="401" w:type="pct"/>
            <w:shd w:val="clear" w:color="auto" w:fill="auto"/>
          </w:tcPr>
          <w:p w14:paraId="398CE746" w14:textId="77777777" w:rsidR="00E569F9" w:rsidRPr="00B87AB8" w:rsidRDefault="00E569F9" w:rsidP="005C6556">
            <w:pPr>
              <w:ind w:firstLine="0"/>
              <w:jc w:val="center"/>
              <w:rPr>
                <w:rFonts w:eastAsia="宋体"/>
                <w:sz w:val="24"/>
              </w:rPr>
            </w:pPr>
            <w:r w:rsidRPr="00B87AB8">
              <w:rPr>
                <w:rFonts w:eastAsia="宋体" w:hint="eastAsia"/>
                <w:sz w:val="24"/>
              </w:rPr>
              <w:t>2bc5</w:t>
            </w:r>
          </w:p>
        </w:tc>
        <w:tc>
          <w:tcPr>
            <w:tcW w:w="401" w:type="pct"/>
            <w:shd w:val="clear" w:color="auto" w:fill="auto"/>
          </w:tcPr>
          <w:p w14:paraId="6D912F62" w14:textId="77777777" w:rsidR="00E569F9" w:rsidRPr="00B87AB8" w:rsidRDefault="00E569F9" w:rsidP="005C6556">
            <w:pPr>
              <w:ind w:firstLine="0"/>
              <w:jc w:val="center"/>
              <w:rPr>
                <w:rFonts w:eastAsia="宋体"/>
                <w:sz w:val="24"/>
              </w:rPr>
            </w:pPr>
            <w:r w:rsidRPr="00B87AB8">
              <w:rPr>
                <w:rFonts w:eastAsia="宋体" w:hint="eastAsia"/>
                <w:sz w:val="24"/>
              </w:rPr>
              <w:t>2bc6</w:t>
            </w:r>
          </w:p>
        </w:tc>
        <w:tc>
          <w:tcPr>
            <w:tcW w:w="401" w:type="pct"/>
            <w:shd w:val="clear" w:color="auto" w:fill="auto"/>
          </w:tcPr>
          <w:p w14:paraId="75D3C353" w14:textId="77777777" w:rsidR="00E569F9" w:rsidRPr="00B87AB8" w:rsidRDefault="00E569F9" w:rsidP="005C6556">
            <w:pPr>
              <w:ind w:firstLine="0"/>
              <w:jc w:val="center"/>
              <w:rPr>
                <w:rFonts w:eastAsia="宋体"/>
                <w:sz w:val="24"/>
              </w:rPr>
            </w:pPr>
            <w:r w:rsidRPr="00B87AB8">
              <w:rPr>
                <w:rFonts w:eastAsia="宋体" w:hint="eastAsia"/>
                <w:sz w:val="24"/>
              </w:rPr>
              <w:t>2bc7</w:t>
            </w:r>
          </w:p>
        </w:tc>
        <w:tc>
          <w:tcPr>
            <w:tcW w:w="401" w:type="pct"/>
            <w:shd w:val="clear" w:color="auto" w:fill="auto"/>
          </w:tcPr>
          <w:p w14:paraId="57F949C0" w14:textId="77777777" w:rsidR="00E569F9" w:rsidRPr="00B87AB8" w:rsidRDefault="00E569F9" w:rsidP="005C6556">
            <w:pPr>
              <w:ind w:firstLine="0"/>
              <w:jc w:val="center"/>
              <w:rPr>
                <w:rFonts w:eastAsia="宋体"/>
                <w:sz w:val="24"/>
              </w:rPr>
            </w:pPr>
            <w:r w:rsidRPr="00B87AB8">
              <w:rPr>
                <w:rFonts w:eastAsia="宋体" w:hint="eastAsia"/>
                <w:sz w:val="24"/>
              </w:rPr>
              <w:t>2bc8</w:t>
            </w:r>
          </w:p>
        </w:tc>
        <w:tc>
          <w:tcPr>
            <w:tcW w:w="401" w:type="pct"/>
            <w:shd w:val="clear" w:color="auto" w:fill="auto"/>
          </w:tcPr>
          <w:p w14:paraId="118F3BAC" w14:textId="77777777" w:rsidR="00E569F9" w:rsidRPr="00B87AB8" w:rsidRDefault="00E569F9" w:rsidP="005C6556">
            <w:pPr>
              <w:ind w:firstLine="0"/>
              <w:jc w:val="center"/>
              <w:rPr>
                <w:rFonts w:eastAsia="宋体"/>
                <w:sz w:val="24"/>
              </w:rPr>
            </w:pPr>
            <w:r w:rsidRPr="00B87AB8">
              <w:rPr>
                <w:rFonts w:eastAsia="宋体" w:hint="eastAsia"/>
                <w:sz w:val="24"/>
              </w:rPr>
              <w:t>2bc9</w:t>
            </w:r>
          </w:p>
        </w:tc>
        <w:tc>
          <w:tcPr>
            <w:tcW w:w="401" w:type="pct"/>
            <w:shd w:val="clear" w:color="auto" w:fill="auto"/>
          </w:tcPr>
          <w:p w14:paraId="3EF0DEB2" w14:textId="77777777" w:rsidR="00E569F9" w:rsidRPr="00B87AB8" w:rsidRDefault="00E569F9" w:rsidP="005C6556">
            <w:pPr>
              <w:ind w:firstLine="0"/>
              <w:jc w:val="center"/>
              <w:rPr>
                <w:rFonts w:eastAsia="宋体"/>
                <w:sz w:val="24"/>
              </w:rPr>
            </w:pPr>
            <w:r w:rsidRPr="00B87AB8">
              <w:rPr>
                <w:rFonts w:eastAsia="宋体" w:hint="eastAsia"/>
                <w:sz w:val="24"/>
              </w:rPr>
              <w:t>2bca</w:t>
            </w:r>
          </w:p>
        </w:tc>
        <w:tc>
          <w:tcPr>
            <w:tcW w:w="397" w:type="pct"/>
            <w:shd w:val="clear" w:color="auto" w:fill="auto"/>
          </w:tcPr>
          <w:p w14:paraId="399C28C2" w14:textId="77777777" w:rsidR="00E569F9" w:rsidRPr="00B87AB8" w:rsidRDefault="00E569F9" w:rsidP="005C6556">
            <w:pPr>
              <w:ind w:firstLine="0"/>
              <w:jc w:val="center"/>
              <w:rPr>
                <w:rFonts w:eastAsia="宋体"/>
                <w:sz w:val="24"/>
              </w:rPr>
            </w:pPr>
            <w:r w:rsidRPr="00B87AB8">
              <w:rPr>
                <w:rFonts w:eastAsia="宋体" w:hint="eastAsia"/>
                <w:sz w:val="24"/>
              </w:rPr>
              <w:t>2bcb</w:t>
            </w:r>
          </w:p>
        </w:tc>
      </w:tr>
      <w:bookmarkEnd w:id="22"/>
      <w:tr w:rsidR="00E569F9" w:rsidRPr="00B87AB8" w14:paraId="67BD63FF" w14:textId="77777777" w:rsidTr="005C6556">
        <w:tc>
          <w:tcPr>
            <w:tcW w:w="602" w:type="pct"/>
            <w:shd w:val="clear" w:color="auto" w:fill="E7E6E6"/>
          </w:tcPr>
          <w:p w14:paraId="0DCD0CA1" w14:textId="77777777" w:rsidR="00E569F9" w:rsidRPr="00B87AB8" w:rsidRDefault="00E569F9" w:rsidP="005C6556">
            <w:pPr>
              <w:ind w:firstLine="0"/>
              <w:rPr>
                <w:rFonts w:eastAsia="宋体"/>
              </w:rPr>
            </w:pPr>
            <w:r w:rsidRPr="00B87AB8">
              <w:rPr>
                <w:rFonts w:eastAsia="宋体" w:hint="eastAsia"/>
              </w:rPr>
              <w:t>大写</w:t>
            </w:r>
          </w:p>
        </w:tc>
        <w:tc>
          <w:tcPr>
            <w:tcW w:w="401" w:type="pct"/>
            <w:shd w:val="clear" w:color="auto" w:fill="E7E6E6"/>
          </w:tcPr>
          <w:p w14:paraId="0E6A37FC" w14:textId="77777777" w:rsidR="00E569F9" w:rsidRPr="00B87AB8" w:rsidRDefault="00E569F9" w:rsidP="005C6556">
            <w:pPr>
              <w:ind w:firstLine="0"/>
              <w:jc w:val="center"/>
              <w:rPr>
                <w:rFonts w:eastAsia="宋体"/>
              </w:rPr>
            </w:pPr>
            <w:r w:rsidRPr="00B87AB8">
              <w:rPr>
                <w:rFonts w:eastAsia="宋体"/>
              </w:rPr>
              <w:t>L</w:t>
            </w:r>
          </w:p>
        </w:tc>
        <w:tc>
          <w:tcPr>
            <w:tcW w:w="401" w:type="pct"/>
            <w:shd w:val="clear" w:color="auto" w:fill="E7E6E6"/>
          </w:tcPr>
          <w:p w14:paraId="1BF27A91" w14:textId="77777777" w:rsidR="00E569F9" w:rsidRPr="00B87AB8" w:rsidRDefault="00E569F9" w:rsidP="005C6556">
            <w:pPr>
              <w:ind w:firstLine="0"/>
              <w:jc w:val="center"/>
              <w:rPr>
                <w:rFonts w:eastAsia="宋体"/>
              </w:rPr>
            </w:pPr>
            <w:r w:rsidRPr="00B87AB8">
              <w:rPr>
                <w:rFonts w:eastAsia="宋体" w:hint="eastAsia"/>
              </w:rPr>
              <w:t>M</w:t>
            </w:r>
          </w:p>
        </w:tc>
        <w:tc>
          <w:tcPr>
            <w:tcW w:w="401" w:type="pct"/>
            <w:shd w:val="clear" w:color="auto" w:fill="E7E6E6"/>
          </w:tcPr>
          <w:p w14:paraId="4054D31C" w14:textId="77777777" w:rsidR="00E569F9" w:rsidRPr="00B87AB8" w:rsidRDefault="00E569F9" w:rsidP="005C6556">
            <w:pPr>
              <w:ind w:firstLine="0"/>
              <w:jc w:val="center"/>
              <w:rPr>
                <w:rFonts w:eastAsia="宋体"/>
              </w:rPr>
            </w:pPr>
            <w:r w:rsidRPr="00B87AB8">
              <w:rPr>
                <w:rFonts w:eastAsia="宋体"/>
              </w:rPr>
              <w:t>N</w:t>
            </w:r>
          </w:p>
        </w:tc>
        <w:tc>
          <w:tcPr>
            <w:tcW w:w="393" w:type="pct"/>
            <w:shd w:val="clear" w:color="auto" w:fill="E7E6E6"/>
          </w:tcPr>
          <w:p w14:paraId="1133A920" w14:textId="77777777" w:rsidR="00E569F9" w:rsidRPr="00B87AB8" w:rsidRDefault="00E569F9" w:rsidP="005C6556">
            <w:pPr>
              <w:ind w:firstLine="0"/>
              <w:jc w:val="center"/>
              <w:rPr>
                <w:rFonts w:eastAsia="宋体"/>
              </w:rPr>
            </w:pPr>
            <w:r w:rsidRPr="00B87AB8">
              <w:rPr>
                <w:rFonts w:eastAsia="宋体"/>
              </w:rPr>
              <w:t>O</w:t>
            </w:r>
          </w:p>
        </w:tc>
        <w:tc>
          <w:tcPr>
            <w:tcW w:w="401" w:type="pct"/>
            <w:shd w:val="clear" w:color="auto" w:fill="E7E6E6"/>
          </w:tcPr>
          <w:p w14:paraId="05EBDCD6" w14:textId="77777777" w:rsidR="00E569F9" w:rsidRPr="00B87AB8" w:rsidRDefault="00E569F9" w:rsidP="005C6556">
            <w:pPr>
              <w:ind w:firstLine="0"/>
              <w:jc w:val="center"/>
              <w:rPr>
                <w:rFonts w:eastAsia="宋体"/>
              </w:rPr>
            </w:pPr>
            <w:r w:rsidRPr="00B87AB8">
              <w:rPr>
                <w:rFonts w:eastAsia="宋体"/>
              </w:rPr>
              <w:t>P</w:t>
            </w:r>
          </w:p>
        </w:tc>
        <w:tc>
          <w:tcPr>
            <w:tcW w:w="401" w:type="pct"/>
            <w:shd w:val="clear" w:color="auto" w:fill="E7E6E6"/>
          </w:tcPr>
          <w:p w14:paraId="4483B7A9" w14:textId="77777777" w:rsidR="00E569F9" w:rsidRPr="00B87AB8" w:rsidRDefault="00E569F9" w:rsidP="005C6556">
            <w:pPr>
              <w:ind w:firstLine="0"/>
              <w:jc w:val="center"/>
              <w:rPr>
                <w:rFonts w:eastAsia="宋体"/>
              </w:rPr>
            </w:pPr>
            <w:r w:rsidRPr="00B87AB8">
              <w:rPr>
                <w:rFonts w:eastAsia="宋体"/>
              </w:rPr>
              <w:t>Q</w:t>
            </w:r>
          </w:p>
        </w:tc>
        <w:tc>
          <w:tcPr>
            <w:tcW w:w="401" w:type="pct"/>
            <w:shd w:val="clear" w:color="auto" w:fill="E7E6E6"/>
          </w:tcPr>
          <w:p w14:paraId="0C29B7E6" w14:textId="77777777" w:rsidR="00E569F9" w:rsidRPr="00B87AB8" w:rsidRDefault="00E569F9" w:rsidP="005C6556">
            <w:pPr>
              <w:ind w:firstLine="0"/>
              <w:jc w:val="center"/>
              <w:rPr>
                <w:rFonts w:eastAsia="宋体"/>
              </w:rPr>
            </w:pPr>
            <w:r w:rsidRPr="00B87AB8">
              <w:rPr>
                <w:rFonts w:eastAsia="宋体"/>
              </w:rPr>
              <w:t>R</w:t>
            </w:r>
          </w:p>
        </w:tc>
        <w:tc>
          <w:tcPr>
            <w:tcW w:w="401" w:type="pct"/>
            <w:shd w:val="clear" w:color="auto" w:fill="E7E6E6"/>
          </w:tcPr>
          <w:p w14:paraId="37809C71" w14:textId="77777777" w:rsidR="00E569F9" w:rsidRPr="00B87AB8" w:rsidRDefault="00E569F9" w:rsidP="005C6556">
            <w:pPr>
              <w:ind w:firstLine="0"/>
              <w:jc w:val="center"/>
              <w:rPr>
                <w:rFonts w:eastAsia="宋体"/>
              </w:rPr>
            </w:pPr>
            <w:r w:rsidRPr="00B87AB8">
              <w:rPr>
                <w:rFonts w:eastAsia="宋体"/>
              </w:rPr>
              <w:t>S</w:t>
            </w:r>
          </w:p>
        </w:tc>
        <w:tc>
          <w:tcPr>
            <w:tcW w:w="401" w:type="pct"/>
            <w:shd w:val="clear" w:color="auto" w:fill="E7E6E6"/>
          </w:tcPr>
          <w:p w14:paraId="5BFE6321" w14:textId="77777777" w:rsidR="00E569F9" w:rsidRPr="00B87AB8" w:rsidRDefault="00E569F9" w:rsidP="005C6556">
            <w:pPr>
              <w:ind w:firstLine="0"/>
              <w:jc w:val="center"/>
              <w:rPr>
                <w:rFonts w:eastAsia="宋体"/>
              </w:rPr>
            </w:pPr>
            <w:r w:rsidRPr="00B87AB8">
              <w:rPr>
                <w:rFonts w:eastAsia="宋体"/>
              </w:rPr>
              <w:t>T</w:t>
            </w:r>
          </w:p>
        </w:tc>
        <w:tc>
          <w:tcPr>
            <w:tcW w:w="401" w:type="pct"/>
            <w:shd w:val="clear" w:color="auto" w:fill="E7E6E6"/>
          </w:tcPr>
          <w:p w14:paraId="492DDF26" w14:textId="77777777" w:rsidR="00E569F9" w:rsidRPr="00B87AB8" w:rsidRDefault="00E569F9" w:rsidP="005C6556">
            <w:pPr>
              <w:ind w:firstLine="0"/>
              <w:jc w:val="center"/>
              <w:rPr>
                <w:rFonts w:eastAsia="宋体"/>
              </w:rPr>
            </w:pPr>
            <w:r w:rsidRPr="00B87AB8">
              <w:rPr>
                <w:rFonts w:eastAsia="宋体"/>
              </w:rPr>
              <w:t>U</w:t>
            </w:r>
          </w:p>
        </w:tc>
        <w:tc>
          <w:tcPr>
            <w:tcW w:w="397" w:type="pct"/>
            <w:shd w:val="clear" w:color="auto" w:fill="E7E6E6"/>
          </w:tcPr>
          <w:p w14:paraId="7FD69FCC" w14:textId="77777777" w:rsidR="00E569F9" w:rsidRPr="00B87AB8" w:rsidRDefault="00E569F9" w:rsidP="005C6556">
            <w:pPr>
              <w:ind w:firstLine="0"/>
              <w:jc w:val="center"/>
              <w:rPr>
                <w:rFonts w:eastAsia="宋体"/>
              </w:rPr>
            </w:pPr>
            <w:r w:rsidRPr="00B87AB8">
              <w:rPr>
                <w:rFonts w:eastAsia="宋体"/>
              </w:rPr>
              <w:t>V</w:t>
            </w:r>
          </w:p>
        </w:tc>
      </w:tr>
      <w:tr w:rsidR="00E569F9" w:rsidRPr="00B87AB8" w14:paraId="3CF0E83B" w14:textId="77777777" w:rsidTr="005C6556">
        <w:tc>
          <w:tcPr>
            <w:tcW w:w="602" w:type="pct"/>
            <w:shd w:val="clear" w:color="auto" w:fill="auto"/>
          </w:tcPr>
          <w:p w14:paraId="67B21676" w14:textId="77777777" w:rsidR="00E569F9" w:rsidRPr="00B87AB8" w:rsidRDefault="00E569F9" w:rsidP="005C6556">
            <w:pPr>
              <w:ind w:firstLine="0"/>
              <w:rPr>
                <w:rFonts w:eastAsia="宋体"/>
              </w:rPr>
            </w:pPr>
            <w:r w:rsidRPr="00B87AB8">
              <w:rPr>
                <w:rFonts w:eastAsia="宋体" w:hint="eastAsia"/>
              </w:rPr>
              <w:t xml:space="preserve">TRIA </w:t>
            </w:r>
          </w:p>
        </w:tc>
        <w:tc>
          <w:tcPr>
            <w:tcW w:w="401" w:type="pct"/>
            <w:shd w:val="clear" w:color="auto" w:fill="auto"/>
          </w:tcPr>
          <w:p w14:paraId="36148B21" w14:textId="77777777" w:rsidR="00E569F9" w:rsidRPr="00B87AB8" w:rsidRDefault="00E569F9" w:rsidP="005C6556">
            <w:pPr>
              <w:ind w:firstLine="0"/>
              <w:jc w:val="center"/>
              <w:rPr>
                <w:rFonts w:ascii="tria" w:eastAsia="宋体" w:hAnsi="tria"/>
                <w:b/>
              </w:rPr>
            </w:pPr>
            <w:r w:rsidRPr="00B87AB8">
              <w:rPr>
                <w:rFonts w:ascii="tria" w:eastAsia="宋体" w:hAnsi="tria"/>
                <w:b/>
              </w:rPr>
              <w:t>L</w:t>
            </w:r>
          </w:p>
        </w:tc>
        <w:tc>
          <w:tcPr>
            <w:tcW w:w="401" w:type="pct"/>
            <w:shd w:val="clear" w:color="auto" w:fill="auto"/>
          </w:tcPr>
          <w:p w14:paraId="4D2A37CC" w14:textId="77777777" w:rsidR="00E569F9" w:rsidRPr="00B87AB8" w:rsidRDefault="00E569F9" w:rsidP="005C6556">
            <w:pPr>
              <w:ind w:firstLine="0"/>
              <w:jc w:val="center"/>
              <w:rPr>
                <w:rFonts w:ascii="tria" w:eastAsia="宋体" w:hAnsi="tria"/>
                <w:b/>
              </w:rPr>
            </w:pPr>
            <w:r w:rsidRPr="00B87AB8">
              <w:rPr>
                <w:rFonts w:ascii="tria" w:eastAsia="宋体" w:hAnsi="tria"/>
                <w:b/>
              </w:rPr>
              <w:t>M</w:t>
            </w:r>
          </w:p>
        </w:tc>
        <w:tc>
          <w:tcPr>
            <w:tcW w:w="401" w:type="pct"/>
            <w:shd w:val="clear" w:color="auto" w:fill="auto"/>
          </w:tcPr>
          <w:p w14:paraId="67AB5989" w14:textId="77777777" w:rsidR="00E569F9" w:rsidRPr="00B87AB8" w:rsidRDefault="00E569F9" w:rsidP="005C6556">
            <w:pPr>
              <w:ind w:firstLine="0"/>
              <w:jc w:val="center"/>
              <w:rPr>
                <w:rFonts w:ascii="tria" w:eastAsia="宋体" w:hAnsi="tria"/>
                <w:b/>
              </w:rPr>
            </w:pPr>
            <w:r w:rsidRPr="00B87AB8">
              <w:rPr>
                <w:rFonts w:ascii="tria" w:eastAsia="宋体" w:hAnsi="tria"/>
                <w:b/>
              </w:rPr>
              <w:t>N</w:t>
            </w:r>
          </w:p>
        </w:tc>
        <w:tc>
          <w:tcPr>
            <w:tcW w:w="393" w:type="pct"/>
            <w:shd w:val="clear" w:color="auto" w:fill="auto"/>
          </w:tcPr>
          <w:p w14:paraId="3396C119" w14:textId="77777777" w:rsidR="00E569F9" w:rsidRPr="00B87AB8" w:rsidRDefault="00E569F9" w:rsidP="005C6556">
            <w:pPr>
              <w:ind w:firstLine="0"/>
              <w:jc w:val="center"/>
              <w:rPr>
                <w:rFonts w:ascii="tria" w:eastAsia="宋体" w:hAnsi="tria"/>
                <w:b/>
              </w:rPr>
            </w:pPr>
            <w:r w:rsidRPr="00B87AB8">
              <w:rPr>
                <w:rFonts w:ascii="tria" w:eastAsia="宋体" w:hAnsi="tria"/>
                <w:b/>
              </w:rPr>
              <w:t>O</w:t>
            </w:r>
          </w:p>
        </w:tc>
        <w:tc>
          <w:tcPr>
            <w:tcW w:w="401" w:type="pct"/>
            <w:shd w:val="clear" w:color="auto" w:fill="auto"/>
          </w:tcPr>
          <w:p w14:paraId="397ABE3D" w14:textId="77777777" w:rsidR="00E569F9" w:rsidRPr="00B87AB8" w:rsidRDefault="00E569F9" w:rsidP="005C6556">
            <w:pPr>
              <w:ind w:firstLine="0"/>
              <w:jc w:val="center"/>
              <w:rPr>
                <w:rFonts w:ascii="tria" w:eastAsia="宋体" w:hAnsi="tria"/>
                <w:b/>
              </w:rPr>
            </w:pPr>
            <w:r w:rsidRPr="00B87AB8">
              <w:rPr>
                <w:rFonts w:ascii="tria" w:eastAsia="宋体" w:hAnsi="tria"/>
                <w:b/>
              </w:rPr>
              <w:t>P</w:t>
            </w:r>
          </w:p>
        </w:tc>
        <w:tc>
          <w:tcPr>
            <w:tcW w:w="401" w:type="pct"/>
            <w:shd w:val="clear" w:color="auto" w:fill="auto"/>
          </w:tcPr>
          <w:p w14:paraId="34E1020D" w14:textId="77777777" w:rsidR="00E569F9" w:rsidRPr="00B87AB8" w:rsidRDefault="00E569F9" w:rsidP="005C6556">
            <w:pPr>
              <w:ind w:firstLine="0"/>
              <w:jc w:val="center"/>
              <w:rPr>
                <w:rFonts w:ascii="tria" w:eastAsia="宋体" w:hAnsi="tria"/>
                <w:b/>
              </w:rPr>
            </w:pPr>
            <w:r w:rsidRPr="00B87AB8">
              <w:rPr>
                <w:rFonts w:ascii="tria" w:eastAsia="宋体" w:hAnsi="tria"/>
                <w:b/>
              </w:rPr>
              <w:t>Q</w:t>
            </w:r>
          </w:p>
        </w:tc>
        <w:tc>
          <w:tcPr>
            <w:tcW w:w="401" w:type="pct"/>
            <w:shd w:val="clear" w:color="auto" w:fill="auto"/>
          </w:tcPr>
          <w:p w14:paraId="37188909" w14:textId="77777777" w:rsidR="00E569F9" w:rsidRPr="00B87AB8" w:rsidRDefault="00E569F9" w:rsidP="005C6556">
            <w:pPr>
              <w:ind w:firstLine="0"/>
              <w:jc w:val="center"/>
              <w:rPr>
                <w:rFonts w:ascii="tria" w:eastAsia="宋体" w:hAnsi="tria"/>
                <w:b/>
              </w:rPr>
            </w:pPr>
            <w:r w:rsidRPr="00B87AB8">
              <w:rPr>
                <w:rFonts w:ascii="tria" w:eastAsia="宋体" w:hAnsi="tria"/>
                <w:b/>
              </w:rPr>
              <w:t>R</w:t>
            </w:r>
          </w:p>
        </w:tc>
        <w:tc>
          <w:tcPr>
            <w:tcW w:w="401" w:type="pct"/>
            <w:shd w:val="clear" w:color="auto" w:fill="auto"/>
          </w:tcPr>
          <w:p w14:paraId="434DEFB7" w14:textId="77777777" w:rsidR="00E569F9" w:rsidRPr="00B87AB8" w:rsidRDefault="00E569F9" w:rsidP="005C6556">
            <w:pPr>
              <w:ind w:firstLine="0"/>
              <w:jc w:val="center"/>
              <w:rPr>
                <w:rFonts w:ascii="tria" w:eastAsia="宋体" w:hAnsi="tria"/>
                <w:b/>
              </w:rPr>
            </w:pPr>
            <w:r w:rsidRPr="00B87AB8">
              <w:rPr>
                <w:rFonts w:ascii="tria" w:eastAsia="宋体" w:hAnsi="tria"/>
                <w:b/>
              </w:rPr>
              <w:t>S</w:t>
            </w:r>
          </w:p>
        </w:tc>
        <w:tc>
          <w:tcPr>
            <w:tcW w:w="401" w:type="pct"/>
            <w:shd w:val="clear" w:color="auto" w:fill="auto"/>
          </w:tcPr>
          <w:p w14:paraId="1FF22A55" w14:textId="77777777" w:rsidR="00E569F9" w:rsidRPr="00B87AB8" w:rsidRDefault="00E569F9" w:rsidP="005C6556">
            <w:pPr>
              <w:ind w:firstLine="0"/>
              <w:jc w:val="center"/>
              <w:rPr>
                <w:rFonts w:ascii="tria" w:eastAsia="宋体" w:hAnsi="tria"/>
                <w:b/>
              </w:rPr>
            </w:pPr>
            <w:r w:rsidRPr="00B87AB8">
              <w:rPr>
                <w:rFonts w:ascii="tria" w:eastAsia="宋体" w:hAnsi="tria"/>
                <w:b/>
              </w:rPr>
              <w:t>T</w:t>
            </w:r>
          </w:p>
        </w:tc>
        <w:tc>
          <w:tcPr>
            <w:tcW w:w="401" w:type="pct"/>
            <w:shd w:val="clear" w:color="auto" w:fill="auto"/>
          </w:tcPr>
          <w:p w14:paraId="284EB31B" w14:textId="77777777" w:rsidR="00E569F9" w:rsidRPr="00B87AB8" w:rsidRDefault="00E569F9" w:rsidP="005C6556">
            <w:pPr>
              <w:ind w:firstLine="0"/>
              <w:jc w:val="center"/>
              <w:rPr>
                <w:rFonts w:ascii="tria" w:eastAsia="宋体" w:hAnsi="tria"/>
                <w:b/>
              </w:rPr>
            </w:pPr>
            <w:r w:rsidRPr="00B87AB8">
              <w:rPr>
                <w:rFonts w:ascii="tria" w:eastAsia="宋体" w:hAnsi="tria"/>
                <w:b/>
              </w:rPr>
              <w:t>U</w:t>
            </w:r>
          </w:p>
        </w:tc>
        <w:tc>
          <w:tcPr>
            <w:tcW w:w="397" w:type="pct"/>
            <w:shd w:val="clear" w:color="auto" w:fill="auto"/>
          </w:tcPr>
          <w:p w14:paraId="6E39DD6F" w14:textId="77777777" w:rsidR="00E569F9" w:rsidRPr="00B87AB8" w:rsidRDefault="00E569F9" w:rsidP="005C6556">
            <w:pPr>
              <w:ind w:firstLine="0"/>
              <w:jc w:val="center"/>
              <w:rPr>
                <w:rFonts w:ascii="tria" w:eastAsia="宋体" w:hAnsi="tria"/>
                <w:b/>
              </w:rPr>
            </w:pPr>
            <w:r w:rsidRPr="00B87AB8">
              <w:rPr>
                <w:rFonts w:ascii="tria" w:eastAsia="宋体" w:hAnsi="tria"/>
                <w:b/>
              </w:rPr>
              <w:t>V</w:t>
            </w:r>
          </w:p>
        </w:tc>
      </w:tr>
      <w:tr w:rsidR="00E569F9" w:rsidRPr="00B87AB8" w14:paraId="5820F997" w14:textId="77777777" w:rsidTr="005C6556">
        <w:tc>
          <w:tcPr>
            <w:tcW w:w="602" w:type="pct"/>
            <w:shd w:val="clear" w:color="auto" w:fill="auto"/>
          </w:tcPr>
          <w:p w14:paraId="0109F17C" w14:textId="77777777" w:rsidR="00E569F9" w:rsidRPr="00B87AB8" w:rsidRDefault="00E569F9" w:rsidP="005C6556">
            <w:pPr>
              <w:ind w:firstLine="0"/>
              <w:rPr>
                <w:rFonts w:eastAsia="宋体"/>
                <w:sz w:val="22"/>
              </w:rPr>
            </w:pPr>
            <w:r w:rsidRPr="00B87AB8">
              <w:rPr>
                <w:rFonts w:eastAsia="宋体" w:hint="eastAsia"/>
                <w:sz w:val="22"/>
              </w:rPr>
              <w:t>ASCII</w:t>
            </w:r>
            <w:r w:rsidRPr="00B87AB8">
              <w:rPr>
                <w:rFonts w:eastAsia="宋体"/>
                <w:sz w:val="22"/>
              </w:rPr>
              <w:t>X</w:t>
            </w:r>
          </w:p>
        </w:tc>
        <w:tc>
          <w:tcPr>
            <w:tcW w:w="401" w:type="pct"/>
            <w:shd w:val="clear" w:color="auto" w:fill="auto"/>
          </w:tcPr>
          <w:p w14:paraId="7581D18C" w14:textId="77777777" w:rsidR="00E569F9" w:rsidRPr="00B87AB8" w:rsidRDefault="00E569F9" w:rsidP="005C6556">
            <w:pPr>
              <w:ind w:firstLine="0"/>
              <w:jc w:val="center"/>
              <w:rPr>
                <w:rFonts w:eastAsia="宋体"/>
                <w:sz w:val="24"/>
              </w:rPr>
            </w:pPr>
            <w:r w:rsidRPr="00B87AB8">
              <w:rPr>
                <w:rFonts w:eastAsia="宋体" w:hint="eastAsia"/>
                <w:sz w:val="24"/>
              </w:rPr>
              <w:t>0xcc</w:t>
            </w:r>
          </w:p>
        </w:tc>
        <w:tc>
          <w:tcPr>
            <w:tcW w:w="401" w:type="pct"/>
            <w:shd w:val="clear" w:color="auto" w:fill="auto"/>
          </w:tcPr>
          <w:p w14:paraId="1050EE36" w14:textId="77777777" w:rsidR="00E569F9" w:rsidRPr="00B87AB8" w:rsidRDefault="00E569F9" w:rsidP="005C6556">
            <w:pPr>
              <w:ind w:firstLine="0"/>
              <w:jc w:val="center"/>
              <w:rPr>
                <w:rFonts w:eastAsia="宋体"/>
                <w:sz w:val="24"/>
              </w:rPr>
            </w:pPr>
            <w:r w:rsidRPr="00B87AB8">
              <w:rPr>
                <w:rFonts w:eastAsia="宋体" w:hint="eastAsia"/>
                <w:sz w:val="24"/>
              </w:rPr>
              <w:t>0xcd</w:t>
            </w:r>
          </w:p>
        </w:tc>
        <w:tc>
          <w:tcPr>
            <w:tcW w:w="401" w:type="pct"/>
            <w:shd w:val="clear" w:color="auto" w:fill="auto"/>
          </w:tcPr>
          <w:p w14:paraId="0BCF407F" w14:textId="77777777" w:rsidR="00E569F9" w:rsidRPr="00B87AB8" w:rsidRDefault="00E569F9" w:rsidP="005C6556">
            <w:pPr>
              <w:ind w:firstLine="0"/>
              <w:jc w:val="center"/>
              <w:rPr>
                <w:rFonts w:eastAsia="宋体"/>
                <w:sz w:val="24"/>
              </w:rPr>
            </w:pPr>
            <w:r w:rsidRPr="00B87AB8">
              <w:rPr>
                <w:rFonts w:eastAsia="宋体" w:hint="eastAsia"/>
                <w:sz w:val="24"/>
              </w:rPr>
              <w:t>0xce</w:t>
            </w:r>
          </w:p>
        </w:tc>
        <w:tc>
          <w:tcPr>
            <w:tcW w:w="393" w:type="pct"/>
            <w:shd w:val="clear" w:color="auto" w:fill="auto"/>
          </w:tcPr>
          <w:p w14:paraId="28EA086D" w14:textId="77777777" w:rsidR="00E569F9" w:rsidRPr="00B87AB8" w:rsidRDefault="00E569F9" w:rsidP="005C6556">
            <w:pPr>
              <w:ind w:firstLine="0"/>
              <w:jc w:val="center"/>
              <w:rPr>
                <w:rFonts w:eastAsia="宋体"/>
                <w:sz w:val="24"/>
              </w:rPr>
            </w:pPr>
            <w:r w:rsidRPr="00B87AB8">
              <w:rPr>
                <w:rFonts w:eastAsia="宋体" w:hint="eastAsia"/>
                <w:sz w:val="24"/>
              </w:rPr>
              <w:t>0xcf</w:t>
            </w:r>
          </w:p>
        </w:tc>
        <w:tc>
          <w:tcPr>
            <w:tcW w:w="401" w:type="pct"/>
            <w:shd w:val="clear" w:color="auto" w:fill="auto"/>
          </w:tcPr>
          <w:p w14:paraId="35521198" w14:textId="77777777" w:rsidR="00E569F9" w:rsidRPr="00B87AB8" w:rsidRDefault="00E569F9" w:rsidP="005C6556">
            <w:pPr>
              <w:ind w:firstLine="0"/>
              <w:jc w:val="center"/>
              <w:rPr>
                <w:rFonts w:eastAsia="宋体"/>
                <w:sz w:val="24"/>
              </w:rPr>
            </w:pPr>
            <w:r w:rsidRPr="00B87AB8">
              <w:rPr>
                <w:rFonts w:eastAsia="宋体" w:hint="eastAsia"/>
                <w:sz w:val="24"/>
              </w:rPr>
              <w:t>0</w:t>
            </w:r>
            <w:r w:rsidRPr="00B87AB8">
              <w:rPr>
                <w:rFonts w:eastAsia="宋体"/>
                <w:sz w:val="24"/>
              </w:rPr>
              <w:t>x</w:t>
            </w:r>
            <w:r w:rsidRPr="00B87AB8">
              <w:rPr>
                <w:rFonts w:eastAsia="宋体" w:hint="eastAsia"/>
                <w:sz w:val="24"/>
              </w:rPr>
              <w:t>d0</w:t>
            </w:r>
          </w:p>
        </w:tc>
        <w:tc>
          <w:tcPr>
            <w:tcW w:w="401" w:type="pct"/>
            <w:shd w:val="clear" w:color="auto" w:fill="auto"/>
          </w:tcPr>
          <w:p w14:paraId="2879BF73" w14:textId="77777777" w:rsidR="00E569F9" w:rsidRPr="00B87AB8" w:rsidRDefault="00E569F9" w:rsidP="005C6556">
            <w:pPr>
              <w:ind w:firstLine="0"/>
              <w:jc w:val="center"/>
              <w:rPr>
                <w:rFonts w:eastAsia="宋体"/>
                <w:sz w:val="24"/>
              </w:rPr>
            </w:pPr>
            <w:r w:rsidRPr="00B87AB8">
              <w:rPr>
                <w:rFonts w:eastAsia="宋体" w:hint="eastAsia"/>
                <w:sz w:val="24"/>
              </w:rPr>
              <w:t>0xd1</w:t>
            </w:r>
          </w:p>
        </w:tc>
        <w:tc>
          <w:tcPr>
            <w:tcW w:w="401" w:type="pct"/>
            <w:shd w:val="clear" w:color="auto" w:fill="auto"/>
          </w:tcPr>
          <w:p w14:paraId="61B26056" w14:textId="77777777" w:rsidR="00E569F9" w:rsidRPr="00B87AB8" w:rsidRDefault="00E569F9" w:rsidP="005C6556">
            <w:pPr>
              <w:ind w:firstLine="0"/>
              <w:jc w:val="center"/>
              <w:rPr>
                <w:rFonts w:eastAsia="宋体"/>
                <w:sz w:val="24"/>
              </w:rPr>
            </w:pPr>
            <w:r w:rsidRPr="00B87AB8">
              <w:rPr>
                <w:rFonts w:eastAsia="宋体" w:hint="eastAsia"/>
                <w:sz w:val="24"/>
              </w:rPr>
              <w:t>0xd2</w:t>
            </w:r>
          </w:p>
        </w:tc>
        <w:tc>
          <w:tcPr>
            <w:tcW w:w="401" w:type="pct"/>
            <w:shd w:val="clear" w:color="auto" w:fill="auto"/>
          </w:tcPr>
          <w:p w14:paraId="1326C0FA" w14:textId="77777777" w:rsidR="00E569F9" w:rsidRPr="00B87AB8" w:rsidRDefault="00E569F9" w:rsidP="005C6556">
            <w:pPr>
              <w:ind w:firstLine="0"/>
              <w:jc w:val="center"/>
              <w:rPr>
                <w:rFonts w:eastAsia="宋体"/>
                <w:sz w:val="24"/>
              </w:rPr>
            </w:pPr>
            <w:r w:rsidRPr="00B87AB8">
              <w:rPr>
                <w:rFonts w:eastAsia="宋体" w:hint="eastAsia"/>
                <w:sz w:val="24"/>
              </w:rPr>
              <w:t>0xd3</w:t>
            </w:r>
          </w:p>
        </w:tc>
        <w:tc>
          <w:tcPr>
            <w:tcW w:w="401" w:type="pct"/>
            <w:shd w:val="clear" w:color="auto" w:fill="auto"/>
          </w:tcPr>
          <w:p w14:paraId="50C5E25A" w14:textId="77777777" w:rsidR="00E569F9" w:rsidRPr="00B87AB8" w:rsidRDefault="00E569F9" w:rsidP="005C6556">
            <w:pPr>
              <w:ind w:firstLine="0"/>
              <w:jc w:val="center"/>
              <w:rPr>
                <w:rFonts w:eastAsia="宋体"/>
                <w:sz w:val="24"/>
              </w:rPr>
            </w:pPr>
            <w:r w:rsidRPr="00B87AB8">
              <w:rPr>
                <w:rFonts w:eastAsia="宋体" w:hint="eastAsia"/>
                <w:sz w:val="24"/>
              </w:rPr>
              <w:t>0xd4</w:t>
            </w:r>
          </w:p>
        </w:tc>
        <w:tc>
          <w:tcPr>
            <w:tcW w:w="401" w:type="pct"/>
            <w:shd w:val="clear" w:color="auto" w:fill="auto"/>
          </w:tcPr>
          <w:p w14:paraId="528984FD" w14:textId="77777777" w:rsidR="00E569F9" w:rsidRPr="00B87AB8" w:rsidRDefault="00E569F9" w:rsidP="005C6556">
            <w:pPr>
              <w:ind w:firstLine="0"/>
              <w:jc w:val="center"/>
              <w:rPr>
                <w:rFonts w:eastAsia="宋体"/>
                <w:sz w:val="24"/>
              </w:rPr>
            </w:pPr>
            <w:r w:rsidRPr="00B87AB8">
              <w:rPr>
                <w:rFonts w:eastAsia="宋体" w:hint="eastAsia"/>
                <w:sz w:val="24"/>
              </w:rPr>
              <w:t>0xd5</w:t>
            </w:r>
          </w:p>
        </w:tc>
        <w:tc>
          <w:tcPr>
            <w:tcW w:w="397" w:type="pct"/>
            <w:shd w:val="clear" w:color="auto" w:fill="auto"/>
          </w:tcPr>
          <w:p w14:paraId="00BFC624" w14:textId="77777777" w:rsidR="00E569F9" w:rsidRPr="00B87AB8" w:rsidRDefault="00E569F9" w:rsidP="005C6556">
            <w:pPr>
              <w:ind w:firstLine="0"/>
              <w:jc w:val="center"/>
              <w:rPr>
                <w:rFonts w:eastAsia="宋体"/>
                <w:sz w:val="24"/>
              </w:rPr>
            </w:pPr>
            <w:r w:rsidRPr="00B87AB8">
              <w:rPr>
                <w:rFonts w:eastAsia="宋体" w:hint="eastAsia"/>
                <w:sz w:val="24"/>
              </w:rPr>
              <w:t>0xd6</w:t>
            </w:r>
          </w:p>
        </w:tc>
      </w:tr>
      <w:tr w:rsidR="00E569F9" w:rsidRPr="00B87AB8" w14:paraId="3819D612" w14:textId="77777777" w:rsidTr="005C6556">
        <w:tc>
          <w:tcPr>
            <w:tcW w:w="602" w:type="pct"/>
            <w:shd w:val="clear" w:color="auto" w:fill="auto"/>
          </w:tcPr>
          <w:p w14:paraId="0413FDA3" w14:textId="77777777" w:rsidR="00E569F9" w:rsidRPr="00B87AB8" w:rsidRDefault="00E569F9" w:rsidP="005C6556">
            <w:pPr>
              <w:ind w:firstLine="0"/>
              <w:rPr>
                <w:rFonts w:eastAsia="宋体"/>
                <w:sz w:val="22"/>
              </w:rPr>
            </w:pPr>
            <w:r w:rsidRPr="00B87AB8">
              <w:rPr>
                <w:rFonts w:eastAsia="宋体" w:hint="eastAsia"/>
                <w:sz w:val="22"/>
              </w:rPr>
              <w:t>Unicode</w:t>
            </w:r>
          </w:p>
        </w:tc>
        <w:tc>
          <w:tcPr>
            <w:tcW w:w="401" w:type="pct"/>
            <w:shd w:val="clear" w:color="auto" w:fill="auto"/>
          </w:tcPr>
          <w:p w14:paraId="0DF604C0" w14:textId="77777777" w:rsidR="00E569F9" w:rsidRPr="00B87AB8" w:rsidRDefault="00E569F9" w:rsidP="005C6556">
            <w:pPr>
              <w:ind w:firstLine="0"/>
              <w:jc w:val="center"/>
              <w:rPr>
                <w:rFonts w:eastAsia="宋体"/>
                <w:sz w:val="24"/>
              </w:rPr>
            </w:pPr>
            <w:r w:rsidRPr="00B87AB8">
              <w:rPr>
                <w:rFonts w:eastAsia="宋体" w:hint="eastAsia"/>
                <w:sz w:val="24"/>
              </w:rPr>
              <w:t>2bcc</w:t>
            </w:r>
          </w:p>
        </w:tc>
        <w:tc>
          <w:tcPr>
            <w:tcW w:w="401" w:type="pct"/>
            <w:shd w:val="clear" w:color="auto" w:fill="auto"/>
          </w:tcPr>
          <w:p w14:paraId="3220E582" w14:textId="77777777" w:rsidR="00E569F9" w:rsidRPr="00B87AB8" w:rsidRDefault="00E569F9" w:rsidP="005C6556">
            <w:pPr>
              <w:ind w:firstLine="0"/>
              <w:jc w:val="center"/>
              <w:rPr>
                <w:rFonts w:eastAsia="宋体"/>
                <w:sz w:val="24"/>
              </w:rPr>
            </w:pPr>
            <w:r w:rsidRPr="00B87AB8">
              <w:rPr>
                <w:rFonts w:eastAsia="宋体" w:hint="eastAsia"/>
                <w:sz w:val="24"/>
              </w:rPr>
              <w:t>2bcd</w:t>
            </w:r>
          </w:p>
        </w:tc>
        <w:tc>
          <w:tcPr>
            <w:tcW w:w="401" w:type="pct"/>
            <w:shd w:val="clear" w:color="auto" w:fill="auto"/>
          </w:tcPr>
          <w:p w14:paraId="33118910" w14:textId="77777777" w:rsidR="00E569F9" w:rsidRPr="00B87AB8" w:rsidRDefault="00E569F9" w:rsidP="005C6556">
            <w:pPr>
              <w:ind w:firstLine="0"/>
              <w:jc w:val="center"/>
              <w:rPr>
                <w:rFonts w:eastAsia="宋体"/>
                <w:sz w:val="24"/>
              </w:rPr>
            </w:pPr>
            <w:r w:rsidRPr="00B87AB8">
              <w:rPr>
                <w:rFonts w:eastAsia="宋体" w:hint="eastAsia"/>
                <w:sz w:val="24"/>
              </w:rPr>
              <w:t>2bce</w:t>
            </w:r>
          </w:p>
        </w:tc>
        <w:tc>
          <w:tcPr>
            <w:tcW w:w="393" w:type="pct"/>
            <w:shd w:val="clear" w:color="auto" w:fill="auto"/>
          </w:tcPr>
          <w:p w14:paraId="42C406AD" w14:textId="77777777" w:rsidR="00E569F9" w:rsidRPr="00B87AB8" w:rsidRDefault="00E569F9" w:rsidP="005C6556">
            <w:pPr>
              <w:ind w:firstLine="0"/>
              <w:jc w:val="center"/>
              <w:rPr>
                <w:rFonts w:eastAsia="宋体"/>
                <w:sz w:val="24"/>
              </w:rPr>
            </w:pPr>
            <w:r w:rsidRPr="00B87AB8">
              <w:rPr>
                <w:rFonts w:eastAsia="宋体" w:hint="eastAsia"/>
                <w:sz w:val="24"/>
              </w:rPr>
              <w:t>2bcf</w:t>
            </w:r>
          </w:p>
        </w:tc>
        <w:tc>
          <w:tcPr>
            <w:tcW w:w="401" w:type="pct"/>
            <w:shd w:val="clear" w:color="auto" w:fill="auto"/>
          </w:tcPr>
          <w:p w14:paraId="7540E8D8" w14:textId="77777777" w:rsidR="00E569F9" w:rsidRPr="00B87AB8" w:rsidRDefault="00E569F9" w:rsidP="005C6556">
            <w:pPr>
              <w:ind w:firstLine="0"/>
              <w:jc w:val="center"/>
              <w:rPr>
                <w:rFonts w:eastAsia="宋体"/>
                <w:sz w:val="24"/>
              </w:rPr>
            </w:pPr>
            <w:r w:rsidRPr="00B87AB8">
              <w:rPr>
                <w:rFonts w:eastAsia="宋体" w:hint="eastAsia"/>
                <w:sz w:val="24"/>
              </w:rPr>
              <w:t>2bd0</w:t>
            </w:r>
          </w:p>
        </w:tc>
        <w:tc>
          <w:tcPr>
            <w:tcW w:w="401" w:type="pct"/>
            <w:shd w:val="clear" w:color="auto" w:fill="auto"/>
          </w:tcPr>
          <w:p w14:paraId="5631AA0B" w14:textId="77777777" w:rsidR="00E569F9" w:rsidRPr="00B87AB8" w:rsidRDefault="00E569F9" w:rsidP="005C6556">
            <w:pPr>
              <w:ind w:firstLine="0"/>
              <w:jc w:val="center"/>
              <w:rPr>
                <w:rFonts w:eastAsia="宋体"/>
                <w:sz w:val="24"/>
              </w:rPr>
            </w:pPr>
            <w:r w:rsidRPr="00B87AB8">
              <w:rPr>
                <w:rFonts w:eastAsia="宋体" w:hint="eastAsia"/>
                <w:sz w:val="24"/>
              </w:rPr>
              <w:t>2bd1</w:t>
            </w:r>
          </w:p>
        </w:tc>
        <w:tc>
          <w:tcPr>
            <w:tcW w:w="401" w:type="pct"/>
            <w:shd w:val="clear" w:color="auto" w:fill="auto"/>
          </w:tcPr>
          <w:p w14:paraId="4A554056" w14:textId="77777777" w:rsidR="00E569F9" w:rsidRPr="00B87AB8" w:rsidRDefault="00E569F9" w:rsidP="005C6556">
            <w:pPr>
              <w:ind w:firstLine="0"/>
              <w:jc w:val="center"/>
              <w:rPr>
                <w:rFonts w:eastAsia="宋体"/>
                <w:sz w:val="24"/>
              </w:rPr>
            </w:pPr>
            <w:r w:rsidRPr="00B87AB8">
              <w:rPr>
                <w:rFonts w:eastAsia="宋体" w:hint="eastAsia"/>
                <w:sz w:val="24"/>
              </w:rPr>
              <w:t>2bd2</w:t>
            </w:r>
          </w:p>
        </w:tc>
        <w:tc>
          <w:tcPr>
            <w:tcW w:w="401" w:type="pct"/>
            <w:shd w:val="clear" w:color="auto" w:fill="auto"/>
          </w:tcPr>
          <w:p w14:paraId="43920300" w14:textId="77777777" w:rsidR="00E569F9" w:rsidRPr="00B87AB8" w:rsidRDefault="00E569F9" w:rsidP="005C6556">
            <w:pPr>
              <w:ind w:firstLine="0"/>
              <w:jc w:val="center"/>
              <w:rPr>
                <w:rFonts w:eastAsia="宋体"/>
                <w:sz w:val="24"/>
              </w:rPr>
            </w:pPr>
            <w:r w:rsidRPr="00B87AB8">
              <w:rPr>
                <w:rFonts w:eastAsia="宋体" w:hint="eastAsia"/>
                <w:sz w:val="24"/>
              </w:rPr>
              <w:t>2bd3</w:t>
            </w:r>
          </w:p>
        </w:tc>
        <w:tc>
          <w:tcPr>
            <w:tcW w:w="401" w:type="pct"/>
            <w:shd w:val="clear" w:color="auto" w:fill="auto"/>
          </w:tcPr>
          <w:p w14:paraId="5389F615" w14:textId="77777777" w:rsidR="00E569F9" w:rsidRPr="00B87AB8" w:rsidRDefault="00E569F9" w:rsidP="005C6556">
            <w:pPr>
              <w:ind w:firstLine="0"/>
              <w:jc w:val="center"/>
              <w:rPr>
                <w:rFonts w:eastAsia="宋体"/>
                <w:sz w:val="24"/>
              </w:rPr>
            </w:pPr>
            <w:r w:rsidRPr="00B87AB8">
              <w:rPr>
                <w:rFonts w:eastAsia="宋体" w:hint="eastAsia"/>
                <w:sz w:val="24"/>
              </w:rPr>
              <w:t>2bd4</w:t>
            </w:r>
          </w:p>
        </w:tc>
        <w:tc>
          <w:tcPr>
            <w:tcW w:w="401" w:type="pct"/>
            <w:shd w:val="clear" w:color="auto" w:fill="auto"/>
          </w:tcPr>
          <w:p w14:paraId="6EB270B9" w14:textId="77777777" w:rsidR="00E569F9" w:rsidRPr="00B87AB8" w:rsidRDefault="00E569F9" w:rsidP="005C6556">
            <w:pPr>
              <w:ind w:firstLine="0"/>
              <w:jc w:val="center"/>
              <w:rPr>
                <w:rFonts w:eastAsia="宋体"/>
                <w:sz w:val="24"/>
              </w:rPr>
            </w:pPr>
            <w:r w:rsidRPr="00B87AB8">
              <w:rPr>
                <w:rFonts w:eastAsia="宋体" w:hint="eastAsia"/>
                <w:sz w:val="24"/>
              </w:rPr>
              <w:t>2bd5</w:t>
            </w:r>
          </w:p>
        </w:tc>
        <w:tc>
          <w:tcPr>
            <w:tcW w:w="397" w:type="pct"/>
            <w:shd w:val="clear" w:color="auto" w:fill="auto"/>
          </w:tcPr>
          <w:p w14:paraId="4E9B5507" w14:textId="77777777" w:rsidR="00E569F9" w:rsidRPr="00B87AB8" w:rsidRDefault="00E569F9" w:rsidP="005C6556">
            <w:pPr>
              <w:ind w:firstLine="0"/>
              <w:jc w:val="center"/>
              <w:rPr>
                <w:rFonts w:eastAsia="宋体"/>
                <w:sz w:val="24"/>
              </w:rPr>
            </w:pPr>
            <w:r w:rsidRPr="00B87AB8">
              <w:rPr>
                <w:rFonts w:eastAsia="宋体" w:hint="eastAsia"/>
                <w:sz w:val="24"/>
              </w:rPr>
              <w:t>2bd6</w:t>
            </w:r>
          </w:p>
        </w:tc>
      </w:tr>
      <w:tr w:rsidR="00E569F9" w:rsidRPr="00B87AB8" w14:paraId="467742AF" w14:textId="77777777" w:rsidTr="005C6556">
        <w:tc>
          <w:tcPr>
            <w:tcW w:w="602" w:type="pct"/>
            <w:shd w:val="clear" w:color="auto" w:fill="E7E6E6"/>
          </w:tcPr>
          <w:p w14:paraId="523632ED" w14:textId="77777777" w:rsidR="00E569F9" w:rsidRPr="00B87AB8" w:rsidRDefault="00E569F9" w:rsidP="005C6556">
            <w:pPr>
              <w:ind w:firstLine="0"/>
              <w:rPr>
                <w:rFonts w:eastAsia="宋体"/>
              </w:rPr>
            </w:pPr>
            <w:r w:rsidRPr="00B87AB8">
              <w:rPr>
                <w:rFonts w:eastAsia="宋体" w:hint="eastAsia"/>
              </w:rPr>
              <w:t>大写</w:t>
            </w:r>
          </w:p>
        </w:tc>
        <w:tc>
          <w:tcPr>
            <w:tcW w:w="401" w:type="pct"/>
            <w:shd w:val="clear" w:color="auto" w:fill="E7E6E6"/>
          </w:tcPr>
          <w:p w14:paraId="044C8565" w14:textId="77777777" w:rsidR="00E569F9" w:rsidRPr="00B87AB8" w:rsidRDefault="00E569F9" w:rsidP="005C6556">
            <w:pPr>
              <w:ind w:firstLine="0"/>
              <w:jc w:val="center"/>
              <w:rPr>
                <w:rFonts w:eastAsia="宋体"/>
              </w:rPr>
            </w:pPr>
            <w:r w:rsidRPr="00B87AB8">
              <w:rPr>
                <w:rFonts w:eastAsia="宋体"/>
              </w:rPr>
              <w:t>W</w:t>
            </w:r>
          </w:p>
        </w:tc>
        <w:tc>
          <w:tcPr>
            <w:tcW w:w="401" w:type="pct"/>
            <w:shd w:val="clear" w:color="auto" w:fill="E7E6E6"/>
          </w:tcPr>
          <w:p w14:paraId="06A61843" w14:textId="77777777" w:rsidR="00E569F9" w:rsidRPr="00B87AB8" w:rsidRDefault="00E569F9" w:rsidP="005C6556">
            <w:pPr>
              <w:ind w:firstLine="0"/>
              <w:jc w:val="center"/>
              <w:rPr>
                <w:rFonts w:eastAsia="宋体"/>
              </w:rPr>
            </w:pPr>
            <w:r w:rsidRPr="00B87AB8">
              <w:rPr>
                <w:rFonts w:eastAsia="宋体"/>
              </w:rPr>
              <w:t>X</w:t>
            </w:r>
          </w:p>
        </w:tc>
        <w:tc>
          <w:tcPr>
            <w:tcW w:w="401" w:type="pct"/>
            <w:shd w:val="clear" w:color="auto" w:fill="E7E6E6"/>
          </w:tcPr>
          <w:p w14:paraId="2CFD6808" w14:textId="77777777" w:rsidR="00E569F9" w:rsidRPr="00B87AB8" w:rsidRDefault="00E569F9" w:rsidP="005C6556">
            <w:pPr>
              <w:ind w:firstLine="0"/>
              <w:jc w:val="center"/>
              <w:rPr>
                <w:rFonts w:eastAsia="宋体"/>
              </w:rPr>
            </w:pPr>
            <w:r w:rsidRPr="00B87AB8">
              <w:rPr>
                <w:rFonts w:eastAsia="宋体"/>
              </w:rPr>
              <w:t>Y</w:t>
            </w:r>
          </w:p>
        </w:tc>
        <w:tc>
          <w:tcPr>
            <w:tcW w:w="393" w:type="pct"/>
            <w:shd w:val="clear" w:color="auto" w:fill="E7E6E6"/>
          </w:tcPr>
          <w:p w14:paraId="108CBC66" w14:textId="77777777" w:rsidR="00E569F9" w:rsidRPr="00B87AB8" w:rsidRDefault="00E569F9" w:rsidP="005C6556">
            <w:pPr>
              <w:ind w:firstLine="0"/>
              <w:jc w:val="center"/>
              <w:rPr>
                <w:rFonts w:eastAsia="宋体"/>
              </w:rPr>
            </w:pPr>
            <w:r w:rsidRPr="00B87AB8">
              <w:rPr>
                <w:rFonts w:eastAsia="宋体"/>
              </w:rPr>
              <w:t>Z</w:t>
            </w:r>
          </w:p>
        </w:tc>
        <w:tc>
          <w:tcPr>
            <w:tcW w:w="401" w:type="pct"/>
            <w:shd w:val="clear" w:color="auto" w:fill="E7E6E6"/>
          </w:tcPr>
          <w:p w14:paraId="02243F18" w14:textId="77777777" w:rsidR="00E569F9" w:rsidRPr="00B87AB8" w:rsidRDefault="00E569F9" w:rsidP="005C6556">
            <w:pPr>
              <w:ind w:firstLine="0"/>
              <w:jc w:val="center"/>
              <w:rPr>
                <w:rFonts w:eastAsia="宋体"/>
              </w:rPr>
            </w:pPr>
          </w:p>
        </w:tc>
        <w:tc>
          <w:tcPr>
            <w:tcW w:w="401" w:type="pct"/>
            <w:shd w:val="clear" w:color="auto" w:fill="E7E6E6"/>
          </w:tcPr>
          <w:p w14:paraId="43952B60" w14:textId="77777777" w:rsidR="00E569F9" w:rsidRPr="00B87AB8" w:rsidRDefault="00E569F9" w:rsidP="005C6556">
            <w:pPr>
              <w:ind w:firstLine="0"/>
              <w:jc w:val="center"/>
              <w:rPr>
                <w:rFonts w:eastAsia="宋体"/>
              </w:rPr>
            </w:pPr>
            <w:r w:rsidRPr="00B87AB8">
              <w:rPr>
                <w:rFonts w:eastAsia="宋体" w:hint="eastAsia"/>
              </w:rPr>
              <w:t>&lt;</w:t>
            </w:r>
          </w:p>
        </w:tc>
        <w:tc>
          <w:tcPr>
            <w:tcW w:w="401" w:type="pct"/>
            <w:shd w:val="clear" w:color="auto" w:fill="E7E6E6"/>
          </w:tcPr>
          <w:p w14:paraId="4CADC96F" w14:textId="77777777" w:rsidR="00E569F9" w:rsidRPr="00B87AB8" w:rsidRDefault="00E569F9" w:rsidP="005C6556">
            <w:pPr>
              <w:ind w:firstLine="0"/>
              <w:jc w:val="center"/>
              <w:rPr>
                <w:rFonts w:eastAsia="宋体"/>
              </w:rPr>
            </w:pPr>
            <w:r w:rsidRPr="00B87AB8">
              <w:rPr>
                <w:rFonts w:eastAsia="宋体" w:hint="eastAsia"/>
              </w:rPr>
              <w:t>&gt;</w:t>
            </w:r>
          </w:p>
        </w:tc>
        <w:tc>
          <w:tcPr>
            <w:tcW w:w="401" w:type="pct"/>
            <w:shd w:val="clear" w:color="auto" w:fill="E7E6E6"/>
          </w:tcPr>
          <w:p w14:paraId="421583B6" w14:textId="77777777" w:rsidR="00E569F9" w:rsidRPr="00B87AB8" w:rsidRDefault="00E569F9" w:rsidP="005C6556">
            <w:pPr>
              <w:ind w:firstLine="0"/>
              <w:jc w:val="center"/>
              <w:rPr>
                <w:rFonts w:eastAsia="宋体"/>
              </w:rPr>
            </w:pPr>
            <w:r w:rsidRPr="00B87AB8">
              <w:rPr>
                <w:rFonts w:eastAsia="宋体" w:hint="eastAsia"/>
              </w:rPr>
              <w:t>:</w:t>
            </w:r>
          </w:p>
        </w:tc>
        <w:tc>
          <w:tcPr>
            <w:tcW w:w="401" w:type="pct"/>
            <w:shd w:val="clear" w:color="auto" w:fill="E7E6E6"/>
          </w:tcPr>
          <w:p w14:paraId="4E6AB588" w14:textId="77777777" w:rsidR="00E569F9" w:rsidRPr="00B87AB8" w:rsidRDefault="00E569F9" w:rsidP="005C6556">
            <w:pPr>
              <w:ind w:firstLine="0"/>
              <w:jc w:val="center"/>
              <w:rPr>
                <w:rFonts w:eastAsia="宋体"/>
              </w:rPr>
            </w:pPr>
          </w:p>
        </w:tc>
        <w:tc>
          <w:tcPr>
            <w:tcW w:w="401" w:type="pct"/>
            <w:shd w:val="clear" w:color="auto" w:fill="E7E6E6"/>
          </w:tcPr>
          <w:p w14:paraId="6EC30921" w14:textId="77777777" w:rsidR="00E569F9" w:rsidRPr="00B87AB8" w:rsidRDefault="00E569F9" w:rsidP="005C6556">
            <w:pPr>
              <w:ind w:firstLine="0"/>
              <w:jc w:val="center"/>
              <w:rPr>
                <w:rFonts w:eastAsia="宋体"/>
              </w:rPr>
            </w:pPr>
          </w:p>
        </w:tc>
        <w:tc>
          <w:tcPr>
            <w:tcW w:w="397" w:type="pct"/>
            <w:shd w:val="clear" w:color="auto" w:fill="E7E6E6"/>
          </w:tcPr>
          <w:p w14:paraId="4B423850" w14:textId="77777777" w:rsidR="00E569F9" w:rsidRPr="00B87AB8" w:rsidRDefault="00E569F9" w:rsidP="005C6556">
            <w:pPr>
              <w:ind w:firstLine="0"/>
              <w:jc w:val="center"/>
              <w:rPr>
                <w:rFonts w:eastAsia="宋体"/>
              </w:rPr>
            </w:pPr>
          </w:p>
        </w:tc>
      </w:tr>
      <w:tr w:rsidR="00E569F9" w:rsidRPr="00B87AB8" w14:paraId="7D92AFCB" w14:textId="77777777" w:rsidTr="005C6556">
        <w:tc>
          <w:tcPr>
            <w:tcW w:w="602" w:type="pct"/>
            <w:shd w:val="clear" w:color="auto" w:fill="auto"/>
          </w:tcPr>
          <w:p w14:paraId="68460372" w14:textId="77777777" w:rsidR="00E569F9" w:rsidRPr="00B87AB8" w:rsidRDefault="00E569F9" w:rsidP="005C6556">
            <w:pPr>
              <w:ind w:firstLine="0"/>
              <w:rPr>
                <w:rFonts w:eastAsia="宋体"/>
              </w:rPr>
            </w:pPr>
            <w:r w:rsidRPr="00B87AB8">
              <w:rPr>
                <w:rFonts w:eastAsia="宋体" w:hint="eastAsia"/>
              </w:rPr>
              <w:t>TRIA</w:t>
            </w:r>
          </w:p>
        </w:tc>
        <w:tc>
          <w:tcPr>
            <w:tcW w:w="401" w:type="pct"/>
            <w:shd w:val="clear" w:color="auto" w:fill="auto"/>
          </w:tcPr>
          <w:p w14:paraId="60FF1E61" w14:textId="77777777" w:rsidR="00E569F9" w:rsidRPr="00B87AB8" w:rsidRDefault="00E569F9" w:rsidP="005C6556">
            <w:pPr>
              <w:ind w:firstLine="0"/>
              <w:jc w:val="center"/>
              <w:rPr>
                <w:rFonts w:ascii="tria" w:eastAsia="宋体" w:hAnsi="tria"/>
                <w:b/>
              </w:rPr>
            </w:pPr>
            <w:r w:rsidRPr="00B87AB8">
              <w:rPr>
                <w:rFonts w:ascii="tria" w:eastAsia="宋体" w:hAnsi="tria"/>
                <w:b/>
              </w:rPr>
              <w:t>W</w:t>
            </w:r>
          </w:p>
        </w:tc>
        <w:tc>
          <w:tcPr>
            <w:tcW w:w="401" w:type="pct"/>
            <w:shd w:val="clear" w:color="auto" w:fill="auto"/>
          </w:tcPr>
          <w:p w14:paraId="363D53A5" w14:textId="77777777" w:rsidR="00E569F9" w:rsidRPr="00B87AB8" w:rsidRDefault="00E569F9" w:rsidP="005C6556">
            <w:pPr>
              <w:ind w:firstLine="0"/>
              <w:jc w:val="center"/>
              <w:rPr>
                <w:rFonts w:ascii="tria" w:eastAsia="宋体" w:hAnsi="tria"/>
                <w:b/>
              </w:rPr>
            </w:pPr>
            <w:r w:rsidRPr="00B87AB8">
              <w:rPr>
                <w:rFonts w:ascii="tria" w:eastAsia="宋体" w:hAnsi="tria"/>
                <w:b/>
              </w:rPr>
              <w:t>X</w:t>
            </w:r>
          </w:p>
        </w:tc>
        <w:tc>
          <w:tcPr>
            <w:tcW w:w="401" w:type="pct"/>
            <w:shd w:val="clear" w:color="auto" w:fill="auto"/>
          </w:tcPr>
          <w:p w14:paraId="69BEA3B3" w14:textId="77777777" w:rsidR="00E569F9" w:rsidRPr="00B87AB8" w:rsidRDefault="00E569F9" w:rsidP="005C6556">
            <w:pPr>
              <w:ind w:firstLine="0"/>
              <w:jc w:val="center"/>
              <w:rPr>
                <w:rFonts w:ascii="tria" w:eastAsia="宋体" w:hAnsi="tria"/>
                <w:b/>
              </w:rPr>
            </w:pPr>
            <w:r w:rsidRPr="00B87AB8">
              <w:rPr>
                <w:rFonts w:ascii="tria" w:eastAsia="宋体" w:hAnsi="tria"/>
                <w:b/>
              </w:rPr>
              <w:t>Y</w:t>
            </w:r>
          </w:p>
        </w:tc>
        <w:tc>
          <w:tcPr>
            <w:tcW w:w="393" w:type="pct"/>
            <w:shd w:val="clear" w:color="auto" w:fill="auto"/>
          </w:tcPr>
          <w:p w14:paraId="519B0429" w14:textId="77777777" w:rsidR="00E569F9" w:rsidRPr="00B87AB8" w:rsidRDefault="00E569F9" w:rsidP="005C6556">
            <w:pPr>
              <w:ind w:firstLine="0"/>
              <w:jc w:val="center"/>
              <w:rPr>
                <w:rFonts w:ascii="tria" w:eastAsia="宋体" w:hAnsi="tria"/>
                <w:b/>
              </w:rPr>
            </w:pPr>
            <w:r w:rsidRPr="00B87AB8">
              <w:rPr>
                <w:rFonts w:ascii="tria" w:eastAsia="宋体" w:hAnsi="tria"/>
                <w:b/>
              </w:rPr>
              <w:t>Z</w:t>
            </w:r>
          </w:p>
        </w:tc>
        <w:tc>
          <w:tcPr>
            <w:tcW w:w="401" w:type="pct"/>
            <w:shd w:val="clear" w:color="auto" w:fill="auto"/>
          </w:tcPr>
          <w:p w14:paraId="42FB7595" w14:textId="77777777" w:rsidR="00E569F9" w:rsidRPr="00B87AB8" w:rsidRDefault="00E569F9" w:rsidP="005C6556">
            <w:pPr>
              <w:ind w:firstLine="0"/>
              <w:jc w:val="center"/>
              <w:rPr>
                <w:rFonts w:ascii="tria" w:eastAsia="宋体" w:hAnsi="tria"/>
                <w:b/>
              </w:rPr>
            </w:pPr>
          </w:p>
        </w:tc>
        <w:tc>
          <w:tcPr>
            <w:tcW w:w="401" w:type="pct"/>
            <w:shd w:val="clear" w:color="auto" w:fill="auto"/>
          </w:tcPr>
          <w:p w14:paraId="43DAA30E" w14:textId="77777777" w:rsidR="00E569F9" w:rsidRPr="00B87AB8" w:rsidRDefault="00E569F9" w:rsidP="005C6556">
            <w:pPr>
              <w:ind w:firstLine="0"/>
              <w:jc w:val="center"/>
              <w:rPr>
                <w:rFonts w:ascii="tria" w:eastAsia="宋体" w:hAnsi="tria"/>
                <w:b/>
              </w:rPr>
            </w:pPr>
            <w:r w:rsidRPr="00B87AB8">
              <w:rPr>
                <w:rFonts w:ascii="tria" w:eastAsia="宋体" w:hAnsi="tria" w:hint="eastAsia"/>
                <w:b/>
              </w:rPr>
              <w:t>&lt;</w:t>
            </w:r>
          </w:p>
        </w:tc>
        <w:tc>
          <w:tcPr>
            <w:tcW w:w="401" w:type="pct"/>
            <w:shd w:val="clear" w:color="auto" w:fill="auto"/>
          </w:tcPr>
          <w:p w14:paraId="35AE2654" w14:textId="77777777" w:rsidR="00E569F9" w:rsidRPr="00B87AB8" w:rsidRDefault="00E569F9" w:rsidP="005C6556">
            <w:pPr>
              <w:ind w:firstLine="0"/>
              <w:jc w:val="center"/>
              <w:rPr>
                <w:rFonts w:ascii="tria" w:eastAsia="宋体" w:hAnsi="tria"/>
                <w:b/>
              </w:rPr>
            </w:pPr>
            <w:r w:rsidRPr="00B87AB8">
              <w:rPr>
                <w:rFonts w:ascii="tria" w:eastAsia="宋体" w:hAnsi="tria"/>
                <w:b/>
              </w:rPr>
              <w:t>&gt;</w:t>
            </w:r>
          </w:p>
        </w:tc>
        <w:tc>
          <w:tcPr>
            <w:tcW w:w="401" w:type="pct"/>
            <w:shd w:val="clear" w:color="auto" w:fill="auto"/>
          </w:tcPr>
          <w:p w14:paraId="750140F9"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401" w:type="pct"/>
            <w:shd w:val="clear" w:color="auto" w:fill="auto"/>
          </w:tcPr>
          <w:p w14:paraId="4C269634" w14:textId="77777777" w:rsidR="00E569F9" w:rsidRPr="00B87AB8" w:rsidRDefault="00E569F9" w:rsidP="005C6556">
            <w:pPr>
              <w:ind w:firstLine="0"/>
              <w:jc w:val="center"/>
              <w:rPr>
                <w:rFonts w:ascii="TRIA Xin" w:eastAsia="宋体" w:hAnsi="TRIA Xin"/>
                <w:b/>
              </w:rPr>
            </w:pPr>
          </w:p>
        </w:tc>
        <w:tc>
          <w:tcPr>
            <w:tcW w:w="401" w:type="pct"/>
            <w:shd w:val="clear" w:color="auto" w:fill="auto"/>
          </w:tcPr>
          <w:p w14:paraId="7F5D2B91" w14:textId="77777777" w:rsidR="00E569F9" w:rsidRPr="00B87AB8" w:rsidRDefault="00E569F9" w:rsidP="005C6556">
            <w:pPr>
              <w:ind w:firstLine="0"/>
              <w:jc w:val="center"/>
              <w:rPr>
                <w:rFonts w:ascii="TRIA Xin" w:eastAsia="宋体" w:hAnsi="TRIA Xin"/>
                <w:b/>
              </w:rPr>
            </w:pPr>
          </w:p>
        </w:tc>
        <w:tc>
          <w:tcPr>
            <w:tcW w:w="397" w:type="pct"/>
            <w:shd w:val="clear" w:color="auto" w:fill="auto"/>
          </w:tcPr>
          <w:p w14:paraId="345D6259" w14:textId="77777777" w:rsidR="00E569F9" w:rsidRPr="00B87AB8" w:rsidRDefault="00E569F9" w:rsidP="005C6556">
            <w:pPr>
              <w:ind w:firstLine="0"/>
              <w:jc w:val="center"/>
              <w:rPr>
                <w:rFonts w:ascii="TRIA Xin" w:eastAsia="宋体" w:hAnsi="TRIA Xin"/>
                <w:b/>
              </w:rPr>
            </w:pPr>
          </w:p>
        </w:tc>
      </w:tr>
      <w:tr w:rsidR="00E569F9" w:rsidRPr="00B87AB8" w14:paraId="0E80074E" w14:textId="77777777" w:rsidTr="005C6556">
        <w:tc>
          <w:tcPr>
            <w:tcW w:w="602" w:type="pct"/>
            <w:shd w:val="clear" w:color="auto" w:fill="auto"/>
          </w:tcPr>
          <w:p w14:paraId="7F6EF92D" w14:textId="77777777" w:rsidR="00E569F9" w:rsidRPr="00B87AB8" w:rsidRDefault="00E569F9" w:rsidP="005C6556">
            <w:pPr>
              <w:ind w:firstLine="0"/>
              <w:rPr>
                <w:rFonts w:eastAsia="宋体"/>
                <w:sz w:val="22"/>
              </w:rPr>
            </w:pPr>
            <w:r w:rsidRPr="00B87AB8">
              <w:rPr>
                <w:rFonts w:eastAsia="宋体" w:hint="eastAsia"/>
                <w:sz w:val="22"/>
              </w:rPr>
              <w:t>ASCII</w:t>
            </w:r>
            <w:r w:rsidRPr="00B87AB8">
              <w:rPr>
                <w:rFonts w:eastAsia="宋体"/>
                <w:sz w:val="22"/>
              </w:rPr>
              <w:t>X</w:t>
            </w:r>
          </w:p>
        </w:tc>
        <w:tc>
          <w:tcPr>
            <w:tcW w:w="401" w:type="pct"/>
            <w:shd w:val="clear" w:color="auto" w:fill="auto"/>
          </w:tcPr>
          <w:p w14:paraId="5F5A2C0E" w14:textId="77777777" w:rsidR="00E569F9" w:rsidRPr="00B87AB8" w:rsidRDefault="00E569F9" w:rsidP="005C6556">
            <w:pPr>
              <w:ind w:firstLine="0"/>
              <w:jc w:val="center"/>
              <w:rPr>
                <w:rFonts w:eastAsia="宋体"/>
                <w:sz w:val="24"/>
              </w:rPr>
            </w:pPr>
            <w:r w:rsidRPr="00B87AB8">
              <w:rPr>
                <w:rFonts w:eastAsia="宋体" w:hint="eastAsia"/>
                <w:sz w:val="24"/>
              </w:rPr>
              <w:t>0xd7</w:t>
            </w:r>
          </w:p>
        </w:tc>
        <w:tc>
          <w:tcPr>
            <w:tcW w:w="401" w:type="pct"/>
            <w:shd w:val="clear" w:color="auto" w:fill="auto"/>
          </w:tcPr>
          <w:p w14:paraId="215906E7" w14:textId="77777777" w:rsidR="00E569F9" w:rsidRPr="00B87AB8" w:rsidRDefault="00E569F9" w:rsidP="005C6556">
            <w:pPr>
              <w:ind w:firstLine="0"/>
              <w:jc w:val="center"/>
              <w:rPr>
                <w:rFonts w:eastAsia="宋体"/>
                <w:sz w:val="24"/>
              </w:rPr>
            </w:pPr>
            <w:r w:rsidRPr="00B87AB8">
              <w:rPr>
                <w:rFonts w:eastAsia="宋体" w:hint="eastAsia"/>
                <w:sz w:val="24"/>
              </w:rPr>
              <w:t>0xd8</w:t>
            </w:r>
          </w:p>
        </w:tc>
        <w:tc>
          <w:tcPr>
            <w:tcW w:w="401" w:type="pct"/>
            <w:shd w:val="clear" w:color="auto" w:fill="auto"/>
          </w:tcPr>
          <w:p w14:paraId="6F6AA262" w14:textId="77777777" w:rsidR="00E569F9" w:rsidRPr="00B87AB8" w:rsidRDefault="00E569F9" w:rsidP="005C6556">
            <w:pPr>
              <w:ind w:firstLine="0"/>
              <w:jc w:val="center"/>
              <w:rPr>
                <w:rFonts w:eastAsia="宋体"/>
                <w:sz w:val="24"/>
              </w:rPr>
            </w:pPr>
            <w:r w:rsidRPr="00B87AB8">
              <w:rPr>
                <w:rFonts w:eastAsia="宋体" w:hint="eastAsia"/>
                <w:sz w:val="24"/>
              </w:rPr>
              <w:t>0xd9</w:t>
            </w:r>
          </w:p>
        </w:tc>
        <w:tc>
          <w:tcPr>
            <w:tcW w:w="393" w:type="pct"/>
            <w:shd w:val="clear" w:color="auto" w:fill="auto"/>
          </w:tcPr>
          <w:p w14:paraId="68E47AF7" w14:textId="77777777" w:rsidR="00E569F9" w:rsidRPr="00B87AB8" w:rsidRDefault="00E569F9" w:rsidP="005C6556">
            <w:pPr>
              <w:ind w:firstLine="0"/>
              <w:jc w:val="center"/>
              <w:rPr>
                <w:rFonts w:eastAsia="宋体"/>
                <w:sz w:val="24"/>
              </w:rPr>
            </w:pPr>
            <w:r w:rsidRPr="00B87AB8">
              <w:rPr>
                <w:rFonts w:eastAsia="宋体" w:hint="eastAsia"/>
                <w:sz w:val="24"/>
              </w:rPr>
              <w:t>0xda</w:t>
            </w:r>
          </w:p>
        </w:tc>
        <w:tc>
          <w:tcPr>
            <w:tcW w:w="401" w:type="pct"/>
            <w:shd w:val="clear" w:color="auto" w:fill="auto"/>
          </w:tcPr>
          <w:p w14:paraId="204E4F31" w14:textId="77777777" w:rsidR="00E569F9" w:rsidRPr="00B87AB8" w:rsidRDefault="00E569F9" w:rsidP="005C6556">
            <w:pPr>
              <w:ind w:firstLine="0"/>
              <w:jc w:val="center"/>
              <w:rPr>
                <w:rFonts w:eastAsia="宋体"/>
                <w:sz w:val="24"/>
              </w:rPr>
            </w:pPr>
          </w:p>
        </w:tc>
        <w:tc>
          <w:tcPr>
            <w:tcW w:w="401" w:type="pct"/>
            <w:shd w:val="clear" w:color="auto" w:fill="auto"/>
          </w:tcPr>
          <w:p w14:paraId="7740CF22" w14:textId="77777777" w:rsidR="00E569F9" w:rsidRPr="00B87AB8" w:rsidRDefault="00E569F9" w:rsidP="005C6556">
            <w:pPr>
              <w:ind w:firstLine="0"/>
              <w:jc w:val="center"/>
              <w:rPr>
                <w:rFonts w:eastAsia="宋体"/>
                <w:sz w:val="24"/>
              </w:rPr>
            </w:pPr>
            <w:r w:rsidRPr="00B87AB8">
              <w:rPr>
                <w:rFonts w:eastAsia="宋体" w:hint="eastAsia"/>
                <w:sz w:val="24"/>
              </w:rPr>
              <w:t>0x</w:t>
            </w:r>
            <w:r w:rsidRPr="00B87AB8">
              <w:rPr>
                <w:rFonts w:eastAsia="宋体"/>
                <w:sz w:val="24"/>
              </w:rPr>
              <w:t>b</w:t>
            </w:r>
            <w:r w:rsidRPr="00B87AB8">
              <w:rPr>
                <w:rFonts w:eastAsia="宋体" w:hint="eastAsia"/>
                <w:sz w:val="24"/>
              </w:rPr>
              <w:t>c</w:t>
            </w:r>
          </w:p>
        </w:tc>
        <w:tc>
          <w:tcPr>
            <w:tcW w:w="401" w:type="pct"/>
            <w:shd w:val="clear" w:color="auto" w:fill="auto"/>
          </w:tcPr>
          <w:p w14:paraId="0C573E5F" w14:textId="77777777" w:rsidR="00E569F9" w:rsidRPr="00B87AB8" w:rsidRDefault="00E569F9" w:rsidP="005C6556">
            <w:pPr>
              <w:ind w:firstLine="0"/>
              <w:jc w:val="center"/>
              <w:rPr>
                <w:rFonts w:eastAsia="宋体"/>
                <w:sz w:val="24"/>
              </w:rPr>
            </w:pPr>
            <w:r w:rsidRPr="00B87AB8">
              <w:rPr>
                <w:rFonts w:eastAsia="宋体" w:hint="eastAsia"/>
                <w:sz w:val="24"/>
              </w:rPr>
              <w:t>0xb</w:t>
            </w:r>
            <w:r w:rsidRPr="00B87AB8">
              <w:rPr>
                <w:rFonts w:eastAsia="宋体"/>
                <w:sz w:val="24"/>
              </w:rPr>
              <w:t>e</w:t>
            </w:r>
          </w:p>
        </w:tc>
        <w:tc>
          <w:tcPr>
            <w:tcW w:w="401" w:type="pct"/>
            <w:shd w:val="clear" w:color="auto" w:fill="auto"/>
          </w:tcPr>
          <w:p w14:paraId="0A006F19" w14:textId="77777777" w:rsidR="00E569F9" w:rsidRPr="00B87AB8" w:rsidRDefault="00E569F9" w:rsidP="005C6556">
            <w:pPr>
              <w:ind w:firstLine="0"/>
              <w:jc w:val="center"/>
              <w:rPr>
                <w:rFonts w:eastAsia="宋体"/>
                <w:sz w:val="24"/>
              </w:rPr>
            </w:pPr>
            <w:r w:rsidRPr="00B87AB8">
              <w:rPr>
                <w:rFonts w:eastAsia="宋体" w:hint="eastAsia"/>
                <w:sz w:val="24"/>
              </w:rPr>
              <w:t>0x</w:t>
            </w:r>
            <w:r w:rsidRPr="00B87AB8">
              <w:rPr>
                <w:rFonts w:eastAsia="宋体"/>
                <w:sz w:val="24"/>
              </w:rPr>
              <w:t>b</w:t>
            </w:r>
            <w:r w:rsidRPr="00B87AB8">
              <w:rPr>
                <w:rFonts w:eastAsia="宋体" w:hint="eastAsia"/>
                <w:sz w:val="24"/>
              </w:rPr>
              <w:t>a</w:t>
            </w:r>
          </w:p>
        </w:tc>
        <w:tc>
          <w:tcPr>
            <w:tcW w:w="401" w:type="pct"/>
            <w:shd w:val="clear" w:color="auto" w:fill="auto"/>
          </w:tcPr>
          <w:p w14:paraId="4DB2C87B" w14:textId="77777777" w:rsidR="00E569F9" w:rsidRPr="00B87AB8" w:rsidRDefault="00E569F9" w:rsidP="005C6556">
            <w:pPr>
              <w:ind w:firstLine="0"/>
              <w:jc w:val="center"/>
              <w:rPr>
                <w:rFonts w:eastAsia="宋体"/>
              </w:rPr>
            </w:pPr>
          </w:p>
        </w:tc>
        <w:tc>
          <w:tcPr>
            <w:tcW w:w="401" w:type="pct"/>
            <w:shd w:val="clear" w:color="auto" w:fill="auto"/>
          </w:tcPr>
          <w:p w14:paraId="5EC1EB93" w14:textId="77777777" w:rsidR="00E569F9" w:rsidRPr="00B87AB8" w:rsidRDefault="00E569F9" w:rsidP="005C6556">
            <w:pPr>
              <w:ind w:firstLine="0"/>
              <w:jc w:val="center"/>
              <w:rPr>
                <w:rFonts w:eastAsia="宋体"/>
              </w:rPr>
            </w:pPr>
          </w:p>
        </w:tc>
        <w:tc>
          <w:tcPr>
            <w:tcW w:w="397" w:type="pct"/>
            <w:shd w:val="clear" w:color="auto" w:fill="auto"/>
          </w:tcPr>
          <w:p w14:paraId="50775EE3" w14:textId="77777777" w:rsidR="00E569F9" w:rsidRPr="00B87AB8" w:rsidRDefault="00E569F9" w:rsidP="005C6556">
            <w:pPr>
              <w:ind w:firstLine="0"/>
              <w:jc w:val="center"/>
              <w:rPr>
                <w:rFonts w:eastAsia="宋体"/>
              </w:rPr>
            </w:pPr>
          </w:p>
        </w:tc>
      </w:tr>
      <w:tr w:rsidR="00E569F9" w:rsidRPr="00B87AB8" w14:paraId="5E67FCEA" w14:textId="77777777" w:rsidTr="005C6556">
        <w:tc>
          <w:tcPr>
            <w:tcW w:w="602" w:type="pct"/>
            <w:shd w:val="clear" w:color="auto" w:fill="auto"/>
          </w:tcPr>
          <w:p w14:paraId="60A4F0D5" w14:textId="77777777" w:rsidR="00E569F9" w:rsidRPr="00B87AB8" w:rsidRDefault="00E569F9" w:rsidP="005C6556">
            <w:pPr>
              <w:ind w:firstLine="0"/>
              <w:rPr>
                <w:rFonts w:eastAsia="宋体"/>
                <w:sz w:val="22"/>
              </w:rPr>
            </w:pPr>
            <w:bookmarkStart w:id="23" w:name="_Hlk402343297"/>
            <w:r w:rsidRPr="00B87AB8">
              <w:rPr>
                <w:rFonts w:eastAsia="宋体" w:hint="eastAsia"/>
                <w:sz w:val="22"/>
              </w:rPr>
              <w:t>Unicode</w:t>
            </w:r>
          </w:p>
        </w:tc>
        <w:tc>
          <w:tcPr>
            <w:tcW w:w="401" w:type="pct"/>
            <w:shd w:val="clear" w:color="auto" w:fill="auto"/>
          </w:tcPr>
          <w:p w14:paraId="32B80FBE" w14:textId="77777777" w:rsidR="00E569F9" w:rsidRPr="00B87AB8" w:rsidRDefault="00E569F9" w:rsidP="005C6556">
            <w:pPr>
              <w:ind w:firstLine="0"/>
              <w:jc w:val="center"/>
              <w:rPr>
                <w:rFonts w:eastAsia="宋体"/>
                <w:sz w:val="24"/>
              </w:rPr>
            </w:pPr>
            <w:r w:rsidRPr="00B87AB8">
              <w:rPr>
                <w:rFonts w:eastAsia="宋体" w:hint="eastAsia"/>
                <w:sz w:val="24"/>
              </w:rPr>
              <w:t>2bd7</w:t>
            </w:r>
          </w:p>
        </w:tc>
        <w:tc>
          <w:tcPr>
            <w:tcW w:w="401" w:type="pct"/>
            <w:shd w:val="clear" w:color="auto" w:fill="auto"/>
          </w:tcPr>
          <w:p w14:paraId="5A40C93C" w14:textId="77777777" w:rsidR="00E569F9" w:rsidRPr="00B87AB8" w:rsidRDefault="00E569F9" w:rsidP="005C6556">
            <w:pPr>
              <w:ind w:firstLine="0"/>
              <w:jc w:val="center"/>
              <w:rPr>
                <w:rFonts w:eastAsia="宋体"/>
                <w:sz w:val="24"/>
              </w:rPr>
            </w:pPr>
            <w:r w:rsidRPr="00B87AB8">
              <w:rPr>
                <w:rFonts w:eastAsia="宋体" w:hint="eastAsia"/>
                <w:sz w:val="24"/>
              </w:rPr>
              <w:t>2bd8</w:t>
            </w:r>
          </w:p>
        </w:tc>
        <w:tc>
          <w:tcPr>
            <w:tcW w:w="401" w:type="pct"/>
            <w:shd w:val="clear" w:color="auto" w:fill="auto"/>
          </w:tcPr>
          <w:p w14:paraId="0274DB24" w14:textId="77777777" w:rsidR="00E569F9" w:rsidRPr="00B87AB8" w:rsidRDefault="00E569F9" w:rsidP="005C6556">
            <w:pPr>
              <w:ind w:firstLine="0"/>
              <w:jc w:val="center"/>
              <w:rPr>
                <w:rFonts w:eastAsia="宋体"/>
                <w:sz w:val="24"/>
              </w:rPr>
            </w:pPr>
            <w:r w:rsidRPr="00B87AB8">
              <w:rPr>
                <w:rFonts w:eastAsia="宋体" w:hint="eastAsia"/>
                <w:sz w:val="24"/>
              </w:rPr>
              <w:t>2bd9</w:t>
            </w:r>
          </w:p>
        </w:tc>
        <w:tc>
          <w:tcPr>
            <w:tcW w:w="393" w:type="pct"/>
            <w:shd w:val="clear" w:color="auto" w:fill="auto"/>
          </w:tcPr>
          <w:p w14:paraId="5807AD79" w14:textId="77777777" w:rsidR="00E569F9" w:rsidRPr="00B87AB8" w:rsidRDefault="00E569F9" w:rsidP="005C6556">
            <w:pPr>
              <w:ind w:firstLine="0"/>
              <w:jc w:val="center"/>
              <w:rPr>
                <w:rFonts w:eastAsia="宋体"/>
                <w:sz w:val="24"/>
              </w:rPr>
            </w:pPr>
            <w:r w:rsidRPr="00B87AB8">
              <w:rPr>
                <w:rFonts w:eastAsia="宋体" w:hint="eastAsia"/>
                <w:sz w:val="24"/>
              </w:rPr>
              <w:t>2bda</w:t>
            </w:r>
          </w:p>
        </w:tc>
        <w:tc>
          <w:tcPr>
            <w:tcW w:w="401" w:type="pct"/>
            <w:shd w:val="clear" w:color="auto" w:fill="auto"/>
          </w:tcPr>
          <w:p w14:paraId="3996DA0B" w14:textId="77777777" w:rsidR="00E569F9" w:rsidRPr="00B87AB8" w:rsidRDefault="00E569F9" w:rsidP="005C6556">
            <w:pPr>
              <w:ind w:firstLine="0"/>
              <w:jc w:val="center"/>
              <w:rPr>
                <w:rFonts w:eastAsia="宋体"/>
                <w:sz w:val="24"/>
              </w:rPr>
            </w:pPr>
          </w:p>
        </w:tc>
        <w:tc>
          <w:tcPr>
            <w:tcW w:w="401" w:type="pct"/>
            <w:shd w:val="clear" w:color="auto" w:fill="auto"/>
          </w:tcPr>
          <w:p w14:paraId="6B37B5BB" w14:textId="77777777" w:rsidR="00E569F9" w:rsidRPr="00B87AB8" w:rsidRDefault="00E569F9" w:rsidP="005C6556">
            <w:pPr>
              <w:ind w:firstLine="0"/>
              <w:jc w:val="center"/>
              <w:rPr>
                <w:rFonts w:eastAsia="宋体"/>
                <w:sz w:val="24"/>
              </w:rPr>
            </w:pPr>
            <w:r w:rsidRPr="00B87AB8">
              <w:rPr>
                <w:rFonts w:eastAsia="宋体" w:hint="eastAsia"/>
                <w:sz w:val="24"/>
              </w:rPr>
              <w:t>2bbc</w:t>
            </w:r>
          </w:p>
        </w:tc>
        <w:tc>
          <w:tcPr>
            <w:tcW w:w="401" w:type="pct"/>
            <w:shd w:val="clear" w:color="auto" w:fill="auto"/>
          </w:tcPr>
          <w:p w14:paraId="5343A9B0" w14:textId="77777777" w:rsidR="00E569F9" w:rsidRPr="00B87AB8" w:rsidRDefault="00E569F9" w:rsidP="005C6556">
            <w:pPr>
              <w:ind w:firstLine="0"/>
              <w:jc w:val="center"/>
              <w:rPr>
                <w:rFonts w:eastAsia="宋体"/>
                <w:sz w:val="24"/>
              </w:rPr>
            </w:pPr>
            <w:r w:rsidRPr="00B87AB8">
              <w:rPr>
                <w:rFonts w:eastAsia="宋体" w:hint="eastAsia"/>
                <w:sz w:val="24"/>
              </w:rPr>
              <w:t>2bbe</w:t>
            </w:r>
          </w:p>
        </w:tc>
        <w:tc>
          <w:tcPr>
            <w:tcW w:w="401" w:type="pct"/>
            <w:shd w:val="clear" w:color="auto" w:fill="auto"/>
          </w:tcPr>
          <w:p w14:paraId="65D1AE5C" w14:textId="77777777" w:rsidR="00E569F9" w:rsidRPr="00B87AB8" w:rsidRDefault="00E569F9" w:rsidP="005C6556">
            <w:pPr>
              <w:ind w:firstLine="0"/>
              <w:jc w:val="center"/>
              <w:rPr>
                <w:rFonts w:eastAsia="宋体"/>
                <w:sz w:val="24"/>
              </w:rPr>
            </w:pPr>
            <w:r w:rsidRPr="00B87AB8">
              <w:rPr>
                <w:rFonts w:eastAsia="宋体" w:hint="eastAsia"/>
                <w:sz w:val="24"/>
              </w:rPr>
              <w:t>2bba</w:t>
            </w:r>
          </w:p>
        </w:tc>
        <w:tc>
          <w:tcPr>
            <w:tcW w:w="401" w:type="pct"/>
            <w:shd w:val="clear" w:color="auto" w:fill="auto"/>
          </w:tcPr>
          <w:p w14:paraId="381AEF11" w14:textId="77777777" w:rsidR="00E569F9" w:rsidRPr="00B87AB8" w:rsidRDefault="00E569F9" w:rsidP="005C6556">
            <w:pPr>
              <w:ind w:firstLine="0"/>
              <w:jc w:val="center"/>
              <w:rPr>
                <w:rFonts w:eastAsia="宋体"/>
              </w:rPr>
            </w:pPr>
          </w:p>
        </w:tc>
        <w:tc>
          <w:tcPr>
            <w:tcW w:w="401" w:type="pct"/>
            <w:shd w:val="clear" w:color="auto" w:fill="auto"/>
          </w:tcPr>
          <w:p w14:paraId="7C522B60" w14:textId="77777777" w:rsidR="00E569F9" w:rsidRPr="00B87AB8" w:rsidRDefault="00E569F9" w:rsidP="005C6556">
            <w:pPr>
              <w:ind w:firstLine="0"/>
              <w:jc w:val="center"/>
              <w:rPr>
                <w:rFonts w:eastAsia="宋体"/>
              </w:rPr>
            </w:pPr>
          </w:p>
        </w:tc>
        <w:tc>
          <w:tcPr>
            <w:tcW w:w="397" w:type="pct"/>
            <w:shd w:val="clear" w:color="auto" w:fill="auto"/>
          </w:tcPr>
          <w:p w14:paraId="7756F7A9" w14:textId="77777777" w:rsidR="00E569F9" w:rsidRPr="00B87AB8" w:rsidRDefault="00E569F9" w:rsidP="005C6556">
            <w:pPr>
              <w:ind w:firstLine="0"/>
              <w:jc w:val="center"/>
              <w:rPr>
                <w:rFonts w:eastAsia="宋体"/>
              </w:rPr>
            </w:pPr>
          </w:p>
        </w:tc>
      </w:tr>
    </w:tbl>
    <w:bookmarkEnd w:id="23"/>
    <w:p w14:paraId="565E73D9" w14:textId="77777777" w:rsidR="00E569F9" w:rsidRPr="00B87AB8" w:rsidRDefault="00E569F9" w:rsidP="00E569F9">
      <w:pPr>
        <w:ind w:firstLine="600"/>
        <w:jc w:val="both"/>
        <w:rPr>
          <w:rFonts w:eastAsia="宋体"/>
          <w:szCs w:val="28"/>
        </w:rPr>
      </w:pPr>
      <w:r w:rsidRPr="00B87AB8">
        <w:rPr>
          <w:rFonts w:eastAsia="宋体" w:hint="eastAsia"/>
          <w:szCs w:val="28"/>
        </w:rPr>
        <w:t>为了</w:t>
      </w:r>
      <w:r w:rsidRPr="00B87AB8">
        <w:rPr>
          <w:rFonts w:eastAsia="宋体"/>
          <w:szCs w:val="28"/>
        </w:rPr>
        <w:t>跟传统键盘的控制键相互对应易于</w:t>
      </w:r>
      <w:r w:rsidRPr="00B87AB8">
        <w:rPr>
          <w:rFonts w:eastAsia="宋体" w:hint="eastAsia"/>
          <w:szCs w:val="28"/>
        </w:rPr>
        <w:t>学习和</w:t>
      </w:r>
      <w:r w:rsidRPr="00B87AB8">
        <w:rPr>
          <w:rFonts w:eastAsia="宋体"/>
          <w:szCs w:val="28"/>
        </w:rPr>
        <w:t>记忆，</w:t>
      </w:r>
      <w:r w:rsidRPr="00B87AB8">
        <w:rPr>
          <w:rFonts w:eastAsia="宋体"/>
          <w:szCs w:val="28"/>
        </w:rPr>
        <w:t>TRIA</w:t>
      </w:r>
      <w:r w:rsidRPr="00B87AB8">
        <w:rPr>
          <w:rFonts w:eastAsia="宋体"/>
          <w:szCs w:val="28"/>
        </w:rPr>
        <w:t>三元符号</w:t>
      </w:r>
      <w:r w:rsidRPr="00B87AB8">
        <w:rPr>
          <w:rFonts w:eastAsia="宋体" w:hint="eastAsia"/>
          <w:szCs w:val="28"/>
        </w:rPr>
        <w:t>中</w:t>
      </w:r>
      <w:r w:rsidRPr="00B87AB8">
        <w:rPr>
          <w:rFonts w:eastAsia="宋体"/>
          <w:szCs w:val="28"/>
        </w:rPr>
        <w:t>的</w:t>
      </w:r>
      <w:r w:rsidRPr="00B87AB8">
        <w:rPr>
          <w:rFonts w:eastAsia="宋体"/>
          <w:szCs w:val="28"/>
        </w:rPr>
        <w:t>Shift</w:t>
      </w:r>
      <w:r w:rsidRPr="00B87AB8">
        <w:rPr>
          <w:rFonts w:eastAsia="宋体"/>
          <w:szCs w:val="28"/>
        </w:rPr>
        <w:t>键</w:t>
      </w:r>
      <w:r w:rsidRPr="00B87AB8">
        <w:rPr>
          <w:rFonts w:eastAsia="宋体" w:hint="eastAsia"/>
          <w:szCs w:val="28"/>
        </w:rPr>
        <w:t>“</w:t>
      </w:r>
      <w:r w:rsidRPr="00B87AB8">
        <w:rPr>
          <w:rFonts w:eastAsia="宋体" w:hint="eastAsia"/>
          <w:szCs w:val="28"/>
        </w:rPr>
        <w:t>|</w:t>
      </w:r>
      <w:r w:rsidRPr="00B87AB8">
        <w:rPr>
          <w:rFonts w:eastAsia="宋体" w:hint="eastAsia"/>
          <w:szCs w:val="28"/>
        </w:rPr>
        <w:t>”、</w:t>
      </w:r>
      <w:r w:rsidRPr="00B87AB8">
        <w:rPr>
          <w:rFonts w:eastAsia="宋体" w:hint="eastAsia"/>
          <w:szCs w:val="28"/>
        </w:rPr>
        <w:t>Enter</w:t>
      </w:r>
      <w:r w:rsidRPr="00B87AB8">
        <w:rPr>
          <w:rFonts w:eastAsia="宋体" w:hint="eastAsia"/>
          <w:szCs w:val="28"/>
        </w:rPr>
        <w:t>键“</w:t>
      </w:r>
      <w:r w:rsidRPr="00B87AB8">
        <w:rPr>
          <w:rFonts w:ascii="tria" w:eastAsia="宋体" w:hAnsi="tria"/>
          <w:b/>
        </w:rPr>
        <w:t>⮇</w:t>
      </w:r>
      <w:r w:rsidRPr="00B87AB8">
        <w:rPr>
          <w:rFonts w:eastAsia="宋体"/>
          <w:szCs w:val="28"/>
        </w:rPr>
        <w:t>”</w:t>
      </w:r>
      <w:r w:rsidRPr="00B87AB8">
        <w:rPr>
          <w:rFonts w:eastAsia="宋体" w:hint="eastAsia"/>
          <w:szCs w:val="28"/>
        </w:rPr>
        <w:t>、</w:t>
      </w:r>
      <w:r w:rsidRPr="00B87AB8">
        <w:rPr>
          <w:rFonts w:eastAsia="宋体"/>
          <w:szCs w:val="28"/>
        </w:rPr>
        <w:t>空格键</w:t>
      </w:r>
      <w:r w:rsidRPr="00B87AB8">
        <w:rPr>
          <w:rFonts w:eastAsia="宋体" w:hint="eastAsia"/>
          <w:szCs w:val="28"/>
        </w:rPr>
        <w:t>“</w:t>
      </w:r>
      <w:r w:rsidRPr="00B87AB8">
        <w:rPr>
          <w:rFonts w:ascii="tria" w:eastAsia="宋体" w:hAnsi="tria"/>
          <w:b/>
        </w:rPr>
        <w:t>-</w:t>
      </w:r>
      <w:r w:rsidRPr="00B87AB8">
        <w:rPr>
          <w:rFonts w:eastAsia="宋体" w:hint="eastAsia"/>
          <w:szCs w:val="28"/>
        </w:rPr>
        <w:t>”等</w:t>
      </w:r>
      <w:r w:rsidRPr="00B87AB8">
        <w:rPr>
          <w:rFonts w:eastAsia="宋体"/>
          <w:szCs w:val="28"/>
        </w:rPr>
        <w:t>控制符号跟传统键盘上的</w:t>
      </w:r>
      <w:r w:rsidRPr="00B87AB8">
        <w:rPr>
          <w:rFonts w:eastAsia="宋体" w:hint="eastAsia"/>
          <w:szCs w:val="28"/>
        </w:rPr>
        <w:t>控制</w:t>
      </w:r>
      <w:r w:rsidRPr="00B87AB8">
        <w:rPr>
          <w:rFonts w:eastAsia="宋体"/>
          <w:szCs w:val="28"/>
        </w:rPr>
        <w:t>符号形状相似</w:t>
      </w:r>
      <w:r w:rsidRPr="00B87AB8">
        <w:rPr>
          <w:rFonts w:eastAsia="宋体" w:hint="eastAsia"/>
          <w:szCs w:val="28"/>
        </w:rPr>
        <w:t>，</w:t>
      </w:r>
      <w:r w:rsidRPr="00B87AB8">
        <w:rPr>
          <w:rFonts w:eastAsia="宋体"/>
          <w:szCs w:val="28"/>
        </w:rPr>
        <w:t>如表</w:t>
      </w:r>
      <w:r w:rsidR="00FF68D9" w:rsidRPr="00B87AB8">
        <w:rPr>
          <w:rFonts w:eastAsia="宋体" w:hint="eastAsia"/>
          <w:szCs w:val="28"/>
        </w:rPr>
        <w:t>25</w:t>
      </w:r>
      <w:r w:rsidRPr="00B87AB8">
        <w:rPr>
          <w:rFonts w:eastAsia="宋体" w:hint="eastAsia"/>
          <w:szCs w:val="28"/>
        </w:rPr>
        <w:t>所示</w:t>
      </w:r>
      <w:r w:rsidRPr="00B87AB8">
        <w:rPr>
          <w:rFonts w:eastAsia="宋体"/>
          <w:szCs w:val="28"/>
        </w:rPr>
        <w:t>。</w:t>
      </w:r>
    </w:p>
    <w:p w14:paraId="008F39AE" w14:textId="77777777" w:rsidR="00E569F9" w:rsidRPr="00B87AB8" w:rsidRDefault="00E569F9" w:rsidP="00E569F9">
      <w:pPr>
        <w:ind w:firstLine="600"/>
        <w:jc w:val="both"/>
        <w:rPr>
          <w:rFonts w:eastAsia="宋体"/>
        </w:rPr>
      </w:pPr>
      <w:r w:rsidRPr="00B87AB8">
        <w:rPr>
          <w:rFonts w:eastAsia="宋体" w:hint="eastAsia"/>
        </w:rPr>
        <w:t>表</w:t>
      </w:r>
      <w:r w:rsidR="00FF68D9" w:rsidRPr="00B87AB8">
        <w:rPr>
          <w:rFonts w:eastAsia="宋体" w:hint="eastAsia"/>
        </w:rPr>
        <w:t>25</w:t>
      </w:r>
      <w:r w:rsidRPr="00B87AB8">
        <w:rPr>
          <w:rFonts w:eastAsia="宋体" w:hint="eastAsia"/>
        </w:rPr>
        <w:t>：</w:t>
      </w:r>
      <w:r w:rsidRPr="00B87AB8">
        <w:rPr>
          <w:rFonts w:eastAsia="宋体"/>
        </w:rPr>
        <w:t>TRIA</w:t>
      </w:r>
      <w:r w:rsidRPr="00B87AB8">
        <w:rPr>
          <w:rFonts w:eastAsia="宋体"/>
        </w:rPr>
        <w:t>三元</w:t>
      </w:r>
      <w:r w:rsidRPr="00B87AB8">
        <w:rPr>
          <w:rFonts w:eastAsia="宋体" w:hint="eastAsia"/>
        </w:rPr>
        <w:t>符号</w:t>
      </w:r>
      <w:r w:rsidRPr="00B87AB8">
        <w:rPr>
          <w:rFonts w:eastAsia="宋体"/>
        </w:rPr>
        <w:t>控制码之间参照表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9"/>
        <w:gridCol w:w="953"/>
        <w:gridCol w:w="953"/>
        <w:gridCol w:w="953"/>
        <w:gridCol w:w="953"/>
        <w:gridCol w:w="953"/>
        <w:gridCol w:w="953"/>
        <w:gridCol w:w="953"/>
        <w:gridCol w:w="949"/>
      </w:tblGrid>
      <w:tr w:rsidR="00E569F9" w:rsidRPr="00B87AB8" w14:paraId="275206D3" w14:textId="77777777" w:rsidTr="005C6556">
        <w:tc>
          <w:tcPr>
            <w:tcW w:w="898" w:type="pct"/>
            <w:shd w:val="clear" w:color="auto" w:fill="E7E6E6"/>
          </w:tcPr>
          <w:p w14:paraId="11A486A1" w14:textId="77777777" w:rsidR="00E569F9" w:rsidRPr="00B87AB8" w:rsidRDefault="00E569F9" w:rsidP="005C6556">
            <w:pPr>
              <w:ind w:firstLine="0"/>
              <w:rPr>
                <w:rFonts w:eastAsia="宋体"/>
              </w:rPr>
            </w:pPr>
            <w:bookmarkStart w:id="24" w:name="OLE_LINK3"/>
            <w:bookmarkStart w:id="25" w:name="OLE_LINK4"/>
            <w:bookmarkStart w:id="26" w:name="OLE_LINK1"/>
            <w:bookmarkStart w:id="27" w:name="OLE_LINK30"/>
            <w:r w:rsidRPr="00B87AB8">
              <w:rPr>
                <w:rFonts w:eastAsia="宋体" w:hint="eastAsia"/>
              </w:rPr>
              <w:t>控制</w:t>
            </w:r>
            <w:r w:rsidRPr="00B87AB8">
              <w:rPr>
                <w:rFonts w:eastAsia="宋体"/>
              </w:rPr>
              <w:t>符号</w:t>
            </w:r>
          </w:p>
        </w:tc>
        <w:tc>
          <w:tcPr>
            <w:tcW w:w="513" w:type="pct"/>
            <w:shd w:val="clear" w:color="auto" w:fill="E7E6E6"/>
          </w:tcPr>
          <w:p w14:paraId="6FCD8DBA" w14:textId="77777777" w:rsidR="00E569F9" w:rsidRPr="00B87AB8" w:rsidRDefault="00E569F9" w:rsidP="005C6556">
            <w:pPr>
              <w:ind w:firstLine="0"/>
              <w:jc w:val="center"/>
              <w:rPr>
                <w:rFonts w:eastAsia="宋体"/>
              </w:rPr>
            </w:pPr>
            <w:r w:rsidRPr="00B87AB8">
              <w:rPr>
                <w:rFonts w:eastAsia="宋体"/>
              </w:rPr>
              <w:t>F</w:t>
            </w:r>
            <w:r w:rsidRPr="00B87AB8">
              <w:rPr>
                <w:rFonts w:eastAsia="宋体" w:hint="eastAsia"/>
              </w:rPr>
              <w:t>n</w:t>
            </w:r>
          </w:p>
        </w:tc>
        <w:tc>
          <w:tcPr>
            <w:tcW w:w="513" w:type="pct"/>
            <w:shd w:val="clear" w:color="auto" w:fill="E7E6E6"/>
          </w:tcPr>
          <w:p w14:paraId="3BC3099A" w14:textId="77777777" w:rsidR="00E569F9" w:rsidRPr="00B87AB8" w:rsidRDefault="00E569F9" w:rsidP="005C6556">
            <w:pPr>
              <w:ind w:firstLine="0"/>
              <w:jc w:val="center"/>
              <w:rPr>
                <w:rFonts w:eastAsia="宋体"/>
              </w:rPr>
            </w:pPr>
            <w:r w:rsidRPr="00B87AB8">
              <w:rPr>
                <w:rFonts w:eastAsia="宋体"/>
              </w:rPr>
              <w:t>Ctrl</w:t>
            </w:r>
          </w:p>
        </w:tc>
        <w:tc>
          <w:tcPr>
            <w:tcW w:w="513" w:type="pct"/>
            <w:shd w:val="clear" w:color="auto" w:fill="E7E6E6"/>
          </w:tcPr>
          <w:p w14:paraId="44541FE7" w14:textId="77777777" w:rsidR="00E569F9" w:rsidRPr="00B87AB8" w:rsidRDefault="00E569F9" w:rsidP="005C6556">
            <w:pPr>
              <w:ind w:firstLine="0"/>
              <w:jc w:val="center"/>
              <w:rPr>
                <w:rFonts w:eastAsia="宋体"/>
              </w:rPr>
            </w:pPr>
            <w:r w:rsidRPr="00B87AB8">
              <w:rPr>
                <w:rFonts w:eastAsia="宋体"/>
              </w:rPr>
              <w:t>Alt</w:t>
            </w:r>
          </w:p>
        </w:tc>
        <w:tc>
          <w:tcPr>
            <w:tcW w:w="513" w:type="pct"/>
            <w:shd w:val="clear" w:color="auto" w:fill="E7E6E6"/>
          </w:tcPr>
          <w:p w14:paraId="6A58BB47" w14:textId="77777777" w:rsidR="00E569F9" w:rsidRPr="00B87AB8" w:rsidRDefault="00E569F9" w:rsidP="005C6556">
            <w:pPr>
              <w:ind w:firstLine="0"/>
              <w:jc w:val="center"/>
              <w:rPr>
                <w:rFonts w:eastAsia="宋体"/>
              </w:rPr>
            </w:pPr>
            <w:r w:rsidRPr="00B87AB8">
              <w:rPr>
                <w:rFonts w:eastAsia="宋体"/>
              </w:rPr>
              <w:t>Enter</w:t>
            </w:r>
          </w:p>
        </w:tc>
        <w:tc>
          <w:tcPr>
            <w:tcW w:w="513" w:type="pct"/>
            <w:shd w:val="clear" w:color="auto" w:fill="E7E6E6"/>
          </w:tcPr>
          <w:p w14:paraId="6915953E" w14:textId="77777777" w:rsidR="00E569F9" w:rsidRPr="00B87AB8" w:rsidRDefault="00E569F9" w:rsidP="005C6556">
            <w:pPr>
              <w:ind w:firstLine="0"/>
              <w:jc w:val="center"/>
              <w:rPr>
                <w:rFonts w:eastAsia="宋体"/>
              </w:rPr>
            </w:pPr>
            <w:r w:rsidRPr="00B87AB8">
              <w:rPr>
                <w:rFonts w:eastAsia="宋体"/>
              </w:rPr>
              <w:t>Shift</w:t>
            </w:r>
          </w:p>
        </w:tc>
        <w:tc>
          <w:tcPr>
            <w:tcW w:w="513" w:type="pct"/>
            <w:shd w:val="clear" w:color="auto" w:fill="E7E6E6"/>
          </w:tcPr>
          <w:p w14:paraId="7C0B4E6D" w14:textId="77777777" w:rsidR="00E569F9" w:rsidRPr="00B87AB8" w:rsidRDefault="00E569F9" w:rsidP="005C6556">
            <w:pPr>
              <w:ind w:firstLine="0"/>
              <w:jc w:val="center"/>
              <w:rPr>
                <w:rFonts w:eastAsia="宋体"/>
              </w:rPr>
            </w:pPr>
            <w:r w:rsidRPr="00B87AB8">
              <w:rPr>
                <w:rFonts w:eastAsia="宋体"/>
              </w:rPr>
              <w:t>Space</w:t>
            </w:r>
          </w:p>
        </w:tc>
        <w:tc>
          <w:tcPr>
            <w:tcW w:w="513" w:type="pct"/>
            <w:shd w:val="clear" w:color="auto" w:fill="E7E6E6"/>
          </w:tcPr>
          <w:p w14:paraId="58CCA2CF" w14:textId="77777777" w:rsidR="00E569F9" w:rsidRPr="00B87AB8" w:rsidRDefault="00E569F9" w:rsidP="005C6556">
            <w:pPr>
              <w:ind w:firstLine="0"/>
              <w:jc w:val="center"/>
              <w:rPr>
                <w:rFonts w:eastAsia="宋体"/>
              </w:rPr>
            </w:pPr>
            <w:r w:rsidRPr="00B87AB8">
              <w:rPr>
                <w:rFonts w:eastAsia="宋体"/>
              </w:rPr>
              <w:t>Del</w:t>
            </w:r>
          </w:p>
        </w:tc>
        <w:tc>
          <w:tcPr>
            <w:tcW w:w="513" w:type="pct"/>
            <w:shd w:val="clear" w:color="auto" w:fill="E7E6E6"/>
          </w:tcPr>
          <w:p w14:paraId="3D8EB8BD" w14:textId="77777777" w:rsidR="00E569F9" w:rsidRPr="00B87AB8" w:rsidRDefault="00E569F9" w:rsidP="005C6556">
            <w:pPr>
              <w:ind w:firstLine="0"/>
              <w:jc w:val="center"/>
              <w:rPr>
                <w:rFonts w:eastAsia="宋体"/>
              </w:rPr>
            </w:pPr>
            <w:r w:rsidRPr="00B87AB8">
              <w:rPr>
                <w:rFonts w:eastAsia="宋体"/>
              </w:rPr>
              <w:t>Esc</w:t>
            </w:r>
          </w:p>
        </w:tc>
      </w:tr>
      <w:tr w:rsidR="00E569F9" w:rsidRPr="00B87AB8" w14:paraId="3DD92AAF" w14:textId="77777777" w:rsidTr="005C6556">
        <w:tc>
          <w:tcPr>
            <w:tcW w:w="898" w:type="pct"/>
            <w:shd w:val="clear" w:color="auto" w:fill="auto"/>
          </w:tcPr>
          <w:p w14:paraId="10DC902A" w14:textId="77777777" w:rsidR="00E569F9" w:rsidRPr="00B87AB8" w:rsidRDefault="00E569F9" w:rsidP="005C6556">
            <w:pPr>
              <w:ind w:firstLine="0"/>
              <w:rPr>
                <w:rFonts w:eastAsia="宋体"/>
              </w:rPr>
            </w:pPr>
            <w:r w:rsidRPr="00B87AB8">
              <w:rPr>
                <w:rFonts w:eastAsia="宋体" w:hint="eastAsia"/>
              </w:rPr>
              <w:t>TRIA</w:t>
            </w:r>
            <w:r w:rsidRPr="00B87AB8">
              <w:rPr>
                <w:rFonts w:eastAsia="宋体" w:hint="eastAsia"/>
              </w:rPr>
              <w:t>控制</w:t>
            </w:r>
          </w:p>
        </w:tc>
        <w:tc>
          <w:tcPr>
            <w:tcW w:w="513" w:type="pct"/>
            <w:shd w:val="clear" w:color="auto" w:fill="auto"/>
          </w:tcPr>
          <w:p w14:paraId="789367FB"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4A090863"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57938FB6"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52FD1979"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52C7276C"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3D404CBA" w14:textId="77777777" w:rsidR="00A316AF" w:rsidRDefault="00E569F9">
            <w:pPr>
              <w:ind w:firstLineChars="100" w:firstLine="281"/>
              <w:rPr>
                <w:rFonts w:ascii="tria" w:eastAsia="宋体" w:hAnsi="tria"/>
                <w:b/>
              </w:rPr>
            </w:pPr>
            <w:r w:rsidRPr="00B87AB8">
              <w:rPr>
                <w:rFonts w:ascii="tria" w:eastAsia="宋体" w:hAnsi="tria"/>
                <w:b/>
              </w:rPr>
              <w:t>-</w:t>
            </w:r>
          </w:p>
        </w:tc>
        <w:tc>
          <w:tcPr>
            <w:tcW w:w="513" w:type="pct"/>
            <w:shd w:val="clear" w:color="auto" w:fill="auto"/>
          </w:tcPr>
          <w:p w14:paraId="66CC4406"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455A8CD2"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r>
      <w:tr w:rsidR="00E569F9" w:rsidRPr="00B87AB8" w14:paraId="47080B66" w14:textId="77777777" w:rsidTr="005C6556">
        <w:tc>
          <w:tcPr>
            <w:tcW w:w="898" w:type="pct"/>
            <w:shd w:val="clear" w:color="auto" w:fill="auto"/>
          </w:tcPr>
          <w:p w14:paraId="4F473F9C" w14:textId="77777777" w:rsidR="00E569F9" w:rsidRPr="00B87AB8" w:rsidRDefault="00E569F9" w:rsidP="005C6556">
            <w:pPr>
              <w:ind w:firstLine="0"/>
              <w:rPr>
                <w:rFonts w:eastAsia="宋体"/>
              </w:rPr>
            </w:pPr>
            <w:bookmarkStart w:id="28" w:name="OLE_LINK28"/>
            <w:bookmarkStart w:id="29" w:name="OLE_LINK29"/>
            <w:bookmarkStart w:id="30" w:name="_Hlk402343493"/>
            <w:r w:rsidRPr="00B87AB8">
              <w:rPr>
                <w:rFonts w:eastAsia="宋体"/>
                <w:sz w:val="22"/>
              </w:rPr>
              <w:t>Tri</w:t>
            </w:r>
            <w:r w:rsidRPr="00B87AB8">
              <w:rPr>
                <w:rFonts w:eastAsia="宋体" w:hint="eastAsia"/>
                <w:sz w:val="22"/>
              </w:rPr>
              <w:t>code</w:t>
            </w:r>
            <w:bookmarkStart w:id="31" w:name="OLE_LINK31"/>
            <w:bookmarkStart w:id="32" w:name="OLE_LINK32"/>
            <w:bookmarkEnd w:id="28"/>
            <w:bookmarkEnd w:id="29"/>
            <w:r w:rsidRPr="00B87AB8">
              <w:rPr>
                <w:rFonts w:eastAsia="宋体" w:hint="eastAsia"/>
                <w:sz w:val="22"/>
              </w:rPr>
              <w:t>(</w:t>
            </w:r>
            <w:r w:rsidRPr="00B87AB8">
              <w:rPr>
                <w:rFonts w:eastAsia="宋体" w:hint="eastAsia"/>
                <w:sz w:val="22"/>
              </w:rPr>
              <w:t>轨迹</w:t>
            </w:r>
            <w:r w:rsidRPr="00B87AB8">
              <w:rPr>
                <w:rFonts w:eastAsia="宋体"/>
                <w:sz w:val="22"/>
              </w:rPr>
              <w:t>码</w:t>
            </w:r>
            <w:r w:rsidRPr="00B87AB8">
              <w:rPr>
                <w:rFonts w:eastAsia="宋体" w:hint="eastAsia"/>
                <w:sz w:val="22"/>
              </w:rPr>
              <w:t>)</w:t>
            </w:r>
            <w:bookmarkEnd w:id="31"/>
            <w:bookmarkEnd w:id="32"/>
          </w:p>
        </w:tc>
        <w:tc>
          <w:tcPr>
            <w:tcW w:w="513" w:type="pct"/>
            <w:shd w:val="clear" w:color="auto" w:fill="auto"/>
          </w:tcPr>
          <w:p w14:paraId="7B601ACF" w14:textId="77777777" w:rsidR="00E569F9" w:rsidRPr="00B87AB8" w:rsidRDefault="00E569F9" w:rsidP="005C6556">
            <w:pPr>
              <w:ind w:firstLine="0"/>
              <w:jc w:val="center"/>
              <w:rPr>
                <w:rFonts w:ascii="tria" w:eastAsia="宋体" w:hAnsi="tria"/>
                <w:b/>
              </w:rPr>
            </w:pPr>
            <w:r w:rsidRPr="00B87AB8">
              <w:rPr>
                <w:rFonts w:eastAsia="宋体" w:hint="eastAsia"/>
                <w:sz w:val="24"/>
              </w:rPr>
              <w:t>0</w:t>
            </w:r>
            <w:r w:rsidRPr="00B87AB8">
              <w:rPr>
                <w:rFonts w:eastAsia="宋体"/>
                <w:sz w:val="24"/>
              </w:rPr>
              <w:t>T</w:t>
            </w:r>
          </w:p>
        </w:tc>
        <w:tc>
          <w:tcPr>
            <w:tcW w:w="513" w:type="pct"/>
            <w:shd w:val="clear" w:color="auto" w:fill="auto"/>
          </w:tcPr>
          <w:p w14:paraId="30F180EB" w14:textId="77777777" w:rsidR="00E569F9" w:rsidRPr="00B87AB8" w:rsidRDefault="00E569F9" w:rsidP="005C6556">
            <w:pPr>
              <w:ind w:firstLine="0"/>
              <w:jc w:val="center"/>
              <w:rPr>
                <w:rFonts w:eastAsia="宋体"/>
                <w:sz w:val="24"/>
              </w:rPr>
            </w:pPr>
            <w:r w:rsidRPr="00B87AB8">
              <w:rPr>
                <w:rFonts w:eastAsia="宋体"/>
                <w:sz w:val="24"/>
              </w:rPr>
              <w:t>T111</w:t>
            </w:r>
          </w:p>
        </w:tc>
        <w:tc>
          <w:tcPr>
            <w:tcW w:w="513" w:type="pct"/>
            <w:shd w:val="clear" w:color="auto" w:fill="auto"/>
          </w:tcPr>
          <w:p w14:paraId="3BEB8BD1" w14:textId="77777777" w:rsidR="00E569F9" w:rsidRPr="00B87AB8" w:rsidRDefault="00E569F9" w:rsidP="005C6556">
            <w:pPr>
              <w:ind w:firstLine="0"/>
              <w:jc w:val="center"/>
              <w:rPr>
                <w:rFonts w:eastAsia="宋体"/>
                <w:sz w:val="24"/>
              </w:rPr>
            </w:pPr>
            <w:r w:rsidRPr="00B87AB8">
              <w:rPr>
                <w:rFonts w:eastAsia="宋体"/>
                <w:sz w:val="24"/>
              </w:rPr>
              <w:t>T10</w:t>
            </w:r>
          </w:p>
        </w:tc>
        <w:tc>
          <w:tcPr>
            <w:tcW w:w="513" w:type="pct"/>
            <w:shd w:val="clear" w:color="auto" w:fill="auto"/>
          </w:tcPr>
          <w:p w14:paraId="565F9F99" w14:textId="77777777" w:rsidR="00E569F9" w:rsidRPr="00B87AB8" w:rsidRDefault="00E569F9" w:rsidP="005C6556">
            <w:pPr>
              <w:ind w:firstLine="0"/>
              <w:jc w:val="center"/>
              <w:rPr>
                <w:rFonts w:eastAsia="宋体"/>
                <w:sz w:val="24"/>
              </w:rPr>
            </w:pPr>
            <w:r w:rsidRPr="00B87AB8">
              <w:rPr>
                <w:rFonts w:eastAsia="宋体"/>
                <w:sz w:val="24"/>
              </w:rPr>
              <w:t>TTT</w:t>
            </w:r>
          </w:p>
        </w:tc>
        <w:tc>
          <w:tcPr>
            <w:tcW w:w="513" w:type="pct"/>
            <w:shd w:val="clear" w:color="auto" w:fill="auto"/>
          </w:tcPr>
          <w:p w14:paraId="2D7AA625" w14:textId="77777777" w:rsidR="00E569F9" w:rsidRPr="00B87AB8" w:rsidRDefault="00E569F9" w:rsidP="005C6556">
            <w:pPr>
              <w:ind w:firstLine="0"/>
              <w:jc w:val="center"/>
              <w:rPr>
                <w:rFonts w:eastAsia="宋体"/>
                <w:sz w:val="24"/>
              </w:rPr>
            </w:pPr>
            <w:r w:rsidRPr="00B87AB8">
              <w:rPr>
                <w:rFonts w:eastAsia="宋体"/>
                <w:sz w:val="24"/>
              </w:rPr>
              <w:t>T1</w:t>
            </w:r>
          </w:p>
        </w:tc>
        <w:tc>
          <w:tcPr>
            <w:tcW w:w="513" w:type="pct"/>
            <w:shd w:val="clear" w:color="auto" w:fill="auto"/>
          </w:tcPr>
          <w:p w14:paraId="5544B30E" w14:textId="77777777" w:rsidR="00E569F9" w:rsidRPr="00B87AB8" w:rsidRDefault="00E569F9" w:rsidP="005C6556">
            <w:pPr>
              <w:ind w:firstLineChars="100" w:firstLine="240"/>
              <w:rPr>
                <w:rFonts w:eastAsia="宋体"/>
                <w:sz w:val="24"/>
              </w:rPr>
            </w:pPr>
            <w:r w:rsidRPr="00B87AB8">
              <w:rPr>
                <w:rFonts w:eastAsia="宋体"/>
                <w:sz w:val="24"/>
              </w:rPr>
              <w:t>01</w:t>
            </w:r>
          </w:p>
        </w:tc>
        <w:tc>
          <w:tcPr>
            <w:tcW w:w="513" w:type="pct"/>
            <w:shd w:val="clear" w:color="auto" w:fill="auto"/>
          </w:tcPr>
          <w:p w14:paraId="47960337" w14:textId="77777777" w:rsidR="00E569F9" w:rsidRPr="00B87AB8" w:rsidRDefault="00E569F9" w:rsidP="005C6556">
            <w:pPr>
              <w:ind w:firstLine="0"/>
              <w:jc w:val="center"/>
              <w:rPr>
                <w:rFonts w:eastAsia="宋体"/>
                <w:sz w:val="24"/>
              </w:rPr>
            </w:pPr>
            <w:r w:rsidRPr="00B87AB8">
              <w:rPr>
                <w:rFonts w:eastAsia="宋体"/>
                <w:sz w:val="24"/>
              </w:rPr>
              <w:t>T01</w:t>
            </w:r>
          </w:p>
        </w:tc>
        <w:tc>
          <w:tcPr>
            <w:tcW w:w="513" w:type="pct"/>
            <w:shd w:val="clear" w:color="auto" w:fill="auto"/>
          </w:tcPr>
          <w:p w14:paraId="61063ABB" w14:textId="77777777" w:rsidR="00E569F9" w:rsidRPr="00B87AB8" w:rsidRDefault="00E569F9" w:rsidP="005C6556">
            <w:pPr>
              <w:ind w:firstLine="0"/>
              <w:jc w:val="center"/>
              <w:rPr>
                <w:rFonts w:eastAsia="宋体"/>
                <w:sz w:val="24"/>
              </w:rPr>
            </w:pPr>
            <w:r w:rsidRPr="00B87AB8">
              <w:rPr>
                <w:rFonts w:eastAsia="宋体"/>
                <w:sz w:val="24"/>
              </w:rPr>
              <w:t>T0T0T</w:t>
            </w:r>
          </w:p>
        </w:tc>
      </w:tr>
      <w:bookmarkEnd w:id="30"/>
      <w:tr w:rsidR="00E569F9" w:rsidRPr="00B87AB8" w14:paraId="7F8D5A9C" w14:textId="77777777" w:rsidTr="005C6556">
        <w:tc>
          <w:tcPr>
            <w:tcW w:w="898" w:type="pct"/>
            <w:shd w:val="clear" w:color="auto" w:fill="E7E6E6"/>
          </w:tcPr>
          <w:p w14:paraId="1AAA1E60" w14:textId="77777777" w:rsidR="00E569F9" w:rsidRPr="00B87AB8" w:rsidRDefault="00E569F9" w:rsidP="005C6556">
            <w:pPr>
              <w:ind w:firstLine="0"/>
              <w:rPr>
                <w:rFonts w:eastAsia="宋体"/>
              </w:rPr>
            </w:pPr>
            <w:r w:rsidRPr="00B87AB8">
              <w:rPr>
                <w:rFonts w:eastAsia="宋体" w:hint="eastAsia"/>
              </w:rPr>
              <w:t>标点</w:t>
            </w:r>
            <w:r w:rsidRPr="00B87AB8">
              <w:rPr>
                <w:rFonts w:eastAsia="宋体"/>
              </w:rPr>
              <w:t>符号</w:t>
            </w:r>
          </w:p>
        </w:tc>
        <w:tc>
          <w:tcPr>
            <w:tcW w:w="513" w:type="pct"/>
            <w:shd w:val="clear" w:color="auto" w:fill="E7E6E6"/>
          </w:tcPr>
          <w:p w14:paraId="0B5C05F2" w14:textId="77777777" w:rsidR="00E569F9" w:rsidRPr="00B87AB8" w:rsidRDefault="00E569F9" w:rsidP="005C6556">
            <w:pPr>
              <w:ind w:firstLine="0"/>
              <w:jc w:val="center"/>
              <w:rPr>
                <w:rFonts w:eastAsia="宋体"/>
              </w:rPr>
            </w:pPr>
            <w:r w:rsidRPr="00B87AB8">
              <w:rPr>
                <w:rFonts w:eastAsia="宋体"/>
              </w:rPr>
              <w:t>`</w:t>
            </w:r>
          </w:p>
        </w:tc>
        <w:tc>
          <w:tcPr>
            <w:tcW w:w="513" w:type="pct"/>
            <w:shd w:val="clear" w:color="auto" w:fill="E7E6E6"/>
          </w:tcPr>
          <w:p w14:paraId="645CC9D0" w14:textId="77777777" w:rsidR="00E569F9" w:rsidRPr="00B87AB8" w:rsidRDefault="00E569F9" w:rsidP="005C6556">
            <w:pPr>
              <w:ind w:firstLine="0"/>
              <w:jc w:val="center"/>
              <w:rPr>
                <w:rFonts w:eastAsia="宋体"/>
              </w:rPr>
            </w:pPr>
            <w:r w:rsidRPr="00B87AB8">
              <w:rPr>
                <w:rFonts w:eastAsia="宋体"/>
              </w:rPr>
              <w:t>‘</w:t>
            </w:r>
          </w:p>
        </w:tc>
        <w:tc>
          <w:tcPr>
            <w:tcW w:w="513" w:type="pct"/>
            <w:shd w:val="clear" w:color="auto" w:fill="E7E6E6"/>
          </w:tcPr>
          <w:p w14:paraId="56B7138B" w14:textId="77777777" w:rsidR="00E569F9" w:rsidRPr="00B87AB8" w:rsidRDefault="00E569F9" w:rsidP="005C6556">
            <w:pPr>
              <w:ind w:firstLine="0"/>
              <w:jc w:val="center"/>
              <w:rPr>
                <w:rFonts w:eastAsia="宋体"/>
              </w:rPr>
            </w:pPr>
            <w:r w:rsidRPr="00B87AB8">
              <w:rPr>
                <w:rFonts w:eastAsia="宋体" w:hint="eastAsia"/>
              </w:rPr>
              <w:t>-</w:t>
            </w:r>
          </w:p>
        </w:tc>
        <w:tc>
          <w:tcPr>
            <w:tcW w:w="513" w:type="pct"/>
            <w:shd w:val="clear" w:color="auto" w:fill="E7E6E6"/>
          </w:tcPr>
          <w:p w14:paraId="48759350" w14:textId="77777777" w:rsidR="00E569F9" w:rsidRPr="00B87AB8" w:rsidRDefault="00E569F9" w:rsidP="005C6556">
            <w:pPr>
              <w:ind w:firstLine="0"/>
              <w:jc w:val="center"/>
              <w:rPr>
                <w:rFonts w:eastAsia="宋体"/>
              </w:rPr>
            </w:pPr>
            <w:r w:rsidRPr="00B87AB8">
              <w:rPr>
                <w:rFonts w:eastAsia="宋体" w:hint="eastAsia"/>
              </w:rPr>
              <w:t>=</w:t>
            </w:r>
          </w:p>
        </w:tc>
        <w:tc>
          <w:tcPr>
            <w:tcW w:w="513" w:type="pct"/>
            <w:shd w:val="clear" w:color="auto" w:fill="E7E6E6"/>
          </w:tcPr>
          <w:p w14:paraId="61A13967" w14:textId="77777777" w:rsidR="00E569F9" w:rsidRPr="00B87AB8" w:rsidRDefault="00E569F9" w:rsidP="005C6556">
            <w:pPr>
              <w:ind w:firstLine="0"/>
              <w:jc w:val="center"/>
              <w:rPr>
                <w:rFonts w:eastAsia="宋体"/>
              </w:rPr>
            </w:pPr>
            <w:r w:rsidRPr="00B87AB8">
              <w:rPr>
                <w:rFonts w:eastAsia="宋体" w:hint="eastAsia"/>
              </w:rPr>
              <w:t>/</w:t>
            </w:r>
          </w:p>
        </w:tc>
        <w:tc>
          <w:tcPr>
            <w:tcW w:w="513" w:type="pct"/>
            <w:shd w:val="clear" w:color="auto" w:fill="E7E6E6"/>
          </w:tcPr>
          <w:p w14:paraId="0124205B" w14:textId="77777777" w:rsidR="00E569F9" w:rsidRPr="00B87AB8" w:rsidRDefault="00E569F9" w:rsidP="005C6556">
            <w:pPr>
              <w:ind w:firstLine="0"/>
              <w:jc w:val="center"/>
              <w:rPr>
                <w:rFonts w:eastAsia="宋体"/>
              </w:rPr>
            </w:pPr>
            <w:r w:rsidRPr="00B87AB8">
              <w:rPr>
                <w:rFonts w:eastAsia="宋体" w:hint="eastAsia"/>
              </w:rPr>
              <w:t>\</w:t>
            </w:r>
          </w:p>
        </w:tc>
        <w:tc>
          <w:tcPr>
            <w:tcW w:w="513" w:type="pct"/>
            <w:shd w:val="clear" w:color="auto" w:fill="E7E6E6"/>
          </w:tcPr>
          <w:p w14:paraId="61F9E0CE" w14:textId="77777777" w:rsidR="00E569F9" w:rsidRPr="00B87AB8" w:rsidRDefault="00E569F9" w:rsidP="005C6556">
            <w:pPr>
              <w:ind w:firstLine="0"/>
              <w:jc w:val="center"/>
              <w:rPr>
                <w:rFonts w:eastAsia="宋体"/>
              </w:rPr>
            </w:pPr>
            <w:r w:rsidRPr="00B87AB8">
              <w:rPr>
                <w:rFonts w:eastAsia="宋体" w:hint="eastAsia"/>
              </w:rPr>
              <w:t>[</w:t>
            </w:r>
          </w:p>
        </w:tc>
        <w:tc>
          <w:tcPr>
            <w:tcW w:w="513" w:type="pct"/>
            <w:shd w:val="clear" w:color="auto" w:fill="E7E6E6"/>
          </w:tcPr>
          <w:p w14:paraId="4A321CF2" w14:textId="77777777" w:rsidR="00E569F9" w:rsidRPr="00B87AB8" w:rsidRDefault="00E569F9" w:rsidP="005C6556">
            <w:pPr>
              <w:ind w:firstLine="0"/>
              <w:jc w:val="center"/>
              <w:rPr>
                <w:rFonts w:eastAsia="宋体"/>
              </w:rPr>
            </w:pPr>
            <w:r w:rsidRPr="00B87AB8">
              <w:rPr>
                <w:rFonts w:eastAsia="宋体" w:hint="eastAsia"/>
              </w:rPr>
              <w:t>]</w:t>
            </w:r>
          </w:p>
        </w:tc>
      </w:tr>
      <w:tr w:rsidR="00E569F9" w:rsidRPr="00B87AB8" w14:paraId="7EC70A48" w14:textId="77777777" w:rsidTr="005C6556">
        <w:tc>
          <w:tcPr>
            <w:tcW w:w="898" w:type="pct"/>
            <w:shd w:val="clear" w:color="auto" w:fill="auto"/>
          </w:tcPr>
          <w:p w14:paraId="6CDA05AF" w14:textId="77777777" w:rsidR="00E569F9" w:rsidRPr="00B87AB8" w:rsidRDefault="00E569F9" w:rsidP="005C6556">
            <w:pPr>
              <w:ind w:firstLine="0"/>
              <w:rPr>
                <w:rFonts w:eastAsia="宋体"/>
              </w:rPr>
            </w:pPr>
            <w:r w:rsidRPr="00B87AB8">
              <w:rPr>
                <w:rFonts w:eastAsia="宋体" w:hint="eastAsia"/>
              </w:rPr>
              <w:t>TRIA</w:t>
            </w:r>
            <w:r w:rsidRPr="00B87AB8">
              <w:rPr>
                <w:rFonts w:eastAsia="宋体" w:hint="eastAsia"/>
              </w:rPr>
              <w:t>标点</w:t>
            </w:r>
          </w:p>
        </w:tc>
        <w:tc>
          <w:tcPr>
            <w:tcW w:w="513" w:type="pct"/>
            <w:shd w:val="clear" w:color="auto" w:fill="auto"/>
          </w:tcPr>
          <w:p w14:paraId="031903E3"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71B6D1EF"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0DA0C00E"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6AF497CC" w14:textId="77777777" w:rsidR="00E569F9" w:rsidRPr="00B87AB8" w:rsidRDefault="00E569F9" w:rsidP="005C6556">
            <w:pPr>
              <w:ind w:firstLine="0"/>
              <w:jc w:val="center"/>
              <w:rPr>
                <w:rFonts w:ascii="tria" w:eastAsia="宋体" w:hAnsi="tria"/>
                <w:b/>
              </w:rPr>
            </w:pPr>
            <w:r w:rsidRPr="00B87AB8">
              <w:rPr>
                <w:rFonts w:ascii="tria" w:eastAsia="宋体" w:hAnsi="tria" w:hint="eastAsia"/>
                <w:b/>
              </w:rPr>
              <w:t>=</w:t>
            </w:r>
          </w:p>
        </w:tc>
        <w:tc>
          <w:tcPr>
            <w:tcW w:w="513" w:type="pct"/>
            <w:shd w:val="clear" w:color="auto" w:fill="auto"/>
          </w:tcPr>
          <w:p w14:paraId="44706E96" w14:textId="77777777" w:rsidR="00E569F9" w:rsidRPr="00B87AB8" w:rsidRDefault="00E569F9" w:rsidP="005C6556">
            <w:pPr>
              <w:ind w:firstLine="0"/>
              <w:jc w:val="center"/>
              <w:rPr>
                <w:rFonts w:ascii="tria" w:eastAsia="宋体" w:hAnsi="tria"/>
                <w:b/>
              </w:rPr>
            </w:pPr>
            <w:r w:rsidRPr="00B87AB8">
              <w:rPr>
                <w:rFonts w:ascii="tria" w:eastAsia="宋体" w:hAnsi="tria" w:hint="eastAsia"/>
                <w:b/>
              </w:rPr>
              <w:t>/</w:t>
            </w:r>
          </w:p>
        </w:tc>
        <w:tc>
          <w:tcPr>
            <w:tcW w:w="513" w:type="pct"/>
            <w:shd w:val="clear" w:color="auto" w:fill="auto"/>
          </w:tcPr>
          <w:p w14:paraId="284F458A" w14:textId="77777777" w:rsidR="00E569F9" w:rsidRPr="00B87AB8" w:rsidRDefault="00E569F9" w:rsidP="005C6556">
            <w:pPr>
              <w:ind w:firstLine="0"/>
              <w:jc w:val="center"/>
              <w:rPr>
                <w:rFonts w:ascii="tria" w:eastAsia="宋体" w:hAnsi="tria"/>
                <w:b/>
              </w:rPr>
            </w:pPr>
            <w:r w:rsidRPr="00B87AB8">
              <w:rPr>
                <w:rFonts w:ascii="tria" w:eastAsia="宋体" w:hAnsi="tria" w:hint="eastAsia"/>
                <w:b/>
              </w:rPr>
              <w:t>\</w:t>
            </w:r>
          </w:p>
        </w:tc>
        <w:tc>
          <w:tcPr>
            <w:tcW w:w="513" w:type="pct"/>
            <w:shd w:val="clear" w:color="auto" w:fill="auto"/>
          </w:tcPr>
          <w:p w14:paraId="042B78D5" w14:textId="77777777" w:rsidR="00E569F9" w:rsidRPr="00B87AB8" w:rsidRDefault="00E569F9" w:rsidP="005C6556">
            <w:pPr>
              <w:ind w:firstLine="0"/>
              <w:jc w:val="center"/>
              <w:rPr>
                <w:rFonts w:ascii="tria" w:eastAsia="宋体" w:hAnsi="tria"/>
                <w:b/>
              </w:rPr>
            </w:pPr>
            <w:r w:rsidRPr="00B87AB8">
              <w:rPr>
                <w:rFonts w:ascii="tria" w:eastAsia="宋体" w:hAnsi="tria" w:hint="eastAsia"/>
                <w:b/>
              </w:rPr>
              <w:t>[</w:t>
            </w:r>
          </w:p>
        </w:tc>
        <w:tc>
          <w:tcPr>
            <w:tcW w:w="513" w:type="pct"/>
            <w:shd w:val="clear" w:color="auto" w:fill="auto"/>
          </w:tcPr>
          <w:p w14:paraId="12C7319D"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r>
      <w:tr w:rsidR="00E569F9" w:rsidRPr="00B87AB8" w14:paraId="25F77B98" w14:textId="77777777" w:rsidTr="005C6556">
        <w:tc>
          <w:tcPr>
            <w:tcW w:w="898" w:type="pct"/>
            <w:shd w:val="clear" w:color="auto" w:fill="auto"/>
          </w:tcPr>
          <w:p w14:paraId="34E2597A" w14:textId="77777777" w:rsidR="00E569F9" w:rsidRPr="00B87AB8" w:rsidRDefault="00E569F9" w:rsidP="005C6556">
            <w:pPr>
              <w:ind w:firstLine="0"/>
              <w:rPr>
                <w:rFonts w:eastAsia="宋体"/>
                <w:sz w:val="22"/>
              </w:rPr>
            </w:pPr>
            <w:r w:rsidRPr="00B87AB8">
              <w:rPr>
                <w:rFonts w:eastAsia="宋体"/>
                <w:sz w:val="22"/>
              </w:rPr>
              <w:t>Tri</w:t>
            </w:r>
            <w:r w:rsidRPr="00B87AB8">
              <w:rPr>
                <w:rFonts w:eastAsia="宋体" w:hint="eastAsia"/>
                <w:sz w:val="22"/>
              </w:rPr>
              <w:t>code(</w:t>
            </w:r>
            <w:r w:rsidRPr="00B87AB8">
              <w:rPr>
                <w:rFonts w:eastAsia="宋体" w:hint="eastAsia"/>
                <w:sz w:val="22"/>
              </w:rPr>
              <w:t>轨迹</w:t>
            </w:r>
            <w:r w:rsidRPr="00B87AB8">
              <w:rPr>
                <w:rFonts w:eastAsia="宋体"/>
                <w:sz w:val="22"/>
              </w:rPr>
              <w:t>码</w:t>
            </w:r>
            <w:r w:rsidRPr="00B87AB8">
              <w:rPr>
                <w:rFonts w:eastAsia="宋体" w:hint="eastAsia"/>
                <w:sz w:val="22"/>
              </w:rPr>
              <w:t>)</w:t>
            </w:r>
          </w:p>
        </w:tc>
        <w:tc>
          <w:tcPr>
            <w:tcW w:w="513" w:type="pct"/>
            <w:shd w:val="clear" w:color="auto" w:fill="auto"/>
          </w:tcPr>
          <w:p w14:paraId="6A8F77C2" w14:textId="77777777" w:rsidR="00E569F9" w:rsidRPr="00B87AB8" w:rsidRDefault="00E569F9" w:rsidP="005C6556">
            <w:pPr>
              <w:ind w:firstLine="0"/>
              <w:jc w:val="center"/>
              <w:rPr>
                <w:rFonts w:eastAsia="宋体"/>
                <w:sz w:val="22"/>
              </w:rPr>
            </w:pPr>
            <w:r w:rsidRPr="00B87AB8">
              <w:rPr>
                <w:rFonts w:eastAsia="宋体"/>
                <w:sz w:val="22"/>
              </w:rPr>
              <w:t>T10T</w:t>
            </w:r>
          </w:p>
        </w:tc>
        <w:tc>
          <w:tcPr>
            <w:tcW w:w="513" w:type="pct"/>
            <w:shd w:val="clear" w:color="auto" w:fill="auto"/>
          </w:tcPr>
          <w:p w14:paraId="1CF23089" w14:textId="77777777" w:rsidR="00E569F9" w:rsidRPr="00B87AB8" w:rsidRDefault="00E569F9" w:rsidP="005C6556">
            <w:pPr>
              <w:ind w:firstLine="0"/>
              <w:jc w:val="center"/>
              <w:rPr>
                <w:rFonts w:eastAsia="宋体"/>
                <w:sz w:val="22"/>
              </w:rPr>
            </w:pPr>
            <w:r w:rsidRPr="00B87AB8">
              <w:rPr>
                <w:rFonts w:eastAsia="宋体"/>
                <w:sz w:val="22"/>
              </w:rPr>
              <w:t>T10101</w:t>
            </w:r>
          </w:p>
        </w:tc>
        <w:tc>
          <w:tcPr>
            <w:tcW w:w="513" w:type="pct"/>
            <w:shd w:val="clear" w:color="auto" w:fill="auto"/>
          </w:tcPr>
          <w:p w14:paraId="123CB032" w14:textId="77777777" w:rsidR="00E569F9" w:rsidRPr="00B87AB8" w:rsidRDefault="00E569F9" w:rsidP="005C6556">
            <w:pPr>
              <w:ind w:firstLine="0"/>
              <w:jc w:val="center"/>
              <w:rPr>
                <w:rFonts w:eastAsia="宋体"/>
                <w:sz w:val="22"/>
              </w:rPr>
            </w:pPr>
            <w:r w:rsidRPr="00B87AB8">
              <w:rPr>
                <w:rFonts w:eastAsia="宋体"/>
                <w:sz w:val="22"/>
              </w:rPr>
              <w:t>TT</w:t>
            </w:r>
          </w:p>
        </w:tc>
        <w:tc>
          <w:tcPr>
            <w:tcW w:w="513" w:type="pct"/>
            <w:shd w:val="clear" w:color="auto" w:fill="auto"/>
          </w:tcPr>
          <w:p w14:paraId="3D401906" w14:textId="77777777" w:rsidR="00E569F9" w:rsidRPr="00B87AB8" w:rsidRDefault="00E569F9" w:rsidP="005C6556">
            <w:pPr>
              <w:ind w:firstLine="0"/>
              <w:jc w:val="center"/>
              <w:rPr>
                <w:rFonts w:eastAsia="宋体"/>
                <w:sz w:val="22"/>
              </w:rPr>
            </w:pPr>
            <w:r w:rsidRPr="00B87AB8">
              <w:rPr>
                <w:rFonts w:eastAsia="宋体"/>
                <w:sz w:val="22"/>
              </w:rPr>
              <w:t>T0T0</w:t>
            </w:r>
          </w:p>
        </w:tc>
        <w:tc>
          <w:tcPr>
            <w:tcW w:w="513" w:type="pct"/>
            <w:shd w:val="clear" w:color="auto" w:fill="auto"/>
          </w:tcPr>
          <w:p w14:paraId="5F0CD11F" w14:textId="77777777" w:rsidR="00E569F9" w:rsidRPr="00B87AB8" w:rsidRDefault="00E569F9" w:rsidP="005C6556">
            <w:pPr>
              <w:ind w:firstLine="0"/>
              <w:jc w:val="center"/>
              <w:rPr>
                <w:rFonts w:eastAsia="宋体"/>
                <w:sz w:val="22"/>
              </w:rPr>
            </w:pPr>
            <w:r w:rsidRPr="00B87AB8">
              <w:rPr>
                <w:rFonts w:eastAsia="宋体"/>
                <w:sz w:val="22"/>
              </w:rPr>
              <w:t>10111</w:t>
            </w:r>
          </w:p>
        </w:tc>
        <w:tc>
          <w:tcPr>
            <w:tcW w:w="513" w:type="pct"/>
            <w:shd w:val="clear" w:color="auto" w:fill="auto"/>
          </w:tcPr>
          <w:p w14:paraId="09BF7938" w14:textId="77777777" w:rsidR="00E569F9" w:rsidRPr="00B87AB8" w:rsidRDefault="00E569F9" w:rsidP="005C6556">
            <w:pPr>
              <w:ind w:firstLine="0"/>
              <w:jc w:val="center"/>
              <w:rPr>
                <w:rFonts w:eastAsia="宋体"/>
                <w:sz w:val="22"/>
              </w:rPr>
            </w:pPr>
            <w:r w:rsidRPr="00B87AB8">
              <w:rPr>
                <w:rFonts w:eastAsia="宋体"/>
                <w:sz w:val="22"/>
              </w:rPr>
              <w:t>1T0</w:t>
            </w:r>
          </w:p>
        </w:tc>
        <w:tc>
          <w:tcPr>
            <w:tcW w:w="513" w:type="pct"/>
            <w:shd w:val="clear" w:color="auto" w:fill="auto"/>
          </w:tcPr>
          <w:p w14:paraId="1199FC7D" w14:textId="77777777" w:rsidR="00E569F9" w:rsidRPr="00B87AB8" w:rsidRDefault="00E569F9" w:rsidP="005C6556">
            <w:pPr>
              <w:ind w:firstLine="0"/>
              <w:jc w:val="center"/>
              <w:rPr>
                <w:rFonts w:eastAsia="宋体"/>
                <w:sz w:val="22"/>
              </w:rPr>
            </w:pPr>
            <w:r w:rsidRPr="00B87AB8">
              <w:rPr>
                <w:rFonts w:eastAsia="宋体"/>
                <w:sz w:val="22"/>
              </w:rPr>
              <w:t>T0TTT</w:t>
            </w:r>
          </w:p>
        </w:tc>
        <w:tc>
          <w:tcPr>
            <w:tcW w:w="513" w:type="pct"/>
            <w:shd w:val="clear" w:color="auto" w:fill="auto"/>
          </w:tcPr>
          <w:p w14:paraId="5B780227" w14:textId="77777777" w:rsidR="00E569F9" w:rsidRPr="00B87AB8" w:rsidRDefault="00E569F9" w:rsidP="005C6556">
            <w:pPr>
              <w:ind w:firstLine="0"/>
              <w:jc w:val="center"/>
              <w:rPr>
                <w:rFonts w:eastAsia="宋体"/>
                <w:sz w:val="22"/>
              </w:rPr>
            </w:pPr>
            <w:r w:rsidRPr="00B87AB8">
              <w:rPr>
                <w:rFonts w:eastAsia="宋体"/>
                <w:sz w:val="22"/>
              </w:rPr>
              <w:t>TTTT0</w:t>
            </w:r>
          </w:p>
        </w:tc>
      </w:tr>
      <w:tr w:rsidR="00E569F9" w:rsidRPr="00B87AB8" w14:paraId="36D91F23" w14:textId="77777777" w:rsidTr="005C6556">
        <w:tc>
          <w:tcPr>
            <w:tcW w:w="898" w:type="pct"/>
            <w:shd w:val="clear" w:color="auto" w:fill="E7E6E6"/>
          </w:tcPr>
          <w:p w14:paraId="224D3F80" w14:textId="77777777" w:rsidR="00E569F9" w:rsidRPr="00B87AB8" w:rsidRDefault="00E569F9" w:rsidP="005C6556">
            <w:pPr>
              <w:ind w:firstLine="0"/>
              <w:rPr>
                <w:rFonts w:eastAsia="宋体"/>
              </w:rPr>
            </w:pPr>
            <w:r w:rsidRPr="00B87AB8">
              <w:rPr>
                <w:rFonts w:eastAsia="宋体" w:hint="eastAsia"/>
              </w:rPr>
              <w:lastRenderedPageBreak/>
              <w:t>标点</w:t>
            </w:r>
            <w:r w:rsidRPr="00B87AB8">
              <w:rPr>
                <w:rFonts w:eastAsia="宋体"/>
              </w:rPr>
              <w:t>符号</w:t>
            </w:r>
          </w:p>
        </w:tc>
        <w:tc>
          <w:tcPr>
            <w:tcW w:w="513" w:type="pct"/>
            <w:shd w:val="clear" w:color="auto" w:fill="E7E6E6"/>
          </w:tcPr>
          <w:p w14:paraId="0889DDB5" w14:textId="77777777" w:rsidR="00E569F9" w:rsidRPr="00B87AB8" w:rsidRDefault="00E569F9" w:rsidP="005C6556">
            <w:pPr>
              <w:ind w:firstLine="0"/>
              <w:jc w:val="center"/>
              <w:rPr>
                <w:rFonts w:eastAsia="宋体"/>
              </w:rPr>
            </w:pPr>
            <w:r w:rsidRPr="00B87AB8">
              <w:rPr>
                <w:rFonts w:eastAsia="宋体"/>
              </w:rPr>
              <w:t>~</w:t>
            </w:r>
          </w:p>
        </w:tc>
        <w:tc>
          <w:tcPr>
            <w:tcW w:w="513" w:type="pct"/>
            <w:shd w:val="clear" w:color="auto" w:fill="E7E6E6"/>
          </w:tcPr>
          <w:p w14:paraId="2C0B11D1" w14:textId="77777777" w:rsidR="00E569F9" w:rsidRPr="00B87AB8" w:rsidRDefault="00E569F9" w:rsidP="005C6556">
            <w:pPr>
              <w:ind w:firstLine="0"/>
              <w:jc w:val="center"/>
              <w:rPr>
                <w:rFonts w:eastAsia="宋体"/>
              </w:rPr>
            </w:pPr>
            <w:r w:rsidRPr="00B87AB8">
              <w:rPr>
                <w:rFonts w:eastAsia="宋体"/>
              </w:rPr>
              <w:t>“</w:t>
            </w:r>
          </w:p>
        </w:tc>
        <w:tc>
          <w:tcPr>
            <w:tcW w:w="513" w:type="pct"/>
            <w:shd w:val="clear" w:color="auto" w:fill="E7E6E6"/>
          </w:tcPr>
          <w:p w14:paraId="3FB74715" w14:textId="77777777" w:rsidR="00E569F9" w:rsidRPr="00B87AB8" w:rsidRDefault="00E569F9" w:rsidP="005C6556">
            <w:pPr>
              <w:ind w:firstLine="0"/>
              <w:jc w:val="center"/>
              <w:rPr>
                <w:rFonts w:eastAsia="宋体"/>
              </w:rPr>
            </w:pPr>
            <w:r w:rsidRPr="00B87AB8">
              <w:rPr>
                <w:rFonts w:eastAsia="宋体"/>
              </w:rPr>
              <w:t>_</w:t>
            </w:r>
          </w:p>
        </w:tc>
        <w:tc>
          <w:tcPr>
            <w:tcW w:w="513" w:type="pct"/>
            <w:shd w:val="clear" w:color="auto" w:fill="E7E6E6"/>
          </w:tcPr>
          <w:p w14:paraId="752EC765" w14:textId="77777777" w:rsidR="00E569F9" w:rsidRPr="00B87AB8" w:rsidRDefault="00E569F9" w:rsidP="005C6556">
            <w:pPr>
              <w:ind w:firstLine="0"/>
              <w:jc w:val="center"/>
              <w:rPr>
                <w:rFonts w:eastAsia="宋体"/>
              </w:rPr>
            </w:pPr>
            <w:r w:rsidRPr="00B87AB8">
              <w:rPr>
                <w:rFonts w:eastAsia="宋体"/>
              </w:rPr>
              <w:t>+</w:t>
            </w:r>
          </w:p>
        </w:tc>
        <w:tc>
          <w:tcPr>
            <w:tcW w:w="513" w:type="pct"/>
            <w:shd w:val="clear" w:color="auto" w:fill="E7E6E6"/>
          </w:tcPr>
          <w:p w14:paraId="1EA45492" w14:textId="77777777" w:rsidR="00E569F9" w:rsidRPr="00B87AB8" w:rsidRDefault="00E569F9" w:rsidP="005C6556">
            <w:pPr>
              <w:ind w:firstLine="0"/>
              <w:jc w:val="center"/>
              <w:rPr>
                <w:rFonts w:eastAsia="宋体"/>
              </w:rPr>
            </w:pPr>
            <w:r w:rsidRPr="00B87AB8">
              <w:rPr>
                <w:rFonts w:eastAsia="宋体" w:hint="eastAsia"/>
              </w:rPr>
              <w:t>?</w:t>
            </w:r>
          </w:p>
        </w:tc>
        <w:tc>
          <w:tcPr>
            <w:tcW w:w="513" w:type="pct"/>
            <w:shd w:val="clear" w:color="auto" w:fill="E7E6E6"/>
          </w:tcPr>
          <w:p w14:paraId="214D27A7" w14:textId="77777777" w:rsidR="00E569F9" w:rsidRPr="00B87AB8" w:rsidRDefault="00E569F9" w:rsidP="005C6556">
            <w:pPr>
              <w:ind w:firstLine="0"/>
              <w:jc w:val="center"/>
              <w:rPr>
                <w:rFonts w:eastAsia="宋体"/>
              </w:rPr>
            </w:pPr>
            <w:r w:rsidRPr="00B87AB8">
              <w:rPr>
                <w:rFonts w:eastAsia="宋体" w:hint="eastAsia"/>
              </w:rPr>
              <w:t>|</w:t>
            </w:r>
          </w:p>
        </w:tc>
        <w:tc>
          <w:tcPr>
            <w:tcW w:w="513" w:type="pct"/>
            <w:shd w:val="clear" w:color="auto" w:fill="E7E6E6"/>
          </w:tcPr>
          <w:p w14:paraId="27F6F781" w14:textId="77777777" w:rsidR="00E569F9" w:rsidRPr="00B87AB8" w:rsidRDefault="00E569F9" w:rsidP="005C6556">
            <w:pPr>
              <w:ind w:firstLine="0"/>
              <w:jc w:val="center"/>
              <w:rPr>
                <w:rFonts w:eastAsia="宋体"/>
              </w:rPr>
            </w:pPr>
            <w:r w:rsidRPr="00B87AB8">
              <w:rPr>
                <w:rFonts w:eastAsia="宋体" w:hint="eastAsia"/>
              </w:rPr>
              <w:t>{</w:t>
            </w:r>
          </w:p>
        </w:tc>
        <w:tc>
          <w:tcPr>
            <w:tcW w:w="513" w:type="pct"/>
            <w:shd w:val="clear" w:color="auto" w:fill="E7E6E6"/>
          </w:tcPr>
          <w:p w14:paraId="4881CE6E" w14:textId="77777777" w:rsidR="00E569F9" w:rsidRPr="00B87AB8" w:rsidRDefault="00E569F9" w:rsidP="005C6556">
            <w:pPr>
              <w:ind w:firstLine="0"/>
              <w:jc w:val="center"/>
              <w:rPr>
                <w:rFonts w:eastAsia="宋体"/>
              </w:rPr>
            </w:pPr>
            <w:r w:rsidRPr="00B87AB8">
              <w:rPr>
                <w:rFonts w:eastAsia="宋体" w:hint="eastAsia"/>
              </w:rPr>
              <w:t>}</w:t>
            </w:r>
          </w:p>
        </w:tc>
      </w:tr>
      <w:tr w:rsidR="00E569F9" w:rsidRPr="00B87AB8" w14:paraId="25583DD0" w14:textId="77777777" w:rsidTr="005C6556">
        <w:tc>
          <w:tcPr>
            <w:tcW w:w="898" w:type="pct"/>
            <w:shd w:val="clear" w:color="auto" w:fill="auto"/>
          </w:tcPr>
          <w:p w14:paraId="428C5F00" w14:textId="77777777" w:rsidR="00E569F9" w:rsidRPr="00B87AB8" w:rsidRDefault="00E569F9" w:rsidP="005C6556">
            <w:pPr>
              <w:ind w:firstLine="0"/>
              <w:rPr>
                <w:rFonts w:eastAsia="宋体"/>
              </w:rPr>
            </w:pPr>
            <w:r w:rsidRPr="00B87AB8">
              <w:rPr>
                <w:rFonts w:eastAsia="宋体" w:hint="eastAsia"/>
              </w:rPr>
              <w:t>TRIA</w:t>
            </w:r>
            <w:r w:rsidRPr="00B87AB8">
              <w:rPr>
                <w:rFonts w:eastAsia="宋体" w:hint="eastAsia"/>
              </w:rPr>
              <w:t>标点</w:t>
            </w:r>
          </w:p>
        </w:tc>
        <w:tc>
          <w:tcPr>
            <w:tcW w:w="513" w:type="pct"/>
            <w:shd w:val="clear" w:color="auto" w:fill="auto"/>
          </w:tcPr>
          <w:p w14:paraId="1E256250"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1B394C57"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00325EB4" w14:textId="77777777" w:rsidR="00E569F9" w:rsidRPr="00B87AB8" w:rsidRDefault="00E569F9" w:rsidP="005C6556">
            <w:pPr>
              <w:ind w:firstLine="0"/>
              <w:jc w:val="center"/>
              <w:rPr>
                <w:rFonts w:ascii="tria" w:eastAsia="宋体" w:hAnsi="tria"/>
                <w:b/>
              </w:rPr>
            </w:pPr>
            <w:r w:rsidRPr="00B87AB8">
              <w:rPr>
                <w:rFonts w:ascii="tria" w:eastAsia="宋体" w:hAnsi="tria"/>
                <w:b/>
              </w:rPr>
              <w:t>_</w:t>
            </w:r>
          </w:p>
        </w:tc>
        <w:tc>
          <w:tcPr>
            <w:tcW w:w="513" w:type="pct"/>
            <w:shd w:val="clear" w:color="auto" w:fill="auto"/>
          </w:tcPr>
          <w:p w14:paraId="2767E29A"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576D052A"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0C6BEE9C"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23AD7BB0"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c>
          <w:tcPr>
            <w:tcW w:w="513" w:type="pct"/>
            <w:shd w:val="clear" w:color="auto" w:fill="auto"/>
          </w:tcPr>
          <w:p w14:paraId="516EDE70" w14:textId="77777777" w:rsidR="00E569F9" w:rsidRPr="00B87AB8" w:rsidRDefault="00E569F9" w:rsidP="005C6556">
            <w:pPr>
              <w:ind w:firstLine="0"/>
              <w:jc w:val="center"/>
              <w:rPr>
                <w:rFonts w:ascii="tria" w:eastAsia="宋体" w:hAnsi="tria"/>
                <w:b/>
              </w:rPr>
            </w:pPr>
            <w:r w:rsidRPr="00B87AB8">
              <w:rPr>
                <w:rFonts w:ascii="tria" w:eastAsia="宋体" w:hAnsi="tria"/>
                <w:b/>
              </w:rPr>
              <w:t>}</w:t>
            </w:r>
          </w:p>
        </w:tc>
      </w:tr>
    </w:tbl>
    <w:bookmarkEnd w:id="24"/>
    <w:bookmarkEnd w:id="25"/>
    <w:bookmarkEnd w:id="26"/>
    <w:bookmarkEnd w:id="27"/>
    <w:p w14:paraId="45482735" w14:textId="77777777" w:rsidR="00E569F9" w:rsidRPr="00B87AB8" w:rsidRDefault="00E569F9" w:rsidP="00E569F9">
      <w:pPr>
        <w:ind w:firstLine="600"/>
        <w:jc w:val="both"/>
        <w:rPr>
          <w:rFonts w:eastAsia="宋体"/>
          <w:szCs w:val="28"/>
        </w:rPr>
      </w:pPr>
      <w:r w:rsidRPr="00B87AB8">
        <w:rPr>
          <w:rFonts w:eastAsia="宋体" w:hint="eastAsia"/>
          <w:szCs w:val="28"/>
        </w:rPr>
        <w:t>下面介绍，根据本发明的实施例的</w:t>
      </w:r>
      <w:r w:rsidRPr="00B87AB8">
        <w:rPr>
          <w:rFonts w:eastAsia="宋体" w:hint="eastAsia"/>
          <w:szCs w:val="28"/>
        </w:rPr>
        <w:t>TRIA</w:t>
      </w:r>
      <w:r w:rsidRPr="00B87AB8">
        <w:rPr>
          <w:rFonts w:eastAsia="宋体" w:hint="eastAsia"/>
          <w:szCs w:val="28"/>
        </w:rPr>
        <w:t>符号系统的字库。</w:t>
      </w:r>
    </w:p>
    <w:p w14:paraId="7C150380" w14:textId="77777777" w:rsidR="00E569F9" w:rsidRPr="00B87AB8" w:rsidRDefault="00E569F9" w:rsidP="00E569F9">
      <w:pPr>
        <w:rPr>
          <w:rFonts w:eastAsia="宋体"/>
        </w:rPr>
      </w:pPr>
      <w:r w:rsidRPr="00B87AB8">
        <w:rPr>
          <w:rFonts w:eastAsia="宋体" w:hint="eastAsia"/>
          <w:szCs w:val="28"/>
        </w:rPr>
        <w:t>根据本发明的</w:t>
      </w:r>
      <w:r w:rsidRPr="00B87AB8">
        <w:rPr>
          <w:rFonts w:eastAsia="宋体" w:hint="eastAsia"/>
          <w:szCs w:val="28"/>
        </w:rPr>
        <w:t>TRIA</w:t>
      </w:r>
      <w:r w:rsidRPr="00B87AB8">
        <w:rPr>
          <w:rFonts w:eastAsia="宋体" w:hint="eastAsia"/>
          <w:szCs w:val="28"/>
        </w:rPr>
        <w:t>符号系统的字库包括了</w:t>
      </w:r>
      <w:r w:rsidRPr="00B87AB8">
        <w:rPr>
          <w:rFonts w:eastAsia="宋体"/>
        </w:rPr>
        <w:t>点阵字库和矢量字库</w:t>
      </w:r>
      <w:r w:rsidRPr="00B87AB8">
        <w:rPr>
          <w:rFonts w:eastAsia="宋体" w:hint="eastAsia"/>
        </w:rPr>
        <w:t>。</w:t>
      </w:r>
    </w:p>
    <w:p w14:paraId="4D34513E" w14:textId="77777777" w:rsidR="00E569F9" w:rsidRPr="00B87AB8" w:rsidRDefault="00E569F9" w:rsidP="00E569F9">
      <w:pPr>
        <w:rPr>
          <w:rFonts w:eastAsia="宋体"/>
        </w:rPr>
      </w:pPr>
      <w:r w:rsidRPr="00B87AB8">
        <w:rPr>
          <w:rFonts w:eastAsia="宋体" w:hint="eastAsia"/>
        </w:rPr>
        <w:t>在现有技术中，英文</w:t>
      </w:r>
      <w:r w:rsidRPr="00B87AB8">
        <w:rPr>
          <w:rFonts w:eastAsia="宋体"/>
        </w:rPr>
        <w:t>字母是</w:t>
      </w:r>
      <w:r w:rsidRPr="00B87AB8">
        <w:rPr>
          <w:rFonts w:eastAsia="宋体"/>
        </w:rPr>
        <w:t>8×8</w:t>
      </w:r>
      <w:r w:rsidRPr="00B87AB8">
        <w:rPr>
          <w:rFonts w:eastAsia="宋体"/>
        </w:rPr>
        <w:t>的点阵</w:t>
      </w:r>
      <w:r w:rsidRPr="00B87AB8">
        <w:rPr>
          <w:rFonts w:eastAsia="宋体" w:hint="eastAsia"/>
        </w:rPr>
        <w:t>二进制，因此需要</w:t>
      </w:r>
      <w:r w:rsidRPr="00B87AB8">
        <w:rPr>
          <w:rFonts w:eastAsia="宋体" w:hint="eastAsia"/>
        </w:rPr>
        <w:t>8</w:t>
      </w:r>
      <w:r w:rsidRPr="00B87AB8">
        <w:rPr>
          <w:rFonts w:eastAsia="宋体" w:hint="eastAsia"/>
        </w:rPr>
        <w:t>个</w:t>
      </w:r>
      <w:r w:rsidRPr="00B87AB8">
        <w:rPr>
          <w:rFonts w:eastAsia="宋体"/>
        </w:rPr>
        <w:t>字节</w:t>
      </w:r>
      <w:r w:rsidRPr="00B87AB8">
        <w:rPr>
          <w:rFonts w:eastAsia="宋体" w:hint="eastAsia"/>
        </w:rPr>
        <w:t>才能够</w:t>
      </w:r>
      <w:r w:rsidRPr="00B87AB8">
        <w:rPr>
          <w:rFonts w:eastAsia="宋体"/>
        </w:rPr>
        <w:t>描述</w:t>
      </w:r>
      <w:r w:rsidRPr="00B87AB8">
        <w:rPr>
          <w:rFonts w:eastAsia="宋体" w:hint="eastAsia"/>
        </w:rPr>
        <w:t>，</w:t>
      </w:r>
      <w:r w:rsidRPr="00B87AB8">
        <w:rPr>
          <w:rFonts w:eastAsia="宋体"/>
        </w:rPr>
        <w:t>而</w:t>
      </w:r>
      <w:r w:rsidRPr="00B87AB8">
        <w:rPr>
          <w:rFonts w:eastAsia="宋体" w:hint="eastAsia"/>
        </w:rPr>
        <w:t>根据本发明的</w:t>
      </w:r>
      <w:r w:rsidRPr="00B87AB8">
        <w:rPr>
          <w:rFonts w:eastAsia="宋体"/>
        </w:rPr>
        <w:t>TRIA</w:t>
      </w:r>
      <w:r w:rsidRPr="00B87AB8">
        <w:rPr>
          <w:rFonts w:eastAsia="宋体" w:hint="eastAsia"/>
        </w:rPr>
        <w:t>三元</w:t>
      </w:r>
      <w:r w:rsidRPr="00B87AB8">
        <w:rPr>
          <w:rFonts w:eastAsia="宋体"/>
        </w:rPr>
        <w:t>符号</w:t>
      </w:r>
      <w:r w:rsidRPr="00B87AB8">
        <w:rPr>
          <w:rFonts w:eastAsia="宋体" w:hint="eastAsia"/>
        </w:rPr>
        <w:t>系统</w:t>
      </w:r>
      <w:r w:rsidRPr="00B87AB8">
        <w:rPr>
          <w:rFonts w:eastAsia="宋体"/>
        </w:rPr>
        <w:t>的</w:t>
      </w:r>
      <w:r w:rsidRPr="00B87AB8">
        <w:rPr>
          <w:rFonts w:eastAsia="宋体" w:hint="eastAsia"/>
        </w:rPr>
        <w:t>符号几何</w:t>
      </w:r>
      <w:r w:rsidRPr="00B87AB8">
        <w:rPr>
          <w:rFonts w:eastAsia="宋体"/>
        </w:rPr>
        <w:t>特征</w:t>
      </w:r>
      <w:r w:rsidRPr="00B87AB8">
        <w:rPr>
          <w:rFonts w:eastAsia="宋体" w:hint="eastAsia"/>
        </w:rPr>
        <w:t>，采用至少</w:t>
      </w:r>
      <w:r w:rsidRPr="00B87AB8">
        <w:rPr>
          <w:rFonts w:eastAsia="宋体"/>
        </w:rPr>
        <w:t>5×5</w:t>
      </w:r>
      <w:r w:rsidRPr="00B87AB8">
        <w:rPr>
          <w:rFonts w:eastAsia="宋体" w:hint="eastAsia"/>
        </w:rPr>
        <w:t>=25</w:t>
      </w:r>
      <w:r w:rsidRPr="00B87AB8">
        <w:rPr>
          <w:rFonts w:eastAsia="宋体" w:hint="eastAsia"/>
        </w:rPr>
        <w:t>位就</w:t>
      </w:r>
      <w:r w:rsidRPr="00B87AB8">
        <w:rPr>
          <w:rFonts w:eastAsia="宋体"/>
        </w:rPr>
        <w:t>能</w:t>
      </w:r>
      <w:r w:rsidRPr="00B87AB8">
        <w:rPr>
          <w:rFonts w:eastAsia="宋体" w:hint="eastAsia"/>
        </w:rPr>
        <w:t>够识别</w:t>
      </w:r>
      <w:r w:rsidRPr="00B87AB8">
        <w:rPr>
          <w:rFonts w:eastAsia="宋体"/>
        </w:rPr>
        <w:t>不同</w:t>
      </w:r>
      <w:r w:rsidRPr="00B87AB8">
        <w:rPr>
          <w:rFonts w:eastAsia="宋体" w:hint="eastAsia"/>
        </w:rPr>
        <w:t>符号</w:t>
      </w:r>
      <w:r w:rsidRPr="00B87AB8">
        <w:rPr>
          <w:rFonts w:eastAsia="宋体"/>
        </w:rPr>
        <w:t>之间的差别</w:t>
      </w:r>
      <w:r w:rsidRPr="00B87AB8">
        <w:rPr>
          <w:rFonts w:eastAsia="宋体" w:hint="eastAsia"/>
        </w:rPr>
        <w:t>。因此，可以在更</w:t>
      </w:r>
      <w:r w:rsidRPr="00B87AB8">
        <w:rPr>
          <w:rFonts w:eastAsia="宋体"/>
        </w:rPr>
        <w:t>少的点阵下</w:t>
      </w:r>
      <w:r w:rsidRPr="00B87AB8">
        <w:rPr>
          <w:rFonts w:eastAsia="宋体" w:hint="eastAsia"/>
        </w:rPr>
        <w:t>展现字形，节省了字库存储空间，从而</w:t>
      </w:r>
      <w:r w:rsidRPr="00B87AB8">
        <w:rPr>
          <w:rFonts w:eastAsia="宋体"/>
        </w:rPr>
        <w:t>适合于微型计算设备上的显示</w:t>
      </w:r>
      <w:r w:rsidRPr="00B87AB8">
        <w:rPr>
          <w:rFonts w:eastAsia="宋体" w:hint="eastAsia"/>
        </w:rPr>
        <w:t>和使用</w:t>
      </w:r>
      <w:r w:rsidRPr="00B87AB8">
        <w:rPr>
          <w:rFonts w:eastAsia="宋体"/>
        </w:rPr>
        <w:t>。</w:t>
      </w:r>
    </w:p>
    <w:p w14:paraId="6B1D8838" w14:textId="77777777" w:rsidR="00E569F9" w:rsidRPr="00B87AB8" w:rsidRDefault="00E569F9" w:rsidP="00E569F9">
      <w:pPr>
        <w:rPr>
          <w:rFonts w:eastAsia="宋体"/>
        </w:rPr>
      </w:pPr>
      <w:r w:rsidRPr="00B87AB8">
        <w:rPr>
          <w:rFonts w:eastAsia="宋体" w:hint="eastAsia"/>
        </w:rPr>
        <w:t>根据本发明的</w:t>
      </w:r>
      <w:r w:rsidRPr="00B87AB8">
        <w:rPr>
          <w:rFonts w:eastAsia="宋体" w:hint="eastAsia"/>
        </w:rPr>
        <w:t>TRIA</w:t>
      </w:r>
      <w:r w:rsidRPr="00B87AB8">
        <w:rPr>
          <w:rFonts w:eastAsia="宋体" w:hint="eastAsia"/>
        </w:rPr>
        <w:t>三元符号自身带有</w:t>
      </w:r>
      <w:r w:rsidRPr="00B87AB8">
        <w:rPr>
          <w:rFonts w:eastAsia="宋体"/>
        </w:rPr>
        <w:t>的几何特征，使矢量字库比</w:t>
      </w:r>
      <w:r w:rsidRPr="00B87AB8">
        <w:rPr>
          <w:rFonts w:eastAsia="宋体" w:hint="eastAsia"/>
        </w:rPr>
        <w:t>英文</w:t>
      </w:r>
      <w:r w:rsidRPr="00B87AB8">
        <w:rPr>
          <w:rFonts w:eastAsia="宋体"/>
        </w:rPr>
        <w:t>或其他文字的矢量字库更加</w:t>
      </w:r>
      <w:r w:rsidRPr="00B87AB8">
        <w:rPr>
          <w:rFonts w:eastAsia="宋体" w:hint="eastAsia"/>
        </w:rPr>
        <w:t>简单。在</w:t>
      </w:r>
      <w:r w:rsidRPr="00B87AB8">
        <w:rPr>
          <w:rFonts w:eastAsia="宋体" w:hint="eastAsia"/>
        </w:rPr>
        <w:t>HTML5</w:t>
      </w:r>
      <w:r w:rsidRPr="00B87AB8">
        <w:rPr>
          <w:rFonts w:eastAsia="宋体" w:hint="eastAsia"/>
        </w:rPr>
        <w:t>中，函数</w:t>
      </w:r>
      <w:r w:rsidRPr="00B87AB8">
        <w:rPr>
          <w:rFonts w:eastAsia="宋体"/>
        </w:rPr>
        <w:t>形式</w:t>
      </w:r>
      <w:r w:rsidRPr="00B87AB8">
        <w:rPr>
          <w:rFonts w:eastAsia="宋体" w:hint="eastAsia"/>
        </w:rPr>
        <w:t>定义</w:t>
      </w:r>
      <w:r w:rsidRPr="00B87AB8">
        <w:rPr>
          <w:rFonts w:eastAsia="宋体"/>
        </w:rPr>
        <w:t>各</w:t>
      </w:r>
      <w:r w:rsidRPr="00B87AB8">
        <w:rPr>
          <w:rFonts w:eastAsia="宋体"/>
        </w:rPr>
        <w:t>TRIA</w:t>
      </w:r>
      <w:r w:rsidRPr="00B87AB8">
        <w:rPr>
          <w:rFonts w:eastAsia="宋体" w:hint="eastAsia"/>
        </w:rPr>
        <w:t>三元</w:t>
      </w:r>
      <w:r w:rsidRPr="00B87AB8">
        <w:rPr>
          <w:rFonts w:eastAsia="宋体"/>
        </w:rPr>
        <w:t>文字符号的矢量</w:t>
      </w:r>
      <w:r w:rsidRPr="00B87AB8">
        <w:rPr>
          <w:rFonts w:eastAsia="宋体" w:hint="eastAsia"/>
        </w:rPr>
        <w:t>字符</w:t>
      </w:r>
      <w:r w:rsidRPr="00B87AB8">
        <w:rPr>
          <w:rFonts w:eastAsia="宋体"/>
        </w:rPr>
        <w:t>的描述</w:t>
      </w:r>
      <w:r w:rsidRPr="00B87AB8">
        <w:rPr>
          <w:rFonts w:eastAsia="宋体" w:hint="eastAsia"/>
        </w:rPr>
        <w:t>定义。</w:t>
      </w:r>
      <w:r w:rsidRPr="00B87AB8">
        <w:rPr>
          <w:rFonts w:eastAsia="宋体"/>
        </w:rPr>
        <w:t>如</w:t>
      </w:r>
      <w:r w:rsidRPr="00B87AB8">
        <w:rPr>
          <w:rFonts w:eastAsia="宋体" w:hint="eastAsia"/>
        </w:rPr>
        <w:t>TRIA</w:t>
      </w:r>
      <w:r w:rsidRPr="00B87AB8">
        <w:rPr>
          <w:rFonts w:eastAsia="宋体"/>
        </w:rPr>
        <w:t>三元</w:t>
      </w:r>
      <w:r w:rsidRPr="00B87AB8">
        <w:rPr>
          <w:rFonts w:eastAsia="宋体" w:hint="eastAsia"/>
        </w:rPr>
        <w:t>字母</w:t>
      </w:r>
      <w:r w:rsidRPr="00B87AB8">
        <w:rPr>
          <w:rFonts w:eastAsia="宋体"/>
        </w:rPr>
        <w:t>a</w:t>
      </w:r>
      <w:r w:rsidRPr="00B87AB8">
        <w:rPr>
          <w:rFonts w:eastAsia="宋体" w:hint="eastAsia"/>
        </w:rPr>
        <w:t>，定义</w:t>
      </w:r>
      <w:r w:rsidRPr="00B87AB8">
        <w:rPr>
          <w:rFonts w:eastAsia="宋体"/>
        </w:rPr>
        <w:t>函数</w:t>
      </w:r>
      <w:r w:rsidRPr="00B87AB8">
        <w:rPr>
          <w:rFonts w:eastAsia="宋体"/>
        </w:rPr>
        <w:t>function tria_a() {context.moveTo(10, 10); context.lineTo(10, 30);context.lineTo(30, 30); context.lineTo(10, 10); context.stroke();}</w:t>
      </w:r>
      <w:r w:rsidRPr="00B87AB8">
        <w:rPr>
          <w:rFonts w:eastAsia="宋体" w:hint="eastAsia"/>
        </w:rPr>
        <w:t>之后，</w:t>
      </w:r>
      <w:r w:rsidRPr="00B87AB8">
        <w:rPr>
          <w:rFonts w:eastAsia="宋体"/>
        </w:rPr>
        <w:t>在网页上调用此函数</w:t>
      </w:r>
      <w:r w:rsidRPr="00B87AB8">
        <w:rPr>
          <w:rFonts w:eastAsia="宋体" w:hint="eastAsia"/>
        </w:rPr>
        <w:t>tria_a</w:t>
      </w:r>
      <w:r w:rsidRPr="00B87AB8">
        <w:rPr>
          <w:rFonts w:eastAsia="宋体"/>
        </w:rPr>
        <w:t>()</w:t>
      </w:r>
      <w:r w:rsidRPr="00B87AB8">
        <w:rPr>
          <w:rFonts w:eastAsia="宋体" w:hint="eastAsia"/>
        </w:rPr>
        <w:t>，就能在</w:t>
      </w:r>
      <w:r w:rsidRPr="00B87AB8">
        <w:rPr>
          <w:rFonts w:eastAsia="宋体"/>
        </w:rPr>
        <w:t>HTML5</w:t>
      </w:r>
      <w:r w:rsidRPr="00B87AB8">
        <w:rPr>
          <w:rFonts w:eastAsia="宋体" w:hint="eastAsia"/>
        </w:rPr>
        <w:t>中</w:t>
      </w:r>
      <w:r w:rsidRPr="00B87AB8">
        <w:rPr>
          <w:rFonts w:eastAsia="宋体"/>
        </w:rPr>
        <w:t>显示</w:t>
      </w:r>
      <w:r w:rsidRPr="00B87AB8">
        <w:rPr>
          <w:rFonts w:eastAsia="宋体"/>
        </w:rPr>
        <w:t>TRIA</w:t>
      </w:r>
      <w:r w:rsidRPr="00B87AB8">
        <w:rPr>
          <w:rFonts w:eastAsia="宋体" w:hint="eastAsia"/>
        </w:rPr>
        <w:t>三元</w:t>
      </w:r>
      <w:r w:rsidRPr="00B87AB8">
        <w:rPr>
          <w:rFonts w:eastAsia="宋体"/>
        </w:rPr>
        <w:t>符号</w:t>
      </w:r>
      <w:r w:rsidRPr="00B87AB8">
        <w:rPr>
          <w:rFonts w:eastAsia="宋体" w:hint="eastAsia"/>
        </w:rPr>
        <w:t>。因</w:t>
      </w:r>
      <w:r w:rsidRPr="00B87AB8">
        <w:rPr>
          <w:rFonts w:eastAsia="宋体" w:hint="eastAsia"/>
        </w:rPr>
        <w:t>TRIA</w:t>
      </w:r>
      <w:r w:rsidRPr="00B87AB8">
        <w:rPr>
          <w:rFonts w:eastAsia="宋体"/>
        </w:rPr>
        <w:t>三元符号结构简单，</w:t>
      </w:r>
      <w:r w:rsidRPr="00B87AB8">
        <w:rPr>
          <w:rFonts w:eastAsia="宋体" w:hint="eastAsia"/>
        </w:rPr>
        <w:t>在</w:t>
      </w:r>
      <w:r w:rsidRPr="00B87AB8">
        <w:rPr>
          <w:rFonts w:eastAsia="宋体"/>
        </w:rPr>
        <w:t>HTML5</w:t>
      </w:r>
      <w:r w:rsidRPr="00B87AB8">
        <w:rPr>
          <w:rFonts w:eastAsia="宋体" w:hint="eastAsia"/>
        </w:rPr>
        <w:t>之中，可以不需要</w:t>
      </w:r>
      <w:r w:rsidRPr="00B87AB8">
        <w:rPr>
          <w:rFonts w:eastAsia="宋体"/>
        </w:rPr>
        <w:t>字库而用函数调用</w:t>
      </w:r>
      <w:r w:rsidRPr="00B87AB8">
        <w:rPr>
          <w:rFonts w:eastAsia="宋体" w:hint="eastAsia"/>
        </w:rPr>
        <w:t>方式来</w:t>
      </w:r>
      <w:r w:rsidRPr="00B87AB8">
        <w:rPr>
          <w:rFonts w:eastAsia="宋体"/>
        </w:rPr>
        <w:t>显示</w:t>
      </w:r>
      <w:r w:rsidRPr="00B87AB8">
        <w:rPr>
          <w:rFonts w:eastAsia="宋体"/>
        </w:rPr>
        <w:t>TRIA</w:t>
      </w:r>
      <w:r w:rsidRPr="00B87AB8">
        <w:rPr>
          <w:rFonts w:eastAsia="宋体"/>
        </w:rPr>
        <w:t>数字</w:t>
      </w:r>
      <w:r w:rsidRPr="00B87AB8">
        <w:rPr>
          <w:rFonts w:eastAsia="宋体" w:hint="eastAsia"/>
        </w:rPr>
        <w:t>、</w:t>
      </w:r>
      <w:r w:rsidRPr="00B87AB8">
        <w:rPr>
          <w:rFonts w:eastAsia="宋体"/>
        </w:rPr>
        <w:t>文字</w:t>
      </w:r>
      <w:r w:rsidRPr="00B87AB8">
        <w:rPr>
          <w:rFonts w:eastAsia="宋体" w:hint="eastAsia"/>
        </w:rPr>
        <w:t>和</w:t>
      </w:r>
      <w:r w:rsidRPr="00B87AB8">
        <w:rPr>
          <w:rFonts w:eastAsia="宋体"/>
        </w:rPr>
        <w:t>标点符号。</w:t>
      </w:r>
    </w:p>
    <w:p w14:paraId="66FFBE3C" w14:textId="77777777" w:rsidR="00E569F9" w:rsidRPr="00B87AB8" w:rsidRDefault="00E569F9" w:rsidP="00E569F9">
      <w:pPr>
        <w:rPr>
          <w:rFonts w:eastAsia="宋体"/>
        </w:rPr>
      </w:pPr>
      <w:r w:rsidRPr="00B87AB8">
        <w:rPr>
          <w:rFonts w:eastAsia="宋体" w:hint="eastAsia"/>
        </w:rPr>
        <w:t>根据本发明的另一实施例的</w:t>
      </w:r>
      <w:r w:rsidRPr="00B87AB8">
        <w:rPr>
          <w:rFonts w:eastAsia="宋体" w:hint="eastAsia"/>
        </w:rPr>
        <w:t>TRIA</w:t>
      </w:r>
      <w:r w:rsidRPr="00B87AB8">
        <w:rPr>
          <w:rFonts w:eastAsia="宋体" w:hint="eastAsia"/>
        </w:rPr>
        <w:t>三元符号系统中，可基于</w:t>
      </w:r>
      <w:r w:rsidRPr="00B87AB8">
        <w:rPr>
          <w:rFonts w:eastAsia="宋体" w:hint="eastAsia"/>
        </w:rPr>
        <w:t>TRIA</w:t>
      </w:r>
      <w:r w:rsidRPr="00B87AB8">
        <w:rPr>
          <w:rFonts w:eastAsia="宋体" w:hint="eastAsia"/>
        </w:rPr>
        <w:t>对称三进制表示方法执行矢量字库显示。</w:t>
      </w:r>
    </w:p>
    <w:p w14:paraId="7C31E13B" w14:textId="77777777" w:rsidR="00E569F9" w:rsidRPr="00B87AB8" w:rsidRDefault="00E569F9" w:rsidP="00E569F9">
      <w:pPr>
        <w:rPr>
          <w:rFonts w:eastAsia="宋体"/>
        </w:rPr>
      </w:pPr>
      <w:r w:rsidRPr="00B87AB8">
        <w:rPr>
          <w:rFonts w:eastAsia="宋体" w:hint="eastAsia"/>
        </w:rPr>
        <w:t>具体地讲，根据本发明的实施例的</w:t>
      </w:r>
      <w:r w:rsidRPr="00B87AB8">
        <w:rPr>
          <w:rFonts w:eastAsia="宋体" w:hint="eastAsia"/>
        </w:rPr>
        <w:t>TRIA</w:t>
      </w:r>
      <w:r w:rsidRPr="00B87AB8">
        <w:rPr>
          <w:rFonts w:eastAsia="宋体" w:hint="eastAsia"/>
        </w:rPr>
        <w:t>三元字体</w:t>
      </w:r>
      <w:r w:rsidRPr="00B87AB8">
        <w:rPr>
          <w:rFonts w:eastAsia="宋体"/>
        </w:rPr>
        <w:t>生成引擎</w:t>
      </w:r>
      <w:r w:rsidRPr="00B87AB8">
        <w:rPr>
          <w:rFonts w:eastAsia="宋体" w:hint="eastAsia"/>
        </w:rPr>
        <w:t>定义</w:t>
      </w:r>
      <w:r w:rsidRPr="00B87AB8">
        <w:rPr>
          <w:rFonts w:eastAsia="宋体"/>
        </w:rPr>
        <w:t>字体模板的框架，包括字的大小</w:t>
      </w:r>
      <w:r w:rsidRPr="00B87AB8">
        <w:rPr>
          <w:rFonts w:eastAsia="宋体" w:hint="eastAsia"/>
        </w:rPr>
        <w:t>、</w:t>
      </w:r>
      <w:r w:rsidRPr="00B87AB8">
        <w:rPr>
          <w:rFonts w:eastAsia="宋体"/>
        </w:rPr>
        <w:t>线的粗细</w:t>
      </w:r>
      <w:r w:rsidRPr="00B87AB8">
        <w:rPr>
          <w:rFonts w:eastAsia="宋体" w:hint="eastAsia"/>
        </w:rPr>
        <w:t>、</w:t>
      </w:r>
      <w:r w:rsidRPr="00B87AB8">
        <w:rPr>
          <w:rFonts w:eastAsia="宋体"/>
        </w:rPr>
        <w:t>线的颜色</w:t>
      </w:r>
      <w:r w:rsidRPr="00B87AB8">
        <w:rPr>
          <w:rFonts w:eastAsia="宋体" w:hint="eastAsia"/>
        </w:rPr>
        <w:t>和</w:t>
      </w:r>
      <w:r w:rsidRPr="00B87AB8">
        <w:rPr>
          <w:rFonts w:eastAsia="宋体"/>
        </w:rPr>
        <w:t>边角处理方式等。</w:t>
      </w:r>
      <w:r w:rsidRPr="00B87AB8">
        <w:rPr>
          <w:rFonts w:eastAsia="宋体" w:hint="eastAsia"/>
        </w:rPr>
        <w:t>当显示</w:t>
      </w:r>
      <w:r w:rsidRPr="00B87AB8">
        <w:rPr>
          <w:rFonts w:eastAsia="宋体"/>
        </w:rPr>
        <w:t>和打印字体时，通过</w:t>
      </w:r>
      <w:r w:rsidRPr="00B87AB8">
        <w:rPr>
          <w:rFonts w:eastAsia="宋体" w:hint="eastAsia"/>
        </w:rPr>
        <w:t>TRIA</w:t>
      </w:r>
      <w:r w:rsidRPr="00B87AB8">
        <w:rPr>
          <w:rFonts w:eastAsia="宋体" w:hint="eastAsia"/>
        </w:rPr>
        <w:t>三元字体生成</w:t>
      </w:r>
      <w:r w:rsidRPr="00B87AB8">
        <w:rPr>
          <w:rFonts w:eastAsia="宋体"/>
        </w:rPr>
        <w:t>引擎</w:t>
      </w:r>
      <w:r w:rsidRPr="00B87AB8">
        <w:rPr>
          <w:rFonts w:eastAsia="宋体" w:hint="eastAsia"/>
        </w:rPr>
        <w:t>，基于上述字体信息在</w:t>
      </w:r>
      <w:r w:rsidRPr="00B87AB8">
        <w:rPr>
          <w:rFonts w:eastAsia="宋体"/>
        </w:rPr>
        <w:t>画布上画出</w:t>
      </w:r>
      <w:r w:rsidRPr="00B87AB8">
        <w:rPr>
          <w:rFonts w:eastAsia="宋体"/>
        </w:rPr>
        <w:t>TRIA</w:t>
      </w:r>
      <w:r w:rsidRPr="00B87AB8">
        <w:rPr>
          <w:rFonts w:eastAsia="宋体" w:hint="eastAsia"/>
        </w:rPr>
        <w:t>三元</w:t>
      </w:r>
      <w:r w:rsidRPr="00B87AB8">
        <w:rPr>
          <w:rFonts w:eastAsia="宋体"/>
        </w:rPr>
        <w:t>符号</w:t>
      </w:r>
      <w:r w:rsidRPr="00B87AB8">
        <w:rPr>
          <w:rFonts w:eastAsia="宋体" w:hint="eastAsia"/>
        </w:rPr>
        <w:t>以</w:t>
      </w:r>
      <w:r w:rsidRPr="00B87AB8">
        <w:rPr>
          <w:rFonts w:eastAsia="宋体"/>
        </w:rPr>
        <w:t>显示字体。</w:t>
      </w:r>
    </w:p>
    <w:p w14:paraId="209A81AE" w14:textId="77777777" w:rsidR="00E569F9" w:rsidRPr="00B87AB8" w:rsidRDefault="00E569F9" w:rsidP="00E569F9">
      <w:pPr>
        <w:ind w:firstLine="600"/>
        <w:jc w:val="both"/>
        <w:rPr>
          <w:rFonts w:eastAsia="宋体"/>
          <w:szCs w:val="28"/>
          <w:u w:val="single"/>
        </w:rPr>
      </w:pPr>
      <w:r w:rsidRPr="00B87AB8">
        <w:rPr>
          <w:rFonts w:eastAsia="宋体"/>
          <w:szCs w:val="28"/>
          <w:u w:val="single"/>
        </w:rPr>
        <w:t>TRIA</w:t>
      </w:r>
      <w:r w:rsidRPr="00B87AB8">
        <w:rPr>
          <w:rFonts w:eastAsia="宋体" w:hint="eastAsia"/>
          <w:szCs w:val="28"/>
          <w:u w:val="single"/>
        </w:rPr>
        <w:t>二进制符号</w:t>
      </w:r>
      <w:r w:rsidRPr="00B87AB8">
        <w:rPr>
          <w:rFonts w:eastAsia="宋体"/>
          <w:szCs w:val="28"/>
          <w:u w:val="single"/>
        </w:rPr>
        <w:t>编码</w:t>
      </w:r>
    </w:p>
    <w:p w14:paraId="626DC3C1" w14:textId="77777777" w:rsidR="00E569F9" w:rsidRPr="00B87AB8" w:rsidRDefault="00E569F9" w:rsidP="00E569F9">
      <w:pPr>
        <w:ind w:firstLine="600"/>
        <w:jc w:val="both"/>
        <w:rPr>
          <w:rFonts w:eastAsia="宋体"/>
        </w:rPr>
      </w:pPr>
      <w:r w:rsidRPr="00B87AB8">
        <w:rPr>
          <w:rFonts w:eastAsia="宋体" w:hint="eastAsia"/>
        </w:rPr>
        <w:t>根据本发明的</w:t>
      </w:r>
      <w:r w:rsidRPr="00B87AB8">
        <w:rPr>
          <w:rFonts w:eastAsia="宋体" w:hint="eastAsia"/>
        </w:rPr>
        <w:t>TRIA</w:t>
      </w:r>
      <w:r w:rsidRPr="00B87AB8">
        <w:rPr>
          <w:rFonts w:eastAsia="宋体" w:hint="eastAsia"/>
        </w:rPr>
        <w:t>二元符号</w:t>
      </w:r>
      <w:r w:rsidRPr="00B87AB8">
        <w:rPr>
          <w:rFonts w:eastAsia="宋体"/>
        </w:rPr>
        <w:t>编码</w:t>
      </w:r>
      <w:r w:rsidRPr="00B87AB8">
        <w:rPr>
          <w:rFonts w:eastAsia="宋体" w:hint="eastAsia"/>
        </w:rPr>
        <w:t>，包括‘钟表式’</w:t>
      </w:r>
      <w:bookmarkStart w:id="33" w:name="OLE_LINK55"/>
      <w:bookmarkStart w:id="34" w:name="OLE_LINK56"/>
      <w:bookmarkStart w:id="35" w:name="OLE_LINK57"/>
      <w:bookmarkStart w:id="36" w:name="OLE_LINK58"/>
      <w:r w:rsidR="009A2449" w:rsidRPr="00B87AB8">
        <w:rPr>
          <w:rFonts w:eastAsia="宋体" w:hint="eastAsia"/>
        </w:rPr>
        <w:t>(</w:t>
      </w:r>
      <w:r w:rsidR="009A2449" w:rsidRPr="00B87AB8">
        <w:rPr>
          <w:rFonts w:eastAsia="宋体" w:hint="eastAsia"/>
        </w:rPr>
        <w:t>附图</w:t>
      </w:r>
      <w:r w:rsidR="009A2449" w:rsidRPr="00B87AB8">
        <w:rPr>
          <w:rFonts w:eastAsia="宋体" w:hint="eastAsia"/>
        </w:rPr>
        <w:t>6-604)</w:t>
      </w:r>
      <w:bookmarkEnd w:id="33"/>
      <w:bookmarkEnd w:id="34"/>
      <w:bookmarkEnd w:id="35"/>
      <w:bookmarkEnd w:id="36"/>
      <w:r w:rsidRPr="00B87AB8">
        <w:rPr>
          <w:rFonts w:eastAsia="宋体" w:hint="eastAsia"/>
        </w:rPr>
        <w:t>、‘方向</w:t>
      </w:r>
      <w:r w:rsidRPr="00B87AB8">
        <w:rPr>
          <w:rFonts w:eastAsia="宋体"/>
        </w:rPr>
        <w:t>盘式</w:t>
      </w:r>
      <w:r w:rsidRPr="00B87AB8">
        <w:rPr>
          <w:rFonts w:eastAsia="宋体" w:hint="eastAsia"/>
        </w:rPr>
        <w:t>’</w:t>
      </w:r>
      <w:r w:rsidR="009A2449" w:rsidRPr="00B87AB8">
        <w:rPr>
          <w:rFonts w:eastAsia="宋体" w:hint="eastAsia"/>
        </w:rPr>
        <w:t>(</w:t>
      </w:r>
      <w:r w:rsidR="009A2449" w:rsidRPr="00B87AB8">
        <w:rPr>
          <w:rFonts w:eastAsia="宋体" w:hint="eastAsia"/>
        </w:rPr>
        <w:t>附图</w:t>
      </w:r>
      <w:r w:rsidR="009A2449" w:rsidRPr="00B87AB8">
        <w:rPr>
          <w:rFonts w:eastAsia="宋体" w:hint="eastAsia"/>
        </w:rPr>
        <w:t>6-605)</w:t>
      </w:r>
      <w:r w:rsidRPr="00B87AB8">
        <w:rPr>
          <w:rFonts w:eastAsia="宋体" w:hint="eastAsia"/>
        </w:rPr>
        <w:t>、‘往来式’</w:t>
      </w:r>
      <w:r w:rsidR="009A2449" w:rsidRPr="00B87AB8">
        <w:rPr>
          <w:rFonts w:eastAsia="宋体" w:hint="eastAsia"/>
        </w:rPr>
        <w:t>(</w:t>
      </w:r>
      <w:r w:rsidR="009A2449" w:rsidRPr="00B87AB8">
        <w:rPr>
          <w:rFonts w:eastAsia="宋体" w:hint="eastAsia"/>
        </w:rPr>
        <w:t>附图</w:t>
      </w:r>
      <w:r w:rsidR="009A2449" w:rsidRPr="00B87AB8">
        <w:rPr>
          <w:rFonts w:eastAsia="宋体" w:hint="eastAsia"/>
        </w:rPr>
        <w:t>6-606)</w:t>
      </w:r>
      <w:r w:rsidRPr="00B87AB8">
        <w:rPr>
          <w:rFonts w:eastAsia="宋体" w:hint="eastAsia"/>
        </w:rPr>
        <w:t>轨迹编码</w:t>
      </w:r>
      <w:r w:rsidRPr="00B87AB8">
        <w:rPr>
          <w:rFonts w:eastAsia="宋体"/>
        </w:rPr>
        <w:t>方法。</w:t>
      </w:r>
      <w:r w:rsidRPr="00B87AB8">
        <w:rPr>
          <w:rFonts w:eastAsia="宋体" w:hint="eastAsia"/>
        </w:rPr>
        <w:t>通过此</w:t>
      </w:r>
      <w:r w:rsidRPr="00B87AB8">
        <w:rPr>
          <w:rFonts w:eastAsia="宋体"/>
        </w:rPr>
        <w:t>轨迹编码方法</w:t>
      </w:r>
      <w:r w:rsidRPr="00B87AB8">
        <w:rPr>
          <w:rFonts w:eastAsia="宋体" w:hint="eastAsia"/>
        </w:rPr>
        <w:t>便捷</w:t>
      </w:r>
      <w:r w:rsidRPr="00B87AB8">
        <w:rPr>
          <w:rFonts w:eastAsia="宋体"/>
        </w:rPr>
        <w:t>输入盲文</w:t>
      </w:r>
      <w:r w:rsidRPr="00B87AB8">
        <w:rPr>
          <w:rFonts w:eastAsia="宋体" w:hint="eastAsia"/>
        </w:rPr>
        <w:t>。一个</w:t>
      </w:r>
      <w:r w:rsidRPr="00B87AB8">
        <w:rPr>
          <w:rFonts w:eastAsia="宋体"/>
        </w:rPr>
        <w:t>盲文</w:t>
      </w:r>
      <w:r w:rsidRPr="00B87AB8">
        <w:rPr>
          <w:rFonts w:eastAsia="宋体" w:hint="eastAsia"/>
        </w:rPr>
        <w:t>字符有</w:t>
      </w:r>
      <w:r w:rsidRPr="00B87AB8">
        <w:rPr>
          <w:rFonts w:eastAsia="宋体"/>
        </w:rPr>
        <w:t>左</w:t>
      </w:r>
      <w:r w:rsidRPr="00B87AB8">
        <w:rPr>
          <w:rFonts w:eastAsia="宋体" w:hint="eastAsia"/>
        </w:rPr>
        <w:t>（</w:t>
      </w:r>
      <w:r w:rsidRPr="00B87AB8">
        <w:rPr>
          <w:rFonts w:eastAsia="宋体" w:hint="eastAsia"/>
        </w:rPr>
        <w:t>1-2-3</w:t>
      </w:r>
      <w:r w:rsidRPr="00B87AB8">
        <w:rPr>
          <w:rFonts w:eastAsia="宋体" w:hint="eastAsia"/>
        </w:rPr>
        <w:t>）</w:t>
      </w:r>
      <w:r w:rsidRPr="00B87AB8">
        <w:rPr>
          <w:rFonts w:eastAsia="宋体"/>
        </w:rPr>
        <w:t>右</w:t>
      </w:r>
      <w:r w:rsidRPr="00B87AB8">
        <w:rPr>
          <w:rFonts w:eastAsia="宋体" w:hint="eastAsia"/>
        </w:rPr>
        <w:t>（</w:t>
      </w:r>
      <w:r w:rsidRPr="00B87AB8">
        <w:rPr>
          <w:rFonts w:eastAsia="宋体" w:hint="eastAsia"/>
        </w:rPr>
        <w:t>4-5-6</w:t>
      </w:r>
      <w:r w:rsidRPr="00B87AB8">
        <w:rPr>
          <w:rFonts w:eastAsia="宋体"/>
        </w:rPr>
        <w:t>）两列</w:t>
      </w:r>
      <w:r w:rsidRPr="00B87AB8">
        <w:rPr>
          <w:rFonts w:eastAsia="宋体" w:hint="eastAsia"/>
        </w:rPr>
        <w:t>自上而下的</w:t>
      </w:r>
      <w:r w:rsidRPr="00B87AB8">
        <w:rPr>
          <w:rFonts w:eastAsia="宋体"/>
        </w:rPr>
        <w:t>编码</w:t>
      </w:r>
      <w:r w:rsidRPr="00B87AB8">
        <w:rPr>
          <w:rFonts w:eastAsia="宋体" w:hint="eastAsia"/>
        </w:rPr>
        <w:t>，其中</w:t>
      </w:r>
      <w:r w:rsidRPr="00B87AB8">
        <w:rPr>
          <w:rFonts w:eastAsia="宋体"/>
        </w:rPr>
        <w:t>左右两列的编码在</w:t>
      </w:r>
      <w:r w:rsidRPr="00B87AB8">
        <w:rPr>
          <w:rFonts w:eastAsia="宋体"/>
        </w:rPr>
        <w:t>TRIA</w:t>
      </w:r>
      <w:r w:rsidRPr="00B87AB8">
        <w:rPr>
          <w:rFonts w:eastAsia="宋体"/>
        </w:rPr>
        <w:t>二元符号编码对应一个轨迹编码。</w:t>
      </w:r>
      <w:r w:rsidRPr="00B87AB8">
        <w:rPr>
          <w:rFonts w:eastAsia="宋体" w:hint="eastAsia"/>
        </w:rPr>
        <w:t>‘钟表</w:t>
      </w:r>
      <w:r w:rsidRPr="00B87AB8">
        <w:rPr>
          <w:rFonts w:eastAsia="宋体"/>
        </w:rPr>
        <w:t>式</w:t>
      </w:r>
      <w:r w:rsidRPr="00B87AB8">
        <w:rPr>
          <w:rFonts w:eastAsia="宋体" w:hint="eastAsia"/>
        </w:rPr>
        <w:t>’编码，</w:t>
      </w:r>
      <w:r w:rsidRPr="00B87AB8">
        <w:rPr>
          <w:rFonts w:eastAsia="宋体"/>
        </w:rPr>
        <w:t>可分为</w:t>
      </w:r>
      <w:r w:rsidRPr="00B87AB8">
        <w:rPr>
          <w:rFonts w:eastAsia="宋体" w:hint="eastAsia"/>
        </w:rPr>
        <w:t>‘</w:t>
      </w:r>
      <w:r w:rsidRPr="00B87AB8">
        <w:rPr>
          <w:rFonts w:eastAsia="宋体"/>
        </w:rPr>
        <w:t>对称形</w:t>
      </w:r>
      <w:r w:rsidRPr="00B87AB8">
        <w:rPr>
          <w:rFonts w:eastAsia="宋体" w:hint="eastAsia"/>
        </w:rPr>
        <w:t>’轨迹</w:t>
      </w:r>
      <w:r w:rsidRPr="00B87AB8">
        <w:rPr>
          <w:rFonts w:eastAsia="宋体"/>
        </w:rPr>
        <w:t>编码方式和</w:t>
      </w:r>
      <w:r w:rsidRPr="00B87AB8">
        <w:rPr>
          <w:rFonts w:eastAsia="宋体" w:hint="eastAsia"/>
        </w:rPr>
        <w:t>‘循环形’轨迹</w:t>
      </w:r>
      <w:r w:rsidRPr="00B87AB8">
        <w:rPr>
          <w:rFonts w:eastAsia="宋体"/>
        </w:rPr>
        <w:t>编码方式</w:t>
      </w:r>
      <w:r w:rsidRPr="00B87AB8">
        <w:rPr>
          <w:rFonts w:eastAsia="宋体" w:hint="eastAsia"/>
        </w:rPr>
        <w:t>。</w:t>
      </w:r>
      <w:r w:rsidRPr="00B87AB8">
        <w:rPr>
          <w:rFonts w:eastAsia="宋体"/>
        </w:rPr>
        <w:t>只要记住</w:t>
      </w:r>
      <w:r w:rsidRPr="00B87AB8">
        <w:rPr>
          <w:rFonts w:eastAsia="宋体" w:hint="eastAsia"/>
        </w:rPr>
        <w:t>盲文</w:t>
      </w:r>
      <w:r w:rsidRPr="00B87AB8">
        <w:rPr>
          <w:rFonts w:eastAsia="宋体"/>
        </w:rPr>
        <w:t>字母或新编制的编码</w:t>
      </w:r>
      <w:r w:rsidRPr="00B87AB8">
        <w:rPr>
          <w:rFonts w:eastAsia="宋体" w:hint="eastAsia"/>
        </w:rPr>
        <w:t>排列</w:t>
      </w:r>
      <w:r w:rsidRPr="00B87AB8">
        <w:rPr>
          <w:rFonts w:eastAsia="宋体"/>
        </w:rPr>
        <w:t>规则</w:t>
      </w:r>
      <w:r w:rsidRPr="00B87AB8">
        <w:rPr>
          <w:rFonts w:eastAsia="宋体" w:hint="eastAsia"/>
        </w:rPr>
        <w:t>中对应</w:t>
      </w:r>
      <w:r w:rsidRPr="00B87AB8">
        <w:rPr>
          <w:rFonts w:eastAsia="宋体"/>
        </w:rPr>
        <w:t>的</w:t>
      </w:r>
      <w:r w:rsidRPr="00B87AB8">
        <w:rPr>
          <w:rFonts w:eastAsia="宋体" w:hint="eastAsia"/>
        </w:rPr>
        <w:t>一对</w:t>
      </w:r>
      <w:r w:rsidRPr="00B87AB8">
        <w:rPr>
          <w:rFonts w:eastAsia="宋体" w:hint="eastAsia"/>
        </w:rPr>
        <w:t>8</w:t>
      </w:r>
      <w:r w:rsidRPr="00B87AB8">
        <w:rPr>
          <w:rFonts w:eastAsia="宋体" w:hint="eastAsia"/>
        </w:rPr>
        <w:t>进制</w:t>
      </w:r>
      <w:r w:rsidRPr="00B87AB8">
        <w:rPr>
          <w:rFonts w:eastAsia="宋体"/>
        </w:rPr>
        <w:t>数和字母</w:t>
      </w:r>
      <w:r w:rsidRPr="00B87AB8">
        <w:rPr>
          <w:rFonts w:eastAsia="宋体" w:hint="eastAsia"/>
        </w:rPr>
        <w:t>符号</w:t>
      </w:r>
      <w:r w:rsidRPr="00B87AB8">
        <w:rPr>
          <w:rFonts w:eastAsia="宋体"/>
        </w:rPr>
        <w:t>，就能轻易输入</w:t>
      </w:r>
      <w:r w:rsidRPr="00B87AB8">
        <w:rPr>
          <w:rFonts w:eastAsia="宋体" w:hint="eastAsia"/>
        </w:rPr>
        <w:t>“比合”二</w:t>
      </w:r>
      <w:r w:rsidRPr="00B87AB8">
        <w:rPr>
          <w:rFonts w:eastAsia="宋体"/>
        </w:rPr>
        <w:t>元</w:t>
      </w:r>
      <w:r w:rsidRPr="00B87AB8">
        <w:rPr>
          <w:rFonts w:eastAsia="宋体" w:hint="eastAsia"/>
        </w:rPr>
        <w:t>轨迹</w:t>
      </w:r>
      <w:r w:rsidRPr="00B87AB8">
        <w:rPr>
          <w:rFonts w:eastAsia="宋体"/>
        </w:rPr>
        <w:t>编码</w:t>
      </w:r>
      <w:r w:rsidRPr="00B87AB8">
        <w:rPr>
          <w:rFonts w:eastAsia="宋体" w:hint="eastAsia"/>
        </w:rPr>
        <w:t>方式</w:t>
      </w:r>
      <w:r w:rsidRPr="00B87AB8">
        <w:rPr>
          <w:rFonts w:eastAsia="宋体"/>
        </w:rPr>
        <w:t>输入</w:t>
      </w:r>
      <w:r w:rsidRPr="00B87AB8">
        <w:rPr>
          <w:rFonts w:eastAsia="宋体" w:hint="eastAsia"/>
        </w:rPr>
        <w:t>盲文。</w:t>
      </w:r>
    </w:p>
    <w:p w14:paraId="27FBB142" w14:textId="77777777" w:rsidR="00E569F9" w:rsidRPr="00B87AB8" w:rsidRDefault="00E569F9" w:rsidP="00E569F9">
      <w:pPr>
        <w:ind w:firstLine="600"/>
        <w:jc w:val="both"/>
        <w:rPr>
          <w:rFonts w:eastAsia="宋体"/>
        </w:rPr>
      </w:pPr>
      <w:r w:rsidRPr="00B87AB8">
        <w:rPr>
          <w:rFonts w:eastAsia="宋体" w:hint="eastAsia"/>
        </w:rPr>
        <w:lastRenderedPageBreak/>
        <w:t>表</w:t>
      </w:r>
      <w:r w:rsidR="009A2449" w:rsidRPr="00B87AB8">
        <w:rPr>
          <w:rFonts w:eastAsia="宋体" w:hint="eastAsia"/>
        </w:rPr>
        <w:t>26</w:t>
      </w:r>
      <w:r w:rsidRPr="00B87AB8">
        <w:rPr>
          <w:rFonts w:eastAsia="宋体"/>
        </w:rPr>
        <w:t>：对称方式和循环方式方位编码与各种</w:t>
      </w:r>
      <w:r w:rsidRPr="00B87AB8">
        <w:rPr>
          <w:rFonts w:eastAsia="宋体" w:hint="eastAsia"/>
        </w:rPr>
        <w:t>轨迹</w:t>
      </w:r>
      <w:r w:rsidRPr="00B87AB8">
        <w:rPr>
          <w:rFonts w:eastAsia="宋体"/>
        </w:rPr>
        <w:t>输入编码</w:t>
      </w:r>
      <w:r w:rsidRPr="00B87AB8">
        <w:rPr>
          <w:rFonts w:eastAsia="宋体" w:hint="eastAsia"/>
        </w:rPr>
        <w:t>关系</w:t>
      </w:r>
    </w:p>
    <w:tbl>
      <w:tblPr>
        <w:tblW w:w="0" w:type="auto"/>
        <w:tblInd w:w="113" w:type="dxa"/>
        <w:tblLook w:val="04A0" w:firstRow="1" w:lastRow="0" w:firstColumn="1" w:lastColumn="0" w:noHBand="0" w:noVBand="1"/>
      </w:tblPr>
      <w:tblGrid>
        <w:gridCol w:w="1456"/>
        <w:gridCol w:w="316"/>
        <w:gridCol w:w="316"/>
        <w:gridCol w:w="316"/>
        <w:gridCol w:w="316"/>
        <w:gridCol w:w="316"/>
        <w:gridCol w:w="316"/>
        <w:gridCol w:w="1216"/>
        <w:gridCol w:w="1616"/>
        <w:gridCol w:w="1616"/>
        <w:gridCol w:w="616"/>
        <w:gridCol w:w="760"/>
      </w:tblGrid>
      <w:tr w:rsidR="00E569F9" w:rsidRPr="00B87AB8" w14:paraId="5728B57C" w14:textId="77777777" w:rsidTr="005C6556">
        <w:trPr>
          <w:trHeight w:val="28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DCC0B4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TRIA“</w:t>
            </w:r>
            <w:r w:rsidRPr="00B87AB8">
              <w:rPr>
                <w:rFonts w:ascii="宋体" w:eastAsia="宋体" w:hAnsi="宋体" w:cs="宋体" w:hint="eastAsia"/>
                <w:kern w:val="0"/>
                <w:sz w:val="20"/>
              </w:rPr>
              <w:t>比合</w:t>
            </w:r>
            <w:r w:rsidRPr="00B87AB8">
              <w:rPr>
                <w:rFonts w:ascii="宋体" w:eastAsia="宋体" w:hAnsi="宋体" w:cs="Calibri"/>
                <w:kern w:val="0"/>
                <w:sz w:val="20"/>
              </w:rPr>
              <w:t>”</w:t>
            </w:r>
            <w:r w:rsidRPr="00B87AB8">
              <w:rPr>
                <w:rFonts w:ascii="宋体" w:eastAsia="宋体" w:hAnsi="宋体" w:cs="宋体" w:hint="eastAsia"/>
                <w:kern w:val="0"/>
                <w:sz w:val="20"/>
              </w:rPr>
              <w:t>二进制编</w:t>
            </w:r>
            <w:r w:rsidRPr="00B87AB8">
              <w:rPr>
                <w:rFonts w:ascii="宋体" w:eastAsia="宋体" w:hAnsi="宋体" w:cs="宋体"/>
                <w:kern w:val="0"/>
                <w:sz w:val="20"/>
              </w:rPr>
              <w:t>码</w:t>
            </w:r>
          </w:p>
        </w:tc>
        <w:tc>
          <w:tcPr>
            <w:tcW w:w="0" w:type="auto"/>
            <w:gridSpan w:val="3"/>
            <w:tcBorders>
              <w:top w:val="single" w:sz="4" w:space="0" w:color="auto"/>
              <w:left w:val="nil"/>
              <w:bottom w:val="single" w:sz="4" w:space="0" w:color="auto"/>
              <w:right w:val="single" w:sz="4" w:space="0" w:color="auto"/>
            </w:tcBorders>
            <w:shd w:val="clear" w:color="auto" w:fill="auto"/>
            <w:noWrap/>
            <w:vAlign w:val="bottom"/>
          </w:tcPr>
          <w:p w14:paraId="17D904D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kern w:val="0"/>
                <w:sz w:val="20"/>
              </w:rPr>
              <w:t>对</w:t>
            </w:r>
            <w:r w:rsidRPr="00B87AB8">
              <w:rPr>
                <w:rFonts w:ascii="宋体" w:eastAsia="宋体" w:hAnsi="宋体" w:cs="宋体"/>
                <w:kern w:val="0"/>
                <w:sz w:val="20"/>
              </w:rPr>
              <w:t>称</w:t>
            </w:r>
          </w:p>
        </w:tc>
        <w:tc>
          <w:tcPr>
            <w:tcW w:w="0" w:type="auto"/>
            <w:gridSpan w:val="3"/>
            <w:tcBorders>
              <w:top w:val="single" w:sz="4" w:space="0" w:color="auto"/>
              <w:left w:val="nil"/>
              <w:bottom w:val="single" w:sz="4" w:space="0" w:color="auto"/>
              <w:right w:val="single" w:sz="4" w:space="0" w:color="auto"/>
            </w:tcBorders>
            <w:shd w:val="clear" w:color="auto" w:fill="auto"/>
            <w:noWrap/>
            <w:vAlign w:val="bottom"/>
          </w:tcPr>
          <w:p w14:paraId="7B9AD35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hint="eastAsia"/>
                <w:kern w:val="0"/>
                <w:sz w:val="20"/>
              </w:rPr>
              <w:t>循环</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DA99AE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kern w:val="0"/>
                <w:sz w:val="20"/>
              </w:rPr>
              <w:t>盲文</w:t>
            </w:r>
            <w:r w:rsidRPr="00B87AB8">
              <w:rPr>
                <w:rFonts w:ascii="宋体" w:eastAsia="宋体" w:hAnsi="宋体" w:cs="微软雅黑" w:hint="eastAsia"/>
                <w:kern w:val="0"/>
                <w:sz w:val="20"/>
              </w:rPr>
              <w:t>字母</w:t>
            </w:r>
            <w:r w:rsidRPr="00B87AB8">
              <w:rPr>
                <w:rFonts w:ascii="宋体" w:eastAsia="宋体" w:hAnsi="宋体"/>
                <w:kern w:val="0"/>
                <w:sz w:val="20"/>
              </w:rPr>
              <w:t>R</w:t>
            </w:r>
            <w:r w:rsidRPr="00B87AB8">
              <w:rPr>
                <w:rFonts w:ascii="宋体" w:eastAsia="宋体" w:hAnsi="宋体"/>
                <w:kern w:val="0"/>
                <w:sz w:val="20"/>
              </w:rPr>
              <w:br/>
            </w:r>
            <w:r w:rsidRPr="00B87AB8">
              <w:rPr>
                <w:rFonts w:ascii="宋体" w:eastAsia="宋体" w:hAnsi="宋体" w:cs="微软雅黑"/>
                <w:kern w:val="0"/>
                <w:sz w:val="20"/>
              </w:rPr>
              <w:t>八进制</w:t>
            </w:r>
            <w:r w:rsidRPr="00B87AB8">
              <w:rPr>
                <w:rFonts w:ascii="宋体" w:eastAsia="宋体" w:hAnsi="宋体" w:cs="微软雅黑"/>
                <w:kern w:val="0"/>
                <w:sz w:val="20"/>
              </w:rPr>
              <w:br/>
              <w:t>（</w:t>
            </w:r>
            <w:r w:rsidRPr="00B87AB8">
              <w:rPr>
                <w:rFonts w:ascii="宋体" w:eastAsia="宋体" w:hAnsi="宋体"/>
                <w:kern w:val="0"/>
                <w:sz w:val="20"/>
              </w:rPr>
              <w:t>7,2</w:t>
            </w:r>
            <w:r w:rsidRPr="00B87AB8">
              <w:rPr>
                <w:rFonts w:ascii="宋体" w:eastAsia="宋体" w:hAnsi="宋体" w:cs="微软雅黑"/>
                <w:kern w:val="0"/>
                <w:sz w:val="20"/>
              </w:rPr>
              <w:t>）</w:t>
            </w:r>
            <w:r w:rsidRPr="00B87AB8">
              <w:rPr>
                <w:rFonts w:ascii="宋体" w:eastAsia="宋体" w:hAnsi="宋体" w:cs="微软雅黑"/>
                <w:kern w:val="0"/>
                <w:sz w:val="20"/>
              </w:rPr>
              <w:br/>
            </w:r>
            <w:r w:rsidRPr="00B87AB8">
              <w:rPr>
                <w:rFonts w:ascii="宋体" w:eastAsia="宋体" w:hAnsi="宋体"/>
                <w:kern w:val="0"/>
                <w:sz w:val="20"/>
              </w:rPr>
              <w:t>[111][010]</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6EA846B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kern w:val="0"/>
                <w:sz w:val="20"/>
              </w:rPr>
              <w:t>编码方</w:t>
            </w:r>
            <w:r w:rsidRPr="00B87AB8">
              <w:rPr>
                <w:rFonts w:ascii="宋体" w:eastAsia="宋体" w:hAnsi="宋体" w:cs="宋体"/>
                <w:kern w:val="0"/>
                <w:sz w:val="20"/>
              </w:rPr>
              <w:t>式</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48ACC5B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R</w:t>
            </w:r>
            <w:r w:rsidRPr="00B87AB8">
              <w:rPr>
                <w:rFonts w:ascii="宋体" w:eastAsia="宋体" w:hAnsi="宋体" w:cs="微软雅黑"/>
                <w:kern w:val="0"/>
                <w:sz w:val="20"/>
              </w:rPr>
              <w:t>轨迹</w:t>
            </w:r>
            <w:r w:rsidRPr="00B87AB8">
              <w:rPr>
                <w:rFonts w:ascii="宋体" w:eastAsia="宋体" w:hAnsi="宋体"/>
                <w:kern w:val="0"/>
                <w:sz w:val="20"/>
              </w:rPr>
              <w:t>[7][2]</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272B1B50"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r w:rsidRPr="00B87AB8">
              <w:rPr>
                <w:rFonts w:ascii="宋体" w:eastAsia="宋体" w:hAnsi="宋体" w:cs="微软雅黑"/>
                <w:kern w:val="0"/>
                <w:sz w:val="20"/>
              </w:rPr>
              <w:t>易</w:t>
            </w:r>
            <w:r w:rsidRPr="00B87AB8">
              <w:rPr>
                <w:rFonts w:ascii="宋体" w:eastAsia="宋体" w:hAnsi="宋体" w:cs="宋体"/>
                <w:kern w:val="0"/>
                <w:sz w:val="20"/>
              </w:rPr>
              <w:t>卦</w:t>
            </w:r>
          </w:p>
        </w:tc>
        <w:tc>
          <w:tcPr>
            <w:tcW w:w="0" w:type="auto"/>
            <w:tcBorders>
              <w:top w:val="single" w:sz="4" w:space="0" w:color="auto"/>
              <w:left w:val="nil"/>
              <w:bottom w:val="single" w:sz="4" w:space="0" w:color="auto"/>
              <w:right w:val="single" w:sz="4" w:space="0" w:color="auto"/>
            </w:tcBorders>
            <w:shd w:val="clear" w:color="auto" w:fill="auto"/>
            <w:noWrap/>
            <w:vAlign w:val="bottom"/>
          </w:tcPr>
          <w:p w14:paraId="3BC38742"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r w:rsidRPr="00B87AB8">
              <w:rPr>
                <w:rFonts w:ascii="宋体" w:eastAsia="宋体" w:hAnsi="宋体" w:cs="微软雅黑"/>
                <w:kern w:val="0"/>
                <w:sz w:val="20"/>
              </w:rPr>
              <w:t>盲</w:t>
            </w:r>
            <w:r w:rsidRPr="00B87AB8">
              <w:rPr>
                <w:rFonts w:ascii="宋体" w:eastAsia="宋体" w:hAnsi="宋体" w:cs="宋体"/>
                <w:kern w:val="0"/>
                <w:sz w:val="20"/>
              </w:rPr>
              <w:t>文</w:t>
            </w:r>
          </w:p>
        </w:tc>
      </w:tr>
      <w:tr w:rsidR="00E569F9" w:rsidRPr="00B87AB8" w14:paraId="340672F8" w14:textId="77777777" w:rsidTr="005C6556">
        <w:trPr>
          <w:trHeight w:val="288"/>
        </w:trPr>
        <w:tc>
          <w:tcPr>
            <w:tcW w:w="0" w:type="auto"/>
            <w:vMerge/>
            <w:tcBorders>
              <w:top w:val="single" w:sz="4" w:space="0" w:color="auto"/>
              <w:left w:val="single" w:sz="4" w:space="0" w:color="auto"/>
              <w:bottom w:val="single" w:sz="4" w:space="0" w:color="auto"/>
              <w:right w:val="single" w:sz="4" w:space="0" w:color="auto"/>
            </w:tcBorders>
            <w:vAlign w:val="center"/>
          </w:tcPr>
          <w:p w14:paraId="4FC72CF7"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tcBorders>
              <w:top w:val="nil"/>
              <w:left w:val="nil"/>
              <w:bottom w:val="single" w:sz="4" w:space="0" w:color="auto"/>
              <w:right w:val="single" w:sz="4" w:space="0" w:color="auto"/>
            </w:tcBorders>
            <w:shd w:val="clear" w:color="000000" w:fill="F2F2F2"/>
            <w:noWrap/>
            <w:vAlign w:val="center"/>
          </w:tcPr>
          <w:p w14:paraId="2714CE2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3</w:t>
            </w:r>
          </w:p>
        </w:tc>
        <w:tc>
          <w:tcPr>
            <w:tcW w:w="0" w:type="auto"/>
            <w:tcBorders>
              <w:top w:val="nil"/>
              <w:left w:val="nil"/>
              <w:bottom w:val="single" w:sz="4" w:space="0" w:color="auto"/>
              <w:right w:val="single" w:sz="4" w:space="0" w:color="auto"/>
            </w:tcBorders>
            <w:shd w:val="clear" w:color="000000" w:fill="F2F2F2"/>
            <w:noWrap/>
            <w:vAlign w:val="center"/>
          </w:tcPr>
          <w:p w14:paraId="64369B5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7</w:t>
            </w:r>
          </w:p>
        </w:tc>
        <w:tc>
          <w:tcPr>
            <w:tcW w:w="0" w:type="auto"/>
            <w:tcBorders>
              <w:top w:val="nil"/>
              <w:left w:val="nil"/>
              <w:bottom w:val="single" w:sz="4" w:space="0" w:color="auto"/>
              <w:right w:val="single" w:sz="4" w:space="0" w:color="auto"/>
            </w:tcBorders>
            <w:shd w:val="clear" w:color="000000" w:fill="F2F2F2"/>
            <w:noWrap/>
            <w:vAlign w:val="center"/>
          </w:tcPr>
          <w:p w14:paraId="1DF34B2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6</w:t>
            </w:r>
          </w:p>
        </w:tc>
        <w:tc>
          <w:tcPr>
            <w:tcW w:w="0" w:type="auto"/>
            <w:tcBorders>
              <w:top w:val="nil"/>
              <w:left w:val="nil"/>
              <w:bottom w:val="single" w:sz="4" w:space="0" w:color="auto"/>
              <w:right w:val="single" w:sz="4" w:space="0" w:color="auto"/>
            </w:tcBorders>
            <w:shd w:val="clear" w:color="auto" w:fill="auto"/>
            <w:noWrap/>
            <w:vAlign w:val="center"/>
          </w:tcPr>
          <w:p w14:paraId="1995ECA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7</w:t>
            </w:r>
          </w:p>
        </w:tc>
        <w:tc>
          <w:tcPr>
            <w:tcW w:w="0" w:type="auto"/>
            <w:tcBorders>
              <w:top w:val="nil"/>
              <w:left w:val="nil"/>
              <w:bottom w:val="single" w:sz="4" w:space="0" w:color="auto"/>
              <w:right w:val="single" w:sz="4" w:space="0" w:color="auto"/>
            </w:tcBorders>
            <w:shd w:val="clear" w:color="auto" w:fill="auto"/>
            <w:noWrap/>
            <w:vAlign w:val="center"/>
          </w:tcPr>
          <w:p w14:paraId="27A3CCC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w:t>
            </w:r>
          </w:p>
        </w:tc>
        <w:tc>
          <w:tcPr>
            <w:tcW w:w="0" w:type="auto"/>
            <w:tcBorders>
              <w:top w:val="nil"/>
              <w:left w:val="nil"/>
              <w:bottom w:val="single" w:sz="4" w:space="0" w:color="auto"/>
              <w:right w:val="single" w:sz="4" w:space="0" w:color="auto"/>
            </w:tcBorders>
            <w:shd w:val="clear" w:color="auto" w:fill="auto"/>
            <w:noWrap/>
            <w:vAlign w:val="center"/>
          </w:tcPr>
          <w:p w14:paraId="51F4DF6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1</w:t>
            </w:r>
          </w:p>
        </w:tc>
        <w:tc>
          <w:tcPr>
            <w:tcW w:w="0" w:type="auto"/>
            <w:vMerge/>
            <w:tcBorders>
              <w:top w:val="single" w:sz="4" w:space="0" w:color="auto"/>
              <w:left w:val="single" w:sz="4" w:space="0" w:color="auto"/>
              <w:bottom w:val="single" w:sz="4" w:space="0" w:color="auto"/>
              <w:right w:val="single" w:sz="4" w:space="0" w:color="auto"/>
            </w:tcBorders>
            <w:vAlign w:val="center"/>
          </w:tcPr>
          <w:p w14:paraId="3A2AD007"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tcBorders>
              <w:top w:val="nil"/>
              <w:left w:val="nil"/>
              <w:bottom w:val="single" w:sz="4" w:space="0" w:color="auto"/>
              <w:right w:val="single" w:sz="4" w:space="0" w:color="auto"/>
            </w:tcBorders>
            <w:shd w:val="clear" w:color="auto" w:fill="auto"/>
            <w:noWrap/>
            <w:vAlign w:val="bottom"/>
          </w:tcPr>
          <w:p w14:paraId="177B681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kern w:val="0"/>
                <w:sz w:val="20"/>
              </w:rPr>
              <w:t>钟表</w:t>
            </w:r>
            <w:r w:rsidRPr="00B87AB8">
              <w:rPr>
                <w:rFonts w:ascii="宋体" w:eastAsia="宋体" w:hAnsi="宋体" w:cs="宋体"/>
                <w:kern w:val="0"/>
                <w:sz w:val="20"/>
              </w:rPr>
              <w:t>式</w:t>
            </w:r>
            <w:r w:rsidRPr="00B87AB8">
              <w:rPr>
                <w:rFonts w:ascii="宋体" w:eastAsia="宋体" w:hAnsi="宋体" w:cs="宋体" w:hint="eastAsia"/>
                <w:kern w:val="0"/>
                <w:sz w:val="20"/>
              </w:rPr>
              <w:t>（圆</w:t>
            </w:r>
            <w:r w:rsidRPr="00B87AB8">
              <w:rPr>
                <w:rFonts w:ascii="宋体" w:eastAsia="宋体" w:hAnsi="宋体" w:cs="宋体"/>
                <w:kern w:val="0"/>
                <w:sz w:val="20"/>
              </w:rPr>
              <w:t>）</w:t>
            </w:r>
          </w:p>
        </w:tc>
        <w:tc>
          <w:tcPr>
            <w:tcW w:w="0" w:type="auto"/>
            <w:tcBorders>
              <w:top w:val="nil"/>
              <w:left w:val="nil"/>
              <w:bottom w:val="single" w:sz="4" w:space="0" w:color="auto"/>
              <w:right w:val="single" w:sz="4" w:space="0" w:color="auto"/>
            </w:tcBorders>
            <w:shd w:val="clear" w:color="auto" w:fill="auto"/>
            <w:noWrap/>
            <w:vAlign w:val="center"/>
          </w:tcPr>
          <w:p w14:paraId="745457F9"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7S2</w:t>
            </w:r>
          </w:p>
        </w:tc>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62BFD8B3"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Segoe UI Symbol" w:eastAsia="宋体" w:hAnsi="Segoe UI Symbol" w:cs="Segoe UI Symbol"/>
                <w:kern w:val="0"/>
              </w:rPr>
              <w:t>☰</w:t>
            </w:r>
            <w:r w:rsidRPr="00B87AB8">
              <w:rPr>
                <w:rFonts w:ascii="宋体" w:eastAsia="宋体" w:hAnsi="宋体" w:cs="Segoe UI Symbol"/>
                <w:kern w:val="0"/>
              </w:rPr>
              <w:br/>
            </w:r>
            <w:r w:rsidRPr="00B87AB8">
              <w:rPr>
                <w:rFonts w:ascii="Segoe UI Symbol" w:eastAsia="宋体" w:hAnsi="Segoe UI Symbol" w:cs="Segoe UI Symbol"/>
                <w:kern w:val="0"/>
              </w:rPr>
              <w:t>☵</w:t>
            </w:r>
          </w:p>
        </w:tc>
        <w:tc>
          <w:tcPr>
            <w:tcW w:w="0" w:type="auto"/>
            <w:vMerge w:val="restart"/>
            <w:tcBorders>
              <w:top w:val="nil"/>
              <w:left w:val="single" w:sz="4" w:space="0" w:color="auto"/>
              <w:bottom w:val="single" w:sz="4" w:space="0" w:color="auto"/>
              <w:right w:val="single" w:sz="4" w:space="0" w:color="auto"/>
            </w:tcBorders>
            <w:shd w:val="clear" w:color="auto" w:fill="auto"/>
            <w:textDirection w:val="tbLrV"/>
            <w:vAlign w:val="center"/>
          </w:tcPr>
          <w:p w14:paraId="74E944EF"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w:t>
            </w:r>
            <w:r w:rsidRPr="00B87AB8">
              <w:rPr>
                <w:rFonts w:ascii="宋体" w:eastAsia="宋体" w:hAnsi="宋体"/>
                <w:kern w:val="0"/>
                <w:sz w:val="20"/>
              </w:rPr>
              <w:br/>
              <w:t>○●○</w:t>
            </w:r>
          </w:p>
        </w:tc>
      </w:tr>
      <w:tr w:rsidR="00E569F9" w:rsidRPr="00B87AB8" w14:paraId="0C1415E2" w14:textId="77777777" w:rsidTr="005C6556">
        <w:trPr>
          <w:trHeight w:val="288"/>
        </w:trPr>
        <w:tc>
          <w:tcPr>
            <w:tcW w:w="0" w:type="auto"/>
            <w:vMerge/>
            <w:tcBorders>
              <w:top w:val="single" w:sz="4" w:space="0" w:color="auto"/>
              <w:left w:val="single" w:sz="4" w:space="0" w:color="auto"/>
              <w:bottom w:val="single" w:sz="4" w:space="0" w:color="auto"/>
              <w:right w:val="single" w:sz="4" w:space="0" w:color="auto"/>
            </w:tcBorders>
            <w:vAlign w:val="center"/>
          </w:tcPr>
          <w:p w14:paraId="76756E87"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tcBorders>
              <w:top w:val="nil"/>
              <w:left w:val="nil"/>
              <w:bottom w:val="single" w:sz="4" w:space="0" w:color="auto"/>
              <w:right w:val="single" w:sz="4" w:space="0" w:color="auto"/>
            </w:tcBorders>
            <w:shd w:val="clear" w:color="000000" w:fill="F2F2F2"/>
            <w:noWrap/>
            <w:vAlign w:val="center"/>
          </w:tcPr>
          <w:p w14:paraId="121E3A7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2</w:t>
            </w:r>
          </w:p>
        </w:tc>
        <w:tc>
          <w:tcPr>
            <w:tcW w:w="0" w:type="auto"/>
            <w:tcBorders>
              <w:top w:val="nil"/>
              <w:left w:val="nil"/>
              <w:bottom w:val="single" w:sz="4" w:space="0" w:color="auto"/>
              <w:right w:val="single" w:sz="4" w:space="0" w:color="auto"/>
            </w:tcBorders>
            <w:shd w:val="clear" w:color="000000" w:fill="F2F2F2"/>
            <w:noWrap/>
            <w:vAlign w:val="center"/>
          </w:tcPr>
          <w:p w14:paraId="2CB59FC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S</w:t>
            </w:r>
          </w:p>
        </w:tc>
        <w:tc>
          <w:tcPr>
            <w:tcW w:w="0" w:type="auto"/>
            <w:tcBorders>
              <w:top w:val="nil"/>
              <w:left w:val="nil"/>
              <w:bottom w:val="single" w:sz="4" w:space="0" w:color="auto"/>
              <w:right w:val="single" w:sz="4" w:space="0" w:color="auto"/>
            </w:tcBorders>
            <w:shd w:val="clear" w:color="000000" w:fill="F2F2F2"/>
            <w:noWrap/>
            <w:vAlign w:val="center"/>
          </w:tcPr>
          <w:p w14:paraId="4EC05AA2"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5</w:t>
            </w:r>
          </w:p>
        </w:tc>
        <w:tc>
          <w:tcPr>
            <w:tcW w:w="0" w:type="auto"/>
            <w:tcBorders>
              <w:top w:val="nil"/>
              <w:left w:val="nil"/>
              <w:bottom w:val="single" w:sz="4" w:space="0" w:color="auto"/>
              <w:right w:val="single" w:sz="4" w:space="0" w:color="auto"/>
            </w:tcBorders>
            <w:shd w:val="clear" w:color="auto" w:fill="auto"/>
            <w:noWrap/>
            <w:vAlign w:val="center"/>
          </w:tcPr>
          <w:p w14:paraId="4461C68D"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6</w:t>
            </w:r>
          </w:p>
        </w:tc>
        <w:tc>
          <w:tcPr>
            <w:tcW w:w="0" w:type="auto"/>
            <w:tcBorders>
              <w:top w:val="nil"/>
              <w:left w:val="nil"/>
              <w:bottom w:val="single" w:sz="4" w:space="0" w:color="auto"/>
              <w:right w:val="single" w:sz="4" w:space="0" w:color="auto"/>
            </w:tcBorders>
            <w:shd w:val="clear" w:color="auto" w:fill="auto"/>
            <w:noWrap/>
            <w:vAlign w:val="center"/>
          </w:tcPr>
          <w:p w14:paraId="760AF6EC"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Q</w:t>
            </w:r>
          </w:p>
        </w:tc>
        <w:tc>
          <w:tcPr>
            <w:tcW w:w="0" w:type="auto"/>
            <w:tcBorders>
              <w:top w:val="nil"/>
              <w:left w:val="nil"/>
              <w:bottom w:val="single" w:sz="4" w:space="0" w:color="auto"/>
              <w:right w:val="single" w:sz="4" w:space="0" w:color="auto"/>
            </w:tcBorders>
            <w:shd w:val="clear" w:color="auto" w:fill="auto"/>
            <w:noWrap/>
            <w:vAlign w:val="center"/>
          </w:tcPr>
          <w:p w14:paraId="1DAFA49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2</w:t>
            </w:r>
          </w:p>
        </w:tc>
        <w:tc>
          <w:tcPr>
            <w:tcW w:w="0" w:type="auto"/>
            <w:vMerge/>
            <w:tcBorders>
              <w:top w:val="single" w:sz="4" w:space="0" w:color="auto"/>
              <w:left w:val="single" w:sz="4" w:space="0" w:color="auto"/>
              <w:bottom w:val="single" w:sz="4" w:space="0" w:color="auto"/>
              <w:right w:val="single" w:sz="4" w:space="0" w:color="auto"/>
            </w:tcBorders>
            <w:vAlign w:val="center"/>
          </w:tcPr>
          <w:p w14:paraId="7648E048"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tcBorders>
              <w:top w:val="nil"/>
              <w:left w:val="nil"/>
              <w:bottom w:val="single" w:sz="4" w:space="0" w:color="auto"/>
              <w:right w:val="single" w:sz="4" w:space="0" w:color="auto"/>
            </w:tcBorders>
            <w:shd w:val="clear" w:color="auto" w:fill="auto"/>
            <w:noWrap/>
            <w:vAlign w:val="bottom"/>
          </w:tcPr>
          <w:p w14:paraId="64D11E4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kern w:val="0"/>
                <w:sz w:val="20"/>
              </w:rPr>
              <w:t>方向盘</w:t>
            </w:r>
            <w:r w:rsidRPr="00B87AB8">
              <w:rPr>
                <w:rFonts w:ascii="宋体" w:eastAsia="宋体" w:hAnsi="宋体" w:cs="宋体"/>
                <w:kern w:val="0"/>
                <w:sz w:val="20"/>
              </w:rPr>
              <w:t>式</w:t>
            </w:r>
            <w:r w:rsidRPr="00B87AB8">
              <w:rPr>
                <w:rFonts w:ascii="宋体" w:eastAsia="宋体" w:hAnsi="宋体" w:cs="宋体" w:hint="eastAsia"/>
                <w:kern w:val="0"/>
                <w:sz w:val="20"/>
              </w:rPr>
              <w:t>(圆)</w:t>
            </w:r>
          </w:p>
        </w:tc>
        <w:tc>
          <w:tcPr>
            <w:tcW w:w="0" w:type="auto"/>
            <w:tcBorders>
              <w:top w:val="nil"/>
              <w:left w:val="nil"/>
              <w:bottom w:val="single" w:sz="4" w:space="0" w:color="auto"/>
              <w:right w:val="single" w:sz="4" w:space="0" w:color="auto"/>
            </w:tcBorders>
            <w:shd w:val="clear" w:color="auto" w:fill="auto"/>
            <w:noWrap/>
            <w:vAlign w:val="center"/>
          </w:tcPr>
          <w:p w14:paraId="45841211"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[01234567][76]</w:t>
            </w:r>
          </w:p>
        </w:tc>
        <w:tc>
          <w:tcPr>
            <w:tcW w:w="0" w:type="auto"/>
            <w:vMerge/>
            <w:tcBorders>
              <w:top w:val="nil"/>
              <w:left w:val="single" w:sz="4" w:space="0" w:color="auto"/>
              <w:bottom w:val="single" w:sz="4" w:space="0" w:color="auto"/>
              <w:right w:val="single" w:sz="4" w:space="0" w:color="auto"/>
            </w:tcBorders>
            <w:vAlign w:val="center"/>
          </w:tcPr>
          <w:p w14:paraId="76B5E273"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vMerge/>
            <w:tcBorders>
              <w:top w:val="nil"/>
              <w:left w:val="single" w:sz="4" w:space="0" w:color="auto"/>
              <w:bottom w:val="single" w:sz="4" w:space="0" w:color="auto"/>
              <w:right w:val="single" w:sz="4" w:space="0" w:color="auto"/>
            </w:tcBorders>
            <w:vAlign w:val="center"/>
          </w:tcPr>
          <w:p w14:paraId="3ABD5289"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r>
      <w:tr w:rsidR="00E569F9" w:rsidRPr="00B87AB8" w14:paraId="0BAD40FC" w14:textId="77777777" w:rsidTr="005C6556">
        <w:trPr>
          <w:trHeight w:val="288"/>
        </w:trPr>
        <w:tc>
          <w:tcPr>
            <w:tcW w:w="0" w:type="auto"/>
            <w:vMerge/>
            <w:tcBorders>
              <w:top w:val="single" w:sz="4" w:space="0" w:color="auto"/>
              <w:left w:val="single" w:sz="4" w:space="0" w:color="auto"/>
              <w:bottom w:val="single" w:sz="4" w:space="0" w:color="auto"/>
              <w:right w:val="single" w:sz="4" w:space="0" w:color="auto"/>
            </w:tcBorders>
            <w:vAlign w:val="center"/>
          </w:tcPr>
          <w:p w14:paraId="799836D8"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tcBorders>
              <w:top w:val="nil"/>
              <w:left w:val="nil"/>
              <w:bottom w:val="single" w:sz="4" w:space="0" w:color="auto"/>
              <w:right w:val="single" w:sz="4" w:space="0" w:color="auto"/>
            </w:tcBorders>
            <w:shd w:val="clear" w:color="000000" w:fill="F2F2F2"/>
            <w:noWrap/>
            <w:vAlign w:val="center"/>
          </w:tcPr>
          <w:p w14:paraId="5F7D0210"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1</w:t>
            </w:r>
          </w:p>
        </w:tc>
        <w:tc>
          <w:tcPr>
            <w:tcW w:w="0" w:type="auto"/>
            <w:tcBorders>
              <w:top w:val="nil"/>
              <w:left w:val="nil"/>
              <w:bottom w:val="single" w:sz="4" w:space="0" w:color="auto"/>
              <w:right w:val="single" w:sz="4" w:space="0" w:color="auto"/>
            </w:tcBorders>
            <w:shd w:val="clear" w:color="000000" w:fill="F2F2F2"/>
            <w:noWrap/>
            <w:vAlign w:val="center"/>
          </w:tcPr>
          <w:p w14:paraId="59C51AEB"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w:t>
            </w:r>
          </w:p>
        </w:tc>
        <w:tc>
          <w:tcPr>
            <w:tcW w:w="0" w:type="auto"/>
            <w:tcBorders>
              <w:top w:val="nil"/>
              <w:left w:val="nil"/>
              <w:bottom w:val="single" w:sz="4" w:space="0" w:color="auto"/>
              <w:right w:val="single" w:sz="4" w:space="0" w:color="auto"/>
            </w:tcBorders>
            <w:shd w:val="clear" w:color="000000" w:fill="F2F2F2"/>
            <w:noWrap/>
            <w:vAlign w:val="center"/>
          </w:tcPr>
          <w:p w14:paraId="79A693EA"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4</w:t>
            </w:r>
          </w:p>
        </w:tc>
        <w:tc>
          <w:tcPr>
            <w:tcW w:w="0" w:type="auto"/>
            <w:tcBorders>
              <w:top w:val="nil"/>
              <w:left w:val="nil"/>
              <w:bottom w:val="single" w:sz="4" w:space="0" w:color="auto"/>
              <w:right w:val="single" w:sz="4" w:space="0" w:color="auto"/>
            </w:tcBorders>
            <w:shd w:val="clear" w:color="auto" w:fill="auto"/>
            <w:noWrap/>
            <w:vAlign w:val="center"/>
          </w:tcPr>
          <w:p w14:paraId="06858374"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5</w:t>
            </w:r>
          </w:p>
        </w:tc>
        <w:tc>
          <w:tcPr>
            <w:tcW w:w="0" w:type="auto"/>
            <w:tcBorders>
              <w:top w:val="nil"/>
              <w:left w:val="nil"/>
              <w:bottom w:val="single" w:sz="4" w:space="0" w:color="auto"/>
              <w:right w:val="single" w:sz="4" w:space="0" w:color="auto"/>
            </w:tcBorders>
            <w:shd w:val="clear" w:color="auto" w:fill="auto"/>
            <w:noWrap/>
            <w:vAlign w:val="center"/>
          </w:tcPr>
          <w:p w14:paraId="4B10ADF7"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4</w:t>
            </w:r>
          </w:p>
        </w:tc>
        <w:tc>
          <w:tcPr>
            <w:tcW w:w="0" w:type="auto"/>
            <w:tcBorders>
              <w:top w:val="nil"/>
              <w:left w:val="nil"/>
              <w:bottom w:val="single" w:sz="4" w:space="0" w:color="auto"/>
              <w:right w:val="single" w:sz="4" w:space="0" w:color="auto"/>
            </w:tcBorders>
            <w:shd w:val="clear" w:color="auto" w:fill="auto"/>
            <w:noWrap/>
            <w:vAlign w:val="center"/>
          </w:tcPr>
          <w:p w14:paraId="59EEB8BE"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3</w:t>
            </w:r>
          </w:p>
        </w:tc>
        <w:tc>
          <w:tcPr>
            <w:tcW w:w="0" w:type="auto"/>
            <w:vMerge/>
            <w:tcBorders>
              <w:top w:val="single" w:sz="4" w:space="0" w:color="auto"/>
              <w:left w:val="single" w:sz="4" w:space="0" w:color="auto"/>
              <w:bottom w:val="single" w:sz="4" w:space="0" w:color="auto"/>
              <w:right w:val="single" w:sz="4" w:space="0" w:color="auto"/>
            </w:tcBorders>
            <w:vAlign w:val="center"/>
          </w:tcPr>
          <w:p w14:paraId="36322CF6"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tcBorders>
              <w:top w:val="nil"/>
              <w:left w:val="nil"/>
              <w:bottom w:val="single" w:sz="4" w:space="0" w:color="auto"/>
              <w:right w:val="single" w:sz="4" w:space="0" w:color="auto"/>
            </w:tcBorders>
            <w:shd w:val="clear" w:color="auto" w:fill="auto"/>
            <w:noWrap/>
            <w:vAlign w:val="bottom"/>
          </w:tcPr>
          <w:p w14:paraId="3DF3AE56"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cs="微软雅黑" w:hint="eastAsia"/>
                <w:kern w:val="0"/>
                <w:sz w:val="20"/>
              </w:rPr>
              <w:t>往来</w:t>
            </w:r>
            <w:r w:rsidRPr="00B87AB8">
              <w:rPr>
                <w:rFonts w:ascii="宋体" w:eastAsia="宋体" w:hAnsi="宋体" w:cs="宋体"/>
                <w:kern w:val="0"/>
                <w:sz w:val="20"/>
              </w:rPr>
              <w:t>式</w:t>
            </w:r>
            <w:r w:rsidRPr="00B87AB8">
              <w:rPr>
                <w:rFonts w:ascii="宋体" w:eastAsia="宋体" w:hAnsi="宋体" w:cs="宋体" w:hint="eastAsia"/>
                <w:kern w:val="0"/>
                <w:sz w:val="20"/>
              </w:rPr>
              <w:t>（直线</w:t>
            </w:r>
            <w:r w:rsidRPr="00B87AB8">
              <w:rPr>
                <w:rFonts w:ascii="宋体" w:eastAsia="宋体" w:hAnsi="宋体" w:cs="宋体"/>
                <w:kern w:val="0"/>
                <w:sz w:val="20"/>
              </w:rPr>
              <w:t>）</w:t>
            </w:r>
          </w:p>
        </w:tc>
        <w:tc>
          <w:tcPr>
            <w:tcW w:w="0" w:type="auto"/>
            <w:tcBorders>
              <w:top w:val="nil"/>
              <w:left w:val="nil"/>
              <w:bottom w:val="single" w:sz="4" w:space="0" w:color="auto"/>
              <w:right w:val="single" w:sz="4" w:space="0" w:color="auto"/>
            </w:tcBorders>
            <w:shd w:val="clear" w:color="auto" w:fill="auto"/>
            <w:noWrap/>
            <w:vAlign w:val="center"/>
          </w:tcPr>
          <w:p w14:paraId="4873F255" w14:textId="77777777" w:rsidR="00E569F9" w:rsidRPr="00B87AB8" w:rsidRDefault="00E569F9" w:rsidP="005C6556">
            <w:pPr>
              <w:widowControl/>
              <w:adjustRightInd/>
              <w:spacing w:line="240" w:lineRule="auto"/>
              <w:ind w:firstLine="0"/>
              <w:jc w:val="center"/>
              <w:textAlignment w:val="auto"/>
              <w:rPr>
                <w:rFonts w:ascii="宋体" w:eastAsia="宋体" w:hAnsi="宋体"/>
                <w:kern w:val="0"/>
                <w:sz w:val="20"/>
              </w:rPr>
            </w:pPr>
            <w:r w:rsidRPr="00B87AB8">
              <w:rPr>
                <w:rFonts w:ascii="宋体" w:eastAsia="宋体" w:hAnsi="宋体"/>
                <w:kern w:val="0"/>
                <w:sz w:val="20"/>
              </w:rPr>
              <w:t>[01234567][76]</w:t>
            </w:r>
          </w:p>
        </w:tc>
        <w:tc>
          <w:tcPr>
            <w:tcW w:w="0" w:type="auto"/>
            <w:vMerge/>
            <w:tcBorders>
              <w:top w:val="nil"/>
              <w:left w:val="single" w:sz="4" w:space="0" w:color="auto"/>
              <w:bottom w:val="single" w:sz="4" w:space="0" w:color="auto"/>
              <w:right w:val="single" w:sz="4" w:space="0" w:color="auto"/>
            </w:tcBorders>
            <w:vAlign w:val="center"/>
          </w:tcPr>
          <w:p w14:paraId="23247F99"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c>
          <w:tcPr>
            <w:tcW w:w="0" w:type="auto"/>
            <w:vMerge/>
            <w:tcBorders>
              <w:top w:val="nil"/>
              <w:left w:val="single" w:sz="4" w:space="0" w:color="auto"/>
              <w:bottom w:val="single" w:sz="4" w:space="0" w:color="auto"/>
              <w:right w:val="single" w:sz="4" w:space="0" w:color="auto"/>
            </w:tcBorders>
            <w:vAlign w:val="center"/>
          </w:tcPr>
          <w:p w14:paraId="4A3FC675" w14:textId="77777777" w:rsidR="00E569F9" w:rsidRPr="00B87AB8" w:rsidRDefault="00E569F9" w:rsidP="005C6556">
            <w:pPr>
              <w:widowControl/>
              <w:adjustRightInd/>
              <w:spacing w:line="240" w:lineRule="auto"/>
              <w:ind w:firstLine="0"/>
              <w:textAlignment w:val="auto"/>
              <w:rPr>
                <w:rFonts w:ascii="宋体" w:eastAsia="宋体" w:hAnsi="宋体"/>
                <w:kern w:val="0"/>
                <w:sz w:val="20"/>
              </w:rPr>
            </w:pPr>
          </w:p>
        </w:tc>
      </w:tr>
    </w:tbl>
    <w:p w14:paraId="10A2CC28" w14:textId="77777777" w:rsidR="00E569F9" w:rsidRPr="00B87AB8" w:rsidRDefault="00E569F9" w:rsidP="00E569F9">
      <w:pPr>
        <w:ind w:firstLine="600"/>
        <w:jc w:val="both"/>
        <w:rPr>
          <w:rFonts w:eastAsia="宋体"/>
        </w:rPr>
      </w:pPr>
      <w:r w:rsidRPr="00B87AB8">
        <w:rPr>
          <w:rFonts w:eastAsia="宋体"/>
        </w:rPr>
        <w:t>布莱尔盲文</w:t>
      </w:r>
      <w:r w:rsidRPr="00B87AB8">
        <w:rPr>
          <w:rFonts w:eastAsia="宋体" w:hint="eastAsia"/>
        </w:rPr>
        <w:t>左三右三</w:t>
      </w:r>
      <w:r w:rsidRPr="00B87AB8">
        <w:rPr>
          <w:rFonts w:eastAsia="宋体"/>
        </w:rPr>
        <w:t>排列</w:t>
      </w:r>
      <w:r w:rsidRPr="00B87AB8">
        <w:rPr>
          <w:rFonts w:eastAsia="宋体" w:hint="eastAsia"/>
        </w:rPr>
        <w:t>6</w:t>
      </w:r>
      <w:r w:rsidRPr="00B87AB8">
        <w:rPr>
          <w:rFonts w:eastAsia="宋体" w:hint="eastAsia"/>
        </w:rPr>
        <w:t>点</w:t>
      </w:r>
      <w:r w:rsidRPr="00B87AB8">
        <w:rPr>
          <w:rFonts w:eastAsia="宋体"/>
        </w:rPr>
        <w:t>组成</w:t>
      </w:r>
      <w:r w:rsidRPr="00B87AB8">
        <w:rPr>
          <w:rFonts w:eastAsia="宋体" w:hint="eastAsia"/>
        </w:rPr>
        <w:t>的</w:t>
      </w:r>
      <w:r w:rsidRPr="00B87AB8">
        <w:rPr>
          <w:rFonts w:eastAsia="宋体" w:hint="eastAsia"/>
        </w:rPr>
        <w:t>63</w:t>
      </w:r>
      <w:r w:rsidRPr="00B87AB8">
        <w:rPr>
          <w:rFonts w:eastAsia="宋体" w:hint="eastAsia"/>
        </w:rPr>
        <w:t>个</w:t>
      </w:r>
      <w:r w:rsidRPr="00B87AB8">
        <w:rPr>
          <w:rFonts w:eastAsia="宋体"/>
        </w:rPr>
        <w:t>点</w:t>
      </w:r>
      <w:r w:rsidRPr="00B87AB8">
        <w:rPr>
          <w:rFonts w:eastAsia="宋体" w:hint="eastAsia"/>
        </w:rPr>
        <w:t>字符</w:t>
      </w:r>
      <w:r w:rsidRPr="00B87AB8">
        <w:rPr>
          <w:rFonts w:eastAsia="宋体"/>
        </w:rPr>
        <w:t>相似</w:t>
      </w:r>
      <w:r w:rsidRPr="00B87AB8">
        <w:rPr>
          <w:rFonts w:eastAsia="宋体" w:hint="eastAsia"/>
        </w:rPr>
        <w:t>（与“无点</w:t>
      </w:r>
      <w:r w:rsidRPr="00B87AB8">
        <w:rPr>
          <w:rFonts w:eastAsia="宋体"/>
        </w:rPr>
        <w:t>状</w:t>
      </w:r>
      <w:r w:rsidRPr="00B87AB8">
        <w:rPr>
          <w:rFonts w:eastAsia="宋体" w:hint="eastAsia"/>
        </w:rPr>
        <w:t>”合计</w:t>
      </w:r>
      <w:r w:rsidRPr="00B87AB8">
        <w:rPr>
          <w:rFonts w:eastAsia="宋体" w:hint="eastAsia"/>
        </w:rPr>
        <w:t>6</w:t>
      </w:r>
      <w:r w:rsidRPr="00B87AB8">
        <w:rPr>
          <w:rFonts w:eastAsia="宋体"/>
        </w:rPr>
        <w:t>4</w:t>
      </w:r>
      <w:r w:rsidRPr="00B87AB8">
        <w:rPr>
          <w:rFonts w:eastAsia="宋体" w:hint="eastAsia"/>
        </w:rPr>
        <w:t>种符号</w:t>
      </w:r>
      <w:r w:rsidRPr="00B87AB8">
        <w:rPr>
          <w:rFonts w:eastAsia="宋体"/>
        </w:rPr>
        <w:t>编码），《</w:t>
      </w:r>
      <w:r w:rsidRPr="00B87AB8">
        <w:rPr>
          <w:rFonts w:eastAsia="宋体" w:hint="eastAsia"/>
        </w:rPr>
        <w:t>易经</w:t>
      </w:r>
      <w:r w:rsidRPr="00B87AB8">
        <w:rPr>
          <w:rFonts w:eastAsia="宋体"/>
        </w:rPr>
        <w:t>》</w:t>
      </w:r>
      <w:r w:rsidRPr="00B87AB8">
        <w:rPr>
          <w:rFonts w:eastAsia="宋体" w:hint="eastAsia"/>
        </w:rPr>
        <w:t>的</w:t>
      </w:r>
      <w:r w:rsidRPr="00B87AB8">
        <w:rPr>
          <w:rFonts w:eastAsia="宋体" w:hint="eastAsia"/>
        </w:rPr>
        <w:t>64</w:t>
      </w:r>
      <w:r w:rsidRPr="00B87AB8">
        <w:rPr>
          <w:rFonts w:eastAsia="宋体" w:hint="eastAsia"/>
        </w:rPr>
        <w:t>卦</w:t>
      </w:r>
      <w:r w:rsidRPr="00B87AB8">
        <w:rPr>
          <w:rFonts w:eastAsia="宋体"/>
        </w:rPr>
        <w:t>是以上三位和下三位组合</w:t>
      </w:r>
      <w:r w:rsidRPr="00B87AB8">
        <w:rPr>
          <w:rFonts w:eastAsia="宋体" w:hint="eastAsia"/>
        </w:rPr>
        <w:t>而成</w:t>
      </w:r>
      <w:r w:rsidRPr="00B87AB8">
        <w:rPr>
          <w:rFonts w:eastAsia="宋体"/>
        </w:rPr>
        <w:t>，</w:t>
      </w:r>
      <w:r w:rsidRPr="00B87AB8">
        <w:rPr>
          <w:rFonts w:eastAsia="宋体" w:hint="eastAsia"/>
        </w:rPr>
        <w:t>其</w:t>
      </w:r>
      <w:r w:rsidRPr="00B87AB8">
        <w:rPr>
          <w:rFonts w:eastAsia="宋体"/>
        </w:rPr>
        <w:t>共同</w:t>
      </w:r>
      <w:r w:rsidRPr="00B87AB8">
        <w:rPr>
          <w:rFonts w:eastAsia="宋体" w:hint="eastAsia"/>
        </w:rPr>
        <w:t>点</w:t>
      </w:r>
      <w:r w:rsidRPr="00B87AB8">
        <w:rPr>
          <w:rFonts w:eastAsia="宋体"/>
        </w:rPr>
        <w:t>是</w:t>
      </w:r>
      <w:r w:rsidRPr="00B87AB8">
        <w:rPr>
          <w:rFonts w:eastAsia="宋体" w:hint="eastAsia"/>
        </w:rPr>
        <w:t>两者都</w:t>
      </w:r>
      <w:r w:rsidRPr="00B87AB8">
        <w:rPr>
          <w:rFonts w:eastAsia="宋体"/>
        </w:rPr>
        <w:t>使用</w:t>
      </w:r>
      <w:r w:rsidRPr="00B87AB8">
        <w:rPr>
          <w:rFonts w:eastAsia="宋体" w:hint="eastAsia"/>
        </w:rPr>
        <w:t>分组</w:t>
      </w:r>
      <w:r w:rsidRPr="00B87AB8">
        <w:rPr>
          <w:rFonts w:eastAsia="宋体"/>
        </w:rPr>
        <w:t>的</w:t>
      </w:r>
      <w:r w:rsidRPr="00B87AB8">
        <w:rPr>
          <w:rFonts w:eastAsia="宋体" w:hint="eastAsia"/>
        </w:rPr>
        <w:t>8</w:t>
      </w:r>
      <w:r w:rsidRPr="00B87AB8">
        <w:rPr>
          <w:rFonts w:eastAsia="宋体" w:hint="eastAsia"/>
        </w:rPr>
        <w:t>进制</w:t>
      </w:r>
      <w:r w:rsidRPr="00B87AB8">
        <w:rPr>
          <w:rFonts w:eastAsia="宋体"/>
        </w:rPr>
        <w:t>的</w:t>
      </w:r>
      <w:r w:rsidRPr="00B87AB8">
        <w:rPr>
          <w:rFonts w:eastAsia="宋体" w:hint="eastAsia"/>
        </w:rPr>
        <w:t>2</w:t>
      </w:r>
      <w:r w:rsidRPr="00B87AB8">
        <w:rPr>
          <w:rFonts w:eastAsia="宋体" w:hint="eastAsia"/>
        </w:rPr>
        <w:t>进制组合</w:t>
      </w:r>
      <w:r w:rsidRPr="00B87AB8">
        <w:rPr>
          <w:rFonts w:eastAsia="宋体"/>
        </w:rPr>
        <w:t>编码方式</w:t>
      </w:r>
      <w:r w:rsidRPr="00B87AB8">
        <w:rPr>
          <w:rFonts w:eastAsia="宋体" w:hint="eastAsia"/>
        </w:rPr>
        <w:t>，一个</w:t>
      </w:r>
      <w:r w:rsidRPr="00B87AB8">
        <w:rPr>
          <w:rFonts w:eastAsia="宋体"/>
        </w:rPr>
        <w:t>是</w:t>
      </w:r>
      <w:r w:rsidRPr="00B87AB8">
        <w:rPr>
          <w:rFonts w:eastAsia="宋体" w:hint="eastAsia"/>
        </w:rPr>
        <w:t>左右</w:t>
      </w:r>
      <w:r w:rsidRPr="00B87AB8">
        <w:rPr>
          <w:rFonts w:eastAsia="宋体"/>
        </w:rPr>
        <w:t>排列</w:t>
      </w:r>
      <w:r w:rsidRPr="00B87AB8">
        <w:rPr>
          <w:rFonts w:eastAsia="宋体" w:hint="eastAsia"/>
        </w:rPr>
        <w:t>组合</w:t>
      </w:r>
      <w:r w:rsidRPr="00B87AB8">
        <w:rPr>
          <w:rFonts w:eastAsia="宋体"/>
        </w:rPr>
        <w:t>（</w:t>
      </w:r>
      <w:r w:rsidRPr="00B87AB8">
        <w:rPr>
          <w:rFonts w:eastAsia="宋体" w:hint="eastAsia"/>
        </w:rPr>
        <w:t>盲文</w:t>
      </w:r>
      <w:r w:rsidRPr="00B87AB8">
        <w:rPr>
          <w:rFonts w:eastAsia="宋体"/>
        </w:rPr>
        <w:t>）</w:t>
      </w:r>
      <w:r w:rsidRPr="00B87AB8">
        <w:rPr>
          <w:rFonts w:eastAsia="宋体" w:hint="eastAsia"/>
        </w:rPr>
        <w:t>，另</w:t>
      </w:r>
      <w:r w:rsidRPr="00B87AB8">
        <w:rPr>
          <w:rFonts w:eastAsia="宋体"/>
        </w:rPr>
        <w:t>一</w:t>
      </w:r>
      <w:r w:rsidRPr="00B87AB8">
        <w:rPr>
          <w:rFonts w:eastAsia="宋体" w:hint="eastAsia"/>
        </w:rPr>
        <w:t>个</w:t>
      </w:r>
      <w:r w:rsidRPr="00B87AB8">
        <w:rPr>
          <w:rFonts w:eastAsia="宋体"/>
        </w:rPr>
        <w:t>是</w:t>
      </w:r>
      <w:r w:rsidRPr="00B87AB8">
        <w:rPr>
          <w:rFonts w:eastAsia="宋体" w:hint="eastAsia"/>
        </w:rPr>
        <w:t>上下</w:t>
      </w:r>
      <w:r w:rsidRPr="00B87AB8">
        <w:rPr>
          <w:rFonts w:eastAsia="宋体"/>
        </w:rPr>
        <w:t>排列</w:t>
      </w:r>
      <w:r w:rsidRPr="00B87AB8">
        <w:rPr>
          <w:rFonts w:eastAsia="宋体" w:hint="eastAsia"/>
        </w:rPr>
        <w:t>组合</w:t>
      </w:r>
      <w:r w:rsidRPr="00B87AB8">
        <w:rPr>
          <w:rFonts w:eastAsia="宋体"/>
        </w:rPr>
        <w:t>（</w:t>
      </w:r>
      <w:r w:rsidRPr="00B87AB8">
        <w:rPr>
          <w:rFonts w:eastAsia="宋体" w:hint="eastAsia"/>
        </w:rPr>
        <w:t>易卦</w:t>
      </w:r>
      <w:r w:rsidRPr="00B87AB8">
        <w:rPr>
          <w:rFonts w:eastAsia="宋体"/>
        </w:rPr>
        <w:t>）。</w:t>
      </w:r>
      <w:r w:rsidRPr="00B87AB8">
        <w:rPr>
          <w:rFonts w:eastAsia="宋体" w:hint="eastAsia"/>
        </w:rPr>
        <w:t>《周易·系辞传》说：“易有太极，是生两仪，两仪生四象，四象生八卦。”，</w:t>
      </w:r>
      <w:r w:rsidRPr="00B87AB8">
        <w:rPr>
          <w:rFonts w:eastAsia="宋体" w:hint="eastAsia"/>
        </w:rPr>
        <w:t>TRIA</w:t>
      </w:r>
      <w:r w:rsidRPr="00B87AB8">
        <w:rPr>
          <w:rFonts w:eastAsia="宋体"/>
        </w:rPr>
        <w:t>二</w:t>
      </w:r>
      <w:r w:rsidRPr="00B87AB8">
        <w:rPr>
          <w:rFonts w:eastAsia="宋体" w:hint="eastAsia"/>
        </w:rPr>
        <w:t>元</w:t>
      </w:r>
      <w:r w:rsidRPr="00B87AB8">
        <w:rPr>
          <w:rFonts w:eastAsia="宋体"/>
        </w:rPr>
        <w:t>符号编码</w:t>
      </w:r>
      <w:r w:rsidRPr="00B87AB8">
        <w:rPr>
          <w:rFonts w:eastAsia="宋体" w:hint="eastAsia"/>
        </w:rPr>
        <w:t>是利用一对</w:t>
      </w:r>
      <w:r w:rsidRPr="00B87AB8">
        <w:rPr>
          <w:rFonts w:eastAsia="宋体" w:hint="eastAsia"/>
        </w:rPr>
        <w:t>8</w:t>
      </w:r>
      <w:r w:rsidRPr="00B87AB8">
        <w:rPr>
          <w:rFonts w:eastAsia="宋体" w:hint="eastAsia"/>
        </w:rPr>
        <w:t>种</w:t>
      </w:r>
      <w:r w:rsidRPr="00B87AB8">
        <w:rPr>
          <w:rFonts w:eastAsia="宋体"/>
        </w:rPr>
        <w:t>不同的矢量</w:t>
      </w:r>
      <w:r w:rsidRPr="00B87AB8">
        <w:rPr>
          <w:rFonts w:eastAsia="宋体" w:hint="eastAsia"/>
        </w:rPr>
        <w:t>变化</w:t>
      </w:r>
      <w:r w:rsidRPr="00B87AB8">
        <w:rPr>
          <w:rFonts w:eastAsia="宋体"/>
        </w:rPr>
        <w:t>的轨迹</w:t>
      </w:r>
      <w:r w:rsidRPr="00B87AB8">
        <w:rPr>
          <w:rFonts w:eastAsia="宋体" w:hint="eastAsia"/>
        </w:rPr>
        <w:t>编码</w:t>
      </w:r>
      <w:r w:rsidRPr="00B87AB8">
        <w:rPr>
          <w:rFonts w:eastAsia="宋体"/>
        </w:rPr>
        <w:t>，表示</w:t>
      </w:r>
      <w:r w:rsidRPr="00B87AB8">
        <w:rPr>
          <w:rFonts w:eastAsia="宋体" w:hint="eastAsia"/>
        </w:rPr>
        <w:t>一个</w:t>
      </w:r>
      <w:r w:rsidRPr="00B87AB8">
        <w:rPr>
          <w:rFonts w:eastAsia="宋体"/>
        </w:rPr>
        <w:t>文字符号。</w:t>
      </w:r>
    </w:p>
    <w:p w14:paraId="507ECE62" w14:textId="77777777" w:rsidR="00E569F9" w:rsidRPr="00B87AB8" w:rsidRDefault="00E569F9" w:rsidP="00E569F9">
      <w:pPr>
        <w:ind w:firstLine="600"/>
        <w:jc w:val="both"/>
        <w:rPr>
          <w:rFonts w:eastAsia="宋体"/>
        </w:rPr>
      </w:pPr>
      <w:r w:rsidRPr="00B87AB8">
        <w:rPr>
          <w:rFonts w:eastAsia="宋体" w:hint="eastAsia"/>
          <w:szCs w:val="28"/>
        </w:rPr>
        <w:t>下面的表示出了根据本发明的钟表</w:t>
      </w:r>
      <w:r w:rsidRPr="00B87AB8">
        <w:rPr>
          <w:rFonts w:eastAsia="宋体"/>
          <w:szCs w:val="28"/>
        </w:rPr>
        <w:t>式和</w:t>
      </w:r>
      <w:r w:rsidRPr="00B87AB8">
        <w:rPr>
          <w:rFonts w:eastAsia="宋体" w:hint="eastAsia"/>
          <w:szCs w:val="28"/>
        </w:rPr>
        <w:t>圆周边</w:t>
      </w:r>
      <w:r w:rsidRPr="00B87AB8">
        <w:rPr>
          <w:rFonts w:eastAsia="宋体"/>
          <w:szCs w:val="28"/>
        </w:rPr>
        <w:t>式</w:t>
      </w:r>
      <w:r w:rsidRPr="00B87AB8">
        <w:rPr>
          <w:rFonts w:eastAsia="宋体" w:hint="eastAsia"/>
          <w:szCs w:val="28"/>
        </w:rPr>
        <w:t>字符系统与现有的编码规则之间的关系</w:t>
      </w:r>
      <w:r w:rsidRPr="00B87AB8">
        <w:rPr>
          <w:rFonts w:eastAsia="宋体" w:hint="eastAsia"/>
        </w:rPr>
        <w:t>在</w:t>
      </w:r>
      <w:r w:rsidRPr="00B87AB8">
        <w:rPr>
          <w:rFonts w:eastAsia="宋体"/>
        </w:rPr>
        <w:t>九宫格</w:t>
      </w:r>
      <w:r w:rsidRPr="00B87AB8">
        <w:rPr>
          <w:rFonts w:eastAsia="宋体" w:hint="eastAsia"/>
        </w:rPr>
        <w:t>上</w:t>
      </w:r>
      <w:r w:rsidRPr="00B87AB8">
        <w:rPr>
          <w:rFonts w:eastAsia="宋体" w:hint="eastAsia"/>
        </w:rPr>
        <w:t>S</w:t>
      </w:r>
      <w:r w:rsidRPr="00B87AB8">
        <w:rPr>
          <w:rFonts w:eastAsia="宋体"/>
        </w:rPr>
        <w:t>形</w:t>
      </w:r>
      <w:r w:rsidRPr="00B87AB8">
        <w:rPr>
          <w:rFonts w:eastAsia="宋体" w:hint="eastAsia"/>
        </w:rPr>
        <w:t>对称</w:t>
      </w:r>
      <w:r w:rsidRPr="00B87AB8">
        <w:rPr>
          <w:rFonts w:eastAsia="宋体"/>
        </w:rPr>
        <w:t>式排列</w:t>
      </w:r>
      <w:r w:rsidRPr="00B87AB8">
        <w:rPr>
          <w:rFonts w:eastAsia="宋体" w:hint="eastAsia"/>
        </w:rPr>
        <w:t>编码</w:t>
      </w:r>
      <w:r w:rsidRPr="00B87AB8">
        <w:rPr>
          <w:rFonts w:eastAsia="宋体"/>
        </w:rPr>
        <w:t>，只要记住一方就能推敲出另一方</w:t>
      </w:r>
      <w:r w:rsidRPr="00B87AB8">
        <w:rPr>
          <w:rFonts w:eastAsia="宋体" w:hint="eastAsia"/>
        </w:rPr>
        <w:t>。</w:t>
      </w:r>
    </w:p>
    <w:p w14:paraId="2BC053C1" w14:textId="77777777" w:rsidR="00E569F9" w:rsidRPr="00B87AB8" w:rsidRDefault="00E569F9" w:rsidP="00E569F9">
      <w:pPr>
        <w:ind w:firstLine="600"/>
        <w:jc w:val="both"/>
        <w:rPr>
          <w:rFonts w:eastAsia="宋体"/>
        </w:rPr>
      </w:pPr>
      <w:r w:rsidRPr="00B87AB8">
        <w:rPr>
          <w:rFonts w:eastAsia="宋体" w:hint="eastAsia"/>
        </w:rPr>
        <w:t>表</w:t>
      </w:r>
      <w:r w:rsidR="009A2449" w:rsidRPr="00B87AB8">
        <w:rPr>
          <w:rFonts w:eastAsia="宋体" w:hint="eastAsia"/>
        </w:rPr>
        <w:t>27</w:t>
      </w:r>
      <w:r w:rsidRPr="00B87AB8">
        <w:rPr>
          <w:rFonts w:eastAsia="宋体" w:hint="eastAsia"/>
        </w:rPr>
        <w:t>：</w:t>
      </w:r>
      <w:r w:rsidRPr="00B87AB8">
        <w:rPr>
          <w:rFonts w:eastAsia="宋体" w:hint="eastAsia"/>
        </w:rPr>
        <w:t>TRIA</w:t>
      </w:r>
      <w:r w:rsidRPr="00B87AB8">
        <w:rPr>
          <w:rFonts w:eastAsia="宋体"/>
        </w:rPr>
        <w:t>二元</w:t>
      </w:r>
      <w:r w:rsidRPr="00B87AB8">
        <w:rPr>
          <w:rFonts w:eastAsia="宋体" w:hint="eastAsia"/>
        </w:rPr>
        <w:t>象数図</w:t>
      </w:r>
      <w:r w:rsidRPr="00B87AB8">
        <w:rPr>
          <w:rFonts w:eastAsia="宋体"/>
        </w:rPr>
        <w:t>符号</w:t>
      </w:r>
      <w:r w:rsidRPr="00B87AB8">
        <w:rPr>
          <w:rFonts w:eastAsia="宋体" w:hint="eastAsia"/>
        </w:rPr>
        <w:t>的</w:t>
      </w:r>
      <w:r w:rsidRPr="00B87AB8">
        <w:rPr>
          <w:rFonts w:eastAsia="宋体"/>
        </w:rPr>
        <w:t>不同形式与盲文、易卦对照</w:t>
      </w:r>
    </w:p>
    <w:tbl>
      <w:tblPr>
        <w:tblW w:w="5000" w:type="pct"/>
        <w:tblLook w:val="04A0" w:firstRow="1" w:lastRow="0" w:firstColumn="1" w:lastColumn="0" w:noHBand="0" w:noVBand="1"/>
      </w:tblPr>
      <w:tblGrid>
        <w:gridCol w:w="1384"/>
        <w:gridCol w:w="697"/>
        <w:gridCol w:w="931"/>
        <w:gridCol w:w="931"/>
        <w:gridCol w:w="1070"/>
        <w:gridCol w:w="1070"/>
        <w:gridCol w:w="1070"/>
        <w:gridCol w:w="1070"/>
        <w:gridCol w:w="1066"/>
      </w:tblGrid>
      <w:tr w:rsidR="00E569F9" w:rsidRPr="00B87AB8" w14:paraId="46F79080" w14:textId="77777777" w:rsidTr="005C6556">
        <w:trPr>
          <w:trHeight w:val="288"/>
        </w:trPr>
        <w:tc>
          <w:tcPr>
            <w:tcW w:w="74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C59D7E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宋体" w:eastAsia="宋体" w:hAnsi="宋体" w:cs="宋体"/>
                <w:kern w:val="0"/>
                <w:sz w:val="20"/>
                <w:szCs w:val="22"/>
              </w:rPr>
              <w:t>八进制</w:t>
            </w:r>
          </w:p>
        </w:tc>
        <w:tc>
          <w:tcPr>
            <w:tcW w:w="375" w:type="pct"/>
            <w:tcBorders>
              <w:top w:val="single" w:sz="4" w:space="0" w:color="auto"/>
              <w:left w:val="nil"/>
              <w:bottom w:val="single" w:sz="4" w:space="0" w:color="auto"/>
              <w:right w:val="single" w:sz="4" w:space="0" w:color="auto"/>
            </w:tcBorders>
            <w:shd w:val="clear" w:color="auto" w:fill="auto"/>
            <w:noWrap/>
            <w:vAlign w:val="center"/>
          </w:tcPr>
          <w:p w14:paraId="6DBC62A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0</w:t>
            </w:r>
          </w:p>
        </w:tc>
        <w:tc>
          <w:tcPr>
            <w:tcW w:w="501" w:type="pct"/>
            <w:tcBorders>
              <w:top w:val="single" w:sz="4" w:space="0" w:color="auto"/>
              <w:left w:val="nil"/>
              <w:bottom w:val="single" w:sz="4" w:space="0" w:color="auto"/>
              <w:right w:val="single" w:sz="4" w:space="0" w:color="auto"/>
            </w:tcBorders>
            <w:shd w:val="clear" w:color="auto" w:fill="auto"/>
            <w:noWrap/>
            <w:vAlign w:val="center"/>
          </w:tcPr>
          <w:p w14:paraId="6F21812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1</w:t>
            </w:r>
          </w:p>
        </w:tc>
        <w:tc>
          <w:tcPr>
            <w:tcW w:w="501" w:type="pct"/>
            <w:tcBorders>
              <w:top w:val="single" w:sz="4" w:space="0" w:color="auto"/>
              <w:left w:val="nil"/>
              <w:bottom w:val="single" w:sz="4" w:space="0" w:color="auto"/>
              <w:right w:val="single" w:sz="4" w:space="0" w:color="auto"/>
            </w:tcBorders>
            <w:shd w:val="clear" w:color="auto" w:fill="auto"/>
            <w:vAlign w:val="center"/>
          </w:tcPr>
          <w:p w14:paraId="7365736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2</w:t>
            </w:r>
          </w:p>
        </w:tc>
        <w:tc>
          <w:tcPr>
            <w:tcW w:w="576" w:type="pct"/>
            <w:tcBorders>
              <w:top w:val="single" w:sz="4" w:space="0" w:color="auto"/>
              <w:left w:val="nil"/>
              <w:bottom w:val="single" w:sz="4" w:space="0" w:color="auto"/>
              <w:right w:val="single" w:sz="4" w:space="0" w:color="auto"/>
            </w:tcBorders>
            <w:shd w:val="clear" w:color="auto" w:fill="auto"/>
            <w:noWrap/>
            <w:vAlign w:val="center"/>
          </w:tcPr>
          <w:p w14:paraId="1608874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3</w:t>
            </w:r>
          </w:p>
        </w:tc>
        <w:tc>
          <w:tcPr>
            <w:tcW w:w="576" w:type="pct"/>
            <w:tcBorders>
              <w:top w:val="single" w:sz="4" w:space="0" w:color="auto"/>
              <w:left w:val="nil"/>
              <w:bottom w:val="single" w:sz="4" w:space="0" w:color="auto"/>
              <w:right w:val="single" w:sz="4" w:space="0" w:color="auto"/>
            </w:tcBorders>
            <w:shd w:val="clear" w:color="auto" w:fill="auto"/>
            <w:noWrap/>
            <w:vAlign w:val="center"/>
          </w:tcPr>
          <w:p w14:paraId="603AF22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4</w:t>
            </w:r>
          </w:p>
        </w:tc>
        <w:tc>
          <w:tcPr>
            <w:tcW w:w="576" w:type="pct"/>
            <w:tcBorders>
              <w:top w:val="single" w:sz="4" w:space="0" w:color="auto"/>
              <w:left w:val="nil"/>
              <w:bottom w:val="single" w:sz="4" w:space="0" w:color="auto"/>
              <w:right w:val="single" w:sz="4" w:space="0" w:color="auto"/>
            </w:tcBorders>
            <w:shd w:val="clear" w:color="auto" w:fill="auto"/>
            <w:noWrap/>
            <w:vAlign w:val="center"/>
          </w:tcPr>
          <w:p w14:paraId="5067CA6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5</w:t>
            </w:r>
          </w:p>
        </w:tc>
        <w:tc>
          <w:tcPr>
            <w:tcW w:w="576" w:type="pct"/>
            <w:tcBorders>
              <w:top w:val="single" w:sz="4" w:space="0" w:color="auto"/>
              <w:left w:val="nil"/>
              <w:bottom w:val="single" w:sz="4" w:space="0" w:color="auto"/>
              <w:right w:val="single" w:sz="4" w:space="0" w:color="auto"/>
            </w:tcBorders>
            <w:shd w:val="clear" w:color="auto" w:fill="auto"/>
            <w:noWrap/>
            <w:vAlign w:val="center"/>
          </w:tcPr>
          <w:p w14:paraId="38CDD42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6</w:t>
            </w:r>
          </w:p>
        </w:tc>
        <w:tc>
          <w:tcPr>
            <w:tcW w:w="575" w:type="pct"/>
            <w:tcBorders>
              <w:top w:val="single" w:sz="4" w:space="0" w:color="auto"/>
              <w:left w:val="nil"/>
              <w:bottom w:val="single" w:sz="4" w:space="0" w:color="auto"/>
              <w:right w:val="single" w:sz="4" w:space="0" w:color="auto"/>
            </w:tcBorders>
            <w:shd w:val="clear" w:color="auto" w:fill="auto"/>
            <w:noWrap/>
            <w:vAlign w:val="center"/>
          </w:tcPr>
          <w:p w14:paraId="4B4F944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7</w:t>
            </w:r>
          </w:p>
        </w:tc>
      </w:tr>
      <w:tr w:rsidR="00E569F9" w:rsidRPr="00B87AB8" w14:paraId="50979448" w14:textId="77777777" w:rsidTr="005C6556">
        <w:trPr>
          <w:trHeight w:val="288"/>
        </w:trPr>
        <w:tc>
          <w:tcPr>
            <w:tcW w:w="745" w:type="pct"/>
            <w:tcBorders>
              <w:top w:val="nil"/>
              <w:left w:val="single" w:sz="4" w:space="0" w:color="auto"/>
              <w:bottom w:val="single" w:sz="4" w:space="0" w:color="auto"/>
              <w:right w:val="single" w:sz="4" w:space="0" w:color="auto"/>
            </w:tcBorders>
            <w:shd w:val="clear" w:color="auto" w:fill="auto"/>
            <w:noWrap/>
            <w:vAlign w:val="center"/>
          </w:tcPr>
          <w:p w14:paraId="226F674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宋体" w:eastAsia="宋体" w:hAnsi="宋体" w:cs="宋体"/>
                <w:kern w:val="0"/>
                <w:sz w:val="20"/>
                <w:szCs w:val="22"/>
              </w:rPr>
              <w:t>八卦</w:t>
            </w:r>
            <w:r w:rsidRPr="00B87AB8">
              <w:rPr>
                <w:rFonts w:ascii="宋体" w:eastAsia="宋体" w:hAnsi="宋体" w:cs="宋体" w:hint="eastAsia"/>
                <w:kern w:val="0"/>
                <w:sz w:val="20"/>
                <w:szCs w:val="22"/>
              </w:rPr>
              <w:t>编码</w:t>
            </w:r>
          </w:p>
        </w:tc>
        <w:tc>
          <w:tcPr>
            <w:tcW w:w="375" w:type="pct"/>
            <w:tcBorders>
              <w:top w:val="nil"/>
              <w:left w:val="nil"/>
              <w:bottom w:val="single" w:sz="4" w:space="0" w:color="auto"/>
              <w:right w:val="single" w:sz="4" w:space="0" w:color="auto"/>
            </w:tcBorders>
            <w:shd w:val="clear" w:color="auto" w:fill="auto"/>
            <w:noWrap/>
            <w:vAlign w:val="center"/>
          </w:tcPr>
          <w:p w14:paraId="26D8D98B"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01" w:type="pct"/>
            <w:tcBorders>
              <w:top w:val="nil"/>
              <w:left w:val="nil"/>
              <w:bottom w:val="single" w:sz="4" w:space="0" w:color="auto"/>
              <w:right w:val="single" w:sz="4" w:space="0" w:color="auto"/>
            </w:tcBorders>
            <w:shd w:val="clear" w:color="auto" w:fill="auto"/>
            <w:noWrap/>
            <w:vAlign w:val="center"/>
          </w:tcPr>
          <w:p w14:paraId="681E746C"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01" w:type="pct"/>
            <w:tcBorders>
              <w:top w:val="nil"/>
              <w:left w:val="nil"/>
              <w:bottom w:val="single" w:sz="4" w:space="0" w:color="auto"/>
              <w:right w:val="single" w:sz="4" w:space="0" w:color="auto"/>
            </w:tcBorders>
            <w:shd w:val="clear" w:color="auto" w:fill="auto"/>
            <w:noWrap/>
            <w:vAlign w:val="center"/>
          </w:tcPr>
          <w:p w14:paraId="736545A6"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6" w:type="pct"/>
            <w:tcBorders>
              <w:top w:val="nil"/>
              <w:left w:val="nil"/>
              <w:bottom w:val="single" w:sz="4" w:space="0" w:color="auto"/>
              <w:right w:val="single" w:sz="4" w:space="0" w:color="auto"/>
            </w:tcBorders>
            <w:shd w:val="clear" w:color="auto" w:fill="auto"/>
            <w:noWrap/>
            <w:vAlign w:val="center"/>
          </w:tcPr>
          <w:p w14:paraId="0F2DD929"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6" w:type="pct"/>
            <w:tcBorders>
              <w:top w:val="nil"/>
              <w:left w:val="nil"/>
              <w:bottom w:val="single" w:sz="4" w:space="0" w:color="auto"/>
              <w:right w:val="single" w:sz="4" w:space="0" w:color="auto"/>
            </w:tcBorders>
            <w:shd w:val="clear" w:color="auto" w:fill="auto"/>
            <w:noWrap/>
            <w:vAlign w:val="center"/>
          </w:tcPr>
          <w:p w14:paraId="6CF0A414"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6" w:type="pct"/>
            <w:tcBorders>
              <w:top w:val="nil"/>
              <w:left w:val="nil"/>
              <w:bottom w:val="single" w:sz="4" w:space="0" w:color="auto"/>
              <w:right w:val="single" w:sz="4" w:space="0" w:color="auto"/>
            </w:tcBorders>
            <w:shd w:val="clear" w:color="auto" w:fill="auto"/>
            <w:noWrap/>
            <w:vAlign w:val="center"/>
          </w:tcPr>
          <w:p w14:paraId="66D37738"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6" w:type="pct"/>
            <w:tcBorders>
              <w:top w:val="nil"/>
              <w:left w:val="nil"/>
              <w:bottom w:val="single" w:sz="4" w:space="0" w:color="auto"/>
              <w:right w:val="single" w:sz="4" w:space="0" w:color="auto"/>
            </w:tcBorders>
            <w:shd w:val="clear" w:color="auto" w:fill="auto"/>
            <w:noWrap/>
            <w:vAlign w:val="center"/>
          </w:tcPr>
          <w:p w14:paraId="5991852C"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5" w:type="pct"/>
            <w:tcBorders>
              <w:top w:val="nil"/>
              <w:left w:val="nil"/>
              <w:bottom w:val="single" w:sz="4" w:space="0" w:color="auto"/>
              <w:right w:val="single" w:sz="4" w:space="0" w:color="auto"/>
            </w:tcBorders>
            <w:shd w:val="clear" w:color="auto" w:fill="auto"/>
            <w:noWrap/>
            <w:vAlign w:val="center"/>
          </w:tcPr>
          <w:p w14:paraId="3EAEBD0E"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r>
      <w:tr w:rsidR="00E569F9" w:rsidRPr="00B87AB8" w14:paraId="3516BF6B" w14:textId="77777777" w:rsidTr="005C6556">
        <w:trPr>
          <w:trHeight w:val="288"/>
        </w:trPr>
        <w:tc>
          <w:tcPr>
            <w:tcW w:w="745" w:type="pct"/>
            <w:tcBorders>
              <w:top w:val="nil"/>
              <w:left w:val="single" w:sz="4" w:space="0" w:color="auto"/>
              <w:bottom w:val="single" w:sz="4" w:space="0" w:color="auto"/>
              <w:right w:val="single" w:sz="4" w:space="0" w:color="auto"/>
            </w:tcBorders>
            <w:shd w:val="clear" w:color="auto" w:fill="auto"/>
            <w:noWrap/>
            <w:vAlign w:val="center"/>
          </w:tcPr>
          <w:p w14:paraId="622071F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宋体" w:eastAsia="宋体" w:hAnsi="宋体" w:cs="宋体"/>
                <w:kern w:val="0"/>
                <w:sz w:val="20"/>
                <w:szCs w:val="22"/>
              </w:rPr>
              <w:t>二进制</w:t>
            </w:r>
            <w:r w:rsidRPr="00B87AB8">
              <w:rPr>
                <w:rFonts w:ascii="宋体" w:eastAsia="宋体" w:hAnsi="宋体" w:cs="宋体" w:hint="eastAsia"/>
                <w:kern w:val="0"/>
                <w:sz w:val="20"/>
                <w:szCs w:val="22"/>
              </w:rPr>
              <w:t>编码</w:t>
            </w:r>
          </w:p>
        </w:tc>
        <w:tc>
          <w:tcPr>
            <w:tcW w:w="375" w:type="pct"/>
            <w:tcBorders>
              <w:top w:val="nil"/>
              <w:left w:val="nil"/>
              <w:bottom w:val="single" w:sz="4" w:space="0" w:color="auto"/>
              <w:right w:val="single" w:sz="4" w:space="0" w:color="auto"/>
            </w:tcBorders>
            <w:shd w:val="clear" w:color="auto" w:fill="auto"/>
            <w:noWrap/>
            <w:vAlign w:val="center"/>
          </w:tcPr>
          <w:p w14:paraId="11C0C21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000</w:t>
            </w:r>
          </w:p>
        </w:tc>
        <w:tc>
          <w:tcPr>
            <w:tcW w:w="501" w:type="pct"/>
            <w:tcBorders>
              <w:top w:val="nil"/>
              <w:left w:val="nil"/>
              <w:bottom w:val="single" w:sz="4" w:space="0" w:color="auto"/>
              <w:right w:val="single" w:sz="4" w:space="0" w:color="auto"/>
            </w:tcBorders>
            <w:shd w:val="clear" w:color="auto" w:fill="auto"/>
            <w:noWrap/>
            <w:vAlign w:val="center"/>
          </w:tcPr>
          <w:p w14:paraId="2AE37A8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001</w:t>
            </w:r>
          </w:p>
        </w:tc>
        <w:tc>
          <w:tcPr>
            <w:tcW w:w="501" w:type="pct"/>
            <w:tcBorders>
              <w:top w:val="nil"/>
              <w:left w:val="nil"/>
              <w:bottom w:val="single" w:sz="4" w:space="0" w:color="auto"/>
              <w:right w:val="single" w:sz="4" w:space="0" w:color="auto"/>
            </w:tcBorders>
            <w:shd w:val="clear" w:color="auto" w:fill="auto"/>
            <w:noWrap/>
            <w:vAlign w:val="center"/>
          </w:tcPr>
          <w:p w14:paraId="73E1268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010</w:t>
            </w:r>
          </w:p>
        </w:tc>
        <w:tc>
          <w:tcPr>
            <w:tcW w:w="576" w:type="pct"/>
            <w:tcBorders>
              <w:top w:val="nil"/>
              <w:left w:val="nil"/>
              <w:bottom w:val="single" w:sz="4" w:space="0" w:color="auto"/>
              <w:right w:val="single" w:sz="4" w:space="0" w:color="auto"/>
            </w:tcBorders>
            <w:shd w:val="clear" w:color="auto" w:fill="auto"/>
            <w:noWrap/>
            <w:vAlign w:val="center"/>
          </w:tcPr>
          <w:p w14:paraId="1F90B2F6"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011</w:t>
            </w:r>
          </w:p>
        </w:tc>
        <w:tc>
          <w:tcPr>
            <w:tcW w:w="576" w:type="pct"/>
            <w:tcBorders>
              <w:top w:val="nil"/>
              <w:left w:val="nil"/>
              <w:bottom w:val="single" w:sz="4" w:space="0" w:color="auto"/>
              <w:right w:val="single" w:sz="4" w:space="0" w:color="auto"/>
            </w:tcBorders>
            <w:shd w:val="clear" w:color="auto" w:fill="auto"/>
            <w:noWrap/>
            <w:vAlign w:val="center"/>
          </w:tcPr>
          <w:p w14:paraId="0D2E42A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100</w:t>
            </w:r>
          </w:p>
        </w:tc>
        <w:tc>
          <w:tcPr>
            <w:tcW w:w="576" w:type="pct"/>
            <w:tcBorders>
              <w:top w:val="nil"/>
              <w:left w:val="nil"/>
              <w:bottom w:val="single" w:sz="4" w:space="0" w:color="auto"/>
              <w:right w:val="single" w:sz="4" w:space="0" w:color="auto"/>
            </w:tcBorders>
            <w:shd w:val="clear" w:color="auto" w:fill="auto"/>
            <w:noWrap/>
            <w:vAlign w:val="center"/>
          </w:tcPr>
          <w:p w14:paraId="42BF34B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101</w:t>
            </w:r>
          </w:p>
        </w:tc>
        <w:tc>
          <w:tcPr>
            <w:tcW w:w="576" w:type="pct"/>
            <w:tcBorders>
              <w:top w:val="nil"/>
              <w:left w:val="nil"/>
              <w:bottom w:val="single" w:sz="4" w:space="0" w:color="auto"/>
              <w:right w:val="single" w:sz="4" w:space="0" w:color="auto"/>
            </w:tcBorders>
            <w:shd w:val="clear" w:color="auto" w:fill="auto"/>
            <w:noWrap/>
            <w:vAlign w:val="center"/>
          </w:tcPr>
          <w:p w14:paraId="3C553D1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110</w:t>
            </w:r>
          </w:p>
        </w:tc>
        <w:tc>
          <w:tcPr>
            <w:tcW w:w="575" w:type="pct"/>
            <w:tcBorders>
              <w:top w:val="nil"/>
              <w:left w:val="nil"/>
              <w:bottom w:val="single" w:sz="4" w:space="0" w:color="auto"/>
              <w:right w:val="single" w:sz="4" w:space="0" w:color="auto"/>
            </w:tcBorders>
            <w:shd w:val="clear" w:color="auto" w:fill="auto"/>
            <w:noWrap/>
            <w:vAlign w:val="center"/>
          </w:tcPr>
          <w:p w14:paraId="2D15B6E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111</w:t>
            </w:r>
          </w:p>
        </w:tc>
      </w:tr>
      <w:tr w:rsidR="00E569F9" w:rsidRPr="00B87AB8" w14:paraId="4FC32CD2" w14:textId="77777777" w:rsidTr="005C6556">
        <w:trPr>
          <w:trHeight w:val="624"/>
        </w:trPr>
        <w:tc>
          <w:tcPr>
            <w:tcW w:w="745" w:type="pct"/>
            <w:tcBorders>
              <w:top w:val="nil"/>
              <w:left w:val="single" w:sz="4" w:space="0" w:color="auto"/>
              <w:bottom w:val="single" w:sz="4" w:space="0" w:color="auto"/>
              <w:right w:val="single" w:sz="4" w:space="0" w:color="auto"/>
            </w:tcBorders>
            <w:shd w:val="clear" w:color="auto" w:fill="auto"/>
            <w:noWrap/>
            <w:vAlign w:val="center"/>
          </w:tcPr>
          <w:p w14:paraId="44BA3D3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宋体" w:eastAsia="宋体" w:hAnsi="宋体" w:cs="宋体"/>
                <w:kern w:val="0"/>
                <w:sz w:val="20"/>
                <w:szCs w:val="22"/>
              </w:rPr>
              <w:t>盲文列</w:t>
            </w:r>
            <w:r w:rsidRPr="00B87AB8">
              <w:rPr>
                <w:rFonts w:ascii="宋体" w:eastAsia="宋体" w:hAnsi="宋体" w:cs="宋体" w:hint="eastAsia"/>
                <w:kern w:val="0"/>
                <w:sz w:val="20"/>
                <w:szCs w:val="22"/>
              </w:rPr>
              <w:t>编码</w:t>
            </w:r>
          </w:p>
        </w:tc>
        <w:tc>
          <w:tcPr>
            <w:tcW w:w="375" w:type="pct"/>
            <w:tcBorders>
              <w:top w:val="nil"/>
              <w:left w:val="nil"/>
              <w:bottom w:val="single" w:sz="4" w:space="0" w:color="auto"/>
              <w:right w:val="single" w:sz="4" w:space="0" w:color="auto"/>
            </w:tcBorders>
            <w:shd w:val="clear" w:color="auto" w:fill="auto"/>
            <w:noWrap/>
            <w:textDirection w:val="tbLrV"/>
            <w:vAlign w:val="center"/>
          </w:tcPr>
          <w:p w14:paraId="37CC5767"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16"/>
              </w:rPr>
            </w:pPr>
            <w:r w:rsidRPr="00B87AB8">
              <w:rPr>
                <w:rFonts w:ascii="MS Gothic" w:eastAsia="MS Gothic" w:hAnsi="MS Gothic" w:hint="eastAsia"/>
                <w:kern w:val="0"/>
                <w:sz w:val="20"/>
                <w:szCs w:val="16"/>
              </w:rPr>
              <w:t>○○○</w:t>
            </w:r>
          </w:p>
        </w:tc>
        <w:tc>
          <w:tcPr>
            <w:tcW w:w="501" w:type="pct"/>
            <w:tcBorders>
              <w:top w:val="nil"/>
              <w:left w:val="nil"/>
              <w:bottom w:val="single" w:sz="4" w:space="0" w:color="auto"/>
              <w:right w:val="single" w:sz="4" w:space="0" w:color="auto"/>
            </w:tcBorders>
            <w:shd w:val="clear" w:color="auto" w:fill="auto"/>
            <w:noWrap/>
            <w:textDirection w:val="tbLrV"/>
            <w:vAlign w:val="center"/>
          </w:tcPr>
          <w:p w14:paraId="3541E921"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16"/>
              </w:rPr>
            </w:pPr>
            <w:r w:rsidRPr="00B87AB8">
              <w:rPr>
                <w:rFonts w:ascii="MS Gothic" w:eastAsia="MS Gothic" w:hAnsi="MS Gothic" w:hint="eastAsia"/>
                <w:kern w:val="0"/>
                <w:sz w:val="20"/>
                <w:szCs w:val="16"/>
              </w:rPr>
              <w:t>○○●</w:t>
            </w:r>
          </w:p>
        </w:tc>
        <w:tc>
          <w:tcPr>
            <w:tcW w:w="501" w:type="pct"/>
            <w:tcBorders>
              <w:top w:val="nil"/>
              <w:left w:val="nil"/>
              <w:bottom w:val="single" w:sz="4" w:space="0" w:color="auto"/>
              <w:right w:val="single" w:sz="4" w:space="0" w:color="auto"/>
            </w:tcBorders>
            <w:shd w:val="clear" w:color="auto" w:fill="auto"/>
            <w:noWrap/>
            <w:textDirection w:val="tbLrV"/>
            <w:vAlign w:val="center"/>
          </w:tcPr>
          <w:p w14:paraId="3C99613E"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16"/>
              </w:rPr>
            </w:pPr>
            <w:r w:rsidRPr="00B87AB8">
              <w:rPr>
                <w:rFonts w:ascii="MS Gothic" w:eastAsia="MS Gothic" w:hAnsi="MS Gothic" w:hint="eastAsia"/>
                <w:kern w:val="0"/>
                <w:sz w:val="20"/>
                <w:szCs w:val="16"/>
              </w:rPr>
              <w:t>○●○</w:t>
            </w:r>
          </w:p>
        </w:tc>
        <w:tc>
          <w:tcPr>
            <w:tcW w:w="576" w:type="pct"/>
            <w:tcBorders>
              <w:top w:val="nil"/>
              <w:left w:val="nil"/>
              <w:bottom w:val="single" w:sz="4" w:space="0" w:color="auto"/>
              <w:right w:val="single" w:sz="4" w:space="0" w:color="auto"/>
            </w:tcBorders>
            <w:shd w:val="clear" w:color="auto" w:fill="auto"/>
            <w:noWrap/>
            <w:textDirection w:val="tbLrV"/>
            <w:vAlign w:val="center"/>
          </w:tcPr>
          <w:p w14:paraId="63346196"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16"/>
              </w:rPr>
            </w:pPr>
            <w:r w:rsidRPr="00B87AB8">
              <w:rPr>
                <w:rFonts w:ascii="MS Gothic" w:eastAsia="MS Gothic" w:hAnsi="MS Gothic" w:hint="eastAsia"/>
                <w:kern w:val="0"/>
                <w:sz w:val="20"/>
                <w:szCs w:val="16"/>
              </w:rPr>
              <w:t>○●●</w:t>
            </w:r>
          </w:p>
        </w:tc>
        <w:tc>
          <w:tcPr>
            <w:tcW w:w="576" w:type="pct"/>
            <w:tcBorders>
              <w:top w:val="nil"/>
              <w:left w:val="nil"/>
              <w:bottom w:val="single" w:sz="4" w:space="0" w:color="auto"/>
              <w:right w:val="single" w:sz="4" w:space="0" w:color="auto"/>
            </w:tcBorders>
            <w:shd w:val="clear" w:color="auto" w:fill="auto"/>
            <w:noWrap/>
            <w:textDirection w:val="tbLrV"/>
            <w:vAlign w:val="center"/>
          </w:tcPr>
          <w:p w14:paraId="6B909E11"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16"/>
              </w:rPr>
            </w:pPr>
            <w:r w:rsidRPr="00B87AB8">
              <w:rPr>
                <w:rFonts w:ascii="MS Gothic" w:eastAsia="MS Gothic" w:hAnsi="MS Gothic" w:hint="eastAsia"/>
                <w:kern w:val="0"/>
                <w:sz w:val="20"/>
                <w:szCs w:val="16"/>
              </w:rPr>
              <w:t>●○○</w:t>
            </w:r>
          </w:p>
        </w:tc>
        <w:tc>
          <w:tcPr>
            <w:tcW w:w="576" w:type="pct"/>
            <w:tcBorders>
              <w:top w:val="nil"/>
              <w:left w:val="nil"/>
              <w:bottom w:val="single" w:sz="4" w:space="0" w:color="auto"/>
              <w:right w:val="single" w:sz="4" w:space="0" w:color="auto"/>
            </w:tcBorders>
            <w:shd w:val="clear" w:color="auto" w:fill="auto"/>
            <w:noWrap/>
            <w:textDirection w:val="tbLrV"/>
            <w:vAlign w:val="center"/>
          </w:tcPr>
          <w:p w14:paraId="260CE591"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16"/>
              </w:rPr>
            </w:pPr>
            <w:r w:rsidRPr="00B87AB8">
              <w:rPr>
                <w:rFonts w:ascii="MS Gothic" w:eastAsia="MS Gothic" w:hAnsi="MS Gothic" w:hint="eastAsia"/>
                <w:kern w:val="0"/>
                <w:sz w:val="20"/>
                <w:szCs w:val="16"/>
              </w:rPr>
              <w:t>●○●</w:t>
            </w:r>
          </w:p>
        </w:tc>
        <w:tc>
          <w:tcPr>
            <w:tcW w:w="576" w:type="pct"/>
            <w:tcBorders>
              <w:top w:val="nil"/>
              <w:left w:val="nil"/>
              <w:bottom w:val="single" w:sz="4" w:space="0" w:color="auto"/>
              <w:right w:val="single" w:sz="4" w:space="0" w:color="auto"/>
            </w:tcBorders>
            <w:shd w:val="clear" w:color="auto" w:fill="auto"/>
            <w:noWrap/>
            <w:textDirection w:val="tbLrV"/>
            <w:vAlign w:val="center"/>
          </w:tcPr>
          <w:p w14:paraId="57CFBB06"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16"/>
              </w:rPr>
            </w:pPr>
            <w:r w:rsidRPr="00B87AB8">
              <w:rPr>
                <w:rFonts w:ascii="MS Gothic" w:eastAsia="MS Gothic" w:hAnsi="MS Gothic" w:hint="eastAsia"/>
                <w:kern w:val="0"/>
                <w:sz w:val="20"/>
                <w:szCs w:val="16"/>
              </w:rPr>
              <w:t>●●○</w:t>
            </w:r>
          </w:p>
        </w:tc>
        <w:tc>
          <w:tcPr>
            <w:tcW w:w="575" w:type="pct"/>
            <w:tcBorders>
              <w:top w:val="nil"/>
              <w:left w:val="nil"/>
              <w:bottom w:val="single" w:sz="4" w:space="0" w:color="auto"/>
              <w:right w:val="single" w:sz="4" w:space="0" w:color="auto"/>
            </w:tcBorders>
            <w:shd w:val="clear" w:color="auto" w:fill="auto"/>
            <w:noWrap/>
            <w:textDirection w:val="tbLrV"/>
            <w:vAlign w:val="center"/>
          </w:tcPr>
          <w:p w14:paraId="5746BCBB"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16"/>
              </w:rPr>
            </w:pPr>
            <w:r w:rsidRPr="00B87AB8">
              <w:rPr>
                <w:rFonts w:ascii="MS Gothic" w:eastAsia="MS Gothic" w:hAnsi="MS Gothic" w:hint="eastAsia"/>
                <w:kern w:val="0"/>
                <w:sz w:val="20"/>
                <w:szCs w:val="16"/>
              </w:rPr>
              <w:t>●●●</w:t>
            </w:r>
          </w:p>
        </w:tc>
      </w:tr>
      <w:tr w:rsidR="00E569F9" w:rsidRPr="00B87AB8" w14:paraId="029C0F23" w14:textId="77777777" w:rsidTr="005C6556">
        <w:trPr>
          <w:trHeight w:val="624"/>
        </w:trPr>
        <w:tc>
          <w:tcPr>
            <w:tcW w:w="745" w:type="pct"/>
            <w:tcBorders>
              <w:top w:val="nil"/>
              <w:left w:val="single" w:sz="4" w:space="0" w:color="auto"/>
              <w:bottom w:val="single" w:sz="4" w:space="0" w:color="auto"/>
              <w:right w:val="single" w:sz="4" w:space="0" w:color="auto"/>
            </w:tcBorders>
            <w:shd w:val="clear" w:color="auto" w:fill="auto"/>
            <w:noWrap/>
            <w:vAlign w:val="center"/>
          </w:tcPr>
          <w:p w14:paraId="0D9B5ACB"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0"/>
                <w:szCs w:val="22"/>
              </w:rPr>
            </w:pPr>
            <w:r w:rsidRPr="00B87AB8">
              <w:rPr>
                <w:rFonts w:ascii="宋体" w:eastAsia="宋体" w:hAnsi="宋体" w:cs="宋体"/>
                <w:kern w:val="0"/>
                <w:sz w:val="20"/>
                <w:szCs w:val="22"/>
              </w:rPr>
              <w:t>方位</w:t>
            </w:r>
            <w:r w:rsidRPr="00B87AB8">
              <w:rPr>
                <w:rFonts w:ascii="宋体" w:eastAsia="宋体" w:hAnsi="宋体" w:cs="宋体" w:hint="eastAsia"/>
                <w:kern w:val="0"/>
                <w:sz w:val="20"/>
                <w:szCs w:val="22"/>
              </w:rPr>
              <w:t>编码</w:t>
            </w:r>
          </w:p>
        </w:tc>
        <w:tc>
          <w:tcPr>
            <w:tcW w:w="375" w:type="pct"/>
            <w:tcBorders>
              <w:top w:val="nil"/>
              <w:left w:val="nil"/>
              <w:bottom w:val="single" w:sz="4" w:space="0" w:color="auto"/>
              <w:right w:val="single" w:sz="4" w:space="0" w:color="auto"/>
            </w:tcBorders>
            <w:shd w:val="clear" w:color="auto" w:fill="auto"/>
            <w:noWrap/>
            <w:vAlign w:val="center"/>
          </w:tcPr>
          <w:p w14:paraId="1BF6E3CE"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0"/>
                <w:szCs w:val="22"/>
              </w:rPr>
            </w:pPr>
            <w:r w:rsidRPr="00B87AB8">
              <w:rPr>
                <w:rFonts w:ascii="宋体" w:eastAsia="宋体" w:hAnsi="宋体" w:cs="宋体" w:hint="eastAsia"/>
                <w:kern w:val="0"/>
                <w:sz w:val="20"/>
                <w:szCs w:val="22"/>
              </w:rPr>
              <w:t>下</w:t>
            </w:r>
          </w:p>
        </w:tc>
        <w:tc>
          <w:tcPr>
            <w:tcW w:w="501" w:type="pct"/>
            <w:tcBorders>
              <w:top w:val="nil"/>
              <w:left w:val="nil"/>
              <w:bottom w:val="single" w:sz="4" w:space="0" w:color="auto"/>
              <w:right w:val="single" w:sz="4" w:space="0" w:color="auto"/>
            </w:tcBorders>
            <w:shd w:val="clear" w:color="auto" w:fill="auto"/>
            <w:noWrap/>
            <w:vAlign w:val="center"/>
          </w:tcPr>
          <w:p w14:paraId="698E294E"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0"/>
                <w:szCs w:val="22"/>
              </w:rPr>
            </w:pPr>
            <w:r w:rsidRPr="00B87AB8">
              <w:rPr>
                <w:rFonts w:ascii="宋体" w:eastAsia="宋体" w:hAnsi="宋体" w:cs="宋体" w:hint="eastAsia"/>
                <w:kern w:val="0"/>
                <w:sz w:val="20"/>
                <w:szCs w:val="22"/>
              </w:rPr>
              <w:t>左下</w:t>
            </w:r>
          </w:p>
        </w:tc>
        <w:tc>
          <w:tcPr>
            <w:tcW w:w="501" w:type="pct"/>
            <w:tcBorders>
              <w:top w:val="nil"/>
              <w:left w:val="nil"/>
              <w:bottom w:val="single" w:sz="4" w:space="0" w:color="auto"/>
              <w:right w:val="single" w:sz="4" w:space="0" w:color="auto"/>
            </w:tcBorders>
            <w:shd w:val="clear" w:color="auto" w:fill="auto"/>
            <w:noWrap/>
            <w:vAlign w:val="center"/>
          </w:tcPr>
          <w:p w14:paraId="0DD37C84"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0"/>
                <w:szCs w:val="22"/>
              </w:rPr>
            </w:pPr>
            <w:r w:rsidRPr="00B87AB8">
              <w:rPr>
                <w:rFonts w:ascii="宋体" w:eastAsia="宋体" w:hAnsi="宋体" w:cs="宋体" w:hint="eastAsia"/>
                <w:kern w:val="0"/>
                <w:sz w:val="20"/>
                <w:szCs w:val="22"/>
              </w:rPr>
              <w:t>左</w:t>
            </w:r>
          </w:p>
        </w:tc>
        <w:tc>
          <w:tcPr>
            <w:tcW w:w="576" w:type="pct"/>
            <w:tcBorders>
              <w:top w:val="nil"/>
              <w:left w:val="nil"/>
              <w:bottom w:val="single" w:sz="4" w:space="0" w:color="auto"/>
              <w:right w:val="single" w:sz="4" w:space="0" w:color="auto"/>
            </w:tcBorders>
            <w:shd w:val="clear" w:color="auto" w:fill="auto"/>
            <w:noWrap/>
            <w:vAlign w:val="center"/>
          </w:tcPr>
          <w:p w14:paraId="055C8C01"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0"/>
                <w:szCs w:val="22"/>
              </w:rPr>
            </w:pPr>
            <w:r w:rsidRPr="00B87AB8">
              <w:rPr>
                <w:rFonts w:ascii="宋体" w:eastAsia="宋体" w:hAnsi="宋体" w:cs="宋体" w:hint="eastAsia"/>
                <w:kern w:val="0"/>
                <w:sz w:val="20"/>
                <w:szCs w:val="22"/>
              </w:rPr>
              <w:t>左上</w:t>
            </w:r>
          </w:p>
        </w:tc>
        <w:tc>
          <w:tcPr>
            <w:tcW w:w="576" w:type="pct"/>
            <w:tcBorders>
              <w:top w:val="nil"/>
              <w:left w:val="nil"/>
              <w:bottom w:val="single" w:sz="4" w:space="0" w:color="auto"/>
              <w:right w:val="single" w:sz="4" w:space="0" w:color="auto"/>
            </w:tcBorders>
            <w:shd w:val="clear" w:color="auto" w:fill="auto"/>
            <w:noWrap/>
            <w:vAlign w:val="center"/>
          </w:tcPr>
          <w:p w14:paraId="4A73B0BE"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0"/>
                <w:szCs w:val="22"/>
              </w:rPr>
            </w:pPr>
            <w:r w:rsidRPr="00B87AB8">
              <w:rPr>
                <w:rFonts w:ascii="宋体" w:eastAsia="宋体" w:hAnsi="宋体" w:cs="宋体" w:hint="eastAsia"/>
                <w:kern w:val="0"/>
                <w:sz w:val="20"/>
                <w:szCs w:val="22"/>
              </w:rPr>
              <w:t>右下</w:t>
            </w:r>
          </w:p>
        </w:tc>
        <w:tc>
          <w:tcPr>
            <w:tcW w:w="576" w:type="pct"/>
            <w:tcBorders>
              <w:top w:val="nil"/>
              <w:left w:val="nil"/>
              <w:bottom w:val="single" w:sz="4" w:space="0" w:color="auto"/>
              <w:right w:val="single" w:sz="4" w:space="0" w:color="auto"/>
            </w:tcBorders>
            <w:shd w:val="clear" w:color="auto" w:fill="auto"/>
            <w:noWrap/>
            <w:vAlign w:val="center"/>
          </w:tcPr>
          <w:p w14:paraId="53505392"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0"/>
                <w:szCs w:val="22"/>
              </w:rPr>
            </w:pPr>
            <w:r w:rsidRPr="00B87AB8">
              <w:rPr>
                <w:rFonts w:ascii="宋体" w:eastAsia="宋体" w:hAnsi="宋体" w:cs="宋体" w:hint="eastAsia"/>
                <w:kern w:val="0"/>
                <w:sz w:val="20"/>
                <w:szCs w:val="22"/>
              </w:rPr>
              <w:t>右</w:t>
            </w:r>
          </w:p>
        </w:tc>
        <w:tc>
          <w:tcPr>
            <w:tcW w:w="576" w:type="pct"/>
            <w:tcBorders>
              <w:top w:val="nil"/>
              <w:left w:val="nil"/>
              <w:bottom w:val="single" w:sz="4" w:space="0" w:color="auto"/>
              <w:right w:val="single" w:sz="4" w:space="0" w:color="auto"/>
            </w:tcBorders>
            <w:shd w:val="clear" w:color="auto" w:fill="auto"/>
            <w:noWrap/>
            <w:vAlign w:val="center"/>
          </w:tcPr>
          <w:p w14:paraId="4BA2ED1E"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0"/>
                <w:szCs w:val="22"/>
              </w:rPr>
            </w:pPr>
            <w:r w:rsidRPr="00B87AB8">
              <w:rPr>
                <w:rFonts w:ascii="宋体" w:eastAsia="宋体" w:hAnsi="宋体" w:cs="宋体" w:hint="eastAsia"/>
                <w:kern w:val="0"/>
                <w:sz w:val="20"/>
                <w:szCs w:val="22"/>
              </w:rPr>
              <w:t>右上</w:t>
            </w:r>
          </w:p>
        </w:tc>
        <w:tc>
          <w:tcPr>
            <w:tcW w:w="575" w:type="pct"/>
            <w:tcBorders>
              <w:top w:val="nil"/>
              <w:left w:val="nil"/>
              <w:bottom w:val="single" w:sz="4" w:space="0" w:color="auto"/>
              <w:right w:val="single" w:sz="4" w:space="0" w:color="auto"/>
            </w:tcBorders>
            <w:shd w:val="clear" w:color="auto" w:fill="auto"/>
            <w:noWrap/>
            <w:vAlign w:val="center"/>
          </w:tcPr>
          <w:p w14:paraId="446F7303" w14:textId="77777777" w:rsidR="00E569F9" w:rsidRPr="00B87AB8" w:rsidRDefault="00E569F9" w:rsidP="005C6556">
            <w:pPr>
              <w:widowControl/>
              <w:adjustRightInd/>
              <w:spacing w:line="240" w:lineRule="auto"/>
              <w:ind w:firstLine="0"/>
              <w:jc w:val="center"/>
              <w:textAlignment w:val="auto"/>
              <w:rPr>
                <w:rFonts w:ascii="宋体" w:eastAsia="宋体" w:hAnsi="宋体" w:cs="宋体"/>
                <w:kern w:val="0"/>
                <w:sz w:val="20"/>
                <w:szCs w:val="22"/>
              </w:rPr>
            </w:pPr>
            <w:r w:rsidRPr="00B87AB8">
              <w:rPr>
                <w:rFonts w:ascii="宋体" w:eastAsia="宋体" w:hAnsi="宋体" w:cs="宋体" w:hint="eastAsia"/>
                <w:kern w:val="0"/>
                <w:sz w:val="20"/>
                <w:szCs w:val="22"/>
              </w:rPr>
              <w:t>上</w:t>
            </w:r>
          </w:p>
        </w:tc>
      </w:tr>
      <w:tr w:rsidR="00E569F9" w:rsidRPr="00B87AB8" w14:paraId="3221CA37" w14:textId="77777777" w:rsidTr="005C6556">
        <w:trPr>
          <w:trHeight w:val="288"/>
        </w:trPr>
        <w:tc>
          <w:tcPr>
            <w:tcW w:w="745" w:type="pct"/>
            <w:tcBorders>
              <w:top w:val="nil"/>
              <w:left w:val="single" w:sz="4" w:space="0" w:color="auto"/>
              <w:bottom w:val="single" w:sz="4" w:space="0" w:color="auto"/>
              <w:right w:val="single" w:sz="4" w:space="0" w:color="auto"/>
            </w:tcBorders>
            <w:shd w:val="clear" w:color="auto" w:fill="auto"/>
            <w:noWrap/>
            <w:vAlign w:val="center"/>
          </w:tcPr>
          <w:p w14:paraId="37FD6B6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宋体" w:eastAsia="宋体" w:hAnsi="宋体" w:cs="宋体"/>
                <w:kern w:val="0"/>
                <w:sz w:val="20"/>
                <w:szCs w:val="22"/>
              </w:rPr>
              <w:t>钟表方位</w:t>
            </w:r>
          </w:p>
        </w:tc>
        <w:tc>
          <w:tcPr>
            <w:tcW w:w="375" w:type="pct"/>
            <w:tcBorders>
              <w:top w:val="nil"/>
              <w:left w:val="nil"/>
              <w:bottom w:val="single" w:sz="4" w:space="0" w:color="auto"/>
              <w:right w:val="single" w:sz="4" w:space="0" w:color="auto"/>
            </w:tcBorders>
            <w:shd w:val="clear" w:color="auto" w:fill="auto"/>
            <w:noWrap/>
            <w:vAlign w:val="center"/>
          </w:tcPr>
          <w:p w14:paraId="100E6FB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6</w:t>
            </w:r>
          </w:p>
        </w:tc>
        <w:tc>
          <w:tcPr>
            <w:tcW w:w="501" w:type="pct"/>
            <w:tcBorders>
              <w:top w:val="nil"/>
              <w:left w:val="nil"/>
              <w:bottom w:val="single" w:sz="4" w:space="0" w:color="auto"/>
              <w:right w:val="single" w:sz="4" w:space="0" w:color="auto"/>
            </w:tcBorders>
            <w:shd w:val="clear" w:color="auto" w:fill="auto"/>
            <w:noWrap/>
            <w:vAlign w:val="center"/>
          </w:tcPr>
          <w:p w14:paraId="14E1994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7:30</w:t>
            </w:r>
          </w:p>
        </w:tc>
        <w:tc>
          <w:tcPr>
            <w:tcW w:w="501" w:type="pct"/>
            <w:tcBorders>
              <w:top w:val="nil"/>
              <w:left w:val="nil"/>
              <w:bottom w:val="single" w:sz="4" w:space="0" w:color="auto"/>
              <w:right w:val="single" w:sz="4" w:space="0" w:color="auto"/>
            </w:tcBorders>
            <w:shd w:val="clear" w:color="auto" w:fill="auto"/>
            <w:noWrap/>
            <w:vAlign w:val="center"/>
          </w:tcPr>
          <w:p w14:paraId="2DC1F6A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9</w:t>
            </w:r>
          </w:p>
        </w:tc>
        <w:tc>
          <w:tcPr>
            <w:tcW w:w="576" w:type="pct"/>
            <w:tcBorders>
              <w:top w:val="nil"/>
              <w:left w:val="nil"/>
              <w:bottom w:val="single" w:sz="4" w:space="0" w:color="auto"/>
              <w:right w:val="single" w:sz="4" w:space="0" w:color="auto"/>
            </w:tcBorders>
            <w:shd w:val="clear" w:color="auto" w:fill="auto"/>
            <w:noWrap/>
            <w:vAlign w:val="center"/>
          </w:tcPr>
          <w:p w14:paraId="052172C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10:30</w:t>
            </w:r>
          </w:p>
        </w:tc>
        <w:tc>
          <w:tcPr>
            <w:tcW w:w="576" w:type="pct"/>
            <w:tcBorders>
              <w:top w:val="nil"/>
              <w:left w:val="nil"/>
              <w:bottom w:val="single" w:sz="4" w:space="0" w:color="auto"/>
              <w:right w:val="single" w:sz="4" w:space="0" w:color="auto"/>
            </w:tcBorders>
            <w:shd w:val="clear" w:color="auto" w:fill="auto"/>
            <w:noWrap/>
            <w:vAlign w:val="center"/>
          </w:tcPr>
          <w:p w14:paraId="6F3C7ED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4:30</w:t>
            </w:r>
          </w:p>
        </w:tc>
        <w:tc>
          <w:tcPr>
            <w:tcW w:w="576" w:type="pct"/>
            <w:tcBorders>
              <w:top w:val="nil"/>
              <w:left w:val="nil"/>
              <w:bottom w:val="single" w:sz="4" w:space="0" w:color="auto"/>
              <w:right w:val="single" w:sz="4" w:space="0" w:color="auto"/>
            </w:tcBorders>
            <w:shd w:val="clear" w:color="auto" w:fill="auto"/>
            <w:noWrap/>
            <w:vAlign w:val="center"/>
          </w:tcPr>
          <w:p w14:paraId="7EDB4D21"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3</w:t>
            </w:r>
          </w:p>
        </w:tc>
        <w:tc>
          <w:tcPr>
            <w:tcW w:w="576" w:type="pct"/>
            <w:tcBorders>
              <w:top w:val="nil"/>
              <w:left w:val="nil"/>
              <w:bottom w:val="single" w:sz="4" w:space="0" w:color="auto"/>
              <w:right w:val="single" w:sz="4" w:space="0" w:color="auto"/>
            </w:tcBorders>
            <w:shd w:val="clear" w:color="auto" w:fill="auto"/>
            <w:noWrap/>
            <w:vAlign w:val="center"/>
          </w:tcPr>
          <w:p w14:paraId="3E2AE665"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1:30</w:t>
            </w:r>
          </w:p>
        </w:tc>
        <w:tc>
          <w:tcPr>
            <w:tcW w:w="575" w:type="pct"/>
            <w:tcBorders>
              <w:top w:val="nil"/>
              <w:left w:val="nil"/>
              <w:bottom w:val="single" w:sz="4" w:space="0" w:color="auto"/>
              <w:right w:val="single" w:sz="4" w:space="0" w:color="auto"/>
            </w:tcBorders>
            <w:shd w:val="clear" w:color="auto" w:fill="auto"/>
            <w:noWrap/>
            <w:vAlign w:val="center"/>
          </w:tcPr>
          <w:p w14:paraId="0ED590D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12</w:t>
            </w:r>
          </w:p>
        </w:tc>
      </w:tr>
      <w:tr w:rsidR="00E569F9" w:rsidRPr="00B87AB8" w14:paraId="203B1FA9" w14:textId="77777777" w:rsidTr="005C6556">
        <w:trPr>
          <w:trHeight w:val="288"/>
        </w:trPr>
        <w:tc>
          <w:tcPr>
            <w:tcW w:w="745" w:type="pct"/>
            <w:tcBorders>
              <w:top w:val="nil"/>
              <w:left w:val="single" w:sz="4" w:space="0" w:color="auto"/>
              <w:bottom w:val="single" w:sz="4" w:space="0" w:color="auto"/>
              <w:right w:val="single" w:sz="4" w:space="0" w:color="auto"/>
            </w:tcBorders>
            <w:shd w:val="clear" w:color="auto" w:fill="auto"/>
            <w:noWrap/>
            <w:vAlign w:val="center"/>
          </w:tcPr>
          <w:p w14:paraId="5557787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宋体" w:eastAsia="宋体" w:hAnsi="宋体" w:cs="宋体"/>
                <w:kern w:val="0"/>
                <w:sz w:val="20"/>
                <w:szCs w:val="22"/>
              </w:rPr>
              <w:t>向心方向</w:t>
            </w:r>
          </w:p>
        </w:tc>
        <w:tc>
          <w:tcPr>
            <w:tcW w:w="375" w:type="pct"/>
            <w:tcBorders>
              <w:top w:val="nil"/>
              <w:left w:val="nil"/>
              <w:bottom w:val="single" w:sz="4" w:space="0" w:color="auto"/>
              <w:right w:val="single" w:sz="4" w:space="0" w:color="auto"/>
            </w:tcBorders>
            <w:shd w:val="clear" w:color="auto" w:fill="auto"/>
            <w:noWrap/>
            <w:vAlign w:val="center"/>
          </w:tcPr>
          <w:p w14:paraId="17B5814B"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01" w:type="pct"/>
            <w:tcBorders>
              <w:top w:val="nil"/>
              <w:left w:val="nil"/>
              <w:bottom w:val="single" w:sz="4" w:space="0" w:color="auto"/>
              <w:right w:val="single" w:sz="4" w:space="0" w:color="auto"/>
            </w:tcBorders>
            <w:shd w:val="clear" w:color="auto" w:fill="auto"/>
            <w:noWrap/>
            <w:vAlign w:val="center"/>
          </w:tcPr>
          <w:p w14:paraId="292DCABA"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01" w:type="pct"/>
            <w:tcBorders>
              <w:top w:val="nil"/>
              <w:left w:val="nil"/>
              <w:bottom w:val="single" w:sz="4" w:space="0" w:color="auto"/>
              <w:right w:val="single" w:sz="4" w:space="0" w:color="auto"/>
            </w:tcBorders>
            <w:shd w:val="clear" w:color="auto" w:fill="auto"/>
            <w:noWrap/>
            <w:vAlign w:val="center"/>
          </w:tcPr>
          <w:p w14:paraId="5CC7090D"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6" w:type="pct"/>
            <w:tcBorders>
              <w:top w:val="nil"/>
              <w:left w:val="nil"/>
              <w:bottom w:val="single" w:sz="4" w:space="0" w:color="auto"/>
              <w:right w:val="single" w:sz="4" w:space="0" w:color="auto"/>
            </w:tcBorders>
            <w:shd w:val="clear" w:color="auto" w:fill="auto"/>
            <w:noWrap/>
            <w:vAlign w:val="center"/>
          </w:tcPr>
          <w:p w14:paraId="5AB31C80"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6" w:type="pct"/>
            <w:tcBorders>
              <w:top w:val="nil"/>
              <w:left w:val="nil"/>
              <w:bottom w:val="single" w:sz="4" w:space="0" w:color="auto"/>
              <w:right w:val="single" w:sz="4" w:space="0" w:color="auto"/>
            </w:tcBorders>
            <w:shd w:val="clear" w:color="auto" w:fill="auto"/>
            <w:noWrap/>
            <w:vAlign w:val="center"/>
          </w:tcPr>
          <w:p w14:paraId="2459401B"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6" w:type="pct"/>
            <w:tcBorders>
              <w:top w:val="nil"/>
              <w:left w:val="nil"/>
              <w:bottom w:val="single" w:sz="4" w:space="0" w:color="auto"/>
              <w:right w:val="single" w:sz="4" w:space="0" w:color="auto"/>
            </w:tcBorders>
            <w:shd w:val="clear" w:color="auto" w:fill="auto"/>
            <w:noWrap/>
            <w:vAlign w:val="center"/>
          </w:tcPr>
          <w:p w14:paraId="0EFD0AFA"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6" w:type="pct"/>
            <w:tcBorders>
              <w:top w:val="nil"/>
              <w:left w:val="nil"/>
              <w:bottom w:val="single" w:sz="4" w:space="0" w:color="auto"/>
              <w:right w:val="single" w:sz="4" w:space="0" w:color="auto"/>
            </w:tcBorders>
            <w:shd w:val="clear" w:color="auto" w:fill="auto"/>
            <w:noWrap/>
            <w:vAlign w:val="center"/>
          </w:tcPr>
          <w:p w14:paraId="1C9AD105"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5" w:type="pct"/>
            <w:tcBorders>
              <w:top w:val="nil"/>
              <w:left w:val="nil"/>
              <w:bottom w:val="single" w:sz="4" w:space="0" w:color="auto"/>
              <w:right w:val="single" w:sz="4" w:space="0" w:color="auto"/>
            </w:tcBorders>
            <w:shd w:val="clear" w:color="auto" w:fill="auto"/>
            <w:noWrap/>
            <w:vAlign w:val="center"/>
          </w:tcPr>
          <w:p w14:paraId="7A516921"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r>
      <w:tr w:rsidR="00E569F9" w:rsidRPr="00B87AB8" w14:paraId="45A59AA1" w14:textId="77777777" w:rsidTr="005C6556">
        <w:trPr>
          <w:trHeight w:val="288"/>
        </w:trPr>
        <w:tc>
          <w:tcPr>
            <w:tcW w:w="745" w:type="pct"/>
            <w:tcBorders>
              <w:top w:val="nil"/>
              <w:left w:val="single" w:sz="4" w:space="0" w:color="auto"/>
              <w:bottom w:val="single" w:sz="4" w:space="0" w:color="auto"/>
              <w:right w:val="single" w:sz="4" w:space="0" w:color="auto"/>
            </w:tcBorders>
            <w:shd w:val="clear" w:color="auto" w:fill="auto"/>
            <w:noWrap/>
            <w:vAlign w:val="center"/>
          </w:tcPr>
          <w:p w14:paraId="173A55D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宋体" w:eastAsia="宋体" w:hAnsi="宋体" w:cs="宋体"/>
                <w:kern w:val="0"/>
                <w:sz w:val="20"/>
                <w:szCs w:val="22"/>
              </w:rPr>
              <w:t>离心方向</w:t>
            </w:r>
          </w:p>
        </w:tc>
        <w:tc>
          <w:tcPr>
            <w:tcW w:w="375" w:type="pct"/>
            <w:tcBorders>
              <w:top w:val="nil"/>
              <w:left w:val="nil"/>
              <w:bottom w:val="single" w:sz="4" w:space="0" w:color="auto"/>
              <w:right w:val="single" w:sz="4" w:space="0" w:color="auto"/>
            </w:tcBorders>
            <w:shd w:val="clear" w:color="auto" w:fill="auto"/>
            <w:noWrap/>
            <w:vAlign w:val="center"/>
          </w:tcPr>
          <w:p w14:paraId="33FCACFE"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01" w:type="pct"/>
            <w:tcBorders>
              <w:top w:val="nil"/>
              <w:left w:val="nil"/>
              <w:bottom w:val="single" w:sz="4" w:space="0" w:color="auto"/>
              <w:right w:val="single" w:sz="4" w:space="0" w:color="auto"/>
            </w:tcBorders>
            <w:shd w:val="clear" w:color="auto" w:fill="auto"/>
            <w:noWrap/>
            <w:vAlign w:val="center"/>
          </w:tcPr>
          <w:p w14:paraId="7F855E77"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01" w:type="pct"/>
            <w:tcBorders>
              <w:top w:val="nil"/>
              <w:left w:val="nil"/>
              <w:bottom w:val="single" w:sz="4" w:space="0" w:color="auto"/>
              <w:right w:val="single" w:sz="4" w:space="0" w:color="auto"/>
            </w:tcBorders>
            <w:shd w:val="clear" w:color="auto" w:fill="auto"/>
            <w:noWrap/>
            <w:vAlign w:val="center"/>
          </w:tcPr>
          <w:p w14:paraId="3A860566"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6" w:type="pct"/>
            <w:tcBorders>
              <w:top w:val="nil"/>
              <w:left w:val="nil"/>
              <w:bottom w:val="single" w:sz="4" w:space="0" w:color="auto"/>
              <w:right w:val="single" w:sz="4" w:space="0" w:color="auto"/>
            </w:tcBorders>
            <w:shd w:val="clear" w:color="auto" w:fill="auto"/>
            <w:noWrap/>
            <w:vAlign w:val="center"/>
          </w:tcPr>
          <w:p w14:paraId="4289F1CC"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6" w:type="pct"/>
            <w:tcBorders>
              <w:top w:val="nil"/>
              <w:left w:val="nil"/>
              <w:bottom w:val="single" w:sz="4" w:space="0" w:color="auto"/>
              <w:right w:val="single" w:sz="4" w:space="0" w:color="auto"/>
            </w:tcBorders>
            <w:shd w:val="clear" w:color="auto" w:fill="auto"/>
            <w:noWrap/>
            <w:vAlign w:val="center"/>
          </w:tcPr>
          <w:p w14:paraId="410DED7C"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6" w:type="pct"/>
            <w:tcBorders>
              <w:top w:val="nil"/>
              <w:left w:val="nil"/>
              <w:bottom w:val="single" w:sz="4" w:space="0" w:color="auto"/>
              <w:right w:val="single" w:sz="4" w:space="0" w:color="auto"/>
            </w:tcBorders>
            <w:shd w:val="clear" w:color="auto" w:fill="auto"/>
            <w:noWrap/>
            <w:vAlign w:val="center"/>
          </w:tcPr>
          <w:p w14:paraId="4E5C87BC"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6" w:type="pct"/>
            <w:tcBorders>
              <w:top w:val="nil"/>
              <w:left w:val="nil"/>
              <w:bottom w:val="single" w:sz="4" w:space="0" w:color="auto"/>
              <w:right w:val="single" w:sz="4" w:space="0" w:color="auto"/>
            </w:tcBorders>
            <w:shd w:val="clear" w:color="auto" w:fill="auto"/>
            <w:noWrap/>
            <w:vAlign w:val="center"/>
          </w:tcPr>
          <w:p w14:paraId="4ED02165"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c>
          <w:tcPr>
            <w:tcW w:w="575" w:type="pct"/>
            <w:tcBorders>
              <w:top w:val="nil"/>
              <w:left w:val="nil"/>
              <w:bottom w:val="single" w:sz="4" w:space="0" w:color="auto"/>
              <w:right w:val="single" w:sz="4" w:space="0" w:color="auto"/>
            </w:tcBorders>
            <w:shd w:val="clear" w:color="auto" w:fill="auto"/>
            <w:noWrap/>
            <w:vAlign w:val="center"/>
          </w:tcPr>
          <w:p w14:paraId="219E0153" w14:textId="77777777" w:rsidR="00E569F9" w:rsidRPr="00B87AB8" w:rsidRDefault="00E569F9" w:rsidP="005C6556">
            <w:pPr>
              <w:widowControl/>
              <w:adjustRightInd/>
              <w:spacing w:line="240" w:lineRule="auto"/>
              <w:ind w:firstLine="0"/>
              <w:jc w:val="center"/>
              <w:textAlignment w:val="auto"/>
              <w:rPr>
                <w:rFonts w:ascii="MS Gothic" w:eastAsia="MS Gothic" w:hAnsi="MS Gothic"/>
                <w:kern w:val="0"/>
                <w:sz w:val="20"/>
                <w:szCs w:val="22"/>
              </w:rPr>
            </w:pPr>
            <w:r w:rsidRPr="00B87AB8">
              <w:rPr>
                <w:rFonts w:ascii="MS Gothic" w:eastAsia="MS Gothic" w:hAnsi="MS Gothic" w:hint="eastAsia"/>
                <w:kern w:val="0"/>
                <w:sz w:val="20"/>
                <w:szCs w:val="22"/>
              </w:rPr>
              <w:t>↑</w:t>
            </w:r>
          </w:p>
        </w:tc>
      </w:tr>
      <w:tr w:rsidR="00E569F9" w:rsidRPr="00B87AB8" w14:paraId="1FD544BF" w14:textId="77777777" w:rsidTr="005C6556">
        <w:trPr>
          <w:trHeight w:val="288"/>
        </w:trPr>
        <w:tc>
          <w:tcPr>
            <w:tcW w:w="745" w:type="pct"/>
            <w:tcBorders>
              <w:top w:val="nil"/>
              <w:left w:val="single" w:sz="4" w:space="0" w:color="auto"/>
              <w:bottom w:val="single" w:sz="4" w:space="0" w:color="auto"/>
              <w:right w:val="single" w:sz="4" w:space="0" w:color="auto"/>
            </w:tcBorders>
            <w:shd w:val="clear" w:color="auto" w:fill="auto"/>
            <w:noWrap/>
            <w:vAlign w:val="center"/>
          </w:tcPr>
          <w:p w14:paraId="7D29E54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宋体" w:eastAsia="宋体" w:hAnsi="宋体" w:cs="宋体"/>
                <w:kern w:val="0"/>
                <w:sz w:val="20"/>
                <w:szCs w:val="22"/>
              </w:rPr>
              <w:t>顺时针</w:t>
            </w:r>
            <w:r w:rsidRPr="00B87AB8">
              <w:rPr>
                <w:rFonts w:ascii="宋体" w:eastAsia="宋体" w:hAnsi="宋体" w:cs="宋体" w:hint="eastAsia"/>
                <w:kern w:val="0"/>
                <w:sz w:val="20"/>
                <w:szCs w:val="22"/>
              </w:rPr>
              <w:t>角度</w:t>
            </w:r>
          </w:p>
        </w:tc>
        <w:tc>
          <w:tcPr>
            <w:tcW w:w="375" w:type="pct"/>
            <w:tcBorders>
              <w:top w:val="nil"/>
              <w:left w:val="nil"/>
              <w:bottom w:val="single" w:sz="4" w:space="0" w:color="auto"/>
              <w:right w:val="single" w:sz="4" w:space="0" w:color="auto"/>
            </w:tcBorders>
            <w:shd w:val="clear" w:color="auto" w:fill="auto"/>
            <w:noWrap/>
            <w:vAlign w:val="center"/>
          </w:tcPr>
          <w:p w14:paraId="4B4DF058"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MS Mincho" w:eastAsia="Times New Roman" w:hAnsi="MS Mincho" w:cs="MS Mincho"/>
                <w:kern w:val="0"/>
                <w:sz w:val="20"/>
                <w:szCs w:val="22"/>
              </w:rPr>
              <w:t>↻</w:t>
            </w:r>
          </w:p>
        </w:tc>
        <w:tc>
          <w:tcPr>
            <w:tcW w:w="501" w:type="pct"/>
            <w:tcBorders>
              <w:top w:val="nil"/>
              <w:left w:val="nil"/>
              <w:bottom w:val="single" w:sz="4" w:space="0" w:color="auto"/>
              <w:right w:val="single" w:sz="4" w:space="0" w:color="auto"/>
            </w:tcBorders>
            <w:shd w:val="clear" w:color="auto" w:fill="auto"/>
            <w:noWrap/>
            <w:vAlign w:val="center"/>
          </w:tcPr>
          <w:p w14:paraId="080A3D1C"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+45°</w:t>
            </w:r>
          </w:p>
        </w:tc>
        <w:tc>
          <w:tcPr>
            <w:tcW w:w="501" w:type="pct"/>
            <w:tcBorders>
              <w:top w:val="nil"/>
              <w:left w:val="nil"/>
              <w:bottom w:val="single" w:sz="4" w:space="0" w:color="auto"/>
              <w:right w:val="single" w:sz="4" w:space="0" w:color="auto"/>
            </w:tcBorders>
            <w:shd w:val="clear" w:color="auto" w:fill="auto"/>
            <w:noWrap/>
            <w:vAlign w:val="center"/>
          </w:tcPr>
          <w:p w14:paraId="0BD7062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+90°</w:t>
            </w:r>
          </w:p>
        </w:tc>
        <w:tc>
          <w:tcPr>
            <w:tcW w:w="576" w:type="pct"/>
            <w:tcBorders>
              <w:top w:val="nil"/>
              <w:left w:val="nil"/>
              <w:bottom w:val="single" w:sz="4" w:space="0" w:color="auto"/>
              <w:right w:val="single" w:sz="4" w:space="0" w:color="auto"/>
            </w:tcBorders>
            <w:shd w:val="clear" w:color="auto" w:fill="auto"/>
            <w:noWrap/>
            <w:vAlign w:val="center"/>
          </w:tcPr>
          <w:p w14:paraId="5314F69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+135°</w:t>
            </w:r>
          </w:p>
        </w:tc>
        <w:tc>
          <w:tcPr>
            <w:tcW w:w="576" w:type="pct"/>
            <w:tcBorders>
              <w:top w:val="nil"/>
              <w:left w:val="nil"/>
              <w:bottom w:val="single" w:sz="4" w:space="0" w:color="auto"/>
              <w:right w:val="single" w:sz="4" w:space="0" w:color="auto"/>
            </w:tcBorders>
            <w:shd w:val="clear" w:color="auto" w:fill="auto"/>
            <w:noWrap/>
            <w:vAlign w:val="center"/>
          </w:tcPr>
          <w:p w14:paraId="6644DD9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+180°</w:t>
            </w:r>
          </w:p>
        </w:tc>
        <w:tc>
          <w:tcPr>
            <w:tcW w:w="576" w:type="pct"/>
            <w:tcBorders>
              <w:top w:val="nil"/>
              <w:left w:val="nil"/>
              <w:bottom w:val="single" w:sz="4" w:space="0" w:color="auto"/>
              <w:right w:val="single" w:sz="4" w:space="0" w:color="auto"/>
            </w:tcBorders>
            <w:shd w:val="clear" w:color="auto" w:fill="auto"/>
            <w:noWrap/>
            <w:vAlign w:val="center"/>
          </w:tcPr>
          <w:p w14:paraId="7AF4CDED"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+225°</w:t>
            </w:r>
          </w:p>
        </w:tc>
        <w:tc>
          <w:tcPr>
            <w:tcW w:w="576" w:type="pct"/>
            <w:tcBorders>
              <w:top w:val="nil"/>
              <w:left w:val="nil"/>
              <w:bottom w:val="single" w:sz="4" w:space="0" w:color="auto"/>
              <w:right w:val="single" w:sz="4" w:space="0" w:color="auto"/>
            </w:tcBorders>
            <w:shd w:val="clear" w:color="auto" w:fill="auto"/>
            <w:noWrap/>
            <w:vAlign w:val="center"/>
          </w:tcPr>
          <w:p w14:paraId="1C8CFD8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+270°</w:t>
            </w:r>
          </w:p>
        </w:tc>
        <w:tc>
          <w:tcPr>
            <w:tcW w:w="575" w:type="pct"/>
            <w:tcBorders>
              <w:top w:val="nil"/>
              <w:left w:val="nil"/>
              <w:bottom w:val="single" w:sz="4" w:space="0" w:color="auto"/>
              <w:right w:val="single" w:sz="4" w:space="0" w:color="auto"/>
            </w:tcBorders>
            <w:shd w:val="clear" w:color="auto" w:fill="auto"/>
            <w:noWrap/>
            <w:vAlign w:val="center"/>
          </w:tcPr>
          <w:p w14:paraId="67E6E467"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+315°</w:t>
            </w:r>
          </w:p>
        </w:tc>
      </w:tr>
      <w:tr w:rsidR="00E569F9" w:rsidRPr="00B87AB8" w14:paraId="0D238854" w14:textId="77777777" w:rsidTr="005C6556">
        <w:trPr>
          <w:trHeight w:val="288"/>
        </w:trPr>
        <w:tc>
          <w:tcPr>
            <w:tcW w:w="745" w:type="pct"/>
            <w:tcBorders>
              <w:top w:val="nil"/>
              <w:left w:val="single" w:sz="4" w:space="0" w:color="auto"/>
              <w:bottom w:val="single" w:sz="4" w:space="0" w:color="auto"/>
              <w:right w:val="single" w:sz="4" w:space="0" w:color="auto"/>
            </w:tcBorders>
            <w:shd w:val="clear" w:color="auto" w:fill="auto"/>
            <w:noWrap/>
            <w:vAlign w:val="center"/>
          </w:tcPr>
          <w:p w14:paraId="53BB1A7E"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宋体" w:eastAsia="宋体" w:hAnsi="宋体" w:cs="宋体"/>
                <w:kern w:val="0"/>
                <w:sz w:val="20"/>
                <w:szCs w:val="22"/>
              </w:rPr>
              <w:t>逆时针</w:t>
            </w:r>
            <w:r w:rsidRPr="00B87AB8">
              <w:rPr>
                <w:rFonts w:ascii="宋体" w:eastAsia="宋体" w:hAnsi="宋体" w:cs="宋体" w:hint="eastAsia"/>
                <w:kern w:val="0"/>
                <w:sz w:val="20"/>
                <w:szCs w:val="22"/>
              </w:rPr>
              <w:t>角度</w:t>
            </w:r>
          </w:p>
        </w:tc>
        <w:tc>
          <w:tcPr>
            <w:tcW w:w="375" w:type="pct"/>
            <w:tcBorders>
              <w:top w:val="nil"/>
              <w:left w:val="nil"/>
              <w:bottom w:val="single" w:sz="4" w:space="0" w:color="auto"/>
              <w:right w:val="single" w:sz="4" w:space="0" w:color="auto"/>
            </w:tcBorders>
            <w:shd w:val="clear" w:color="auto" w:fill="auto"/>
            <w:noWrap/>
            <w:vAlign w:val="center"/>
          </w:tcPr>
          <w:p w14:paraId="4BF43C1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MS Mincho" w:eastAsia="Times New Roman" w:hAnsi="MS Mincho" w:cs="MS Mincho"/>
                <w:kern w:val="0"/>
                <w:sz w:val="20"/>
                <w:szCs w:val="22"/>
              </w:rPr>
              <w:t>↺</w:t>
            </w:r>
          </w:p>
        </w:tc>
        <w:tc>
          <w:tcPr>
            <w:tcW w:w="501" w:type="pct"/>
            <w:tcBorders>
              <w:top w:val="nil"/>
              <w:left w:val="nil"/>
              <w:bottom w:val="single" w:sz="4" w:space="0" w:color="auto"/>
              <w:right w:val="single" w:sz="4" w:space="0" w:color="auto"/>
            </w:tcBorders>
            <w:shd w:val="clear" w:color="auto" w:fill="auto"/>
            <w:noWrap/>
            <w:vAlign w:val="center"/>
          </w:tcPr>
          <w:p w14:paraId="73B178BF"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-45°</w:t>
            </w:r>
          </w:p>
        </w:tc>
        <w:tc>
          <w:tcPr>
            <w:tcW w:w="501" w:type="pct"/>
            <w:tcBorders>
              <w:top w:val="nil"/>
              <w:left w:val="nil"/>
              <w:bottom w:val="single" w:sz="4" w:space="0" w:color="auto"/>
              <w:right w:val="single" w:sz="4" w:space="0" w:color="auto"/>
            </w:tcBorders>
            <w:shd w:val="clear" w:color="auto" w:fill="auto"/>
            <w:noWrap/>
            <w:vAlign w:val="center"/>
          </w:tcPr>
          <w:p w14:paraId="7A721B0A"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-90°</w:t>
            </w:r>
          </w:p>
        </w:tc>
        <w:tc>
          <w:tcPr>
            <w:tcW w:w="576" w:type="pct"/>
            <w:tcBorders>
              <w:top w:val="nil"/>
              <w:left w:val="nil"/>
              <w:bottom w:val="single" w:sz="4" w:space="0" w:color="auto"/>
              <w:right w:val="single" w:sz="4" w:space="0" w:color="auto"/>
            </w:tcBorders>
            <w:shd w:val="clear" w:color="auto" w:fill="auto"/>
            <w:noWrap/>
            <w:vAlign w:val="center"/>
          </w:tcPr>
          <w:p w14:paraId="06843EF4"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-135°</w:t>
            </w:r>
          </w:p>
        </w:tc>
        <w:tc>
          <w:tcPr>
            <w:tcW w:w="576" w:type="pct"/>
            <w:tcBorders>
              <w:top w:val="nil"/>
              <w:left w:val="nil"/>
              <w:bottom w:val="single" w:sz="4" w:space="0" w:color="auto"/>
              <w:right w:val="single" w:sz="4" w:space="0" w:color="auto"/>
            </w:tcBorders>
            <w:shd w:val="clear" w:color="auto" w:fill="auto"/>
            <w:noWrap/>
            <w:vAlign w:val="center"/>
          </w:tcPr>
          <w:p w14:paraId="1A6FD4E9"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-180°</w:t>
            </w:r>
          </w:p>
        </w:tc>
        <w:tc>
          <w:tcPr>
            <w:tcW w:w="576" w:type="pct"/>
            <w:tcBorders>
              <w:top w:val="nil"/>
              <w:left w:val="nil"/>
              <w:bottom w:val="single" w:sz="4" w:space="0" w:color="auto"/>
              <w:right w:val="single" w:sz="4" w:space="0" w:color="auto"/>
            </w:tcBorders>
            <w:shd w:val="clear" w:color="auto" w:fill="auto"/>
            <w:noWrap/>
            <w:vAlign w:val="center"/>
          </w:tcPr>
          <w:p w14:paraId="4F479FF2"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-225°</w:t>
            </w:r>
          </w:p>
        </w:tc>
        <w:tc>
          <w:tcPr>
            <w:tcW w:w="576" w:type="pct"/>
            <w:tcBorders>
              <w:top w:val="nil"/>
              <w:left w:val="nil"/>
              <w:bottom w:val="single" w:sz="4" w:space="0" w:color="auto"/>
              <w:right w:val="single" w:sz="4" w:space="0" w:color="auto"/>
            </w:tcBorders>
            <w:shd w:val="clear" w:color="auto" w:fill="auto"/>
            <w:noWrap/>
            <w:vAlign w:val="center"/>
          </w:tcPr>
          <w:p w14:paraId="09CFF4B0"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-270°</w:t>
            </w:r>
          </w:p>
        </w:tc>
        <w:tc>
          <w:tcPr>
            <w:tcW w:w="575" w:type="pct"/>
            <w:tcBorders>
              <w:top w:val="nil"/>
              <w:left w:val="nil"/>
              <w:bottom w:val="single" w:sz="4" w:space="0" w:color="auto"/>
              <w:right w:val="single" w:sz="4" w:space="0" w:color="auto"/>
            </w:tcBorders>
            <w:shd w:val="clear" w:color="auto" w:fill="auto"/>
            <w:noWrap/>
            <w:vAlign w:val="center"/>
          </w:tcPr>
          <w:p w14:paraId="09EABB63" w14:textId="77777777" w:rsidR="00E569F9" w:rsidRPr="00B87AB8" w:rsidRDefault="00E569F9" w:rsidP="005C6556">
            <w:pPr>
              <w:widowControl/>
              <w:adjustRightInd/>
              <w:spacing w:line="240" w:lineRule="auto"/>
              <w:ind w:firstLine="0"/>
              <w:jc w:val="center"/>
              <w:textAlignment w:val="auto"/>
              <w:rPr>
                <w:rFonts w:ascii="Calibri" w:eastAsia="Times New Roman" w:hAnsi="Calibri"/>
                <w:kern w:val="0"/>
                <w:sz w:val="20"/>
                <w:szCs w:val="22"/>
              </w:rPr>
            </w:pPr>
            <w:r w:rsidRPr="00B87AB8">
              <w:rPr>
                <w:rFonts w:ascii="Calibri" w:eastAsia="Times New Roman" w:hAnsi="Calibri"/>
                <w:kern w:val="0"/>
                <w:sz w:val="20"/>
                <w:szCs w:val="22"/>
              </w:rPr>
              <w:t xml:space="preserve"> -315°</w:t>
            </w:r>
          </w:p>
        </w:tc>
      </w:tr>
    </w:tbl>
    <w:p w14:paraId="2731BD4F" w14:textId="77777777" w:rsidR="00E569F9" w:rsidRPr="00B87AB8" w:rsidRDefault="00E569F9" w:rsidP="00E569F9">
      <w:pPr>
        <w:ind w:firstLine="600"/>
        <w:jc w:val="both"/>
        <w:rPr>
          <w:rFonts w:eastAsia="宋体"/>
        </w:rPr>
      </w:pPr>
      <w:r w:rsidRPr="00B87AB8">
        <w:rPr>
          <w:rFonts w:eastAsia="宋体" w:hint="eastAsia"/>
        </w:rPr>
        <w:t>布莱尔盲文和卦象之间</w:t>
      </w:r>
      <w:r w:rsidRPr="00B87AB8">
        <w:rPr>
          <w:rFonts w:eastAsia="宋体"/>
        </w:rPr>
        <w:t>的内在联系是</w:t>
      </w:r>
      <w:r w:rsidRPr="00B87AB8">
        <w:rPr>
          <w:rFonts w:eastAsia="宋体" w:hint="eastAsia"/>
        </w:rPr>
        <w:t>八</w:t>
      </w:r>
      <w:r w:rsidRPr="00B87AB8">
        <w:rPr>
          <w:rFonts w:eastAsia="宋体"/>
        </w:rPr>
        <w:t>进制数字的应用，</w:t>
      </w:r>
      <w:r w:rsidRPr="00B87AB8">
        <w:rPr>
          <w:rFonts w:eastAsia="宋体" w:hint="eastAsia"/>
        </w:rPr>
        <w:t>盲文</w:t>
      </w:r>
      <w:r w:rsidRPr="00B87AB8">
        <w:rPr>
          <w:rFonts w:eastAsia="宋体"/>
        </w:rPr>
        <w:t>的</w:t>
      </w:r>
      <w:r w:rsidRPr="00B87AB8">
        <w:rPr>
          <w:rFonts w:eastAsia="宋体" w:hint="eastAsia"/>
        </w:rPr>
        <w:t>左起自上而下（</w:t>
      </w:r>
      <w:r w:rsidRPr="00B87AB8">
        <w:rPr>
          <w:rFonts w:eastAsia="宋体"/>
        </w:rPr>
        <w:t>1-2-3</w:t>
      </w:r>
      <w:r w:rsidRPr="00B87AB8">
        <w:rPr>
          <w:rFonts w:eastAsia="宋体" w:hint="eastAsia"/>
        </w:rPr>
        <w:t>）对应周易卦象上</w:t>
      </w:r>
      <w:r w:rsidRPr="00B87AB8">
        <w:rPr>
          <w:rFonts w:eastAsia="宋体"/>
        </w:rPr>
        <w:t>卦的三爻</w:t>
      </w:r>
      <w:r w:rsidRPr="00B87AB8">
        <w:rPr>
          <w:rFonts w:eastAsia="宋体" w:hint="eastAsia"/>
        </w:rPr>
        <w:t>，右起自上而下（</w:t>
      </w:r>
      <w:r w:rsidRPr="00B87AB8">
        <w:rPr>
          <w:rFonts w:eastAsia="宋体"/>
        </w:rPr>
        <w:t>4-5-6</w:t>
      </w:r>
      <w:r w:rsidRPr="00B87AB8">
        <w:rPr>
          <w:rFonts w:eastAsia="宋体" w:hint="eastAsia"/>
        </w:rPr>
        <w:t>）对应周易</w:t>
      </w:r>
      <w:r w:rsidRPr="00B87AB8">
        <w:rPr>
          <w:rFonts w:eastAsia="宋体"/>
        </w:rPr>
        <w:t>卦象下卦的三爻</w:t>
      </w:r>
      <w:r w:rsidRPr="00B87AB8">
        <w:rPr>
          <w:rFonts w:eastAsia="宋体" w:hint="eastAsia"/>
        </w:rPr>
        <w:t>，组合</w:t>
      </w:r>
      <w:r w:rsidRPr="00B87AB8">
        <w:rPr>
          <w:rFonts w:eastAsia="宋体"/>
        </w:rPr>
        <w:t>对应一个</w:t>
      </w:r>
      <w:r w:rsidRPr="00B87AB8">
        <w:rPr>
          <w:rFonts w:eastAsia="宋体" w:hint="eastAsia"/>
        </w:rPr>
        <w:t>64</w:t>
      </w:r>
      <w:r w:rsidRPr="00B87AB8">
        <w:rPr>
          <w:rFonts w:eastAsia="宋体" w:hint="eastAsia"/>
        </w:rPr>
        <w:t>个</w:t>
      </w:r>
      <w:r w:rsidRPr="00B87AB8">
        <w:rPr>
          <w:rFonts w:eastAsia="宋体"/>
        </w:rPr>
        <w:t>不同状态的</w:t>
      </w:r>
      <w:r w:rsidRPr="00B87AB8">
        <w:rPr>
          <w:rFonts w:eastAsia="宋体" w:hint="eastAsia"/>
        </w:rPr>
        <w:t>二维</w:t>
      </w:r>
      <w:r w:rsidRPr="00B87AB8">
        <w:rPr>
          <w:rFonts w:eastAsia="宋体"/>
        </w:rPr>
        <w:t>表</w:t>
      </w:r>
      <w:r w:rsidRPr="00B87AB8">
        <w:rPr>
          <w:rFonts w:eastAsia="宋体" w:hint="eastAsia"/>
        </w:rPr>
        <w:t>内容。九宫格的</w:t>
      </w:r>
      <w:r w:rsidRPr="00B87AB8">
        <w:rPr>
          <w:rFonts w:eastAsia="宋体"/>
        </w:rPr>
        <w:t>不同方位</w:t>
      </w:r>
      <w:r w:rsidRPr="00B87AB8">
        <w:rPr>
          <w:rFonts w:eastAsia="宋体" w:hint="eastAsia"/>
        </w:rPr>
        <w:t>的</w:t>
      </w:r>
      <w:r w:rsidRPr="00B87AB8">
        <w:rPr>
          <w:rFonts w:eastAsia="宋体"/>
        </w:rPr>
        <w:t>角度和周边长度的不同变化的组合</w:t>
      </w:r>
      <w:r w:rsidRPr="00B87AB8">
        <w:rPr>
          <w:rFonts w:eastAsia="宋体" w:hint="eastAsia"/>
        </w:rPr>
        <w:t>方式</w:t>
      </w:r>
      <w:r w:rsidRPr="00B87AB8">
        <w:rPr>
          <w:rFonts w:eastAsia="宋体"/>
        </w:rPr>
        <w:t>输入盲文。</w:t>
      </w:r>
      <w:r w:rsidR="009A2449" w:rsidRPr="00B87AB8">
        <w:rPr>
          <w:rFonts w:eastAsia="宋体" w:hint="eastAsia"/>
        </w:rPr>
        <w:t>在</w:t>
      </w:r>
      <w:r w:rsidR="009A2449" w:rsidRPr="00B87AB8">
        <w:rPr>
          <w:rFonts w:eastAsia="宋体"/>
        </w:rPr>
        <w:t>触摸板上如图</w:t>
      </w:r>
      <w:r w:rsidR="009A2449" w:rsidRPr="00B87AB8">
        <w:rPr>
          <w:rFonts w:eastAsia="宋体" w:hint="eastAsia"/>
        </w:rPr>
        <w:t>602</w:t>
      </w:r>
      <w:r w:rsidR="009A2449" w:rsidRPr="00B87AB8">
        <w:rPr>
          <w:rFonts w:eastAsia="宋体" w:hint="eastAsia"/>
        </w:rPr>
        <w:t>的</w:t>
      </w:r>
      <w:r w:rsidR="00CE5624" w:rsidRPr="00B87AB8">
        <w:rPr>
          <w:rFonts w:ascii="宋体" w:eastAsia="宋体" w:hAnsi="宋体"/>
        </w:rPr>
        <w:fldChar w:fldCharType="begin"/>
      </w:r>
      <w:r w:rsidR="009A2449" w:rsidRPr="00B87AB8">
        <w:rPr>
          <w:rFonts w:ascii="宋体" w:eastAsia="宋体" w:hAnsi="宋体" w:hint="eastAsia"/>
        </w:rPr>
        <w:instrText>eq \o\ac(○,4)</w:instrText>
      </w:r>
      <w:r w:rsidR="00CE5624" w:rsidRPr="00B87AB8">
        <w:rPr>
          <w:rFonts w:ascii="宋体" w:eastAsia="宋体" w:hAnsi="宋体"/>
        </w:rPr>
        <w:fldChar w:fldCharType="end"/>
      </w:r>
      <w:r w:rsidR="009A2449" w:rsidRPr="00B87AB8">
        <w:rPr>
          <w:rFonts w:ascii="宋体" w:eastAsia="宋体" w:hAnsi="宋体"/>
        </w:rPr>
        <w:t>-</w:t>
      </w:r>
      <w:r w:rsidR="00CE5624" w:rsidRPr="00B87AB8">
        <w:rPr>
          <w:rFonts w:ascii="宋体" w:eastAsia="宋体" w:hAnsi="宋体"/>
        </w:rPr>
        <w:fldChar w:fldCharType="begin"/>
      </w:r>
      <w:r w:rsidR="009A2449" w:rsidRPr="00B87AB8">
        <w:rPr>
          <w:rFonts w:ascii="宋体" w:eastAsia="宋体" w:hAnsi="宋体" w:hint="eastAsia"/>
        </w:rPr>
        <w:instrText>eq \o\ac(○,0)</w:instrText>
      </w:r>
      <w:r w:rsidR="00CE5624" w:rsidRPr="00B87AB8">
        <w:rPr>
          <w:rFonts w:ascii="宋体" w:eastAsia="宋体" w:hAnsi="宋体"/>
        </w:rPr>
        <w:fldChar w:fldCharType="end"/>
      </w:r>
      <w:r w:rsidR="009A2449" w:rsidRPr="00B87AB8">
        <w:rPr>
          <w:rFonts w:ascii="宋体" w:eastAsia="宋体" w:hAnsi="宋体"/>
        </w:rPr>
        <w:t>-</w:t>
      </w:r>
      <w:r w:rsidR="00CE5624" w:rsidRPr="00B87AB8">
        <w:rPr>
          <w:rFonts w:ascii="宋体" w:eastAsia="宋体" w:hAnsi="宋体"/>
        </w:rPr>
        <w:fldChar w:fldCharType="begin"/>
      </w:r>
      <w:r w:rsidR="009A2449" w:rsidRPr="00B87AB8">
        <w:rPr>
          <w:rFonts w:ascii="宋体" w:eastAsia="宋体" w:hAnsi="宋体" w:hint="eastAsia"/>
        </w:rPr>
        <w:instrText>eq \o\ac(○,2)</w:instrText>
      </w:r>
      <w:r w:rsidR="00CE5624" w:rsidRPr="00B87AB8">
        <w:rPr>
          <w:rFonts w:ascii="宋体" w:eastAsia="宋体" w:hAnsi="宋体"/>
        </w:rPr>
        <w:fldChar w:fldCharType="end"/>
      </w:r>
      <w:r w:rsidR="009A2449" w:rsidRPr="00B87AB8">
        <w:rPr>
          <w:rFonts w:ascii="宋体" w:eastAsia="宋体" w:hAnsi="宋体" w:hint="eastAsia"/>
        </w:rPr>
        <w:t>依次</w:t>
      </w:r>
      <w:r w:rsidR="009A2449" w:rsidRPr="00B87AB8">
        <w:rPr>
          <w:rFonts w:ascii="宋体" w:eastAsia="宋体" w:hAnsi="宋体"/>
        </w:rPr>
        <w:t>经过感应区滑动，就能</w:t>
      </w:r>
      <w:r w:rsidR="009A2449" w:rsidRPr="00B87AB8">
        <w:rPr>
          <w:rFonts w:eastAsia="宋体" w:hint="eastAsia"/>
        </w:rPr>
        <w:t>输入</w:t>
      </w:r>
      <w:r w:rsidR="009A2449" w:rsidRPr="00B87AB8">
        <w:rPr>
          <w:rFonts w:eastAsia="宋体"/>
        </w:rPr>
        <w:t>盲文</w:t>
      </w:r>
      <w:r w:rsidR="009A2449" w:rsidRPr="00B87AB8">
        <w:rPr>
          <w:rFonts w:eastAsia="宋体" w:hint="eastAsia"/>
        </w:rPr>
        <w:t>r</w:t>
      </w:r>
      <w:r w:rsidR="009A2449" w:rsidRPr="00B87AB8">
        <w:rPr>
          <w:rFonts w:eastAsia="宋体" w:hint="eastAsia"/>
        </w:rPr>
        <w:t>字母，比</w:t>
      </w:r>
      <w:r w:rsidR="009A2449" w:rsidRPr="00B87AB8">
        <w:rPr>
          <w:rFonts w:eastAsia="宋体"/>
        </w:rPr>
        <w:t>传统的</w:t>
      </w:r>
      <w:r w:rsidR="009A2449" w:rsidRPr="00B87AB8">
        <w:rPr>
          <w:rFonts w:eastAsia="宋体" w:hint="eastAsia"/>
        </w:rPr>
        <w:t>盲文</w:t>
      </w:r>
      <w:r w:rsidR="009A2449" w:rsidRPr="00B87AB8">
        <w:rPr>
          <w:rFonts w:eastAsia="宋体"/>
        </w:rPr>
        <w:t>输入</w:t>
      </w:r>
      <w:r w:rsidR="009A2449" w:rsidRPr="00B87AB8">
        <w:rPr>
          <w:rFonts w:eastAsia="宋体" w:hint="eastAsia"/>
        </w:rPr>
        <w:t>相比</w:t>
      </w:r>
      <w:r w:rsidR="009A2449" w:rsidRPr="00B87AB8">
        <w:rPr>
          <w:rFonts w:eastAsia="宋体"/>
        </w:rPr>
        <w:t>简单和方便</w:t>
      </w:r>
      <w:r w:rsidR="009A2449" w:rsidRPr="00B87AB8">
        <w:rPr>
          <w:rFonts w:eastAsia="宋体" w:hint="eastAsia"/>
        </w:rPr>
        <w:t>，</w:t>
      </w:r>
      <w:r w:rsidR="009A2449" w:rsidRPr="00B87AB8">
        <w:rPr>
          <w:rFonts w:eastAsia="宋体"/>
        </w:rPr>
        <w:t>也</w:t>
      </w:r>
      <w:r w:rsidR="009A2449" w:rsidRPr="00B87AB8">
        <w:rPr>
          <w:rFonts w:eastAsia="宋体" w:hint="eastAsia"/>
        </w:rPr>
        <w:t>可</w:t>
      </w:r>
      <w:r w:rsidR="009A2449" w:rsidRPr="00B87AB8">
        <w:rPr>
          <w:rFonts w:eastAsia="宋体"/>
        </w:rPr>
        <w:t>应用于触摸屏移动设备上</w:t>
      </w:r>
      <w:r w:rsidR="009A2449" w:rsidRPr="00B87AB8">
        <w:rPr>
          <w:rFonts w:eastAsia="宋体" w:hint="eastAsia"/>
        </w:rPr>
        <w:t>。</w:t>
      </w:r>
    </w:p>
    <w:p w14:paraId="3A383B6B" w14:textId="77777777" w:rsidR="00E569F9" w:rsidRPr="00B87AB8" w:rsidRDefault="00E569F9" w:rsidP="00E569F9">
      <w:pPr>
        <w:ind w:firstLine="600"/>
        <w:jc w:val="both"/>
        <w:rPr>
          <w:rFonts w:eastAsia="宋体"/>
        </w:rPr>
      </w:pPr>
      <w:r w:rsidRPr="00B87AB8">
        <w:rPr>
          <w:rFonts w:eastAsia="宋体" w:hint="eastAsia"/>
          <w:szCs w:val="28"/>
        </w:rPr>
        <w:t>下面的表</w:t>
      </w:r>
      <w:r w:rsidRPr="00B87AB8">
        <w:rPr>
          <w:rFonts w:eastAsia="宋体" w:hint="eastAsia"/>
          <w:szCs w:val="28"/>
        </w:rPr>
        <w:t>27</w:t>
      </w:r>
      <w:r w:rsidRPr="00B87AB8">
        <w:rPr>
          <w:rFonts w:eastAsia="宋体" w:hint="eastAsia"/>
          <w:szCs w:val="28"/>
        </w:rPr>
        <w:t>示出了根据本发明的</w:t>
      </w:r>
      <w:r w:rsidRPr="00B87AB8">
        <w:rPr>
          <w:rFonts w:eastAsia="宋体" w:hint="eastAsia"/>
          <w:szCs w:val="28"/>
        </w:rPr>
        <w:t>TR</w:t>
      </w:r>
      <w:r w:rsidRPr="00B87AB8">
        <w:rPr>
          <w:rFonts w:eastAsia="宋体"/>
          <w:szCs w:val="28"/>
        </w:rPr>
        <w:t>IA“</w:t>
      </w:r>
      <w:r w:rsidRPr="00B87AB8">
        <w:rPr>
          <w:rFonts w:eastAsia="宋体" w:hint="eastAsia"/>
          <w:szCs w:val="28"/>
        </w:rPr>
        <w:t>比合</w:t>
      </w:r>
      <w:r w:rsidRPr="00B87AB8">
        <w:rPr>
          <w:rFonts w:eastAsia="宋体"/>
          <w:szCs w:val="28"/>
        </w:rPr>
        <w:t>”</w:t>
      </w:r>
      <w:r w:rsidRPr="00B87AB8">
        <w:rPr>
          <w:rFonts w:eastAsia="宋体" w:hint="eastAsia"/>
          <w:szCs w:val="28"/>
        </w:rPr>
        <w:t>二进制</w:t>
      </w:r>
      <w:r w:rsidRPr="00B87AB8">
        <w:rPr>
          <w:rFonts w:eastAsia="宋体"/>
          <w:szCs w:val="28"/>
        </w:rPr>
        <w:t>符号</w:t>
      </w:r>
      <w:r w:rsidRPr="00B87AB8">
        <w:rPr>
          <w:rFonts w:eastAsia="宋体" w:hint="eastAsia"/>
          <w:szCs w:val="28"/>
        </w:rPr>
        <w:t>的盲文的钟表</w:t>
      </w:r>
      <w:r w:rsidRPr="00B87AB8">
        <w:rPr>
          <w:rFonts w:eastAsia="宋体"/>
          <w:szCs w:val="28"/>
        </w:rPr>
        <w:t>式和</w:t>
      </w:r>
      <w:r w:rsidRPr="00B87AB8">
        <w:rPr>
          <w:rFonts w:eastAsia="宋体" w:hint="eastAsia"/>
          <w:szCs w:val="28"/>
        </w:rPr>
        <w:t>圆周边</w:t>
      </w:r>
      <w:r w:rsidRPr="00B87AB8">
        <w:rPr>
          <w:rFonts w:eastAsia="宋体"/>
          <w:szCs w:val="28"/>
        </w:rPr>
        <w:t>式</w:t>
      </w:r>
      <w:r w:rsidRPr="00B87AB8">
        <w:rPr>
          <w:rFonts w:eastAsia="宋体" w:hint="eastAsia"/>
          <w:szCs w:val="28"/>
        </w:rPr>
        <w:t>编码</w:t>
      </w:r>
      <w:r w:rsidRPr="00B87AB8">
        <w:rPr>
          <w:rFonts w:eastAsia="宋体"/>
          <w:szCs w:val="28"/>
        </w:rPr>
        <w:t>以角度变化</w:t>
      </w:r>
      <w:r w:rsidRPr="00B87AB8">
        <w:rPr>
          <w:rFonts w:eastAsia="宋体" w:hint="eastAsia"/>
          <w:szCs w:val="28"/>
        </w:rPr>
        <w:t>的输入方法步骤。</w:t>
      </w:r>
    </w:p>
    <w:p w14:paraId="1A4C48CC" w14:textId="77777777" w:rsidR="009A2449" w:rsidRPr="00B87AB8" w:rsidRDefault="009A2449" w:rsidP="009A2449">
      <w:pPr>
        <w:ind w:firstLine="600"/>
        <w:jc w:val="both"/>
        <w:rPr>
          <w:rFonts w:eastAsia="宋体"/>
        </w:rPr>
      </w:pPr>
      <w:r w:rsidRPr="00B87AB8">
        <w:rPr>
          <w:rFonts w:eastAsia="宋体" w:hint="eastAsia"/>
        </w:rPr>
        <w:t>表</w:t>
      </w:r>
      <w:r w:rsidRPr="00B87AB8">
        <w:rPr>
          <w:rFonts w:eastAsia="宋体" w:hint="eastAsia"/>
        </w:rPr>
        <w:t>2</w:t>
      </w:r>
      <w:r w:rsidRPr="00B87AB8">
        <w:rPr>
          <w:rFonts w:eastAsia="宋体"/>
        </w:rPr>
        <w:t>8</w:t>
      </w:r>
      <w:r w:rsidRPr="00B87AB8">
        <w:rPr>
          <w:rFonts w:eastAsia="宋体" w:hint="eastAsia"/>
        </w:rPr>
        <w:t>：</w:t>
      </w:r>
      <w:r w:rsidRPr="00B87AB8">
        <w:rPr>
          <w:rFonts w:eastAsia="宋体" w:hint="eastAsia"/>
        </w:rPr>
        <w:t>TRIA</w:t>
      </w:r>
      <w:r w:rsidRPr="00B87AB8">
        <w:rPr>
          <w:rFonts w:eastAsia="宋体" w:hint="eastAsia"/>
        </w:rPr>
        <w:t>二元</w:t>
      </w:r>
      <w:r w:rsidRPr="00B87AB8">
        <w:rPr>
          <w:rFonts w:eastAsia="宋体"/>
        </w:rPr>
        <w:t>输入法</w:t>
      </w:r>
      <w:r w:rsidRPr="00B87AB8">
        <w:rPr>
          <w:rFonts w:eastAsia="宋体" w:hint="eastAsia"/>
        </w:rPr>
        <w:t>使用</w:t>
      </w:r>
      <w:r w:rsidRPr="00B87AB8">
        <w:rPr>
          <w:rFonts w:eastAsia="宋体"/>
        </w:rPr>
        <w:t>步骤</w:t>
      </w:r>
      <w:r w:rsidRPr="00B87AB8">
        <w:rPr>
          <w:rFonts w:eastAsia="宋体" w:hint="eastAsia"/>
        </w:rPr>
        <w:t>,</w:t>
      </w:r>
      <w:r w:rsidRPr="00B87AB8">
        <w:rPr>
          <w:rFonts w:eastAsia="宋体" w:hint="eastAsia"/>
        </w:rPr>
        <w:t>（</w:t>
      </w:r>
      <w:r w:rsidRPr="00B87AB8">
        <w:rPr>
          <w:rFonts w:eastAsia="宋体"/>
        </w:rPr>
        <w:t>参考</w:t>
      </w:r>
      <w:r w:rsidRPr="00B87AB8">
        <w:rPr>
          <w:rFonts w:eastAsia="宋体" w:hint="eastAsia"/>
        </w:rPr>
        <w:t>图</w:t>
      </w:r>
      <w:r w:rsidRPr="00B87AB8">
        <w:rPr>
          <w:rFonts w:eastAsia="宋体" w:hint="eastAsia"/>
        </w:rPr>
        <w:t>604</w:t>
      </w:r>
      <w:r w:rsidRPr="00B87AB8">
        <w:rPr>
          <w:rFonts w:eastAsia="宋体" w:hint="eastAsia"/>
        </w:rPr>
        <w:t>，</w:t>
      </w:r>
      <w:r w:rsidRPr="00B87AB8">
        <w:rPr>
          <w:rFonts w:eastAsia="宋体"/>
        </w:rPr>
        <w:t>图</w:t>
      </w:r>
      <w:r w:rsidRPr="00B87AB8">
        <w:rPr>
          <w:rFonts w:eastAsia="宋体" w:hint="eastAsia"/>
        </w:rPr>
        <w:t>605</w:t>
      </w:r>
      <w:r w:rsidRPr="00B87AB8">
        <w:rPr>
          <w:rFonts w:eastAsia="宋体" w:hint="eastAsia"/>
        </w:rPr>
        <w:t>，</w:t>
      </w:r>
      <w:r w:rsidRPr="00B87AB8">
        <w:rPr>
          <w:rFonts w:eastAsia="宋体"/>
        </w:rPr>
        <w:t>图</w:t>
      </w:r>
      <w:r w:rsidRPr="00B87AB8">
        <w:rPr>
          <w:rFonts w:eastAsia="宋体" w:hint="eastAsia"/>
        </w:rPr>
        <w:t>606</w:t>
      </w:r>
      <w:r w:rsidRPr="00B87AB8">
        <w:rPr>
          <w:rFonts w:eastAsia="宋体" w:hint="eastAsia"/>
        </w:rPr>
        <w:t>）</w:t>
      </w:r>
    </w:p>
    <w:tbl>
      <w:tblPr>
        <w:tblW w:w="0" w:type="auto"/>
        <w:tblInd w:w="108" w:type="dxa"/>
        <w:tblLook w:val="04A0" w:firstRow="1" w:lastRow="0" w:firstColumn="1" w:lastColumn="0" w:noHBand="0" w:noVBand="1"/>
      </w:tblPr>
      <w:tblGrid>
        <w:gridCol w:w="1646"/>
        <w:gridCol w:w="2416"/>
        <w:gridCol w:w="2416"/>
        <w:gridCol w:w="2416"/>
      </w:tblGrid>
      <w:tr w:rsidR="009A2449" w:rsidRPr="00B87AB8" w14:paraId="36BCFC6A" w14:textId="77777777" w:rsidTr="009656E1">
        <w:trPr>
          <w:trHeight w:val="300"/>
        </w:trPr>
        <w:tc>
          <w:tcPr>
            <w:tcW w:w="0" w:type="auto"/>
            <w:tcBorders>
              <w:top w:val="single" w:sz="8" w:space="0" w:color="auto"/>
              <w:left w:val="single" w:sz="8" w:space="0" w:color="auto"/>
              <w:bottom w:val="single" w:sz="8" w:space="0" w:color="auto"/>
              <w:right w:val="single" w:sz="8" w:space="0" w:color="auto"/>
            </w:tcBorders>
            <w:shd w:val="clear" w:color="auto" w:fill="auto"/>
            <w:vAlign w:val="center"/>
          </w:tcPr>
          <w:p w14:paraId="7B91742D"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lastRenderedPageBreak/>
              <w:t>字母（r）例</w:t>
            </w:r>
          </w:p>
        </w:tc>
        <w:tc>
          <w:tcPr>
            <w:tcW w:w="0" w:type="auto"/>
            <w:tcBorders>
              <w:top w:val="single" w:sz="8" w:space="0" w:color="auto"/>
              <w:left w:val="nil"/>
              <w:bottom w:val="single" w:sz="8" w:space="0" w:color="auto"/>
              <w:right w:val="single" w:sz="8" w:space="0" w:color="auto"/>
            </w:tcBorders>
            <w:shd w:val="clear" w:color="auto" w:fill="auto"/>
            <w:vAlign w:val="center"/>
          </w:tcPr>
          <w:p w14:paraId="1622D9C9"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盲文左列编码（7）</w:t>
            </w:r>
          </w:p>
        </w:tc>
        <w:tc>
          <w:tcPr>
            <w:tcW w:w="0" w:type="auto"/>
            <w:tcBorders>
              <w:top w:val="single" w:sz="8" w:space="0" w:color="auto"/>
              <w:left w:val="nil"/>
              <w:bottom w:val="single" w:sz="8" w:space="0" w:color="auto"/>
              <w:right w:val="single" w:sz="8" w:space="0" w:color="auto"/>
            </w:tcBorders>
            <w:shd w:val="clear" w:color="auto" w:fill="auto"/>
            <w:noWrap/>
            <w:vAlign w:val="center"/>
          </w:tcPr>
          <w:p w14:paraId="5209BC2D"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盲文左列编码（2）</w:t>
            </w:r>
          </w:p>
        </w:tc>
        <w:tc>
          <w:tcPr>
            <w:tcW w:w="0" w:type="auto"/>
            <w:tcBorders>
              <w:top w:val="single" w:sz="8" w:space="0" w:color="auto"/>
              <w:left w:val="nil"/>
              <w:bottom w:val="single" w:sz="8" w:space="0" w:color="auto"/>
              <w:right w:val="single" w:sz="8" w:space="0" w:color="auto"/>
            </w:tcBorders>
            <w:shd w:val="clear" w:color="auto" w:fill="auto"/>
            <w:vAlign w:val="center"/>
          </w:tcPr>
          <w:p w14:paraId="5A84E11D"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盲文全码（左右列）</w:t>
            </w:r>
          </w:p>
        </w:tc>
      </w:tr>
      <w:tr w:rsidR="009A2449" w:rsidRPr="00B87AB8" w14:paraId="12D18A9A" w14:textId="77777777" w:rsidTr="009656E1">
        <w:trPr>
          <w:trHeight w:val="612"/>
        </w:trPr>
        <w:tc>
          <w:tcPr>
            <w:tcW w:w="0" w:type="auto"/>
            <w:tcBorders>
              <w:top w:val="nil"/>
              <w:left w:val="single" w:sz="8" w:space="0" w:color="auto"/>
              <w:bottom w:val="single" w:sz="8" w:space="0" w:color="auto"/>
              <w:right w:val="single" w:sz="8" w:space="0" w:color="auto"/>
            </w:tcBorders>
            <w:shd w:val="clear" w:color="auto" w:fill="auto"/>
            <w:vAlign w:val="center"/>
          </w:tcPr>
          <w:p w14:paraId="0B2C310C"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盲文R,[7,2]</w:t>
            </w:r>
          </w:p>
        </w:tc>
        <w:tc>
          <w:tcPr>
            <w:tcW w:w="0" w:type="auto"/>
            <w:tcBorders>
              <w:top w:val="nil"/>
              <w:left w:val="nil"/>
              <w:bottom w:val="single" w:sz="8" w:space="0" w:color="auto"/>
              <w:right w:val="single" w:sz="8" w:space="0" w:color="auto"/>
            </w:tcBorders>
            <w:shd w:val="clear" w:color="auto" w:fill="auto"/>
            <w:textDirection w:val="tbLrV"/>
            <w:vAlign w:val="center"/>
          </w:tcPr>
          <w:p w14:paraId="3962583A" w14:textId="77777777" w:rsidR="009A2449" w:rsidRPr="00B87AB8" w:rsidRDefault="009A2449" w:rsidP="009656E1">
            <w:pPr>
              <w:widowControl/>
              <w:adjustRightInd/>
              <w:spacing w:line="240" w:lineRule="auto"/>
              <w:ind w:firstLine="0"/>
              <w:jc w:val="center"/>
              <w:textAlignment w:val="auto"/>
              <w:rPr>
                <w:rFonts w:ascii="MS Gothic" w:eastAsia="MS Gothic" w:hAnsi="MS Gothic"/>
                <w:kern w:val="0"/>
                <w:sz w:val="16"/>
                <w:szCs w:val="16"/>
              </w:rPr>
            </w:pPr>
            <w:r w:rsidRPr="00B87AB8">
              <w:rPr>
                <w:rFonts w:ascii="MS Gothic" w:eastAsia="MS Gothic" w:hAnsi="MS Gothic" w:hint="eastAsia"/>
                <w:kern w:val="0"/>
                <w:sz w:val="16"/>
                <w:szCs w:val="16"/>
              </w:rPr>
              <w:t>●●●</w:t>
            </w:r>
          </w:p>
        </w:tc>
        <w:tc>
          <w:tcPr>
            <w:tcW w:w="0" w:type="auto"/>
            <w:tcBorders>
              <w:top w:val="nil"/>
              <w:left w:val="nil"/>
              <w:bottom w:val="single" w:sz="8" w:space="0" w:color="auto"/>
              <w:right w:val="single" w:sz="8" w:space="0" w:color="auto"/>
            </w:tcBorders>
            <w:shd w:val="clear" w:color="auto" w:fill="auto"/>
            <w:noWrap/>
            <w:textDirection w:val="tbLrV"/>
            <w:vAlign w:val="center"/>
          </w:tcPr>
          <w:p w14:paraId="0CDF6BC3" w14:textId="77777777" w:rsidR="009A2449" w:rsidRPr="00B87AB8" w:rsidRDefault="009A2449" w:rsidP="009656E1">
            <w:pPr>
              <w:widowControl/>
              <w:adjustRightInd/>
              <w:spacing w:line="240" w:lineRule="auto"/>
              <w:ind w:firstLine="0"/>
              <w:jc w:val="center"/>
              <w:textAlignment w:val="auto"/>
              <w:rPr>
                <w:rFonts w:ascii="MS Gothic" w:eastAsia="MS Gothic" w:hAnsi="MS Gothic"/>
                <w:kern w:val="0"/>
                <w:sz w:val="16"/>
                <w:szCs w:val="16"/>
              </w:rPr>
            </w:pPr>
            <w:r w:rsidRPr="00B87AB8">
              <w:rPr>
                <w:rFonts w:ascii="MS Gothic" w:eastAsia="MS Gothic" w:hAnsi="MS Gothic" w:hint="eastAsia"/>
                <w:kern w:val="0"/>
                <w:sz w:val="16"/>
                <w:szCs w:val="16"/>
              </w:rPr>
              <w:t>○●○</w:t>
            </w:r>
          </w:p>
        </w:tc>
        <w:tc>
          <w:tcPr>
            <w:tcW w:w="0" w:type="auto"/>
            <w:tcBorders>
              <w:top w:val="nil"/>
              <w:left w:val="nil"/>
              <w:bottom w:val="single" w:sz="8" w:space="0" w:color="auto"/>
              <w:right w:val="single" w:sz="8" w:space="0" w:color="auto"/>
            </w:tcBorders>
            <w:shd w:val="clear" w:color="auto" w:fill="auto"/>
            <w:textDirection w:val="tbLrV"/>
            <w:vAlign w:val="center"/>
          </w:tcPr>
          <w:p w14:paraId="7235BE46" w14:textId="77777777" w:rsidR="009A2449" w:rsidRPr="00B87AB8" w:rsidRDefault="009A2449" w:rsidP="009656E1">
            <w:pPr>
              <w:widowControl/>
              <w:adjustRightInd/>
              <w:spacing w:line="240" w:lineRule="auto"/>
              <w:ind w:firstLine="0"/>
              <w:jc w:val="center"/>
              <w:textAlignment w:val="auto"/>
              <w:rPr>
                <w:rFonts w:ascii="MS Gothic" w:eastAsia="MS Gothic" w:hAnsi="MS Gothic"/>
                <w:kern w:val="0"/>
                <w:sz w:val="16"/>
                <w:szCs w:val="16"/>
              </w:rPr>
            </w:pPr>
            <w:r w:rsidRPr="00B87AB8">
              <w:rPr>
                <w:rFonts w:ascii="MS Gothic" w:eastAsia="MS Gothic" w:hAnsi="MS Gothic" w:hint="eastAsia"/>
                <w:kern w:val="0"/>
                <w:sz w:val="16"/>
                <w:szCs w:val="16"/>
              </w:rPr>
              <w:t>●●●○●○</w:t>
            </w:r>
          </w:p>
        </w:tc>
      </w:tr>
      <w:tr w:rsidR="009A2449" w:rsidRPr="00B87AB8" w14:paraId="0D401849" w14:textId="77777777" w:rsidTr="009656E1">
        <w:trPr>
          <w:trHeight w:val="300"/>
        </w:trPr>
        <w:tc>
          <w:tcPr>
            <w:tcW w:w="0" w:type="auto"/>
            <w:vMerge w:val="restart"/>
            <w:tcBorders>
              <w:top w:val="nil"/>
              <w:left w:val="single" w:sz="8" w:space="0" w:color="auto"/>
              <w:bottom w:val="single" w:sz="8" w:space="0" w:color="000000"/>
              <w:right w:val="single" w:sz="8" w:space="0" w:color="auto"/>
            </w:tcBorders>
            <w:shd w:val="clear" w:color="auto" w:fill="auto"/>
            <w:vAlign w:val="center"/>
          </w:tcPr>
          <w:p w14:paraId="0BBF0380"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钟表式,R[7,2]</w:t>
            </w:r>
            <w:r w:rsidRPr="00B87AB8">
              <w:rPr>
                <w:rFonts w:ascii="宋体" w:eastAsia="宋体" w:hAnsi="宋体" w:cs="宋体"/>
                <w:kern w:val="0"/>
                <w:sz w:val="22"/>
                <w:szCs w:val="22"/>
              </w:rPr>
              <w:br/>
            </w:r>
            <w:r w:rsidRPr="00B87AB8">
              <w:rPr>
                <w:rFonts w:ascii="宋体" w:eastAsia="宋体" w:hAnsi="宋体" w:cs="宋体" w:hint="eastAsia"/>
                <w:kern w:val="0"/>
                <w:sz w:val="22"/>
                <w:szCs w:val="22"/>
              </w:rPr>
              <w:t>附图6-604</w:t>
            </w:r>
          </w:p>
        </w:tc>
        <w:tc>
          <w:tcPr>
            <w:tcW w:w="0" w:type="auto"/>
            <w:tcBorders>
              <w:top w:val="nil"/>
              <w:left w:val="nil"/>
              <w:bottom w:val="single" w:sz="8" w:space="0" w:color="auto"/>
              <w:right w:val="single" w:sz="8" w:space="0" w:color="auto"/>
            </w:tcBorders>
            <w:shd w:val="clear" w:color="auto" w:fill="auto"/>
            <w:noWrap/>
            <w:vAlign w:val="center"/>
          </w:tcPr>
          <w:p w14:paraId="39F5F8E7" w14:textId="77777777" w:rsidR="009A2449" w:rsidRPr="00B87AB8" w:rsidRDefault="009A2449" w:rsidP="009656E1">
            <w:pPr>
              <w:widowControl/>
              <w:adjustRightInd/>
              <w:spacing w:line="240" w:lineRule="auto"/>
              <w:ind w:firstLine="0"/>
              <w:jc w:val="center"/>
              <w:textAlignment w:val="auto"/>
              <w:rPr>
                <w:rFonts w:ascii="MS Gothic" w:eastAsia="MS Gothic" w:hAnsi="MS Gothic"/>
                <w:kern w:val="0"/>
                <w:sz w:val="22"/>
                <w:szCs w:val="22"/>
              </w:rPr>
            </w:pPr>
            <w:r w:rsidRPr="00B87AB8">
              <w:rPr>
                <w:rFonts w:ascii="MS Gothic" w:eastAsia="MS Gothic" w:hAnsi="MS Gothic" w:hint="eastAsia"/>
                <w:kern w:val="0"/>
                <w:sz w:val="22"/>
                <w:szCs w:val="22"/>
              </w:rPr>
              <w:t>↓</w:t>
            </w:r>
          </w:p>
        </w:tc>
        <w:tc>
          <w:tcPr>
            <w:tcW w:w="0" w:type="auto"/>
            <w:tcBorders>
              <w:top w:val="nil"/>
              <w:left w:val="nil"/>
              <w:bottom w:val="single" w:sz="8" w:space="0" w:color="auto"/>
              <w:right w:val="single" w:sz="8" w:space="0" w:color="auto"/>
            </w:tcBorders>
            <w:shd w:val="clear" w:color="auto" w:fill="auto"/>
            <w:noWrap/>
            <w:vAlign w:val="center"/>
          </w:tcPr>
          <w:p w14:paraId="2C5A809F" w14:textId="77777777" w:rsidR="009A2449" w:rsidRPr="00B87AB8" w:rsidRDefault="009A2449" w:rsidP="009656E1">
            <w:pPr>
              <w:widowControl/>
              <w:adjustRightInd/>
              <w:spacing w:line="240" w:lineRule="auto"/>
              <w:ind w:firstLine="0"/>
              <w:jc w:val="center"/>
              <w:textAlignment w:val="auto"/>
              <w:rPr>
                <w:rFonts w:ascii="MS Gothic" w:eastAsia="MS Gothic" w:hAnsi="MS Gothic"/>
                <w:kern w:val="0"/>
                <w:sz w:val="22"/>
                <w:szCs w:val="22"/>
              </w:rPr>
            </w:pPr>
            <w:r w:rsidRPr="00B87AB8">
              <w:rPr>
                <w:rFonts w:ascii="MS Gothic" w:eastAsia="MS Gothic" w:hAnsi="MS Gothic" w:hint="eastAsia"/>
                <w:kern w:val="0"/>
                <w:sz w:val="22"/>
                <w:szCs w:val="22"/>
              </w:rPr>
              <w:t>←</w:t>
            </w:r>
          </w:p>
        </w:tc>
        <w:tc>
          <w:tcPr>
            <w:tcW w:w="0" w:type="auto"/>
            <w:tcBorders>
              <w:top w:val="nil"/>
              <w:left w:val="nil"/>
              <w:bottom w:val="single" w:sz="8" w:space="0" w:color="auto"/>
              <w:right w:val="single" w:sz="8" w:space="0" w:color="auto"/>
            </w:tcBorders>
            <w:shd w:val="clear" w:color="auto" w:fill="auto"/>
            <w:noWrap/>
            <w:vAlign w:val="center"/>
          </w:tcPr>
          <w:p w14:paraId="27053146" w14:textId="77777777" w:rsidR="009A2449" w:rsidRPr="00B87AB8" w:rsidRDefault="009A2449" w:rsidP="009656E1">
            <w:pPr>
              <w:widowControl/>
              <w:adjustRightInd/>
              <w:spacing w:line="240" w:lineRule="auto"/>
              <w:ind w:firstLine="0"/>
              <w:jc w:val="center"/>
              <w:textAlignment w:val="auto"/>
              <w:rPr>
                <w:rFonts w:ascii="MS Mincho" w:eastAsia="MS Mincho" w:hAnsi="MS Mincho"/>
                <w:kern w:val="0"/>
                <w:sz w:val="24"/>
                <w:szCs w:val="24"/>
              </w:rPr>
            </w:pPr>
            <w:r w:rsidRPr="00B87AB8">
              <w:rPr>
                <w:rFonts w:ascii="MS Mincho" w:eastAsia="MS Mincho" w:hAnsi="MS Mincho" w:hint="eastAsia"/>
                <w:kern w:val="0"/>
                <w:sz w:val="24"/>
                <w:szCs w:val="24"/>
              </w:rPr>
              <w:t>↵</w:t>
            </w:r>
          </w:p>
        </w:tc>
      </w:tr>
      <w:tr w:rsidR="009A2449" w:rsidRPr="00B87AB8" w14:paraId="16A2CDBF" w14:textId="77777777" w:rsidTr="009656E1">
        <w:trPr>
          <w:trHeight w:val="300"/>
        </w:trPr>
        <w:tc>
          <w:tcPr>
            <w:tcW w:w="0" w:type="auto"/>
            <w:vMerge/>
            <w:tcBorders>
              <w:top w:val="nil"/>
              <w:left w:val="single" w:sz="8" w:space="0" w:color="auto"/>
              <w:bottom w:val="single" w:sz="8" w:space="0" w:color="000000"/>
              <w:right w:val="single" w:sz="8" w:space="0" w:color="auto"/>
            </w:tcBorders>
            <w:vAlign w:val="center"/>
          </w:tcPr>
          <w:p w14:paraId="6EF0516E" w14:textId="77777777" w:rsidR="009A2449" w:rsidRPr="00B87AB8" w:rsidRDefault="009A2449" w:rsidP="009656E1">
            <w:pPr>
              <w:widowControl/>
              <w:adjustRightInd/>
              <w:spacing w:line="240" w:lineRule="auto"/>
              <w:ind w:firstLine="0"/>
              <w:textAlignment w:val="auto"/>
              <w:rPr>
                <w:rFonts w:ascii="宋体" w:eastAsia="宋体" w:hAnsi="宋体"/>
                <w:kern w:val="0"/>
                <w:sz w:val="22"/>
                <w:szCs w:val="22"/>
              </w:rPr>
            </w:pPr>
          </w:p>
        </w:tc>
        <w:tc>
          <w:tcPr>
            <w:tcW w:w="0" w:type="auto"/>
            <w:tcBorders>
              <w:top w:val="nil"/>
              <w:left w:val="nil"/>
              <w:bottom w:val="single" w:sz="8" w:space="0" w:color="auto"/>
              <w:right w:val="single" w:sz="8" w:space="0" w:color="auto"/>
            </w:tcBorders>
            <w:shd w:val="clear" w:color="auto" w:fill="auto"/>
            <w:noWrap/>
            <w:vAlign w:val="center"/>
          </w:tcPr>
          <w:p w14:paraId="1470C98C"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第一步，向心方向移动</w:t>
            </w:r>
          </w:p>
        </w:tc>
        <w:tc>
          <w:tcPr>
            <w:tcW w:w="0" w:type="auto"/>
            <w:tcBorders>
              <w:top w:val="nil"/>
              <w:left w:val="nil"/>
              <w:bottom w:val="single" w:sz="8" w:space="0" w:color="auto"/>
              <w:right w:val="single" w:sz="8" w:space="0" w:color="auto"/>
            </w:tcBorders>
            <w:shd w:val="clear" w:color="auto" w:fill="auto"/>
            <w:noWrap/>
            <w:vAlign w:val="center"/>
          </w:tcPr>
          <w:p w14:paraId="45F0B894"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第二步，离心方向移动</w:t>
            </w:r>
          </w:p>
        </w:tc>
        <w:tc>
          <w:tcPr>
            <w:tcW w:w="0" w:type="auto"/>
            <w:tcBorders>
              <w:top w:val="nil"/>
              <w:left w:val="nil"/>
              <w:bottom w:val="single" w:sz="8" w:space="0" w:color="auto"/>
              <w:right w:val="single" w:sz="8" w:space="0" w:color="auto"/>
            </w:tcBorders>
            <w:shd w:val="clear" w:color="auto" w:fill="auto"/>
            <w:noWrap/>
            <w:vAlign w:val="center"/>
          </w:tcPr>
          <w:p w14:paraId="3EE5F2DD"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两步连续圆心角度变化</w:t>
            </w:r>
          </w:p>
        </w:tc>
      </w:tr>
      <w:tr w:rsidR="009A2449" w:rsidRPr="00B87AB8" w14:paraId="43961FF8" w14:textId="77777777" w:rsidTr="009656E1">
        <w:trPr>
          <w:trHeight w:val="300"/>
        </w:trPr>
        <w:tc>
          <w:tcPr>
            <w:tcW w:w="0" w:type="auto"/>
            <w:vMerge w:val="restart"/>
            <w:tcBorders>
              <w:top w:val="nil"/>
              <w:left w:val="single" w:sz="8" w:space="0" w:color="auto"/>
              <w:bottom w:val="single" w:sz="8" w:space="0" w:color="000000"/>
              <w:right w:val="single" w:sz="8" w:space="0" w:color="auto"/>
            </w:tcBorders>
            <w:shd w:val="clear" w:color="auto" w:fill="auto"/>
            <w:vAlign w:val="center"/>
          </w:tcPr>
          <w:p w14:paraId="7EBBDA78"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周边式,R[7,2]</w:t>
            </w:r>
            <w:r w:rsidRPr="00B87AB8">
              <w:rPr>
                <w:rFonts w:ascii="宋体" w:eastAsia="宋体" w:hAnsi="宋体" w:cs="宋体"/>
                <w:kern w:val="0"/>
                <w:sz w:val="22"/>
                <w:szCs w:val="22"/>
              </w:rPr>
              <w:br/>
            </w:r>
            <w:r w:rsidRPr="00B87AB8">
              <w:rPr>
                <w:rFonts w:ascii="宋体" w:eastAsia="宋体" w:hAnsi="宋体" w:cs="宋体" w:hint="eastAsia"/>
                <w:kern w:val="0"/>
                <w:sz w:val="22"/>
                <w:szCs w:val="22"/>
              </w:rPr>
              <w:t>附图6-605</w:t>
            </w:r>
          </w:p>
        </w:tc>
        <w:tc>
          <w:tcPr>
            <w:tcW w:w="0" w:type="auto"/>
            <w:tcBorders>
              <w:top w:val="nil"/>
              <w:left w:val="nil"/>
              <w:bottom w:val="single" w:sz="8" w:space="0" w:color="auto"/>
              <w:right w:val="single" w:sz="8" w:space="0" w:color="auto"/>
            </w:tcBorders>
            <w:shd w:val="clear" w:color="auto" w:fill="auto"/>
            <w:noWrap/>
            <w:vAlign w:val="center"/>
          </w:tcPr>
          <w:p w14:paraId="07B935BE"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 xml:space="preserve"> +315°</w:t>
            </w:r>
          </w:p>
        </w:tc>
        <w:tc>
          <w:tcPr>
            <w:tcW w:w="0" w:type="auto"/>
            <w:tcBorders>
              <w:top w:val="nil"/>
              <w:left w:val="nil"/>
              <w:bottom w:val="single" w:sz="8" w:space="0" w:color="auto"/>
              <w:right w:val="single" w:sz="8" w:space="0" w:color="auto"/>
            </w:tcBorders>
            <w:shd w:val="clear" w:color="auto" w:fill="auto"/>
            <w:noWrap/>
            <w:vAlign w:val="center"/>
          </w:tcPr>
          <w:p w14:paraId="674F6F25"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 xml:space="preserve"> -90°</w:t>
            </w:r>
          </w:p>
        </w:tc>
        <w:tc>
          <w:tcPr>
            <w:tcW w:w="0" w:type="auto"/>
            <w:tcBorders>
              <w:top w:val="nil"/>
              <w:left w:val="nil"/>
              <w:bottom w:val="single" w:sz="8" w:space="0" w:color="auto"/>
              <w:right w:val="single" w:sz="8" w:space="0" w:color="auto"/>
            </w:tcBorders>
            <w:shd w:val="clear" w:color="auto" w:fill="auto"/>
            <w:noWrap/>
            <w:vAlign w:val="center"/>
          </w:tcPr>
          <w:p w14:paraId="6D67D653" w14:textId="77777777" w:rsidR="009A2449" w:rsidRPr="00B87AB8" w:rsidRDefault="009A2449" w:rsidP="009656E1">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hint="eastAsia"/>
                <w:kern w:val="0"/>
                <w:sz w:val="22"/>
                <w:szCs w:val="22"/>
              </w:rPr>
              <w:t xml:space="preserve"> +++++++ 和 --</w:t>
            </w:r>
          </w:p>
        </w:tc>
      </w:tr>
      <w:tr w:rsidR="009A2449" w:rsidRPr="00B87AB8" w14:paraId="6CC8103C" w14:textId="77777777" w:rsidTr="009656E1">
        <w:trPr>
          <w:trHeight w:val="300"/>
        </w:trPr>
        <w:tc>
          <w:tcPr>
            <w:tcW w:w="0" w:type="auto"/>
            <w:vMerge/>
            <w:tcBorders>
              <w:top w:val="nil"/>
              <w:left w:val="single" w:sz="8" w:space="0" w:color="auto"/>
              <w:bottom w:val="single" w:sz="8" w:space="0" w:color="000000"/>
              <w:right w:val="single" w:sz="8" w:space="0" w:color="auto"/>
            </w:tcBorders>
            <w:vAlign w:val="center"/>
          </w:tcPr>
          <w:p w14:paraId="715543A2" w14:textId="77777777" w:rsidR="009A2449" w:rsidRPr="00B87AB8" w:rsidRDefault="009A2449" w:rsidP="009656E1">
            <w:pPr>
              <w:widowControl/>
              <w:adjustRightInd/>
              <w:spacing w:line="240" w:lineRule="auto"/>
              <w:ind w:firstLine="0"/>
              <w:textAlignment w:val="auto"/>
              <w:rPr>
                <w:rFonts w:ascii="宋体" w:eastAsia="宋体" w:hAnsi="宋体"/>
                <w:kern w:val="0"/>
                <w:sz w:val="22"/>
                <w:szCs w:val="22"/>
              </w:rPr>
            </w:pPr>
          </w:p>
        </w:tc>
        <w:tc>
          <w:tcPr>
            <w:tcW w:w="0" w:type="auto"/>
            <w:tcBorders>
              <w:top w:val="nil"/>
              <w:left w:val="nil"/>
              <w:bottom w:val="single" w:sz="8" w:space="0" w:color="auto"/>
              <w:right w:val="single" w:sz="8" w:space="0" w:color="auto"/>
            </w:tcBorders>
            <w:shd w:val="clear" w:color="auto" w:fill="auto"/>
            <w:noWrap/>
            <w:vAlign w:val="center"/>
          </w:tcPr>
          <w:p w14:paraId="6F10962F"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第一步，顺时针移动</w:t>
            </w:r>
          </w:p>
        </w:tc>
        <w:tc>
          <w:tcPr>
            <w:tcW w:w="0" w:type="auto"/>
            <w:tcBorders>
              <w:top w:val="nil"/>
              <w:left w:val="nil"/>
              <w:bottom w:val="single" w:sz="8" w:space="0" w:color="auto"/>
              <w:right w:val="single" w:sz="8" w:space="0" w:color="auto"/>
            </w:tcBorders>
            <w:shd w:val="clear" w:color="auto" w:fill="auto"/>
            <w:noWrap/>
            <w:vAlign w:val="center"/>
          </w:tcPr>
          <w:p w14:paraId="6A5E7E7C"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第二步，逆时针移动</w:t>
            </w:r>
          </w:p>
        </w:tc>
        <w:tc>
          <w:tcPr>
            <w:tcW w:w="0" w:type="auto"/>
            <w:tcBorders>
              <w:top w:val="nil"/>
              <w:left w:val="nil"/>
              <w:bottom w:val="single" w:sz="8" w:space="0" w:color="auto"/>
              <w:right w:val="single" w:sz="8" w:space="0" w:color="auto"/>
            </w:tcBorders>
            <w:shd w:val="clear" w:color="auto" w:fill="auto"/>
            <w:vAlign w:val="center"/>
          </w:tcPr>
          <w:p w14:paraId="46274D2A"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cs="宋体" w:hint="eastAsia"/>
                <w:kern w:val="0"/>
                <w:sz w:val="22"/>
                <w:szCs w:val="22"/>
              </w:rPr>
              <w:t>两步连续顺逆长度变化</w:t>
            </w:r>
          </w:p>
        </w:tc>
      </w:tr>
      <w:tr w:rsidR="009A2449" w:rsidRPr="00B87AB8" w14:paraId="081E24AA" w14:textId="77777777" w:rsidTr="009656E1">
        <w:trPr>
          <w:trHeight w:val="300"/>
        </w:trPr>
        <w:tc>
          <w:tcPr>
            <w:tcW w:w="0" w:type="auto"/>
            <w:vMerge w:val="restart"/>
            <w:tcBorders>
              <w:top w:val="nil"/>
              <w:left w:val="single" w:sz="8" w:space="0" w:color="auto"/>
              <w:bottom w:val="single" w:sz="8" w:space="0" w:color="000000"/>
              <w:right w:val="single" w:sz="8" w:space="0" w:color="auto"/>
            </w:tcBorders>
            <w:shd w:val="clear" w:color="auto" w:fill="auto"/>
            <w:vAlign w:val="center"/>
          </w:tcPr>
          <w:p w14:paraId="5223AEAE"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标尺式,R[7,2]</w:t>
            </w:r>
            <w:r w:rsidRPr="00B87AB8">
              <w:rPr>
                <w:rFonts w:ascii="宋体" w:eastAsia="宋体" w:hAnsi="宋体"/>
                <w:kern w:val="0"/>
                <w:sz w:val="22"/>
                <w:szCs w:val="22"/>
              </w:rPr>
              <w:br/>
            </w:r>
            <w:r w:rsidRPr="00B87AB8">
              <w:rPr>
                <w:rFonts w:ascii="宋体" w:eastAsia="宋体" w:hAnsi="宋体" w:hint="eastAsia"/>
                <w:kern w:val="0"/>
                <w:sz w:val="22"/>
                <w:szCs w:val="22"/>
              </w:rPr>
              <w:t>附图6-606</w:t>
            </w:r>
          </w:p>
        </w:tc>
        <w:tc>
          <w:tcPr>
            <w:tcW w:w="0" w:type="auto"/>
            <w:tcBorders>
              <w:top w:val="nil"/>
              <w:left w:val="nil"/>
              <w:bottom w:val="single" w:sz="8" w:space="0" w:color="auto"/>
              <w:right w:val="single" w:sz="8" w:space="0" w:color="auto"/>
            </w:tcBorders>
            <w:shd w:val="clear" w:color="auto" w:fill="auto"/>
            <w:noWrap/>
            <w:vAlign w:val="center"/>
          </w:tcPr>
          <w:p w14:paraId="3DF11DCE"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经过7个标尺点</w:t>
            </w:r>
          </w:p>
        </w:tc>
        <w:tc>
          <w:tcPr>
            <w:tcW w:w="0" w:type="auto"/>
            <w:tcBorders>
              <w:top w:val="nil"/>
              <w:left w:val="nil"/>
              <w:bottom w:val="single" w:sz="8" w:space="0" w:color="auto"/>
              <w:right w:val="single" w:sz="8" w:space="0" w:color="auto"/>
            </w:tcBorders>
            <w:shd w:val="clear" w:color="auto" w:fill="auto"/>
            <w:noWrap/>
            <w:vAlign w:val="center"/>
          </w:tcPr>
          <w:p w14:paraId="66114472"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经过2个标尺点</w:t>
            </w:r>
          </w:p>
        </w:tc>
        <w:tc>
          <w:tcPr>
            <w:tcW w:w="0" w:type="auto"/>
            <w:tcBorders>
              <w:top w:val="nil"/>
              <w:left w:val="nil"/>
              <w:bottom w:val="single" w:sz="8" w:space="0" w:color="auto"/>
              <w:right w:val="single" w:sz="8" w:space="0" w:color="auto"/>
            </w:tcBorders>
            <w:shd w:val="clear" w:color="auto" w:fill="auto"/>
            <w:noWrap/>
            <w:vAlign w:val="center"/>
          </w:tcPr>
          <w:p w14:paraId="3F7BB6BC"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 xml:space="preserve"> -------&gt;和&lt;--</w:t>
            </w:r>
          </w:p>
        </w:tc>
      </w:tr>
      <w:tr w:rsidR="009A2449" w:rsidRPr="00B87AB8" w14:paraId="7162F1C0" w14:textId="77777777" w:rsidTr="009656E1">
        <w:trPr>
          <w:trHeight w:val="300"/>
        </w:trPr>
        <w:tc>
          <w:tcPr>
            <w:tcW w:w="0" w:type="auto"/>
            <w:vMerge/>
            <w:tcBorders>
              <w:top w:val="nil"/>
              <w:left w:val="single" w:sz="8" w:space="0" w:color="auto"/>
              <w:bottom w:val="single" w:sz="8" w:space="0" w:color="000000"/>
              <w:right w:val="single" w:sz="8" w:space="0" w:color="auto"/>
            </w:tcBorders>
            <w:vAlign w:val="center"/>
          </w:tcPr>
          <w:p w14:paraId="0771437C" w14:textId="77777777" w:rsidR="009A2449" w:rsidRPr="00B87AB8" w:rsidRDefault="009A2449" w:rsidP="009656E1">
            <w:pPr>
              <w:widowControl/>
              <w:adjustRightInd/>
              <w:spacing w:line="240" w:lineRule="auto"/>
              <w:ind w:firstLine="0"/>
              <w:textAlignment w:val="auto"/>
              <w:rPr>
                <w:rFonts w:ascii="宋体" w:eastAsia="宋体" w:hAnsi="宋体"/>
                <w:kern w:val="0"/>
                <w:sz w:val="22"/>
                <w:szCs w:val="22"/>
              </w:rPr>
            </w:pPr>
          </w:p>
        </w:tc>
        <w:tc>
          <w:tcPr>
            <w:tcW w:w="0" w:type="auto"/>
            <w:tcBorders>
              <w:top w:val="nil"/>
              <w:left w:val="nil"/>
              <w:bottom w:val="single" w:sz="8" w:space="0" w:color="auto"/>
              <w:right w:val="single" w:sz="8" w:space="0" w:color="auto"/>
            </w:tcBorders>
            <w:shd w:val="clear" w:color="auto" w:fill="auto"/>
            <w:noWrap/>
            <w:vAlign w:val="center"/>
          </w:tcPr>
          <w:p w14:paraId="1F36A897"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第一步，从左往右移动</w:t>
            </w:r>
          </w:p>
        </w:tc>
        <w:tc>
          <w:tcPr>
            <w:tcW w:w="0" w:type="auto"/>
            <w:tcBorders>
              <w:top w:val="nil"/>
              <w:left w:val="nil"/>
              <w:bottom w:val="single" w:sz="8" w:space="0" w:color="auto"/>
              <w:right w:val="single" w:sz="8" w:space="0" w:color="auto"/>
            </w:tcBorders>
            <w:shd w:val="clear" w:color="auto" w:fill="auto"/>
            <w:noWrap/>
            <w:vAlign w:val="center"/>
          </w:tcPr>
          <w:p w14:paraId="0EEE79B5"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第二步，从右往左移动</w:t>
            </w:r>
          </w:p>
        </w:tc>
        <w:tc>
          <w:tcPr>
            <w:tcW w:w="0" w:type="auto"/>
            <w:tcBorders>
              <w:top w:val="nil"/>
              <w:left w:val="nil"/>
              <w:bottom w:val="single" w:sz="8" w:space="0" w:color="auto"/>
              <w:right w:val="single" w:sz="8" w:space="0" w:color="auto"/>
            </w:tcBorders>
            <w:shd w:val="clear" w:color="auto" w:fill="auto"/>
            <w:noWrap/>
            <w:vAlign w:val="center"/>
          </w:tcPr>
          <w:p w14:paraId="6DBFC7DA" w14:textId="77777777" w:rsidR="009A2449" w:rsidRPr="00B87AB8" w:rsidRDefault="009A2449" w:rsidP="009656E1">
            <w:pPr>
              <w:widowControl/>
              <w:adjustRightInd/>
              <w:spacing w:line="240" w:lineRule="auto"/>
              <w:ind w:firstLine="0"/>
              <w:jc w:val="center"/>
              <w:textAlignment w:val="auto"/>
              <w:rPr>
                <w:rFonts w:ascii="宋体" w:eastAsia="宋体" w:hAnsi="宋体"/>
                <w:kern w:val="0"/>
                <w:sz w:val="22"/>
                <w:szCs w:val="22"/>
              </w:rPr>
            </w:pPr>
            <w:r w:rsidRPr="00B87AB8">
              <w:rPr>
                <w:rFonts w:ascii="宋体" w:eastAsia="宋体" w:hAnsi="宋体" w:hint="eastAsia"/>
                <w:kern w:val="0"/>
                <w:sz w:val="22"/>
                <w:szCs w:val="22"/>
              </w:rPr>
              <w:t>两种左右互逆长度变化</w:t>
            </w:r>
          </w:p>
        </w:tc>
      </w:tr>
    </w:tbl>
    <w:p w14:paraId="7BE140D1" w14:textId="77777777" w:rsidR="00E569F9" w:rsidRPr="00B87AB8" w:rsidRDefault="00E569F9" w:rsidP="00E569F9">
      <w:pPr>
        <w:pStyle w:val="Heading3"/>
        <w:rPr>
          <w:rFonts w:ascii="宋体" w:eastAsia="宋体" w:hAnsi="宋体"/>
          <w:sz w:val="28"/>
          <w:szCs w:val="28"/>
          <w:u w:val="single"/>
        </w:rPr>
      </w:pPr>
      <w:r w:rsidRPr="00B87AB8">
        <w:rPr>
          <w:rFonts w:ascii="宋体" w:eastAsia="宋体" w:hAnsi="宋体"/>
          <w:sz w:val="28"/>
          <w:szCs w:val="28"/>
          <w:u w:val="single"/>
        </w:rPr>
        <w:t>T</w:t>
      </w:r>
      <w:r w:rsidRPr="00B87AB8">
        <w:rPr>
          <w:rFonts w:ascii="宋体" w:eastAsia="宋体" w:hAnsi="宋体" w:hint="eastAsia"/>
          <w:sz w:val="28"/>
          <w:szCs w:val="28"/>
          <w:u w:val="single"/>
        </w:rPr>
        <w:t>RIA方向</w:t>
      </w:r>
      <w:r w:rsidRPr="00B87AB8">
        <w:rPr>
          <w:rFonts w:ascii="宋体" w:eastAsia="宋体" w:hAnsi="宋体"/>
          <w:sz w:val="28"/>
          <w:szCs w:val="28"/>
          <w:u w:val="single"/>
        </w:rPr>
        <w:t>变化</w:t>
      </w:r>
      <w:r w:rsidRPr="00B87AB8">
        <w:rPr>
          <w:rFonts w:ascii="宋体" w:eastAsia="宋体" w:hAnsi="宋体" w:hint="eastAsia"/>
          <w:sz w:val="28"/>
          <w:szCs w:val="28"/>
          <w:u w:val="single"/>
        </w:rPr>
        <w:t>编码</w:t>
      </w:r>
      <w:r w:rsidRPr="00B87AB8">
        <w:rPr>
          <w:rFonts w:ascii="宋体" w:eastAsia="宋体" w:hAnsi="宋体"/>
          <w:sz w:val="28"/>
          <w:szCs w:val="28"/>
          <w:u w:val="single"/>
        </w:rPr>
        <w:t>输入法</w:t>
      </w:r>
      <w:r w:rsidRPr="00B87AB8">
        <w:rPr>
          <w:rFonts w:ascii="宋体" w:eastAsia="宋体" w:hAnsi="宋体" w:hint="eastAsia"/>
          <w:sz w:val="28"/>
          <w:szCs w:val="28"/>
          <w:u w:val="single"/>
        </w:rPr>
        <w:t>（三元</w:t>
      </w:r>
      <w:r w:rsidRPr="00B87AB8">
        <w:rPr>
          <w:rFonts w:ascii="宋体" w:eastAsia="宋体" w:hAnsi="宋体"/>
          <w:sz w:val="28"/>
          <w:szCs w:val="28"/>
          <w:u w:val="single"/>
        </w:rPr>
        <w:t>输入法）</w:t>
      </w:r>
    </w:p>
    <w:p w14:paraId="0B808BB0" w14:textId="77777777" w:rsidR="00E569F9" w:rsidRPr="00B87AB8" w:rsidRDefault="00E569F9" w:rsidP="00E569F9">
      <w:pPr>
        <w:ind w:firstLine="600"/>
        <w:jc w:val="both"/>
        <w:rPr>
          <w:rFonts w:eastAsia="宋体"/>
        </w:rPr>
      </w:pPr>
      <w:r w:rsidRPr="00B87AB8">
        <w:rPr>
          <w:rFonts w:eastAsia="宋体" w:hint="eastAsia"/>
          <w:szCs w:val="28"/>
        </w:rPr>
        <w:t>下面将参照图</w:t>
      </w:r>
      <w:r w:rsidRPr="00B87AB8">
        <w:rPr>
          <w:rFonts w:eastAsia="宋体" w:hint="eastAsia"/>
          <w:szCs w:val="28"/>
        </w:rPr>
        <w:t>6-</w:t>
      </w:r>
      <w:r w:rsidRPr="00B87AB8">
        <w:rPr>
          <w:rFonts w:eastAsia="宋体" w:hint="eastAsia"/>
          <w:szCs w:val="28"/>
        </w:rPr>
        <w:t>图</w:t>
      </w:r>
      <w:r w:rsidRPr="00B87AB8">
        <w:rPr>
          <w:rFonts w:eastAsia="宋体" w:hint="eastAsia"/>
          <w:szCs w:val="28"/>
        </w:rPr>
        <w:t>10</w:t>
      </w:r>
      <w:r w:rsidRPr="00B87AB8">
        <w:rPr>
          <w:rFonts w:eastAsia="宋体" w:hint="eastAsia"/>
          <w:szCs w:val="28"/>
        </w:rPr>
        <w:t>来说明根据本发明的用于</w:t>
      </w:r>
      <w:r w:rsidRPr="00B87AB8">
        <w:rPr>
          <w:rFonts w:eastAsia="宋体" w:hint="eastAsia"/>
          <w:szCs w:val="28"/>
        </w:rPr>
        <w:t>TRIA</w:t>
      </w:r>
      <w:r w:rsidRPr="00B87AB8">
        <w:rPr>
          <w:rFonts w:eastAsia="宋体" w:hint="eastAsia"/>
          <w:szCs w:val="28"/>
        </w:rPr>
        <w:t>计算机系统的输入法和输入设备。根据本发明的</w:t>
      </w:r>
      <w:r w:rsidRPr="00B87AB8">
        <w:rPr>
          <w:rFonts w:eastAsia="宋体" w:hint="eastAsia"/>
          <w:szCs w:val="28"/>
        </w:rPr>
        <w:t>TRIA</w:t>
      </w:r>
      <w:r w:rsidRPr="00B87AB8">
        <w:rPr>
          <w:rFonts w:eastAsia="宋体" w:hint="eastAsia"/>
          <w:szCs w:val="28"/>
        </w:rPr>
        <w:t>输入设备可包括现有计算机系统的输入设备以及根据本发明</w:t>
      </w:r>
      <w:r w:rsidRPr="00B87AB8">
        <w:rPr>
          <w:rFonts w:eastAsia="宋体" w:hint="eastAsia"/>
          <w:szCs w:val="28"/>
        </w:rPr>
        <w:t>TRIA</w:t>
      </w:r>
      <w:r w:rsidRPr="00B87AB8">
        <w:rPr>
          <w:rFonts w:eastAsia="宋体" w:hint="eastAsia"/>
          <w:szCs w:val="28"/>
        </w:rPr>
        <w:t>输入器二者。或者，可仅包含根据本发明</w:t>
      </w:r>
      <w:r w:rsidRPr="00B87AB8">
        <w:rPr>
          <w:rFonts w:eastAsia="宋体" w:hint="eastAsia"/>
          <w:szCs w:val="28"/>
        </w:rPr>
        <w:t>TRIA</w:t>
      </w:r>
      <w:r w:rsidRPr="00B87AB8">
        <w:rPr>
          <w:rFonts w:eastAsia="宋体" w:hint="eastAsia"/>
          <w:szCs w:val="28"/>
        </w:rPr>
        <w:t>输入器。这里，所述根据本发明</w:t>
      </w:r>
      <w:r w:rsidRPr="00B87AB8">
        <w:rPr>
          <w:rFonts w:eastAsia="宋体" w:hint="eastAsia"/>
          <w:szCs w:val="28"/>
        </w:rPr>
        <w:t>TRIA</w:t>
      </w:r>
      <w:r w:rsidRPr="00B87AB8">
        <w:rPr>
          <w:rFonts w:eastAsia="宋体" w:hint="eastAsia"/>
          <w:szCs w:val="28"/>
        </w:rPr>
        <w:t>输入器指的是基于</w:t>
      </w:r>
      <w:r w:rsidRPr="00B87AB8">
        <w:rPr>
          <w:rFonts w:eastAsia="宋体" w:hint="eastAsia"/>
        </w:rPr>
        <w:t>以作为矩形的顶点的四个点中的一个点为起始点并通过一笔画方式完成的轨迹的用户输入轨迹的输入装置。这里，由于用户的一笔画是基于矩形的顶点的一笔画，因此其移动轨迹，也即移动方向将包括顺时针、逆时针移动和对角线移动等三种移动方向。</w:t>
      </w:r>
    </w:p>
    <w:p w14:paraId="5D7B98DB" w14:textId="77777777" w:rsidR="00E569F9" w:rsidRPr="00B87AB8" w:rsidRDefault="00E569F9" w:rsidP="00E569F9">
      <w:pPr>
        <w:ind w:firstLine="600"/>
        <w:jc w:val="both"/>
        <w:rPr>
          <w:rFonts w:eastAsia="宋体"/>
        </w:rPr>
      </w:pPr>
      <w:r w:rsidRPr="00B87AB8">
        <w:rPr>
          <w:rFonts w:eastAsia="宋体" w:hint="eastAsia"/>
        </w:rPr>
        <w:t>TRIA</w:t>
      </w:r>
      <w:r w:rsidRPr="00B87AB8">
        <w:rPr>
          <w:rFonts w:eastAsia="宋体" w:hint="eastAsia"/>
        </w:rPr>
        <w:t>方向</w:t>
      </w:r>
      <w:r w:rsidRPr="00B87AB8">
        <w:rPr>
          <w:rFonts w:eastAsia="宋体"/>
        </w:rPr>
        <w:t>变化</w:t>
      </w:r>
      <w:r w:rsidRPr="00B87AB8">
        <w:rPr>
          <w:rFonts w:eastAsia="宋体" w:hint="eastAsia"/>
        </w:rPr>
        <w:t>编码</w:t>
      </w:r>
      <w:r w:rsidRPr="00B87AB8">
        <w:rPr>
          <w:rFonts w:eastAsia="宋体"/>
        </w:rPr>
        <w:t>输入</w:t>
      </w:r>
      <w:r w:rsidRPr="00B87AB8">
        <w:rPr>
          <w:rFonts w:eastAsia="宋体" w:hint="eastAsia"/>
        </w:rPr>
        <w:t>方法</w:t>
      </w:r>
      <w:r w:rsidRPr="00B87AB8">
        <w:rPr>
          <w:rFonts w:eastAsia="宋体"/>
        </w:rPr>
        <w:t>的</w:t>
      </w:r>
      <w:r w:rsidRPr="00B87AB8">
        <w:rPr>
          <w:rFonts w:eastAsia="宋体" w:hint="eastAsia"/>
        </w:rPr>
        <w:t>包括</w:t>
      </w:r>
      <w:r w:rsidRPr="00B87AB8">
        <w:rPr>
          <w:rFonts w:eastAsia="宋体"/>
        </w:rPr>
        <w:t>点式输入方法和形状式输入方法</w:t>
      </w:r>
      <w:r w:rsidRPr="00B87AB8">
        <w:rPr>
          <w:rFonts w:eastAsia="宋体" w:hint="eastAsia"/>
        </w:rPr>
        <w:t>，</w:t>
      </w:r>
      <w:r w:rsidRPr="00B87AB8">
        <w:rPr>
          <w:rFonts w:eastAsia="宋体"/>
        </w:rPr>
        <w:t>其</w:t>
      </w:r>
      <w:r w:rsidRPr="00B87AB8">
        <w:rPr>
          <w:rFonts w:eastAsia="宋体" w:hint="eastAsia"/>
        </w:rPr>
        <w:t>特征</w:t>
      </w:r>
      <w:r w:rsidRPr="00B87AB8">
        <w:rPr>
          <w:rFonts w:eastAsia="宋体"/>
        </w:rPr>
        <w:t>在于一笔画完成一个</w:t>
      </w:r>
      <w:r w:rsidRPr="00B87AB8">
        <w:rPr>
          <w:rFonts w:eastAsia="宋体" w:hint="eastAsia"/>
        </w:rPr>
        <w:t>文字</w:t>
      </w:r>
      <w:r w:rsidRPr="00B87AB8">
        <w:rPr>
          <w:rFonts w:eastAsia="宋体"/>
        </w:rPr>
        <w:t>、数字、</w:t>
      </w:r>
      <w:r w:rsidRPr="00B87AB8">
        <w:rPr>
          <w:rFonts w:eastAsia="宋体" w:hint="eastAsia"/>
        </w:rPr>
        <w:t>标点</w:t>
      </w:r>
      <w:r w:rsidRPr="00B87AB8">
        <w:rPr>
          <w:rFonts w:eastAsia="宋体"/>
        </w:rPr>
        <w:t>符号和控制</w:t>
      </w:r>
      <w:r w:rsidRPr="00B87AB8">
        <w:rPr>
          <w:rFonts w:eastAsia="宋体" w:hint="eastAsia"/>
        </w:rPr>
        <w:t>码的符号</w:t>
      </w:r>
      <w:r w:rsidRPr="00B87AB8">
        <w:rPr>
          <w:rFonts w:eastAsia="宋体"/>
        </w:rPr>
        <w:t>编码输入，其中一笔画</w:t>
      </w:r>
      <w:r w:rsidRPr="00B87AB8">
        <w:rPr>
          <w:rFonts w:eastAsia="宋体" w:hint="eastAsia"/>
        </w:rPr>
        <w:t>可</w:t>
      </w:r>
      <w:r w:rsidRPr="00B87AB8">
        <w:rPr>
          <w:rFonts w:eastAsia="宋体"/>
        </w:rPr>
        <w:t>经过</w:t>
      </w:r>
      <w:r w:rsidRPr="00B87AB8">
        <w:rPr>
          <w:rFonts w:eastAsia="宋体" w:hint="eastAsia"/>
        </w:rPr>
        <w:t>1~4</w:t>
      </w:r>
      <w:r w:rsidRPr="00B87AB8">
        <w:rPr>
          <w:rFonts w:eastAsia="宋体" w:hint="eastAsia"/>
        </w:rPr>
        <w:t>点</w:t>
      </w:r>
      <w:r w:rsidRPr="00B87AB8">
        <w:rPr>
          <w:rFonts w:eastAsia="宋体"/>
        </w:rPr>
        <w:t>组成的</w:t>
      </w:r>
      <w:r w:rsidRPr="00B87AB8">
        <w:rPr>
          <w:rFonts w:eastAsia="宋体" w:hint="eastAsia"/>
        </w:rPr>
        <w:t>矩阵</w:t>
      </w:r>
      <w:r w:rsidRPr="00B87AB8">
        <w:rPr>
          <w:rFonts w:eastAsia="宋体"/>
        </w:rPr>
        <w:t>拓扑结构上，每个点有三种方向的编码组织形式</w:t>
      </w:r>
      <w:r w:rsidRPr="00B87AB8">
        <w:rPr>
          <w:rFonts w:eastAsia="宋体" w:hint="eastAsia"/>
        </w:rPr>
        <w:t>，包括一笔画</w:t>
      </w:r>
      <w:r w:rsidRPr="00B87AB8">
        <w:rPr>
          <w:rFonts w:eastAsia="宋体"/>
        </w:rPr>
        <w:t>经过的点</w:t>
      </w:r>
      <w:r w:rsidRPr="00B87AB8">
        <w:rPr>
          <w:rFonts w:eastAsia="宋体" w:hint="eastAsia"/>
        </w:rPr>
        <w:t>之间</w:t>
      </w:r>
      <w:r w:rsidRPr="00B87AB8">
        <w:rPr>
          <w:rFonts w:eastAsia="宋体"/>
        </w:rPr>
        <w:t>的</w:t>
      </w:r>
      <w:r w:rsidRPr="00B87AB8">
        <w:rPr>
          <w:rFonts w:eastAsia="宋体" w:hint="eastAsia"/>
        </w:rPr>
        <w:t>三</w:t>
      </w:r>
      <w:r w:rsidRPr="00B87AB8">
        <w:rPr>
          <w:rFonts w:eastAsia="宋体"/>
        </w:rPr>
        <w:t>值编码规则</w:t>
      </w:r>
      <w:r w:rsidRPr="00B87AB8">
        <w:rPr>
          <w:rFonts w:eastAsia="宋体" w:hint="eastAsia"/>
        </w:rPr>
        <w:t>，</w:t>
      </w:r>
      <w:r w:rsidRPr="00B87AB8">
        <w:rPr>
          <w:rFonts w:eastAsia="宋体"/>
        </w:rPr>
        <w:t>判断输入字符方式和一笔画经过的</w:t>
      </w:r>
      <w:bookmarkStart w:id="37" w:name="OLE_LINK10"/>
      <w:bookmarkStart w:id="38" w:name="OLE_LINK11"/>
      <w:r w:rsidRPr="00B87AB8">
        <w:rPr>
          <w:rFonts w:eastAsia="宋体" w:hint="eastAsia"/>
        </w:rPr>
        <w:t>几何</w:t>
      </w:r>
      <w:r w:rsidRPr="00B87AB8">
        <w:rPr>
          <w:rFonts w:eastAsia="宋体"/>
        </w:rPr>
        <w:t>图形状</w:t>
      </w:r>
      <w:r w:rsidRPr="00B87AB8">
        <w:rPr>
          <w:rFonts w:eastAsia="宋体" w:hint="eastAsia"/>
        </w:rPr>
        <w:t>结构来识别</w:t>
      </w:r>
      <w:bookmarkEnd w:id="37"/>
      <w:bookmarkEnd w:id="38"/>
      <w:r w:rsidRPr="00B87AB8">
        <w:rPr>
          <w:rFonts w:eastAsia="宋体"/>
        </w:rPr>
        <w:t>判断输入字符方式</w:t>
      </w:r>
      <w:r w:rsidRPr="00B87AB8">
        <w:rPr>
          <w:rFonts w:eastAsia="宋体" w:hint="eastAsia"/>
        </w:rPr>
        <w:t>。</w:t>
      </w:r>
    </w:p>
    <w:p w14:paraId="69A3F30E" w14:textId="77777777" w:rsidR="00E569F9" w:rsidRPr="00B87AB8" w:rsidRDefault="00E569F9" w:rsidP="00E569F9">
      <w:pPr>
        <w:ind w:firstLine="600"/>
        <w:jc w:val="both"/>
        <w:rPr>
          <w:rFonts w:eastAsia="宋体"/>
        </w:rPr>
      </w:pPr>
      <w:r w:rsidRPr="00B87AB8">
        <w:rPr>
          <w:rFonts w:eastAsia="宋体" w:hint="eastAsia"/>
        </w:rPr>
        <w:t>根据本发明的</w:t>
      </w:r>
      <w:r w:rsidRPr="00B87AB8">
        <w:rPr>
          <w:rFonts w:eastAsia="宋体" w:hint="eastAsia"/>
        </w:rPr>
        <w:t>TRIA</w:t>
      </w:r>
      <w:r w:rsidRPr="00B87AB8">
        <w:rPr>
          <w:rFonts w:eastAsia="宋体" w:hint="eastAsia"/>
        </w:rPr>
        <w:t>一笔画</w:t>
      </w:r>
      <w:r w:rsidRPr="00B87AB8">
        <w:rPr>
          <w:rFonts w:eastAsia="宋体"/>
        </w:rPr>
        <w:t>经过的点</w:t>
      </w:r>
      <w:r w:rsidRPr="00B87AB8">
        <w:rPr>
          <w:rFonts w:eastAsia="宋体" w:hint="eastAsia"/>
        </w:rPr>
        <w:t>之间</w:t>
      </w:r>
      <w:r w:rsidRPr="00B87AB8">
        <w:rPr>
          <w:rFonts w:eastAsia="宋体"/>
        </w:rPr>
        <w:t>的编码规则判断输入字符方式</w:t>
      </w:r>
      <w:r w:rsidRPr="00B87AB8">
        <w:rPr>
          <w:rFonts w:eastAsia="宋体" w:hint="eastAsia"/>
        </w:rPr>
        <w:t>，</w:t>
      </w:r>
      <w:r w:rsidRPr="00B87AB8">
        <w:rPr>
          <w:rFonts w:eastAsia="宋体"/>
        </w:rPr>
        <w:t>通过</w:t>
      </w:r>
      <w:r w:rsidRPr="00B87AB8">
        <w:rPr>
          <w:rFonts w:eastAsia="宋体" w:hint="eastAsia"/>
        </w:rPr>
        <w:t>设置</w:t>
      </w:r>
      <w:r w:rsidRPr="00B87AB8">
        <w:rPr>
          <w:rFonts w:eastAsia="宋体"/>
        </w:rPr>
        <w:t>特定识别区域</w:t>
      </w:r>
      <w:r w:rsidRPr="00B87AB8">
        <w:rPr>
          <w:rFonts w:eastAsia="宋体" w:hint="eastAsia"/>
        </w:rPr>
        <w:t>，并</w:t>
      </w:r>
      <w:r w:rsidRPr="00B87AB8">
        <w:rPr>
          <w:rFonts w:eastAsia="宋体"/>
        </w:rPr>
        <w:t>检测这些区域之间的一笔画经过的不同方向包括</w:t>
      </w:r>
      <w:r w:rsidRPr="00B87AB8">
        <w:rPr>
          <w:rFonts w:eastAsia="宋体" w:hint="eastAsia"/>
        </w:rPr>
        <w:t>顺时针</w:t>
      </w:r>
      <w:r w:rsidRPr="00B87AB8">
        <w:rPr>
          <w:rFonts w:eastAsia="宋体"/>
        </w:rPr>
        <w:t>方向、逆时针方向、</w:t>
      </w:r>
      <w:r w:rsidRPr="00B87AB8">
        <w:rPr>
          <w:rFonts w:eastAsia="宋体" w:hint="eastAsia"/>
        </w:rPr>
        <w:t>对角方向</w:t>
      </w:r>
      <w:r w:rsidRPr="00B87AB8">
        <w:rPr>
          <w:rFonts w:eastAsia="宋体"/>
        </w:rPr>
        <w:t>（</w:t>
      </w:r>
      <w:r w:rsidRPr="00B87AB8">
        <w:rPr>
          <w:rFonts w:eastAsia="宋体" w:hint="eastAsia"/>
        </w:rPr>
        <w:t>对角</w:t>
      </w:r>
      <w:r w:rsidRPr="00B87AB8">
        <w:rPr>
          <w:rFonts w:eastAsia="宋体"/>
        </w:rPr>
        <w:t>点</w:t>
      </w:r>
      <w:r w:rsidRPr="00B87AB8">
        <w:rPr>
          <w:rFonts w:eastAsia="宋体" w:hint="eastAsia"/>
        </w:rPr>
        <w:t>或</w:t>
      </w:r>
      <w:r w:rsidRPr="00B87AB8">
        <w:rPr>
          <w:rFonts w:eastAsia="宋体"/>
        </w:rPr>
        <w:t>对角区域）</w:t>
      </w:r>
      <w:r w:rsidRPr="00B87AB8">
        <w:rPr>
          <w:rFonts w:eastAsia="宋体" w:hint="eastAsia"/>
        </w:rPr>
        <w:t>的</w:t>
      </w:r>
      <w:r w:rsidRPr="00B87AB8">
        <w:rPr>
          <w:rFonts w:eastAsia="宋体"/>
        </w:rPr>
        <w:t>编码值</w:t>
      </w:r>
      <w:r w:rsidRPr="00B87AB8">
        <w:rPr>
          <w:rFonts w:eastAsia="宋体" w:hint="eastAsia"/>
        </w:rPr>
        <w:t>的</w:t>
      </w:r>
      <w:r w:rsidRPr="00B87AB8">
        <w:rPr>
          <w:rFonts w:eastAsia="宋体"/>
        </w:rPr>
        <w:t>组合</w:t>
      </w:r>
      <w:r w:rsidRPr="00B87AB8">
        <w:rPr>
          <w:rFonts w:eastAsia="宋体" w:hint="eastAsia"/>
        </w:rPr>
        <w:t>来</w:t>
      </w:r>
      <w:r w:rsidRPr="00B87AB8">
        <w:rPr>
          <w:rFonts w:eastAsia="宋体"/>
        </w:rPr>
        <w:t>判断输入符号，</w:t>
      </w:r>
      <w:r w:rsidRPr="00B87AB8">
        <w:rPr>
          <w:rFonts w:eastAsia="宋体" w:hint="eastAsia"/>
        </w:rPr>
        <w:t>优点是</w:t>
      </w:r>
      <w:r w:rsidRPr="00B87AB8">
        <w:rPr>
          <w:rFonts w:eastAsia="宋体"/>
        </w:rPr>
        <w:t>识别率高，抗干扰能力强</w:t>
      </w:r>
      <w:r w:rsidRPr="00B87AB8">
        <w:rPr>
          <w:rFonts w:eastAsia="宋体" w:hint="eastAsia"/>
        </w:rPr>
        <w:t>，</w:t>
      </w:r>
      <w:r w:rsidRPr="00B87AB8">
        <w:rPr>
          <w:rFonts w:eastAsia="宋体"/>
        </w:rPr>
        <w:t>输入设备简单，</w:t>
      </w:r>
      <w:r w:rsidRPr="00B87AB8">
        <w:rPr>
          <w:rFonts w:eastAsia="宋体" w:hint="eastAsia"/>
        </w:rPr>
        <w:t>较低</w:t>
      </w:r>
      <w:r w:rsidRPr="00B87AB8">
        <w:rPr>
          <w:rFonts w:eastAsia="宋体"/>
        </w:rPr>
        <w:t>计算</w:t>
      </w:r>
      <w:r w:rsidRPr="00B87AB8">
        <w:rPr>
          <w:rFonts w:eastAsia="宋体" w:hint="eastAsia"/>
        </w:rPr>
        <w:t>处理</w:t>
      </w:r>
      <w:r w:rsidRPr="00B87AB8">
        <w:rPr>
          <w:rFonts w:eastAsia="宋体"/>
        </w:rPr>
        <w:t>方式实现高识别率。</w:t>
      </w:r>
    </w:p>
    <w:p w14:paraId="51B056B2" w14:textId="77777777" w:rsidR="00E569F9" w:rsidRPr="00B87AB8" w:rsidRDefault="00E569F9" w:rsidP="00E569F9">
      <w:pPr>
        <w:ind w:firstLine="600"/>
        <w:jc w:val="both"/>
        <w:rPr>
          <w:rFonts w:eastAsia="宋体"/>
        </w:rPr>
      </w:pPr>
      <w:r w:rsidRPr="00B87AB8">
        <w:rPr>
          <w:rFonts w:eastAsia="宋体" w:hint="eastAsia"/>
        </w:rPr>
        <w:t>TRI</w:t>
      </w:r>
      <w:r w:rsidRPr="00B87AB8">
        <w:rPr>
          <w:rFonts w:eastAsia="宋体"/>
        </w:rPr>
        <w:t>A</w:t>
      </w:r>
      <w:r w:rsidRPr="00B87AB8">
        <w:rPr>
          <w:rFonts w:eastAsia="宋体"/>
        </w:rPr>
        <w:t>一笔画经过的</w:t>
      </w:r>
      <w:r w:rsidRPr="00B87AB8">
        <w:rPr>
          <w:rFonts w:eastAsia="宋体" w:hint="eastAsia"/>
        </w:rPr>
        <w:t>几何</w:t>
      </w:r>
      <w:r w:rsidRPr="00B87AB8">
        <w:rPr>
          <w:rFonts w:eastAsia="宋体"/>
        </w:rPr>
        <w:t>图形状</w:t>
      </w:r>
      <w:r w:rsidRPr="00B87AB8">
        <w:rPr>
          <w:rFonts w:eastAsia="宋体" w:hint="eastAsia"/>
        </w:rPr>
        <w:t>结构识别方法中，</w:t>
      </w:r>
      <w:r w:rsidRPr="00B87AB8">
        <w:rPr>
          <w:rFonts w:eastAsia="宋体"/>
        </w:rPr>
        <w:t>包括</w:t>
      </w:r>
      <w:bookmarkStart w:id="39" w:name="OLE_LINK12"/>
      <w:bookmarkStart w:id="40" w:name="OLE_LINK13"/>
      <w:r w:rsidRPr="00B87AB8">
        <w:rPr>
          <w:rFonts w:eastAsia="宋体" w:hint="eastAsia"/>
        </w:rPr>
        <w:t>结构识别法</w:t>
      </w:r>
      <w:bookmarkEnd w:id="39"/>
      <w:bookmarkEnd w:id="40"/>
      <w:r w:rsidRPr="00B87AB8">
        <w:rPr>
          <w:rFonts w:eastAsia="宋体" w:hint="eastAsia"/>
        </w:rPr>
        <w:t>和统计识别方法。其中结构</w:t>
      </w:r>
      <w:r w:rsidRPr="00B87AB8">
        <w:rPr>
          <w:rFonts w:eastAsia="宋体"/>
        </w:rPr>
        <w:t>识别方法是通过建立手写模板库和单字特征数据</w:t>
      </w:r>
      <w:r w:rsidRPr="00B87AB8">
        <w:rPr>
          <w:rFonts w:eastAsia="宋体" w:hint="eastAsia"/>
        </w:rPr>
        <w:t>库，对用户的输入</w:t>
      </w:r>
      <w:r w:rsidRPr="00B87AB8">
        <w:rPr>
          <w:rFonts w:eastAsia="宋体"/>
        </w:rPr>
        <w:t>的</w:t>
      </w:r>
      <w:r w:rsidRPr="00B87AB8">
        <w:rPr>
          <w:rFonts w:eastAsia="宋体" w:hint="eastAsia"/>
        </w:rPr>
        <w:t>字进行模板匹配，如果不能确定则给出类似字。结构识别法的优点是区分相似字的能力强，缺点是抗干扰能力差。统计识别方法是将输</w:t>
      </w:r>
      <w:r w:rsidRPr="00B87AB8">
        <w:rPr>
          <w:rFonts w:eastAsia="宋体" w:hint="eastAsia"/>
        </w:rPr>
        <w:lastRenderedPageBreak/>
        <w:t>入字看为一个整体，其所有的特征是从这个整体上经过大量的统计而得到的，然后按照一定准则所确定的决策函数进行分类判决识别</w:t>
      </w:r>
      <w:r w:rsidRPr="00B87AB8">
        <w:rPr>
          <w:rFonts w:eastAsia="宋体"/>
        </w:rPr>
        <w:t>输入符号</w:t>
      </w:r>
      <w:r w:rsidRPr="00B87AB8">
        <w:rPr>
          <w:rFonts w:eastAsia="宋体" w:hint="eastAsia"/>
        </w:rPr>
        <w:t>。统计识别的特点是抗干扰性强，缺点是细分能力较弱。相对于</w:t>
      </w:r>
      <w:r w:rsidRPr="00B87AB8">
        <w:rPr>
          <w:rFonts w:eastAsia="宋体"/>
        </w:rPr>
        <w:t>传统的英文</w:t>
      </w:r>
      <w:r w:rsidRPr="00B87AB8">
        <w:rPr>
          <w:rFonts w:eastAsia="宋体" w:hint="eastAsia"/>
        </w:rPr>
        <w:t>和其它</w:t>
      </w:r>
      <w:r w:rsidRPr="00B87AB8">
        <w:rPr>
          <w:rFonts w:eastAsia="宋体"/>
        </w:rPr>
        <w:t>符号相比，</w:t>
      </w:r>
      <w:r w:rsidRPr="00B87AB8">
        <w:rPr>
          <w:rFonts w:eastAsia="宋体"/>
        </w:rPr>
        <w:t>TRIA</w:t>
      </w:r>
      <w:r w:rsidRPr="00B87AB8">
        <w:rPr>
          <w:rFonts w:eastAsia="宋体"/>
        </w:rPr>
        <w:t>的四点轨迹</w:t>
      </w:r>
      <w:r w:rsidRPr="00B87AB8">
        <w:rPr>
          <w:rFonts w:eastAsia="宋体" w:hint="eastAsia"/>
        </w:rPr>
        <w:t>生成</w:t>
      </w:r>
      <w:r w:rsidRPr="00B87AB8">
        <w:rPr>
          <w:rFonts w:eastAsia="宋体"/>
        </w:rPr>
        <w:t>的几何图形状，更容易被计算机识别。</w:t>
      </w:r>
    </w:p>
    <w:p w14:paraId="74FAD91B" w14:textId="77777777" w:rsidR="00E569F9" w:rsidRPr="00B87AB8" w:rsidRDefault="00E569F9" w:rsidP="00E569F9">
      <w:pPr>
        <w:ind w:firstLine="600"/>
        <w:jc w:val="both"/>
        <w:rPr>
          <w:rFonts w:eastAsia="宋体"/>
          <w:szCs w:val="28"/>
        </w:rPr>
      </w:pPr>
      <w:r w:rsidRPr="00B87AB8">
        <w:rPr>
          <w:rFonts w:eastAsia="宋体" w:hint="eastAsia"/>
          <w:szCs w:val="28"/>
        </w:rPr>
        <w:t>因此，用户所输入的一笔画与根据本发明的</w:t>
      </w:r>
      <w:r w:rsidRPr="00B87AB8">
        <w:rPr>
          <w:rFonts w:eastAsia="宋体" w:hint="eastAsia"/>
          <w:szCs w:val="28"/>
        </w:rPr>
        <w:t>TRIA</w:t>
      </w:r>
      <w:r w:rsidRPr="00B87AB8">
        <w:rPr>
          <w:rFonts w:eastAsia="宋体" w:hint="eastAsia"/>
          <w:szCs w:val="28"/>
        </w:rPr>
        <w:t>数据</w:t>
      </w:r>
      <w:r w:rsidRPr="00B87AB8">
        <w:rPr>
          <w:rFonts w:eastAsia="宋体" w:hint="eastAsia"/>
          <w:szCs w:val="28"/>
        </w:rPr>
        <w:t>(</w:t>
      </w:r>
      <w:r w:rsidRPr="00B87AB8">
        <w:rPr>
          <w:rFonts w:eastAsia="宋体" w:hint="eastAsia"/>
          <w:szCs w:val="28"/>
        </w:rPr>
        <w:t>存储</w:t>
      </w:r>
      <w:r w:rsidRPr="00B87AB8">
        <w:rPr>
          <w:rFonts w:eastAsia="宋体" w:hint="eastAsia"/>
          <w:szCs w:val="28"/>
        </w:rPr>
        <w:t>)</w:t>
      </w:r>
      <w:r w:rsidRPr="00B87AB8">
        <w:rPr>
          <w:rFonts w:eastAsia="宋体" w:hint="eastAsia"/>
          <w:szCs w:val="28"/>
        </w:rPr>
        <w:t>格式的</w:t>
      </w:r>
      <w:r w:rsidRPr="00B87AB8">
        <w:rPr>
          <w:rFonts w:eastAsia="宋体" w:hint="eastAsia"/>
          <w:szCs w:val="28"/>
        </w:rPr>
        <w:t>X</w:t>
      </w:r>
      <w:r w:rsidRPr="00B87AB8">
        <w:rPr>
          <w:rFonts w:eastAsia="宋体" w:hint="eastAsia"/>
          <w:szCs w:val="28"/>
        </w:rPr>
        <w:t>链和</w:t>
      </w:r>
      <w:r w:rsidRPr="00B87AB8">
        <w:rPr>
          <w:rFonts w:eastAsia="宋体" w:hint="eastAsia"/>
          <w:szCs w:val="28"/>
        </w:rPr>
        <w:t>Y</w:t>
      </w:r>
      <w:r w:rsidRPr="00B87AB8">
        <w:rPr>
          <w:rFonts w:eastAsia="宋体" w:hint="eastAsia"/>
          <w:szCs w:val="28"/>
        </w:rPr>
        <w:t>链的映射关系如下：根据本发明的</w:t>
      </w:r>
      <w:r w:rsidRPr="00B87AB8">
        <w:rPr>
          <w:rFonts w:eastAsia="宋体" w:hint="eastAsia"/>
          <w:szCs w:val="28"/>
        </w:rPr>
        <w:t>TRIA</w:t>
      </w:r>
      <w:r w:rsidRPr="00B87AB8">
        <w:rPr>
          <w:rFonts w:eastAsia="宋体" w:hint="eastAsia"/>
          <w:szCs w:val="28"/>
        </w:rPr>
        <w:t>数据</w:t>
      </w:r>
      <w:r w:rsidRPr="00B87AB8">
        <w:rPr>
          <w:rFonts w:eastAsia="宋体" w:hint="eastAsia"/>
          <w:szCs w:val="28"/>
        </w:rPr>
        <w:t>(</w:t>
      </w:r>
      <w:r w:rsidRPr="00B87AB8">
        <w:rPr>
          <w:rFonts w:eastAsia="宋体" w:hint="eastAsia"/>
          <w:szCs w:val="28"/>
        </w:rPr>
        <w:t>存储</w:t>
      </w:r>
      <w:r w:rsidRPr="00B87AB8">
        <w:rPr>
          <w:rFonts w:eastAsia="宋体" w:hint="eastAsia"/>
          <w:szCs w:val="28"/>
        </w:rPr>
        <w:t>)</w:t>
      </w:r>
      <w:r w:rsidRPr="00B87AB8">
        <w:rPr>
          <w:rFonts w:eastAsia="宋体" w:hint="eastAsia"/>
          <w:szCs w:val="28"/>
        </w:rPr>
        <w:t>格式的</w:t>
      </w:r>
      <w:r w:rsidRPr="00B87AB8">
        <w:rPr>
          <w:rFonts w:eastAsia="宋体" w:hint="eastAsia"/>
          <w:szCs w:val="28"/>
        </w:rPr>
        <w:t>X</w:t>
      </w:r>
      <w:r w:rsidRPr="00B87AB8">
        <w:rPr>
          <w:rFonts w:eastAsia="宋体" w:hint="eastAsia"/>
          <w:szCs w:val="28"/>
        </w:rPr>
        <w:t>链和</w:t>
      </w:r>
      <w:r w:rsidRPr="00B87AB8">
        <w:rPr>
          <w:rFonts w:eastAsia="宋体" w:hint="eastAsia"/>
          <w:szCs w:val="28"/>
        </w:rPr>
        <w:t>Y</w:t>
      </w:r>
      <w:r w:rsidRPr="00B87AB8">
        <w:rPr>
          <w:rFonts w:eastAsia="宋体" w:hint="eastAsia"/>
          <w:szCs w:val="28"/>
        </w:rPr>
        <w:t>链的特定位（例如，最低位或最高位）的值的组合表示轨迹的开始点，剩余位的值表示一笔画的移动方向。</w:t>
      </w:r>
    </w:p>
    <w:p w14:paraId="5667D6F8" w14:textId="77777777" w:rsidR="00E569F9" w:rsidRPr="00B87AB8" w:rsidRDefault="00E569F9" w:rsidP="00E569F9">
      <w:pPr>
        <w:ind w:firstLine="600"/>
        <w:jc w:val="both"/>
        <w:rPr>
          <w:rFonts w:eastAsia="宋体"/>
          <w:szCs w:val="28"/>
        </w:rPr>
      </w:pPr>
      <w:r w:rsidRPr="00B87AB8">
        <w:rPr>
          <w:rFonts w:eastAsia="宋体" w:hint="eastAsia"/>
          <w:szCs w:val="28"/>
        </w:rPr>
        <w:t>根据上述映射规则，还可将无法通过一笔画或无需通过一笔画输入的轨迹限定为特定控制字符。</w:t>
      </w:r>
    </w:p>
    <w:p w14:paraId="68AED32A" w14:textId="77777777" w:rsidR="00E569F9" w:rsidRPr="00B87AB8" w:rsidRDefault="00E569F9" w:rsidP="00E569F9">
      <w:pPr>
        <w:ind w:firstLine="600"/>
        <w:jc w:val="both"/>
        <w:rPr>
          <w:rFonts w:eastAsia="宋体"/>
          <w:szCs w:val="28"/>
        </w:rPr>
      </w:pPr>
      <w:r w:rsidRPr="00B87AB8">
        <w:rPr>
          <w:rFonts w:eastAsia="宋体" w:hint="eastAsia"/>
          <w:szCs w:val="28"/>
        </w:rPr>
        <w:t>因此，可通过将用户的输入轨迹与字符的映射来实现</w:t>
      </w:r>
      <w:r w:rsidRPr="00B87AB8">
        <w:rPr>
          <w:rFonts w:eastAsia="宋体" w:hint="eastAsia"/>
          <w:szCs w:val="28"/>
        </w:rPr>
        <w:t>TRIA</w:t>
      </w:r>
      <w:r w:rsidRPr="00B87AB8">
        <w:rPr>
          <w:rFonts w:eastAsia="宋体" w:hint="eastAsia"/>
          <w:szCs w:val="28"/>
        </w:rPr>
        <w:t>输入法。图</w:t>
      </w:r>
      <w:r w:rsidRPr="00B87AB8">
        <w:rPr>
          <w:rFonts w:eastAsia="宋体" w:hint="eastAsia"/>
          <w:szCs w:val="28"/>
        </w:rPr>
        <w:t>6</w:t>
      </w:r>
      <w:r w:rsidRPr="00B87AB8">
        <w:rPr>
          <w:rFonts w:eastAsia="宋体" w:hint="eastAsia"/>
          <w:szCs w:val="28"/>
        </w:rPr>
        <w:t>为示出根据本发明的轨迹、字符与</w:t>
      </w:r>
      <w:r w:rsidRPr="00B87AB8">
        <w:rPr>
          <w:rFonts w:eastAsia="宋体" w:hint="eastAsia"/>
          <w:szCs w:val="28"/>
        </w:rPr>
        <w:t>TRIA</w:t>
      </w:r>
      <w:r w:rsidRPr="00B87AB8">
        <w:rPr>
          <w:rFonts w:eastAsia="宋体" w:hint="eastAsia"/>
          <w:szCs w:val="28"/>
        </w:rPr>
        <w:t>对称三进制数据</w:t>
      </w:r>
      <w:r w:rsidRPr="00B87AB8">
        <w:rPr>
          <w:rFonts w:eastAsia="宋体" w:hint="eastAsia"/>
          <w:szCs w:val="28"/>
        </w:rPr>
        <w:t>(</w:t>
      </w:r>
      <w:r w:rsidRPr="00B87AB8">
        <w:rPr>
          <w:rFonts w:eastAsia="宋体" w:hint="eastAsia"/>
          <w:szCs w:val="28"/>
        </w:rPr>
        <w:t>编码</w:t>
      </w:r>
      <w:r w:rsidRPr="00B87AB8">
        <w:rPr>
          <w:rFonts w:eastAsia="宋体" w:hint="eastAsia"/>
          <w:szCs w:val="28"/>
        </w:rPr>
        <w:t>)</w:t>
      </w:r>
      <w:r w:rsidRPr="00B87AB8">
        <w:rPr>
          <w:rFonts w:eastAsia="宋体" w:hint="eastAsia"/>
          <w:szCs w:val="28"/>
        </w:rPr>
        <w:t>三者的关系示图。在下面的描述中，基于本发明的一笔画轨迹称作</w:t>
      </w:r>
      <w:r w:rsidRPr="00B87AB8">
        <w:rPr>
          <w:rFonts w:eastAsia="宋体" w:hint="eastAsia"/>
          <w:szCs w:val="28"/>
        </w:rPr>
        <w:t>TRIA</w:t>
      </w:r>
      <w:r w:rsidRPr="00B87AB8">
        <w:rPr>
          <w:rFonts w:eastAsia="宋体" w:hint="eastAsia"/>
          <w:szCs w:val="28"/>
        </w:rPr>
        <w:t>符号，且基于这种</w:t>
      </w:r>
      <w:r w:rsidRPr="00B87AB8">
        <w:rPr>
          <w:rFonts w:eastAsia="宋体" w:hint="eastAsia"/>
          <w:szCs w:val="28"/>
        </w:rPr>
        <w:t>TRIA</w:t>
      </w:r>
      <w:r w:rsidRPr="00B87AB8">
        <w:rPr>
          <w:rFonts w:eastAsia="宋体" w:hint="eastAsia"/>
          <w:szCs w:val="28"/>
        </w:rPr>
        <w:t>符号的系统将被称作</w:t>
      </w:r>
      <w:r w:rsidRPr="00B87AB8">
        <w:rPr>
          <w:rFonts w:eastAsia="宋体" w:hint="eastAsia"/>
          <w:szCs w:val="28"/>
        </w:rPr>
        <w:t>TRIA</w:t>
      </w:r>
      <w:r w:rsidRPr="00B87AB8">
        <w:rPr>
          <w:rFonts w:eastAsia="宋体" w:hint="eastAsia"/>
          <w:szCs w:val="28"/>
        </w:rPr>
        <w:t>符号系统。</w:t>
      </w:r>
    </w:p>
    <w:p w14:paraId="15E7E1C1" w14:textId="77777777" w:rsidR="00E569F9" w:rsidRPr="00B87AB8" w:rsidRDefault="00E569F9" w:rsidP="00E569F9">
      <w:pPr>
        <w:ind w:firstLine="600"/>
        <w:jc w:val="both"/>
        <w:rPr>
          <w:rFonts w:ascii="Batang" w:eastAsia="宋体" w:hAnsi="Batang" w:cs="Batang"/>
        </w:rPr>
      </w:pPr>
      <w:r w:rsidRPr="00B87AB8">
        <w:rPr>
          <w:rFonts w:eastAsia="宋体" w:hint="eastAsia"/>
          <w:szCs w:val="28"/>
        </w:rPr>
        <w:t>根据本发明的</w:t>
      </w:r>
      <w:r w:rsidRPr="00B87AB8">
        <w:rPr>
          <w:rFonts w:eastAsia="宋体" w:hint="eastAsia"/>
          <w:szCs w:val="28"/>
        </w:rPr>
        <w:t>TRIA</w:t>
      </w:r>
      <w:r w:rsidRPr="00B87AB8">
        <w:rPr>
          <w:rFonts w:eastAsia="宋体" w:hint="eastAsia"/>
          <w:szCs w:val="28"/>
        </w:rPr>
        <w:t>输入设备可由现有计算机系统的输入设备或输入系统实现。按照</w:t>
      </w:r>
      <w:r w:rsidRPr="00B87AB8">
        <w:rPr>
          <w:rFonts w:eastAsia="宋体"/>
          <w:szCs w:val="28"/>
        </w:rPr>
        <w:t>方向变化和按</w:t>
      </w:r>
      <w:r w:rsidRPr="00B87AB8">
        <w:rPr>
          <w:rFonts w:eastAsia="宋体" w:hint="eastAsia"/>
          <w:szCs w:val="28"/>
        </w:rPr>
        <w:t>照</w:t>
      </w:r>
      <w:r w:rsidRPr="00B87AB8">
        <w:rPr>
          <w:rFonts w:eastAsia="宋体"/>
          <w:szCs w:val="28"/>
        </w:rPr>
        <w:t>角度变化</w:t>
      </w:r>
      <w:r w:rsidRPr="00B87AB8">
        <w:rPr>
          <w:rFonts w:eastAsia="宋体" w:hint="eastAsia"/>
          <w:szCs w:val="28"/>
        </w:rPr>
        <w:t>进行编码</w:t>
      </w:r>
      <w:r w:rsidRPr="00B87AB8">
        <w:rPr>
          <w:rFonts w:eastAsia="宋体"/>
          <w:szCs w:val="28"/>
        </w:rPr>
        <w:t>输入。</w:t>
      </w:r>
      <w:r w:rsidRPr="00B87AB8">
        <w:rPr>
          <w:rFonts w:eastAsia="宋体"/>
        </w:rPr>
        <w:t>此符号语言的对称特点容易理解其符号</w:t>
      </w:r>
      <w:r w:rsidRPr="00B87AB8">
        <w:rPr>
          <w:rFonts w:eastAsia="宋体" w:hint="eastAsia"/>
        </w:rPr>
        <w:t>生成</w:t>
      </w:r>
      <w:r w:rsidRPr="00B87AB8">
        <w:rPr>
          <w:rFonts w:eastAsia="宋体"/>
        </w:rPr>
        <w:t>原理和书写和识别</w:t>
      </w:r>
      <w:r w:rsidRPr="00B87AB8">
        <w:rPr>
          <w:rFonts w:eastAsia="宋体" w:hint="eastAsia"/>
        </w:rPr>
        <w:t>，</w:t>
      </w:r>
      <w:r w:rsidRPr="00B87AB8">
        <w:rPr>
          <w:rFonts w:eastAsia="宋体" w:hint="eastAsia"/>
        </w:rPr>
        <w:t>TRIA</w:t>
      </w:r>
      <w:r w:rsidRPr="00B87AB8">
        <w:rPr>
          <w:rFonts w:eastAsia="宋体" w:hint="eastAsia"/>
        </w:rPr>
        <w:t>语言符号和几何图形相似，因此可独立于民族和地域文化存在</w:t>
      </w:r>
      <w:r w:rsidRPr="00B87AB8">
        <w:rPr>
          <w:rFonts w:eastAsia="宋体"/>
        </w:rPr>
        <w:t>。</w:t>
      </w:r>
      <w:r w:rsidRPr="00B87AB8">
        <w:rPr>
          <w:rFonts w:eastAsia="宋体" w:hint="eastAsia"/>
        </w:rPr>
        <w:t>TRIA</w:t>
      </w:r>
      <w:r w:rsidRPr="00B87AB8">
        <w:rPr>
          <w:rFonts w:eastAsia="宋体" w:hint="eastAsia"/>
        </w:rPr>
        <w:t>文字</w:t>
      </w:r>
      <w:r w:rsidRPr="00B87AB8">
        <w:rPr>
          <w:rFonts w:eastAsia="宋体"/>
        </w:rPr>
        <w:t>符号</w:t>
      </w:r>
      <w:r w:rsidRPr="00B87AB8">
        <w:rPr>
          <w:rFonts w:eastAsia="宋体" w:hint="eastAsia"/>
        </w:rPr>
        <w:t>是</w:t>
      </w:r>
      <w:r w:rsidRPr="00B87AB8">
        <w:rPr>
          <w:rFonts w:eastAsia="宋体"/>
        </w:rPr>
        <w:t>以</w:t>
      </w:r>
      <w:r w:rsidRPr="00B87AB8">
        <w:rPr>
          <w:rFonts w:eastAsia="宋体" w:hint="eastAsia"/>
        </w:rPr>
        <w:t>QWERT</w:t>
      </w:r>
      <w:r w:rsidRPr="00B87AB8">
        <w:rPr>
          <w:rFonts w:eastAsia="宋体"/>
        </w:rPr>
        <w:t>计算机键盘</w:t>
      </w:r>
      <w:r w:rsidRPr="00B87AB8">
        <w:rPr>
          <w:rFonts w:eastAsia="宋体" w:hint="eastAsia"/>
        </w:rPr>
        <w:t>的</w:t>
      </w:r>
      <w:r w:rsidRPr="00B87AB8">
        <w:rPr>
          <w:rFonts w:eastAsia="宋体"/>
        </w:rPr>
        <w:t>符号为基础一一对应设置其文字</w:t>
      </w:r>
      <w:r w:rsidRPr="00B87AB8">
        <w:rPr>
          <w:rFonts w:eastAsia="宋体" w:hint="eastAsia"/>
        </w:rPr>
        <w:t>、</w:t>
      </w:r>
      <w:r w:rsidRPr="00B87AB8">
        <w:rPr>
          <w:rFonts w:eastAsia="宋体"/>
        </w:rPr>
        <w:t>数字</w:t>
      </w:r>
      <w:r w:rsidRPr="00B87AB8">
        <w:rPr>
          <w:rFonts w:eastAsia="宋体" w:hint="eastAsia"/>
        </w:rPr>
        <w:t>、</w:t>
      </w:r>
      <w:r w:rsidRPr="00B87AB8">
        <w:rPr>
          <w:rFonts w:eastAsia="宋体"/>
        </w:rPr>
        <w:t>标点符号和控制符，更加容易</w:t>
      </w:r>
      <w:r w:rsidRPr="00B87AB8">
        <w:rPr>
          <w:rFonts w:ascii="Batang" w:eastAsia="宋体" w:hAnsi="Batang" w:cs="Batang"/>
        </w:rPr>
        <w:t>跟人机交互。</w:t>
      </w:r>
    </w:p>
    <w:p w14:paraId="7BCC6760" w14:textId="77777777" w:rsidR="00E569F9" w:rsidRPr="00B87AB8" w:rsidRDefault="00E569F9" w:rsidP="00E569F9">
      <w:pPr>
        <w:ind w:firstLine="600"/>
        <w:jc w:val="both"/>
        <w:rPr>
          <w:rFonts w:eastAsia="宋体"/>
          <w:szCs w:val="28"/>
        </w:rPr>
      </w:pPr>
      <w:r w:rsidRPr="00B87AB8">
        <w:rPr>
          <w:rFonts w:ascii="Batang" w:eastAsia="宋体" w:hAnsi="Batang" w:cs="Batang" w:hint="eastAsia"/>
        </w:rPr>
        <w:t>下面将介绍根据本发明</w:t>
      </w:r>
      <w:r w:rsidRPr="00B87AB8">
        <w:rPr>
          <w:rFonts w:eastAsia="宋体" w:hint="eastAsia"/>
        </w:rPr>
        <w:t>实施例的基于</w:t>
      </w:r>
      <w:r w:rsidRPr="00B87AB8">
        <w:rPr>
          <w:rFonts w:eastAsia="宋体" w:hint="eastAsia"/>
        </w:rPr>
        <w:t>TRIA</w:t>
      </w:r>
      <w:r w:rsidRPr="00B87AB8">
        <w:rPr>
          <w:rFonts w:eastAsia="宋体" w:hint="eastAsia"/>
        </w:rPr>
        <w:t>文字符号编码的各种输入法和输入设备。</w:t>
      </w:r>
    </w:p>
    <w:p w14:paraId="6BA6CBE7" w14:textId="77777777" w:rsidR="00E569F9" w:rsidRPr="00B87AB8" w:rsidRDefault="00E569F9" w:rsidP="00E569F9">
      <w:pPr>
        <w:pStyle w:val="Heading3"/>
        <w:rPr>
          <w:rFonts w:ascii="宋体" w:eastAsia="宋体" w:hAnsi="宋体"/>
          <w:sz w:val="28"/>
          <w:szCs w:val="28"/>
          <w:u w:val="single"/>
        </w:rPr>
      </w:pPr>
      <w:bookmarkStart w:id="41" w:name="OLE_LINK8"/>
      <w:bookmarkStart w:id="42" w:name="OLE_LINK9"/>
      <w:r w:rsidRPr="00B87AB8">
        <w:rPr>
          <w:rFonts w:ascii="宋体" w:eastAsia="宋体" w:hAnsi="宋体"/>
          <w:sz w:val="28"/>
          <w:szCs w:val="28"/>
          <w:u w:val="single"/>
        </w:rPr>
        <w:t xml:space="preserve"> T</w:t>
      </w:r>
      <w:r w:rsidRPr="00B87AB8">
        <w:rPr>
          <w:rFonts w:ascii="宋体" w:eastAsia="宋体" w:hAnsi="宋体" w:hint="eastAsia"/>
          <w:sz w:val="28"/>
          <w:szCs w:val="28"/>
          <w:u w:val="single"/>
        </w:rPr>
        <w:t>RIA角度</w:t>
      </w:r>
      <w:r w:rsidRPr="00B87AB8">
        <w:rPr>
          <w:rFonts w:ascii="宋体" w:eastAsia="宋体" w:hAnsi="宋体"/>
          <w:sz w:val="28"/>
          <w:szCs w:val="28"/>
          <w:u w:val="single"/>
        </w:rPr>
        <w:t>变化</w:t>
      </w:r>
      <w:r w:rsidRPr="00B87AB8">
        <w:rPr>
          <w:rFonts w:ascii="宋体" w:eastAsia="宋体" w:hAnsi="宋体" w:hint="eastAsia"/>
          <w:sz w:val="28"/>
          <w:szCs w:val="28"/>
          <w:u w:val="single"/>
        </w:rPr>
        <w:t>编码</w:t>
      </w:r>
      <w:r w:rsidRPr="00B87AB8">
        <w:rPr>
          <w:rFonts w:ascii="宋体" w:eastAsia="宋体" w:hAnsi="宋体"/>
          <w:sz w:val="28"/>
          <w:szCs w:val="28"/>
          <w:u w:val="single"/>
        </w:rPr>
        <w:t>输入法</w:t>
      </w:r>
      <w:r w:rsidRPr="00B87AB8">
        <w:rPr>
          <w:rFonts w:ascii="宋体" w:eastAsia="宋体" w:hAnsi="宋体" w:hint="eastAsia"/>
          <w:sz w:val="28"/>
          <w:szCs w:val="28"/>
          <w:u w:val="single"/>
        </w:rPr>
        <w:t>（二元</w:t>
      </w:r>
      <w:r w:rsidRPr="00B87AB8">
        <w:rPr>
          <w:rFonts w:ascii="宋体" w:eastAsia="宋体" w:hAnsi="宋体"/>
          <w:sz w:val="28"/>
          <w:szCs w:val="28"/>
          <w:u w:val="single"/>
        </w:rPr>
        <w:t>输入法）</w:t>
      </w:r>
    </w:p>
    <w:bookmarkEnd w:id="41"/>
    <w:bookmarkEnd w:id="42"/>
    <w:p w14:paraId="78E94AD6" w14:textId="77777777" w:rsidR="00E569F9" w:rsidRPr="00B87AB8" w:rsidRDefault="00E569F9" w:rsidP="00E569F9">
      <w:pPr>
        <w:ind w:firstLine="600"/>
        <w:jc w:val="both"/>
        <w:rPr>
          <w:rFonts w:eastAsia="宋体"/>
        </w:rPr>
      </w:pPr>
      <w:r w:rsidRPr="00B87AB8">
        <w:rPr>
          <w:rFonts w:eastAsia="宋体" w:hint="eastAsia"/>
        </w:rPr>
        <w:t>根据本发明的</w:t>
      </w:r>
      <w:r w:rsidRPr="00B87AB8">
        <w:rPr>
          <w:rFonts w:eastAsia="宋体" w:hint="eastAsia"/>
        </w:rPr>
        <w:t>TRIA</w:t>
      </w:r>
      <w:r w:rsidRPr="00B87AB8">
        <w:rPr>
          <w:rFonts w:eastAsia="宋体" w:hint="eastAsia"/>
        </w:rPr>
        <w:t>文字符号编码的二元输入法是一种根据角度</w:t>
      </w:r>
      <w:r w:rsidRPr="00B87AB8">
        <w:rPr>
          <w:rFonts w:eastAsia="宋体"/>
        </w:rPr>
        <w:t>变化</w:t>
      </w:r>
      <w:r w:rsidRPr="00B87AB8">
        <w:rPr>
          <w:rFonts w:eastAsia="宋体" w:hint="eastAsia"/>
        </w:rPr>
        <w:t>编码的</w:t>
      </w:r>
      <w:r w:rsidRPr="00B87AB8">
        <w:rPr>
          <w:rFonts w:eastAsia="宋体"/>
        </w:rPr>
        <w:t>输入</w:t>
      </w:r>
      <w:r w:rsidRPr="00B87AB8">
        <w:rPr>
          <w:rFonts w:eastAsia="宋体" w:hint="eastAsia"/>
        </w:rPr>
        <w:t>方法</w:t>
      </w:r>
      <w:r w:rsidRPr="00B87AB8">
        <w:rPr>
          <w:rFonts w:eastAsia="宋体"/>
        </w:rPr>
        <w:t>，通过</w:t>
      </w:r>
      <w:r w:rsidRPr="00B87AB8">
        <w:rPr>
          <w:rFonts w:eastAsia="宋体" w:hint="eastAsia"/>
        </w:rPr>
        <w:t>（</w:t>
      </w:r>
      <w:r w:rsidRPr="00B87AB8">
        <w:rPr>
          <w:rFonts w:eastAsia="宋体"/>
          <w:rtl/>
        </w:rPr>
        <w:t>۞</w:t>
      </w:r>
      <w:r w:rsidRPr="00B87AB8">
        <w:rPr>
          <w:rFonts w:eastAsia="宋体" w:hint="eastAsia"/>
        </w:rPr>
        <w:t>）九宫格</w:t>
      </w:r>
      <w:r w:rsidRPr="00B87AB8">
        <w:rPr>
          <w:rFonts w:eastAsia="宋体"/>
        </w:rPr>
        <w:t>的</w:t>
      </w:r>
      <w:r w:rsidRPr="00B87AB8">
        <w:rPr>
          <w:rFonts w:eastAsia="宋体" w:hint="eastAsia"/>
        </w:rPr>
        <w:t>中心</w:t>
      </w:r>
      <w:r w:rsidRPr="00B87AB8">
        <w:rPr>
          <w:rFonts w:eastAsia="宋体"/>
        </w:rPr>
        <w:t>点</w:t>
      </w:r>
      <w:r w:rsidRPr="00B87AB8">
        <w:rPr>
          <w:rFonts w:eastAsia="宋体" w:hint="eastAsia"/>
        </w:rPr>
        <w:t>与其它周边</w:t>
      </w:r>
      <w:r w:rsidRPr="00B87AB8">
        <w:rPr>
          <w:rFonts w:eastAsia="宋体"/>
        </w:rPr>
        <w:t>的各</w:t>
      </w:r>
      <w:r w:rsidRPr="00B87AB8">
        <w:rPr>
          <w:rFonts w:eastAsia="宋体" w:hint="eastAsia"/>
        </w:rPr>
        <w:t>8</w:t>
      </w:r>
      <w:r w:rsidRPr="00B87AB8">
        <w:rPr>
          <w:rFonts w:eastAsia="宋体" w:hint="eastAsia"/>
        </w:rPr>
        <w:t>个</w:t>
      </w:r>
      <w:r w:rsidRPr="00B87AB8">
        <w:rPr>
          <w:rFonts w:eastAsia="宋体"/>
        </w:rPr>
        <w:t>点之间</w:t>
      </w:r>
      <w:r w:rsidRPr="00B87AB8">
        <w:rPr>
          <w:rFonts w:eastAsia="宋体" w:hint="eastAsia"/>
        </w:rPr>
        <w:t>角度或</w:t>
      </w:r>
      <w:r w:rsidRPr="00B87AB8">
        <w:rPr>
          <w:rFonts w:eastAsia="宋体"/>
        </w:rPr>
        <w:t>边缘轨迹的</w:t>
      </w:r>
      <w:r w:rsidRPr="00B87AB8">
        <w:rPr>
          <w:rFonts w:eastAsia="宋体" w:hint="eastAsia"/>
        </w:rPr>
        <w:t>不同</w:t>
      </w:r>
      <w:r w:rsidRPr="00B87AB8">
        <w:rPr>
          <w:rFonts w:eastAsia="宋体"/>
        </w:rPr>
        <w:t>一笔画完成</w:t>
      </w:r>
      <w:r w:rsidRPr="00B87AB8">
        <w:rPr>
          <w:rFonts w:eastAsia="宋体" w:hint="eastAsia"/>
        </w:rPr>
        <w:t>数字</w:t>
      </w:r>
      <w:r w:rsidRPr="00B87AB8">
        <w:rPr>
          <w:rFonts w:eastAsia="宋体"/>
        </w:rPr>
        <w:t>和文字符号的输入方法</w:t>
      </w:r>
      <w:r w:rsidRPr="00B87AB8">
        <w:rPr>
          <w:rFonts w:eastAsia="宋体" w:hint="eastAsia"/>
        </w:rPr>
        <w:t>，</w:t>
      </w:r>
      <w:r w:rsidRPr="00B87AB8">
        <w:rPr>
          <w:rFonts w:eastAsia="宋体"/>
        </w:rPr>
        <w:t>通过</w:t>
      </w:r>
      <w:r w:rsidRPr="00B87AB8">
        <w:rPr>
          <w:rFonts w:eastAsia="宋体" w:hint="eastAsia"/>
        </w:rPr>
        <w:t>布莱尔盲文与</w:t>
      </w:r>
      <w:r w:rsidRPr="00B87AB8">
        <w:rPr>
          <w:rFonts w:eastAsia="宋体"/>
        </w:rPr>
        <w:t>先天八卦方位图</w:t>
      </w:r>
      <w:r w:rsidRPr="00B87AB8">
        <w:rPr>
          <w:rFonts w:eastAsia="宋体" w:hint="eastAsia"/>
        </w:rPr>
        <w:t>的</w:t>
      </w:r>
      <w:r w:rsidRPr="00B87AB8">
        <w:rPr>
          <w:rFonts w:eastAsia="宋体"/>
        </w:rPr>
        <w:t>结合</w:t>
      </w:r>
      <w:r w:rsidRPr="00B87AB8">
        <w:rPr>
          <w:rFonts w:eastAsia="宋体" w:hint="eastAsia"/>
        </w:rPr>
        <w:t>，</w:t>
      </w:r>
      <w:r w:rsidRPr="00B87AB8">
        <w:rPr>
          <w:rFonts w:eastAsia="宋体"/>
        </w:rPr>
        <w:t>以钟表指针的变化输入文字符号方法</w:t>
      </w:r>
      <w:r w:rsidRPr="00B87AB8">
        <w:rPr>
          <w:rFonts w:eastAsia="宋体" w:hint="eastAsia"/>
        </w:rPr>
        <w:t>，</w:t>
      </w:r>
      <w:r w:rsidRPr="00B87AB8">
        <w:rPr>
          <w:rFonts w:eastAsia="宋体"/>
        </w:rPr>
        <w:t>解决盲文</w:t>
      </w:r>
      <w:r w:rsidRPr="00B87AB8">
        <w:rPr>
          <w:rFonts w:eastAsia="宋体" w:hint="eastAsia"/>
        </w:rPr>
        <w:t>对</w:t>
      </w:r>
      <w:r w:rsidRPr="00B87AB8">
        <w:rPr>
          <w:rFonts w:eastAsia="宋体"/>
        </w:rPr>
        <w:t>盲人阅读容易</w:t>
      </w:r>
      <w:r w:rsidRPr="00B87AB8">
        <w:rPr>
          <w:rFonts w:eastAsia="宋体" w:hint="eastAsia"/>
        </w:rPr>
        <w:t>触摸屏设备</w:t>
      </w:r>
      <w:r w:rsidRPr="00B87AB8">
        <w:rPr>
          <w:rFonts w:eastAsia="宋体"/>
        </w:rPr>
        <w:t>上</w:t>
      </w:r>
      <w:r w:rsidRPr="00B87AB8">
        <w:rPr>
          <w:rFonts w:eastAsia="宋体" w:hint="eastAsia"/>
        </w:rPr>
        <w:t>，</w:t>
      </w:r>
      <w:r w:rsidRPr="00B87AB8">
        <w:rPr>
          <w:rFonts w:eastAsia="宋体"/>
        </w:rPr>
        <w:t>输入难的问题</w:t>
      </w:r>
      <w:r w:rsidRPr="00B87AB8">
        <w:rPr>
          <w:rFonts w:eastAsia="宋体" w:hint="eastAsia"/>
        </w:rPr>
        <w:t>。下面将参照图</w:t>
      </w:r>
      <w:r w:rsidRPr="00B87AB8">
        <w:rPr>
          <w:rFonts w:eastAsia="宋体" w:hint="eastAsia"/>
        </w:rPr>
        <w:t>6</w:t>
      </w:r>
      <w:r w:rsidRPr="00B87AB8">
        <w:rPr>
          <w:rFonts w:eastAsia="宋体" w:hint="eastAsia"/>
        </w:rPr>
        <w:t>介绍根据本发明的二元输入法</w:t>
      </w:r>
      <w:r w:rsidR="009A2449" w:rsidRPr="00B87AB8">
        <w:rPr>
          <w:rFonts w:eastAsia="宋体" w:hint="eastAsia"/>
        </w:rPr>
        <w:t>（盲文</w:t>
      </w:r>
      <w:r w:rsidR="009A2449" w:rsidRPr="00B87AB8">
        <w:rPr>
          <w:rFonts w:eastAsia="宋体"/>
        </w:rPr>
        <w:t>八进制输入方法）</w:t>
      </w:r>
      <w:r w:rsidRPr="00B87AB8">
        <w:rPr>
          <w:rFonts w:eastAsia="宋体" w:hint="eastAsia"/>
        </w:rPr>
        <w:t>的几个实施例。</w:t>
      </w:r>
    </w:p>
    <w:p w14:paraId="28E8DF91" w14:textId="77777777" w:rsidR="00E569F9" w:rsidRPr="00B87AB8" w:rsidRDefault="00E569F9" w:rsidP="00E569F9">
      <w:pPr>
        <w:ind w:firstLine="600"/>
        <w:jc w:val="both"/>
        <w:rPr>
          <w:rFonts w:eastAsia="宋体"/>
          <w:u w:val="single"/>
        </w:rPr>
      </w:pPr>
      <w:r w:rsidRPr="00B87AB8">
        <w:rPr>
          <w:rFonts w:eastAsia="宋体" w:hint="eastAsia"/>
          <w:u w:val="single"/>
        </w:rPr>
        <w:lastRenderedPageBreak/>
        <w:t>钟表</w:t>
      </w:r>
      <w:r w:rsidRPr="00B87AB8">
        <w:rPr>
          <w:rFonts w:eastAsia="宋体"/>
          <w:u w:val="single"/>
        </w:rPr>
        <w:t>式输入法</w:t>
      </w:r>
    </w:p>
    <w:p w14:paraId="08D57FD7" w14:textId="77777777" w:rsidR="00E569F9" w:rsidRPr="00B87AB8" w:rsidRDefault="00E569F9" w:rsidP="00E569F9">
      <w:pPr>
        <w:ind w:firstLine="600"/>
        <w:jc w:val="both"/>
        <w:rPr>
          <w:rFonts w:eastAsia="宋体"/>
        </w:rPr>
      </w:pPr>
      <w:r w:rsidRPr="00B87AB8">
        <w:rPr>
          <w:rFonts w:eastAsia="宋体" w:hint="eastAsia"/>
        </w:rPr>
        <w:t>根据本发明的一个实施例的“钟表</w:t>
      </w:r>
      <w:r w:rsidRPr="00B87AB8">
        <w:rPr>
          <w:rFonts w:eastAsia="宋体"/>
        </w:rPr>
        <w:t>式</w:t>
      </w:r>
      <w:r w:rsidRPr="00B87AB8">
        <w:rPr>
          <w:rFonts w:eastAsia="宋体" w:hint="eastAsia"/>
        </w:rPr>
        <w:t>”的</w:t>
      </w:r>
      <w:r w:rsidRPr="00B87AB8">
        <w:rPr>
          <w:rFonts w:eastAsia="宋体"/>
        </w:rPr>
        <w:t>角度输入方法具体</w:t>
      </w:r>
      <w:r w:rsidRPr="00B87AB8">
        <w:rPr>
          <w:rFonts w:eastAsia="宋体" w:hint="eastAsia"/>
        </w:rPr>
        <w:t>的</w:t>
      </w:r>
      <w:r w:rsidRPr="00B87AB8">
        <w:rPr>
          <w:rFonts w:eastAsia="宋体"/>
        </w:rPr>
        <w:t>如下</w:t>
      </w:r>
      <w:r w:rsidRPr="00B87AB8">
        <w:rPr>
          <w:rFonts w:eastAsia="宋体" w:hint="eastAsia"/>
        </w:rPr>
        <w:t>：</w:t>
      </w:r>
      <w:r w:rsidRPr="00B87AB8">
        <w:rPr>
          <w:rFonts w:eastAsia="宋体"/>
        </w:rPr>
        <w:t>首先</w:t>
      </w:r>
      <w:r w:rsidRPr="00B87AB8">
        <w:rPr>
          <w:rFonts w:eastAsia="宋体" w:hint="eastAsia"/>
        </w:rPr>
        <w:t>，如图</w:t>
      </w:r>
      <w:r w:rsidRPr="00B87AB8">
        <w:rPr>
          <w:rFonts w:eastAsia="宋体" w:hint="eastAsia"/>
        </w:rPr>
        <w:t>6</w:t>
      </w:r>
      <w:r w:rsidRPr="00B87AB8">
        <w:rPr>
          <w:rFonts w:eastAsia="宋体" w:hint="eastAsia"/>
        </w:rPr>
        <w:t>的</w:t>
      </w:r>
      <w:r w:rsidRPr="00B87AB8">
        <w:rPr>
          <w:rFonts w:eastAsia="宋体" w:hint="eastAsia"/>
        </w:rPr>
        <w:t>604</w:t>
      </w:r>
      <w:r w:rsidRPr="00B87AB8">
        <w:rPr>
          <w:rFonts w:eastAsia="宋体" w:hint="eastAsia"/>
        </w:rPr>
        <w:t>所示，在圆形</w:t>
      </w:r>
      <w:r w:rsidRPr="00B87AB8">
        <w:rPr>
          <w:rFonts w:eastAsia="宋体"/>
        </w:rPr>
        <w:t>或</w:t>
      </w:r>
      <w:r w:rsidRPr="00B87AB8">
        <w:rPr>
          <w:rFonts w:eastAsia="宋体" w:hint="eastAsia"/>
        </w:rPr>
        <w:t>“</w:t>
      </w:r>
      <w:r w:rsidRPr="00B87AB8">
        <w:rPr>
          <w:rFonts w:eastAsia="宋体"/>
        </w:rPr>
        <w:t>田</w:t>
      </w:r>
      <w:r w:rsidRPr="00B87AB8">
        <w:rPr>
          <w:rFonts w:eastAsia="宋体" w:hint="eastAsia"/>
        </w:rPr>
        <w:t>”</w:t>
      </w:r>
      <w:r w:rsidRPr="00B87AB8">
        <w:rPr>
          <w:rFonts w:eastAsia="宋体"/>
        </w:rPr>
        <w:t>字</w:t>
      </w:r>
      <w:r w:rsidRPr="00B87AB8">
        <w:rPr>
          <w:rFonts w:eastAsia="宋体" w:hint="eastAsia"/>
        </w:rPr>
        <w:t>形的周边上形成</w:t>
      </w:r>
      <w:r w:rsidRPr="00B87AB8">
        <w:rPr>
          <w:rFonts w:eastAsia="宋体" w:hint="eastAsia"/>
        </w:rPr>
        <w:t>8</w:t>
      </w:r>
      <w:r w:rsidRPr="00B87AB8">
        <w:rPr>
          <w:rFonts w:eastAsia="宋体" w:hint="eastAsia"/>
        </w:rPr>
        <w:t>个不同的检测区域</w:t>
      </w:r>
      <w:r w:rsidRPr="00B87AB8">
        <w:rPr>
          <w:rFonts w:eastAsia="宋体"/>
        </w:rPr>
        <w:t>，</w:t>
      </w:r>
      <w:r w:rsidRPr="00B87AB8">
        <w:rPr>
          <w:rFonts w:eastAsia="宋体" w:hint="eastAsia"/>
        </w:rPr>
        <w:t>以其中的任意一个检测区域</w:t>
      </w:r>
      <w:r w:rsidRPr="00B87AB8">
        <w:rPr>
          <w:rFonts w:eastAsia="宋体"/>
        </w:rPr>
        <w:t>为起始点</w:t>
      </w:r>
      <w:r w:rsidRPr="00B87AB8">
        <w:rPr>
          <w:rFonts w:eastAsia="宋体" w:hint="eastAsia"/>
        </w:rPr>
        <w:t>向心</w:t>
      </w:r>
      <w:r w:rsidRPr="00B87AB8">
        <w:rPr>
          <w:rFonts w:eastAsia="宋体"/>
        </w:rPr>
        <w:t>方向</w:t>
      </w:r>
      <w:r w:rsidRPr="00B87AB8">
        <w:rPr>
          <w:rFonts w:eastAsia="宋体" w:hint="eastAsia"/>
        </w:rPr>
        <w:t>手势</w:t>
      </w:r>
      <w:r w:rsidRPr="00B87AB8">
        <w:rPr>
          <w:rFonts w:eastAsia="宋体"/>
        </w:rPr>
        <w:t>滑动经过中心点后</w:t>
      </w:r>
      <w:r w:rsidRPr="00B87AB8">
        <w:rPr>
          <w:rFonts w:eastAsia="宋体" w:hint="eastAsia"/>
        </w:rPr>
        <w:t>，</w:t>
      </w:r>
      <w:r w:rsidRPr="00B87AB8">
        <w:rPr>
          <w:rFonts w:eastAsia="宋体"/>
        </w:rPr>
        <w:t>再次从中心点</w:t>
      </w:r>
      <w:r w:rsidRPr="00B87AB8">
        <w:rPr>
          <w:rFonts w:eastAsia="宋体" w:hint="eastAsia"/>
        </w:rPr>
        <w:t>离心</w:t>
      </w:r>
      <w:r w:rsidRPr="00B87AB8">
        <w:rPr>
          <w:rFonts w:eastAsia="宋体"/>
        </w:rPr>
        <w:t>方向</w:t>
      </w:r>
      <w:r w:rsidRPr="00B87AB8">
        <w:rPr>
          <w:rFonts w:eastAsia="宋体" w:hint="eastAsia"/>
        </w:rPr>
        <w:t>手势</w:t>
      </w:r>
      <w:r w:rsidRPr="00B87AB8">
        <w:rPr>
          <w:rFonts w:eastAsia="宋体"/>
        </w:rPr>
        <w:t>滑动</w:t>
      </w:r>
      <w:r w:rsidRPr="00B87AB8">
        <w:rPr>
          <w:rFonts w:eastAsia="宋体" w:hint="eastAsia"/>
        </w:rPr>
        <w:t>移动</w:t>
      </w:r>
      <w:r w:rsidRPr="00B87AB8">
        <w:rPr>
          <w:rFonts w:eastAsia="宋体"/>
        </w:rPr>
        <w:t>到周边</w:t>
      </w:r>
      <w:r w:rsidRPr="00B87AB8">
        <w:rPr>
          <w:rFonts w:eastAsia="宋体" w:hint="eastAsia"/>
        </w:rPr>
        <w:t>8</w:t>
      </w:r>
      <w:r w:rsidRPr="00B87AB8">
        <w:rPr>
          <w:rFonts w:eastAsia="宋体" w:hint="eastAsia"/>
        </w:rPr>
        <w:t>个不同</w:t>
      </w:r>
      <w:r w:rsidRPr="00B87AB8">
        <w:rPr>
          <w:rFonts w:eastAsia="宋体"/>
        </w:rPr>
        <w:t>方向</w:t>
      </w:r>
      <w:r w:rsidRPr="00B87AB8">
        <w:rPr>
          <w:rFonts w:eastAsia="宋体" w:hint="eastAsia"/>
        </w:rPr>
        <w:t>的区域，</w:t>
      </w:r>
      <w:r w:rsidRPr="00B87AB8">
        <w:rPr>
          <w:rFonts w:eastAsia="宋体"/>
        </w:rPr>
        <w:t>完成一个符号文字的输入方法</w:t>
      </w:r>
      <w:r w:rsidRPr="00B87AB8">
        <w:rPr>
          <w:rFonts w:eastAsia="宋体" w:hint="eastAsia"/>
        </w:rPr>
        <w:t>。也就是说，根据本发明的钟表式输入法从</w:t>
      </w:r>
      <w:r w:rsidRPr="00B87AB8">
        <w:rPr>
          <w:rFonts w:eastAsia="宋体"/>
        </w:rPr>
        <w:t>周边</w:t>
      </w:r>
      <w:r w:rsidRPr="00B87AB8">
        <w:rPr>
          <w:rFonts w:eastAsia="宋体" w:hint="eastAsia"/>
        </w:rPr>
        <w:t>起始、经过</w:t>
      </w:r>
      <w:r w:rsidRPr="00B87AB8">
        <w:rPr>
          <w:rFonts w:eastAsia="宋体"/>
        </w:rPr>
        <w:t>中心</w:t>
      </w:r>
      <w:r w:rsidRPr="00B87AB8">
        <w:rPr>
          <w:rFonts w:eastAsia="宋体" w:hint="eastAsia"/>
        </w:rPr>
        <w:t>、最后在</w:t>
      </w:r>
      <w:r w:rsidRPr="00B87AB8">
        <w:rPr>
          <w:rFonts w:eastAsia="宋体"/>
        </w:rPr>
        <w:t>周边</w:t>
      </w:r>
      <w:r w:rsidRPr="00B87AB8">
        <w:rPr>
          <w:rFonts w:eastAsia="宋体" w:hint="eastAsia"/>
        </w:rPr>
        <w:t>结束的</w:t>
      </w:r>
      <w:r w:rsidRPr="00B87AB8">
        <w:rPr>
          <w:rFonts w:eastAsia="宋体"/>
        </w:rPr>
        <w:t>顺序</w:t>
      </w:r>
      <w:r w:rsidRPr="00B87AB8">
        <w:rPr>
          <w:rFonts w:eastAsia="宋体" w:hint="eastAsia"/>
        </w:rPr>
        <w:t>滑动</w:t>
      </w:r>
      <w:r w:rsidRPr="00B87AB8">
        <w:rPr>
          <w:rFonts w:eastAsia="宋体"/>
        </w:rPr>
        <w:t>完成一个盲文符号的输入</w:t>
      </w:r>
      <w:r w:rsidRPr="00B87AB8">
        <w:rPr>
          <w:rFonts w:eastAsia="宋体" w:hint="eastAsia"/>
        </w:rPr>
        <w:t>，通过</w:t>
      </w:r>
      <w:r w:rsidRPr="00B87AB8">
        <w:rPr>
          <w:rFonts w:eastAsia="宋体"/>
        </w:rPr>
        <w:t>一次向心</w:t>
      </w:r>
      <w:r w:rsidRPr="00B87AB8">
        <w:rPr>
          <w:rFonts w:eastAsia="宋体" w:hint="eastAsia"/>
        </w:rPr>
        <w:t>和一次</w:t>
      </w:r>
      <w:r w:rsidRPr="00B87AB8">
        <w:rPr>
          <w:rFonts w:eastAsia="宋体"/>
        </w:rPr>
        <w:t>离心滑动组合</w:t>
      </w:r>
      <w:r w:rsidRPr="00B87AB8">
        <w:rPr>
          <w:rFonts w:eastAsia="宋体" w:hint="eastAsia"/>
        </w:rPr>
        <w:t>来完成</w:t>
      </w:r>
      <w:r w:rsidRPr="00B87AB8">
        <w:rPr>
          <w:rFonts w:eastAsia="宋体"/>
        </w:rPr>
        <w:t>成一个符号文字的输入方法。手势输入的</w:t>
      </w:r>
      <w:r w:rsidRPr="00B87AB8">
        <w:rPr>
          <w:rFonts w:eastAsia="宋体" w:hint="eastAsia"/>
        </w:rPr>
        <w:t>编码</w:t>
      </w:r>
      <w:r w:rsidRPr="00B87AB8">
        <w:rPr>
          <w:rFonts w:eastAsia="宋体"/>
        </w:rPr>
        <w:t>容量</w:t>
      </w:r>
      <w:r w:rsidRPr="00B87AB8">
        <w:rPr>
          <w:rFonts w:eastAsia="宋体" w:hint="eastAsia"/>
        </w:rPr>
        <w:t>一共</w:t>
      </w:r>
      <w:r w:rsidRPr="00B87AB8">
        <w:rPr>
          <w:rFonts w:eastAsia="宋体"/>
        </w:rPr>
        <w:t>为</w:t>
      </w:r>
      <w:r w:rsidRPr="00B87AB8">
        <w:rPr>
          <w:rFonts w:eastAsia="宋体" w:hint="eastAsia"/>
        </w:rPr>
        <w:t>64</w:t>
      </w:r>
      <w:r w:rsidRPr="00B87AB8">
        <w:rPr>
          <w:rFonts w:eastAsia="宋体" w:hint="eastAsia"/>
        </w:rPr>
        <w:t>种</w:t>
      </w:r>
      <w:r w:rsidRPr="00B87AB8">
        <w:rPr>
          <w:rFonts w:eastAsia="宋体"/>
        </w:rPr>
        <w:t>不同的编码</w:t>
      </w:r>
      <w:r w:rsidRPr="00B87AB8">
        <w:rPr>
          <w:rFonts w:eastAsia="宋体" w:hint="eastAsia"/>
        </w:rPr>
        <w:t>组合</w:t>
      </w:r>
      <w:r w:rsidRPr="00B87AB8">
        <w:rPr>
          <w:rFonts w:eastAsia="宋体"/>
        </w:rPr>
        <w:t>方法</w:t>
      </w:r>
      <w:r w:rsidRPr="00B87AB8">
        <w:rPr>
          <w:rFonts w:eastAsia="宋体" w:hint="eastAsia"/>
        </w:rPr>
        <w:t>，</w:t>
      </w:r>
      <w:r w:rsidRPr="00B87AB8">
        <w:rPr>
          <w:rFonts w:eastAsia="宋体"/>
        </w:rPr>
        <w:t>其中</w:t>
      </w:r>
      <w:r w:rsidRPr="00B87AB8">
        <w:rPr>
          <w:rFonts w:eastAsia="宋体" w:hint="eastAsia"/>
        </w:rPr>
        <w:t>周边</w:t>
      </w:r>
      <w:r w:rsidRPr="00B87AB8">
        <w:rPr>
          <w:rFonts w:eastAsia="宋体" w:hint="eastAsia"/>
        </w:rPr>
        <w:t>8</w:t>
      </w:r>
      <w:r w:rsidRPr="00B87AB8">
        <w:rPr>
          <w:rFonts w:eastAsia="宋体" w:hint="eastAsia"/>
        </w:rPr>
        <w:t>个</w:t>
      </w:r>
      <w:r w:rsidRPr="00B87AB8">
        <w:rPr>
          <w:rFonts w:eastAsia="宋体"/>
        </w:rPr>
        <w:t>点的编码</w:t>
      </w:r>
      <w:r w:rsidRPr="00B87AB8">
        <w:rPr>
          <w:rFonts w:eastAsia="宋体" w:hint="eastAsia"/>
        </w:rPr>
        <w:t>方式</w:t>
      </w:r>
      <w:r w:rsidRPr="00B87AB8">
        <w:rPr>
          <w:rFonts w:eastAsia="宋体"/>
        </w:rPr>
        <w:t>顺序有</w:t>
      </w:r>
      <w:r w:rsidRPr="00B87AB8">
        <w:rPr>
          <w:rFonts w:eastAsia="宋体" w:hint="eastAsia"/>
        </w:rPr>
        <w:t>O</w:t>
      </w:r>
      <w:r w:rsidRPr="00B87AB8">
        <w:rPr>
          <w:rFonts w:eastAsia="宋体"/>
        </w:rPr>
        <w:t>形或</w:t>
      </w:r>
      <w:r w:rsidRPr="00B87AB8">
        <w:rPr>
          <w:rFonts w:eastAsia="宋体"/>
        </w:rPr>
        <w:t>S</w:t>
      </w:r>
      <w:r w:rsidRPr="00B87AB8">
        <w:rPr>
          <w:rFonts w:eastAsia="宋体"/>
        </w:rPr>
        <w:t>形</w:t>
      </w:r>
      <w:r w:rsidRPr="00B87AB8">
        <w:rPr>
          <w:rFonts w:eastAsia="宋体" w:hint="eastAsia"/>
        </w:rPr>
        <w:t>的</w:t>
      </w:r>
      <w:r w:rsidRPr="00B87AB8">
        <w:rPr>
          <w:rFonts w:eastAsia="宋体"/>
        </w:rPr>
        <w:t>分布方式</w:t>
      </w:r>
      <w:r w:rsidRPr="00B87AB8">
        <w:rPr>
          <w:rFonts w:eastAsia="宋体" w:hint="eastAsia"/>
        </w:rPr>
        <w:t>。</w:t>
      </w:r>
    </w:p>
    <w:p w14:paraId="01961D7F" w14:textId="77777777" w:rsidR="00E569F9" w:rsidRPr="00B87AB8" w:rsidRDefault="00E569F9" w:rsidP="00E569F9">
      <w:pPr>
        <w:ind w:firstLine="600"/>
        <w:jc w:val="both"/>
        <w:rPr>
          <w:rFonts w:eastAsia="宋体"/>
        </w:rPr>
      </w:pPr>
      <w:r w:rsidRPr="00B87AB8">
        <w:rPr>
          <w:rFonts w:eastAsia="宋体"/>
        </w:rPr>
        <w:t>S</w:t>
      </w:r>
      <w:r w:rsidRPr="00B87AB8">
        <w:rPr>
          <w:rFonts w:eastAsia="宋体" w:hint="eastAsia"/>
        </w:rPr>
        <w:t>形</w:t>
      </w:r>
      <w:r w:rsidRPr="00B87AB8">
        <w:rPr>
          <w:rFonts w:eastAsia="宋体"/>
        </w:rPr>
        <w:t>的编码形式是以</w:t>
      </w:r>
      <w:r w:rsidRPr="00B87AB8">
        <w:rPr>
          <w:rFonts w:eastAsia="宋体" w:hint="eastAsia"/>
        </w:rPr>
        <w:t>8</w:t>
      </w:r>
      <w:r w:rsidRPr="00B87AB8">
        <w:rPr>
          <w:rFonts w:eastAsia="宋体" w:hint="eastAsia"/>
        </w:rPr>
        <w:t>个</w:t>
      </w:r>
      <w:r w:rsidRPr="00B87AB8">
        <w:rPr>
          <w:rFonts w:eastAsia="宋体"/>
        </w:rPr>
        <w:t>点</w:t>
      </w:r>
      <w:r w:rsidRPr="00B87AB8">
        <w:rPr>
          <w:rFonts w:eastAsia="宋体" w:hint="eastAsia"/>
        </w:rPr>
        <w:t>中</w:t>
      </w:r>
      <w:r w:rsidRPr="00B87AB8">
        <w:rPr>
          <w:rFonts w:eastAsia="宋体"/>
        </w:rPr>
        <w:t>的一个起始点以此</w:t>
      </w:r>
      <w:r w:rsidRPr="00B87AB8">
        <w:rPr>
          <w:rFonts w:eastAsia="宋体" w:hint="eastAsia"/>
        </w:rPr>
        <w:t>顺时针</w:t>
      </w:r>
      <w:r w:rsidRPr="00B87AB8">
        <w:rPr>
          <w:rFonts w:eastAsia="宋体"/>
        </w:rPr>
        <w:t>（逆时针）排列编码到一半</w:t>
      </w:r>
      <w:r w:rsidRPr="00B87AB8">
        <w:rPr>
          <w:rFonts w:eastAsia="宋体" w:hint="eastAsia"/>
        </w:rPr>
        <w:t>（</w:t>
      </w:r>
      <w:r w:rsidRPr="00B87AB8">
        <w:rPr>
          <w:rFonts w:eastAsia="宋体" w:hint="eastAsia"/>
        </w:rPr>
        <w:t>0</w:t>
      </w:r>
      <w:r w:rsidRPr="00B87AB8">
        <w:rPr>
          <w:rFonts w:eastAsia="宋体" w:hint="eastAsia"/>
        </w:rPr>
        <w:t>、</w:t>
      </w:r>
      <w:r w:rsidRPr="00B87AB8">
        <w:rPr>
          <w:rFonts w:eastAsia="宋体" w:hint="eastAsia"/>
        </w:rPr>
        <w:t>1</w:t>
      </w:r>
      <w:r w:rsidRPr="00B87AB8">
        <w:rPr>
          <w:rFonts w:eastAsia="宋体" w:hint="eastAsia"/>
        </w:rPr>
        <w:t>、</w:t>
      </w:r>
      <w:r w:rsidRPr="00B87AB8">
        <w:rPr>
          <w:rFonts w:eastAsia="宋体" w:hint="eastAsia"/>
        </w:rPr>
        <w:t>2</w:t>
      </w:r>
      <w:r w:rsidRPr="00B87AB8">
        <w:rPr>
          <w:rFonts w:eastAsia="宋体" w:hint="eastAsia"/>
        </w:rPr>
        <w:t>、</w:t>
      </w:r>
      <w:r w:rsidRPr="00B87AB8">
        <w:rPr>
          <w:rFonts w:eastAsia="宋体" w:hint="eastAsia"/>
        </w:rPr>
        <w:t>3</w:t>
      </w:r>
      <w:r w:rsidRPr="00B87AB8">
        <w:rPr>
          <w:rFonts w:eastAsia="宋体" w:hint="eastAsia"/>
        </w:rPr>
        <w:t>），下</w:t>
      </w:r>
      <w:r w:rsidRPr="00B87AB8">
        <w:rPr>
          <w:rFonts w:eastAsia="宋体"/>
        </w:rPr>
        <w:t>一半</w:t>
      </w:r>
      <w:r w:rsidRPr="00B87AB8">
        <w:rPr>
          <w:rFonts w:eastAsia="宋体" w:hint="eastAsia"/>
        </w:rPr>
        <w:t>（</w:t>
      </w:r>
      <w:r w:rsidRPr="00B87AB8">
        <w:rPr>
          <w:rFonts w:eastAsia="宋体" w:hint="eastAsia"/>
        </w:rPr>
        <w:t>4</w:t>
      </w:r>
      <w:r w:rsidRPr="00B87AB8">
        <w:rPr>
          <w:rFonts w:eastAsia="宋体" w:hint="eastAsia"/>
        </w:rPr>
        <w:t>、</w:t>
      </w:r>
      <w:r w:rsidRPr="00B87AB8">
        <w:rPr>
          <w:rFonts w:eastAsia="宋体" w:hint="eastAsia"/>
        </w:rPr>
        <w:t>5</w:t>
      </w:r>
      <w:r w:rsidRPr="00B87AB8">
        <w:rPr>
          <w:rFonts w:eastAsia="宋体" w:hint="eastAsia"/>
        </w:rPr>
        <w:t>、</w:t>
      </w:r>
      <w:r w:rsidRPr="00B87AB8">
        <w:rPr>
          <w:rFonts w:eastAsia="宋体" w:hint="eastAsia"/>
        </w:rPr>
        <w:t>6</w:t>
      </w:r>
      <w:r w:rsidRPr="00B87AB8">
        <w:rPr>
          <w:rFonts w:eastAsia="宋体" w:hint="eastAsia"/>
        </w:rPr>
        <w:t>、</w:t>
      </w:r>
      <w:r w:rsidRPr="00B87AB8">
        <w:rPr>
          <w:rFonts w:eastAsia="宋体" w:hint="eastAsia"/>
        </w:rPr>
        <w:t>7</w:t>
      </w:r>
      <w:r w:rsidRPr="00B87AB8">
        <w:rPr>
          <w:rFonts w:eastAsia="宋体"/>
        </w:rPr>
        <w:t>）的编码顺序以逆时针（顺时针）</w:t>
      </w:r>
      <w:r w:rsidRPr="00B87AB8">
        <w:rPr>
          <w:rFonts w:eastAsia="宋体" w:hint="eastAsia"/>
        </w:rPr>
        <w:t>排列</w:t>
      </w:r>
      <w:r w:rsidRPr="00B87AB8">
        <w:rPr>
          <w:rFonts w:eastAsia="宋体"/>
        </w:rPr>
        <w:t>编码方式</w:t>
      </w:r>
      <w:r w:rsidRPr="00B87AB8">
        <w:rPr>
          <w:rFonts w:eastAsia="宋体" w:hint="eastAsia"/>
        </w:rPr>
        <w:t>。盲文</w:t>
      </w:r>
      <w:r w:rsidRPr="00B87AB8">
        <w:rPr>
          <w:rFonts w:eastAsia="宋体"/>
        </w:rPr>
        <w:t>字母</w:t>
      </w:r>
      <w:r w:rsidRPr="00B87AB8">
        <w:rPr>
          <w:rFonts w:eastAsia="宋体"/>
        </w:rPr>
        <w:t>r</w:t>
      </w:r>
      <w:r w:rsidRPr="00B87AB8">
        <w:rPr>
          <w:rFonts w:eastAsia="宋体" w:hint="eastAsia"/>
        </w:rPr>
        <w:t>为</w:t>
      </w:r>
      <w:r w:rsidRPr="00B87AB8">
        <w:rPr>
          <w:rFonts w:eastAsia="宋体"/>
        </w:rPr>
        <w:t>例，左侧编码</w:t>
      </w:r>
      <w:r w:rsidRPr="00B87AB8">
        <w:rPr>
          <w:rFonts w:eastAsia="宋体" w:hint="eastAsia"/>
        </w:rPr>
        <w:t>1-2-3</w:t>
      </w:r>
      <w:r w:rsidRPr="00B87AB8">
        <w:rPr>
          <w:rFonts w:eastAsia="宋体" w:hint="eastAsia"/>
        </w:rPr>
        <w:t>为</w:t>
      </w:r>
      <w:r w:rsidRPr="00B87AB8">
        <w:rPr>
          <w:rFonts w:eastAsia="宋体" w:hint="eastAsia"/>
        </w:rPr>
        <w:t>111</w:t>
      </w:r>
      <w:r w:rsidRPr="00B87AB8">
        <w:rPr>
          <w:rFonts w:eastAsia="宋体" w:hint="eastAsia"/>
        </w:rPr>
        <w:t>以八进制</w:t>
      </w:r>
      <w:r w:rsidRPr="00B87AB8">
        <w:rPr>
          <w:rFonts w:eastAsia="宋体"/>
        </w:rPr>
        <w:t>表示</w:t>
      </w:r>
      <w:r w:rsidRPr="00B87AB8">
        <w:rPr>
          <w:rFonts w:eastAsia="宋体" w:hint="eastAsia"/>
        </w:rPr>
        <w:t>7</w:t>
      </w:r>
      <w:r w:rsidRPr="00B87AB8">
        <w:rPr>
          <w:rFonts w:eastAsia="宋体" w:hint="eastAsia"/>
        </w:rPr>
        <w:t>，</w:t>
      </w:r>
      <w:r w:rsidRPr="00B87AB8">
        <w:rPr>
          <w:rFonts w:eastAsia="宋体"/>
        </w:rPr>
        <w:t>右侧编码</w:t>
      </w:r>
      <w:r w:rsidRPr="00B87AB8">
        <w:rPr>
          <w:rFonts w:eastAsia="宋体" w:hint="eastAsia"/>
        </w:rPr>
        <w:t>4-5-6</w:t>
      </w:r>
      <w:r w:rsidRPr="00B87AB8">
        <w:rPr>
          <w:rFonts w:eastAsia="宋体" w:hint="eastAsia"/>
        </w:rPr>
        <w:t>为</w:t>
      </w:r>
      <w:r w:rsidRPr="00B87AB8">
        <w:rPr>
          <w:rFonts w:eastAsia="宋体" w:hint="eastAsia"/>
        </w:rPr>
        <w:t>010</w:t>
      </w:r>
      <w:r w:rsidRPr="00B87AB8">
        <w:rPr>
          <w:rFonts w:eastAsia="宋体" w:hint="eastAsia"/>
        </w:rPr>
        <w:t>以</w:t>
      </w:r>
      <w:r w:rsidRPr="00B87AB8">
        <w:rPr>
          <w:rFonts w:eastAsia="宋体"/>
        </w:rPr>
        <w:t>八进制表示</w:t>
      </w:r>
      <w:r w:rsidRPr="00B87AB8">
        <w:rPr>
          <w:rFonts w:eastAsia="宋体" w:hint="eastAsia"/>
        </w:rPr>
        <w:t>2</w:t>
      </w:r>
      <w:r w:rsidRPr="00B87AB8">
        <w:rPr>
          <w:rFonts w:eastAsia="宋体" w:hint="eastAsia"/>
        </w:rPr>
        <w:t>；按照角度</w:t>
      </w:r>
      <w:r w:rsidRPr="00B87AB8">
        <w:rPr>
          <w:rFonts w:eastAsia="宋体"/>
        </w:rPr>
        <w:t>输入方法对照表</w:t>
      </w:r>
      <w:r w:rsidRPr="00B87AB8">
        <w:rPr>
          <w:rFonts w:eastAsia="宋体" w:hint="eastAsia"/>
        </w:rPr>
        <w:t>，</w:t>
      </w:r>
      <w:r w:rsidRPr="00B87AB8">
        <w:rPr>
          <w:rFonts w:eastAsia="宋体"/>
        </w:rPr>
        <w:t>从九宫格上部</w:t>
      </w:r>
      <w:r w:rsidRPr="00B87AB8">
        <w:rPr>
          <w:rFonts w:eastAsia="宋体" w:hint="eastAsia"/>
        </w:rPr>
        <w:t>为</w:t>
      </w:r>
      <w:r w:rsidRPr="00B87AB8">
        <w:rPr>
          <w:rFonts w:eastAsia="宋体" w:hint="eastAsia"/>
        </w:rPr>
        <w:t>7</w:t>
      </w:r>
      <w:r w:rsidRPr="00B87AB8">
        <w:rPr>
          <w:rFonts w:eastAsia="宋体" w:hint="eastAsia"/>
        </w:rPr>
        <w:t>，左部</w:t>
      </w:r>
      <w:r w:rsidRPr="00B87AB8">
        <w:rPr>
          <w:rFonts w:eastAsia="宋体"/>
        </w:rPr>
        <w:t>为</w:t>
      </w:r>
      <w:r w:rsidRPr="00B87AB8">
        <w:rPr>
          <w:rFonts w:eastAsia="宋体" w:hint="eastAsia"/>
        </w:rPr>
        <w:t>2</w:t>
      </w:r>
      <w:r w:rsidRPr="00B87AB8">
        <w:rPr>
          <w:rFonts w:eastAsia="宋体" w:hint="eastAsia"/>
        </w:rPr>
        <w:t>。输入</w:t>
      </w:r>
      <w:r w:rsidRPr="00B87AB8">
        <w:rPr>
          <w:rFonts w:eastAsia="宋体"/>
        </w:rPr>
        <w:t>设备切换成</w:t>
      </w:r>
      <w:r w:rsidRPr="00B87AB8">
        <w:rPr>
          <w:rFonts w:eastAsia="宋体" w:hint="eastAsia"/>
        </w:rPr>
        <w:t>角度</w:t>
      </w:r>
      <w:r w:rsidRPr="00B87AB8">
        <w:rPr>
          <w:rFonts w:eastAsia="宋体"/>
        </w:rPr>
        <w:t>输入方法，触控面板上手指</w:t>
      </w:r>
      <w:r w:rsidRPr="00B87AB8">
        <w:rPr>
          <w:rFonts w:eastAsia="宋体" w:hint="eastAsia"/>
        </w:rPr>
        <w:t>按下</w:t>
      </w:r>
      <w:r w:rsidRPr="00B87AB8">
        <w:rPr>
          <w:rFonts w:eastAsia="宋体"/>
        </w:rPr>
        <w:t>后，从</w:t>
      </w:r>
      <w:r w:rsidRPr="00B87AB8">
        <w:rPr>
          <w:rFonts w:eastAsia="宋体" w:hint="eastAsia"/>
        </w:rPr>
        <w:t>周边</w:t>
      </w:r>
      <w:r w:rsidRPr="00B87AB8">
        <w:rPr>
          <w:rFonts w:eastAsia="宋体"/>
        </w:rPr>
        <w:t>上</w:t>
      </w:r>
      <w:r w:rsidRPr="00B87AB8">
        <w:rPr>
          <w:rFonts w:eastAsia="宋体" w:hint="eastAsia"/>
        </w:rPr>
        <w:t>部</w:t>
      </w:r>
      <w:r w:rsidRPr="00B87AB8">
        <w:rPr>
          <w:rFonts w:eastAsia="宋体"/>
        </w:rPr>
        <w:t>分（</w:t>
      </w:r>
      <w:r w:rsidRPr="00B87AB8">
        <w:rPr>
          <w:rFonts w:eastAsia="宋体" w:hint="eastAsia"/>
        </w:rPr>
        <w:t>7</w:t>
      </w:r>
      <w:r w:rsidRPr="00B87AB8">
        <w:rPr>
          <w:rFonts w:eastAsia="宋体" w:hint="eastAsia"/>
        </w:rPr>
        <w:t>）移动</w:t>
      </w:r>
      <w:r w:rsidRPr="00B87AB8">
        <w:rPr>
          <w:rFonts w:eastAsia="宋体"/>
        </w:rPr>
        <w:t>到圆</w:t>
      </w:r>
      <w:r w:rsidRPr="00B87AB8">
        <w:rPr>
          <w:rFonts w:eastAsia="宋体" w:hint="eastAsia"/>
        </w:rPr>
        <w:t>心部分</w:t>
      </w:r>
      <w:r w:rsidRPr="00B87AB8">
        <w:rPr>
          <w:rFonts w:eastAsia="宋体"/>
        </w:rPr>
        <w:t>，再次移动到周边左</w:t>
      </w:r>
      <w:r w:rsidRPr="00B87AB8">
        <w:rPr>
          <w:rFonts w:eastAsia="宋体" w:hint="eastAsia"/>
        </w:rPr>
        <w:t>部分</w:t>
      </w:r>
      <w:r w:rsidRPr="00B87AB8">
        <w:rPr>
          <w:rFonts w:eastAsia="宋体"/>
        </w:rPr>
        <w:t>（</w:t>
      </w:r>
      <w:r w:rsidRPr="00B87AB8">
        <w:rPr>
          <w:rFonts w:eastAsia="宋体" w:hint="eastAsia"/>
        </w:rPr>
        <w:t>2</w:t>
      </w:r>
      <w:r w:rsidRPr="00B87AB8">
        <w:rPr>
          <w:rFonts w:eastAsia="宋体" w:hint="eastAsia"/>
        </w:rPr>
        <w:t>）后</w:t>
      </w:r>
      <w:r w:rsidRPr="00B87AB8">
        <w:rPr>
          <w:rFonts w:eastAsia="宋体"/>
        </w:rPr>
        <w:t>手指离开触控板</w:t>
      </w:r>
      <w:r w:rsidRPr="00B87AB8">
        <w:rPr>
          <w:rFonts w:eastAsia="宋体" w:hint="eastAsia"/>
        </w:rPr>
        <w:t>，</w:t>
      </w:r>
      <w:r w:rsidRPr="00B87AB8">
        <w:rPr>
          <w:rFonts w:eastAsia="宋体"/>
        </w:rPr>
        <w:t>输入设备采集到</w:t>
      </w:r>
      <w:r w:rsidRPr="00B87AB8">
        <w:rPr>
          <w:rFonts w:eastAsia="宋体" w:hint="eastAsia"/>
        </w:rPr>
        <w:t>触控</w:t>
      </w:r>
      <w:r w:rsidRPr="00B87AB8">
        <w:rPr>
          <w:rFonts w:eastAsia="宋体"/>
        </w:rPr>
        <w:t>板的不同部位的坐标数据，通过角度输入法处理触控事件数据的比对判断出用户输入的是八进制的</w:t>
      </w:r>
      <w:r w:rsidRPr="00B87AB8">
        <w:rPr>
          <w:rFonts w:eastAsia="宋体" w:hint="eastAsia"/>
        </w:rPr>
        <w:t>72</w:t>
      </w:r>
      <w:r w:rsidRPr="00B87AB8">
        <w:rPr>
          <w:rFonts w:eastAsia="宋体" w:hint="eastAsia"/>
        </w:rPr>
        <w:t>，</w:t>
      </w:r>
      <w:r w:rsidRPr="00B87AB8">
        <w:rPr>
          <w:rFonts w:eastAsia="宋体"/>
        </w:rPr>
        <w:t>按照对应表</w:t>
      </w:r>
      <w:r w:rsidRPr="00B87AB8">
        <w:rPr>
          <w:rFonts w:eastAsia="宋体" w:hint="eastAsia"/>
        </w:rPr>
        <w:t>查询</w:t>
      </w:r>
      <w:r w:rsidRPr="00B87AB8">
        <w:rPr>
          <w:rFonts w:eastAsia="宋体"/>
        </w:rPr>
        <w:t>对应的字母</w:t>
      </w:r>
      <w:r w:rsidRPr="00B87AB8">
        <w:rPr>
          <w:rFonts w:eastAsia="宋体" w:hint="eastAsia"/>
        </w:rPr>
        <w:t>（</w:t>
      </w:r>
      <w:r w:rsidRPr="00B87AB8">
        <w:rPr>
          <w:rFonts w:eastAsia="宋体"/>
        </w:rPr>
        <w:t>r</w:t>
      </w:r>
      <w:r w:rsidRPr="00B87AB8">
        <w:rPr>
          <w:rFonts w:eastAsia="宋体" w:hint="eastAsia"/>
        </w:rPr>
        <w:t>）</w:t>
      </w:r>
      <w:r w:rsidRPr="00B87AB8">
        <w:rPr>
          <w:rFonts w:eastAsia="宋体"/>
        </w:rPr>
        <w:t>输入到系统</w:t>
      </w:r>
      <w:r w:rsidRPr="00B87AB8">
        <w:rPr>
          <w:rFonts w:eastAsia="宋体" w:hint="eastAsia"/>
        </w:rPr>
        <w:t>,</w:t>
      </w:r>
      <w:r w:rsidRPr="00B87AB8">
        <w:rPr>
          <w:rFonts w:eastAsia="宋体" w:hint="eastAsia"/>
        </w:rPr>
        <w:t>完成一个</w:t>
      </w:r>
      <w:r w:rsidRPr="00B87AB8">
        <w:rPr>
          <w:rFonts w:eastAsia="宋体"/>
        </w:rPr>
        <w:t>字母的角度输入。</w:t>
      </w:r>
    </w:p>
    <w:p w14:paraId="76F64210" w14:textId="77777777" w:rsidR="00E569F9" w:rsidRPr="00B87AB8" w:rsidRDefault="00E569F9" w:rsidP="00E569F9">
      <w:pPr>
        <w:ind w:firstLine="600"/>
        <w:jc w:val="both"/>
        <w:rPr>
          <w:rFonts w:eastAsia="宋体"/>
          <w:u w:val="single"/>
        </w:rPr>
      </w:pPr>
      <w:r w:rsidRPr="00B87AB8">
        <w:rPr>
          <w:rFonts w:eastAsia="宋体" w:hint="eastAsia"/>
          <w:u w:val="single"/>
        </w:rPr>
        <w:t>方向盘</w:t>
      </w:r>
      <w:r w:rsidRPr="00B87AB8">
        <w:rPr>
          <w:rFonts w:eastAsia="宋体"/>
          <w:u w:val="single"/>
        </w:rPr>
        <w:t>式输入法</w:t>
      </w:r>
    </w:p>
    <w:p w14:paraId="6051511B" w14:textId="77777777" w:rsidR="00E569F9" w:rsidRPr="00B87AB8" w:rsidRDefault="009A2449" w:rsidP="00E569F9">
      <w:pPr>
        <w:ind w:firstLine="600"/>
        <w:jc w:val="both"/>
        <w:rPr>
          <w:rFonts w:eastAsia="宋体"/>
        </w:rPr>
      </w:pPr>
      <w:r w:rsidRPr="00B87AB8">
        <w:rPr>
          <w:rFonts w:eastAsia="宋体" w:hint="eastAsia"/>
        </w:rPr>
        <w:t>如</w:t>
      </w:r>
      <w:r w:rsidRPr="00B87AB8">
        <w:rPr>
          <w:rFonts w:eastAsia="宋体"/>
        </w:rPr>
        <w:t>图</w:t>
      </w:r>
      <w:r w:rsidRPr="00B87AB8">
        <w:rPr>
          <w:rFonts w:eastAsia="宋体" w:hint="eastAsia"/>
        </w:rPr>
        <w:t>605</w:t>
      </w:r>
      <w:r w:rsidRPr="00B87AB8">
        <w:rPr>
          <w:rFonts w:eastAsia="宋体" w:hint="eastAsia"/>
        </w:rPr>
        <w:t>，</w:t>
      </w:r>
      <w:r w:rsidR="00E569F9" w:rsidRPr="00B87AB8">
        <w:rPr>
          <w:rFonts w:eastAsia="宋体" w:hint="eastAsia"/>
        </w:rPr>
        <w:t>以“</w:t>
      </w:r>
      <w:r w:rsidR="00E569F9" w:rsidRPr="00B87AB8">
        <w:rPr>
          <w:rFonts w:eastAsia="宋体"/>
        </w:rPr>
        <w:t>周边</w:t>
      </w:r>
      <w:r w:rsidR="00E569F9" w:rsidRPr="00B87AB8">
        <w:rPr>
          <w:rFonts w:eastAsia="宋体" w:hint="eastAsia"/>
        </w:rPr>
        <w:t>式”长度输入</w:t>
      </w:r>
      <w:r w:rsidR="00E569F9" w:rsidRPr="00B87AB8">
        <w:rPr>
          <w:rFonts w:eastAsia="宋体"/>
        </w:rPr>
        <w:t>方法</w:t>
      </w:r>
      <w:r w:rsidR="00E569F9" w:rsidRPr="00B87AB8">
        <w:rPr>
          <w:rFonts w:eastAsia="宋体" w:hint="eastAsia"/>
        </w:rPr>
        <w:t>具体</w:t>
      </w:r>
      <w:r w:rsidR="00E569F9" w:rsidRPr="00B87AB8">
        <w:rPr>
          <w:rFonts w:eastAsia="宋体"/>
        </w:rPr>
        <w:t>如下，</w:t>
      </w:r>
      <w:r w:rsidR="00E569F9" w:rsidRPr="00B87AB8">
        <w:rPr>
          <w:rFonts w:eastAsia="宋体" w:hint="eastAsia"/>
        </w:rPr>
        <w:t>每</w:t>
      </w:r>
      <w:r w:rsidR="00E569F9" w:rsidRPr="00B87AB8">
        <w:rPr>
          <w:rFonts w:eastAsia="宋体" w:hint="eastAsia"/>
        </w:rPr>
        <w:t>45</w:t>
      </w:r>
      <w:r w:rsidR="00E569F9" w:rsidRPr="00B87AB8">
        <w:rPr>
          <w:rFonts w:eastAsia="宋体" w:hint="eastAsia"/>
        </w:rPr>
        <w:t>°</w:t>
      </w:r>
      <w:r w:rsidR="00E569F9" w:rsidRPr="00B87AB8">
        <w:rPr>
          <w:rFonts w:eastAsia="宋体"/>
        </w:rPr>
        <w:t>周边长度为一个单位</w:t>
      </w:r>
      <w:r w:rsidR="00E569F9" w:rsidRPr="00B87AB8">
        <w:rPr>
          <w:rFonts w:eastAsia="宋体" w:hint="eastAsia"/>
        </w:rPr>
        <w:t>把</w:t>
      </w:r>
      <w:r w:rsidR="00E569F9" w:rsidRPr="00B87AB8">
        <w:rPr>
          <w:rFonts w:eastAsia="宋体"/>
        </w:rPr>
        <w:t>一个圆分成</w:t>
      </w:r>
      <w:r w:rsidR="00E569F9" w:rsidRPr="00B87AB8">
        <w:rPr>
          <w:rFonts w:eastAsia="宋体" w:hint="eastAsia"/>
        </w:rPr>
        <w:t>8</w:t>
      </w:r>
      <w:r w:rsidR="00E569F9" w:rsidRPr="00B87AB8">
        <w:rPr>
          <w:rFonts w:eastAsia="宋体" w:hint="eastAsia"/>
        </w:rPr>
        <w:t>个</w:t>
      </w:r>
      <w:r w:rsidR="00E569F9" w:rsidRPr="00B87AB8">
        <w:rPr>
          <w:rFonts w:eastAsia="宋体"/>
        </w:rPr>
        <w:t>部分</w:t>
      </w:r>
      <w:r w:rsidR="00E569F9" w:rsidRPr="00B87AB8">
        <w:rPr>
          <w:rFonts w:eastAsia="宋体" w:hint="eastAsia"/>
        </w:rPr>
        <w:t>。</w:t>
      </w:r>
      <w:r w:rsidR="00E569F9" w:rsidRPr="00B87AB8">
        <w:rPr>
          <w:rFonts w:eastAsia="宋体"/>
        </w:rPr>
        <w:t>以此移动一个单位分别表示（</w:t>
      </w:r>
      <w:r w:rsidR="00E569F9" w:rsidRPr="00B87AB8">
        <w:rPr>
          <w:rFonts w:eastAsia="宋体" w:hint="eastAsia"/>
        </w:rPr>
        <w:t>1</w:t>
      </w:r>
      <w:r w:rsidR="00E569F9" w:rsidRPr="00B87AB8">
        <w:rPr>
          <w:rFonts w:eastAsia="宋体" w:hint="eastAsia"/>
        </w:rPr>
        <w:t>、</w:t>
      </w:r>
      <w:r w:rsidR="00E569F9" w:rsidRPr="00B87AB8">
        <w:rPr>
          <w:rFonts w:eastAsia="宋体" w:hint="eastAsia"/>
        </w:rPr>
        <w:t>2</w:t>
      </w:r>
      <w:r w:rsidR="00E569F9" w:rsidRPr="00B87AB8">
        <w:rPr>
          <w:rFonts w:eastAsia="宋体" w:hint="eastAsia"/>
        </w:rPr>
        <w:t>、</w:t>
      </w:r>
      <w:r w:rsidR="00E569F9" w:rsidRPr="00B87AB8">
        <w:rPr>
          <w:rFonts w:eastAsia="宋体" w:hint="eastAsia"/>
        </w:rPr>
        <w:t>3</w:t>
      </w:r>
      <w:r w:rsidR="00E569F9" w:rsidRPr="00B87AB8">
        <w:rPr>
          <w:rFonts w:eastAsia="宋体" w:hint="eastAsia"/>
        </w:rPr>
        <w:t>、</w:t>
      </w:r>
      <w:r w:rsidR="00E569F9" w:rsidRPr="00B87AB8">
        <w:rPr>
          <w:rFonts w:eastAsia="宋体" w:hint="eastAsia"/>
        </w:rPr>
        <w:t>4</w:t>
      </w:r>
      <w:r w:rsidR="00E569F9" w:rsidRPr="00B87AB8">
        <w:rPr>
          <w:rFonts w:eastAsia="宋体" w:hint="eastAsia"/>
        </w:rPr>
        <w:t>、</w:t>
      </w:r>
      <w:r w:rsidR="00E569F9" w:rsidRPr="00B87AB8">
        <w:rPr>
          <w:rFonts w:eastAsia="宋体" w:hint="eastAsia"/>
        </w:rPr>
        <w:t>5</w:t>
      </w:r>
      <w:r w:rsidR="00E569F9" w:rsidRPr="00B87AB8">
        <w:rPr>
          <w:rFonts w:eastAsia="宋体" w:hint="eastAsia"/>
        </w:rPr>
        <w:t>、</w:t>
      </w:r>
      <w:r w:rsidR="00E569F9" w:rsidRPr="00B87AB8">
        <w:rPr>
          <w:rFonts w:eastAsia="宋体" w:hint="eastAsia"/>
        </w:rPr>
        <w:t>6</w:t>
      </w:r>
      <w:r w:rsidR="00E569F9" w:rsidRPr="00B87AB8">
        <w:rPr>
          <w:rFonts w:eastAsia="宋体" w:hint="eastAsia"/>
        </w:rPr>
        <w:t>、</w:t>
      </w:r>
      <w:r w:rsidR="00E569F9" w:rsidRPr="00B87AB8">
        <w:rPr>
          <w:rFonts w:eastAsia="宋体" w:hint="eastAsia"/>
        </w:rPr>
        <w:t>7</w:t>
      </w:r>
      <w:r w:rsidR="00E569F9" w:rsidRPr="00B87AB8">
        <w:rPr>
          <w:rFonts w:eastAsia="宋体" w:hint="eastAsia"/>
        </w:rPr>
        <w:t>、</w:t>
      </w:r>
      <w:r w:rsidR="00E569F9" w:rsidRPr="00B87AB8">
        <w:rPr>
          <w:rFonts w:eastAsia="宋体" w:hint="eastAsia"/>
        </w:rPr>
        <w:t>0</w:t>
      </w:r>
      <w:r w:rsidR="00E569F9" w:rsidRPr="00B87AB8">
        <w:rPr>
          <w:rFonts w:eastAsia="宋体" w:hint="eastAsia"/>
        </w:rPr>
        <w:t>）顺时针</w:t>
      </w:r>
      <w:r w:rsidR="00E569F9" w:rsidRPr="00B87AB8">
        <w:rPr>
          <w:rFonts w:eastAsia="宋体"/>
        </w:rPr>
        <w:t>方向移动为盲文的左列</w:t>
      </w:r>
      <w:r w:rsidR="00E569F9" w:rsidRPr="00B87AB8">
        <w:rPr>
          <w:rFonts w:eastAsia="宋体" w:hint="eastAsia"/>
        </w:rPr>
        <w:t>1-2-3</w:t>
      </w:r>
      <w:r w:rsidR="00E569F9" w:rsidRPr="00B87AB8">
        <w:rPr>
          <w:rFonts w:eastAsia="宋体" w:hint="eastAsia"/>
        </w:rPr>
        <w:t>编码和逆时针</w:t>
      </w:r>
      <w:r w:rsidR="00E569F9" w:rsidRPr="00B87AB8">
        <w:rPr>
          <w:rFonts w:eastAsia="宋体"/>
        </w:rPr>
        <w:t>方法移动为</w:t>
      </w:r>
      <w:r w:rsidR="00E569F9" w:rsidRPr="00B87AB8">
        <w:rPr>
          <w:rFonts w:eastAsia="宋体" w:hint="eastAsia"/>
        </w:rPr>
        <w:t>盲文</w:t>
      </w:r>
      <w:r w:rsidR="00E569F9" w:rsidRPr="00B87AB8">
        <w:rPr>
          <w:rFonts w:eastAsia="宋体"/>
        </w:rPr>
        <w:t>的</w:t>
      </w:r>
      <w:r w:rsidR="00E569F9" w:rsidRPr="00B87AB8">
        <w:rPr>
          <w:rFonts w:eastAsia="宋体" w:hint="eastAsia"/>
        </w:rPr>
        <w:t>4-5-6</w:t>
      </w:r>
      <w:r w:rsidR="00E569F9" w:rsidRPr="00B87AB8">
        <w:rPr>
          <w:rFonts w:eastAsia="宋体" w:hint="eastAsia"/>
        </w:rPr>
        <w:t>编码对应。圆形手表</w:t>
      </w:r>
      <w:r w:rsidR="00E569F9" w:rsidRPr="00B87AB8">
        <w:rPr>
          <w:rFonts w:eastAsia="宋体"/>
        </w:rPr>
        <w:t>为例</w:t>
      </w:r>
      <w:r w:rsidR="00E569F9" w:rsidRPr="00B87AB8">
        <w:rPr>
          <w:rFonts w:eastAsia="宋体" w:hint="eastAsia"/>
        </w:rPr>
        <w:t>，一个闭合</w:t>
      </w:r>
      <w:r w:rsidR="00E569F9" w:rsidRPr="00B87AB8">
        <w:rPr>
          <w:rFonts w:eastAsia="宋体"/>
        </w:rPr>
        <w:t>两段有电压差的触控线圈布置在手表的周边</w:t>
      </w:r>
      <w:r w:rsidR="00E569F9" w:rsidRPr="00B87AB8">
        <w:rPr>
          <w:rFonts w:eastAsia="宋体" w:hint="eastAsia"/>
        </w:rPr>
        <w:t>边框</w:t>
      </w:r>
      <w:r w:rsidR="00E569F9" w:rsidRPr="00B87AB8">
        <w:rPr>
          <w:rFonts w:eastAsia="宋体"/>
        </w:rPr>
        <w:t>上，当</w:t>
      </w:r>
      <w:r w:rsidR="00E569F9" w:rsidRPr="00B87AB8">
        <w:rPr>
          <w:rFonts w:eastAsia="宋体" w:hint="eastAsia"/>
        </w:rPr>
        <w:t>手</w:t>
      </w:r>
      <w:r w:rsidR="00E569F9" w:rsidRPr="00B87AB8">
        <w:rPr>
          <w:rFonts w:eastAsia="宋体"/>
        </w:rPr>
        <w:t>移动边框的</w:t>
      </w:r>
      <w:r w:rsidR="00E569F9" w:rsidRPr="00B87AB8">
        <w:rPr>
          <w:rFonts w:eastAsia="宋体" w:hint="eastAsia"/>
        </w:rPr>
        <w:t>上</w:t>
      </w:r>
      <w:r w:rsidR="00E569F9" w:rsidRPr="00B87AB8">
        <w:rPr>
          <w:rFonts w:eastAsia="宋体"/>
        </w:rPr>
        <w:t>移动变化</w:t>
      </w:r>
      <w:r w:rsidR="00E569F9" w:rsidRPr="00B87AB8">
        <w:rPr>
          <w:rFonts w:eastAsia="宋体" w:hint="eastAsia"/>
        </w:rPr>
        <w:t>而</w:t>
      </w:r>
      <w:r w:rsidR="00E569F9" w:rsidRPr="00B87AB8">
        <w:rPr>
          <w:rFonts w:eastAsia="宋体"/>
        </w:rPr>
        <w:t>改变</w:t>
      </w:r>
      <w:r w:rsidR="00E569F9" w:rsidRPr="00B87AB8">
        <w:rPr>
          <w:rFonts w:eastAsia="宋体" w:hint="eastAsia"/>
        </w:rPr>
        <w:t>改变</w:t>
      </w:r>
      <w:r w:rsidR="00E569F9" w:rsidRPr="00B87AB8">
        <w:rPr>
          <w:rFonts w:eastAsia="宋体"/>
        </w:rPr>
        <w:t>线圈的电流值，通过采集这些</w:t>
      </w:r>
      <w:r w:rsidR="00E569F9" w:rsidRPr="00B87AB8">
        <w:rPr>
          <w:rFonts w:eastAsia="宋体" w:hint="eastAsia"/>
        </w:rPr>
        <w:t>连续</w:t>
      </w:r>
      <w:r w:rsidR="00E569F9" w:rsidRPr="00B87AB8">
        <w:rPr>
          <w:rFonts w:eastAsia="宋体"/>
        </w:rPr>
        <w:t>变化的</w:t>
      </w:r>
      <w:r w:rsidR="00E569F9" w:rsidRPr="00B87AB8">
        <w:rPr>
          <w:rFonts w:eastAsia="宋体" w:hint="eastAsia"/>
        </w:rPr>
        <w:t>一对</w:t>
      </w:r>
      <w:r w:rsidR="00E569F9" w:rsidRPr="00B87AB8">
        <w:rPr>
          <w:rFonts w:eastAsia="宋体"/>
        </w:rPr>
        <w:t>增大和减小的电流值</w:t>
      </w:r>
      <w:r w:rsidR="00E569F9" w:rsidRPr="00B87AB8">
        <w:rPr>
          <w:rFonts w:eastAsia="宋体" w:hint="eastAsia"/>
        </w:rPr>
        <w:t>的一组</w:t>
      </w:r>
      <w:r w:rsidR="00E569F9" w:rsidRPr="00B87AB8">
        <w:rPr>
          <w:rFonts w:eastAsia="宋体"/>
        </w:rPr>
        <w:t>输入数据</w:t>
      </w:r>
      <w:r w:rsidR="00E569F9" w:rsidRPr="00B87AB8">
        <w:rPr>
          <w:rFonts w:eastAsia="宋体" w:hint="eastAsia"/>
        </w:rPr>
        <w:t>进行</w:t>
      </w:r>
      <w:r w:rsidR="00E569F9" w:rsidRPr="00B87AB8">
        <w:rPr>
          <w:rFonts w:eastAsia="宋体"/>
        </w:rPr>
        <w:t>计算处理，</w:t>
      </w:r>
      <w:r w:rsidR="00E569F9" w:rsidRPr="00B87AB8">
        <w:rPr>
          <w:rFonts w:eastAsia="宋体" w:hint="eastAsia"/>
        </w:rPr>
        <w:t>判断</w:t>
      </w:r>
      <w:r w:rsidR="00E569F9" w:rsidRPr="00B87AB8">
        <w:rPr>
          <w:rFonts w:eastAsia="宋体"/>
        </w:rPr>
        <w:t>用户输入</w:t>
      </w:r>
      <w:r w:rsidR="00E569F9" w:rsidRPr="00B87AB8">
        <w:rPr>
          <w:rFonts w:eastAsia="宋体" w:hint="eastAsia"/>
        </w:rPr>
        <w:t>的文字</w:t>
      </w:r>
      <w:r w:rsidR="00E569F9" w:rsidRPr="00B87AB8">
        <w:rPr>
          <w:rFonts w:eastAsia="宋体"/>
        </w:rPr>
        <w:t>符号</w:t>
      </w:r>
      <w:r w:rsidR="00E569F9" w:rsidRPr="00B87AB8">
        <w:rPr>
          <w:rFonts w:eastAsia="宋体" w:hint="eastAsia"/>
        </w:rPr>
        <w:t>，周边</w:t>
      </w:r>
      <w:r w:rsidR="00E569F9" w:rsidRPr="00B87AB8">
        <w:rPr>
          <w:rFonts w:eastAsia="宋体"/>
        </w:rPr>
        <w:t>输入</w:t>
      </w:r>
      <w:r w:rsidR="00E569F9" w:rsidRPr="00B87AB8">
        <w:rPr>
          <w:rFonts w:eastAsia="宋体" w:hint="eastAsia"/>
        </w:rPr>
        <w:t>方法</w:t>
      </w:r>
      <w:r w:rsidR="00E569F9" w:rsidRPr="00B87AB8">
        <w:rPr>
          <w:rFonts w:eastAsia="宋体"/>
        </w:rPr>
        <w:t>。</w:t>
      </w:r>
      <w:r w:rsidR="00E569F9" w:rsidRPr="00B87AB8">
        <w:rPr>
          <w:rFonts w:eastAsia="宋体" w:hint="eastAsia"/>
        </w:rPr>
        <w:t>盲文</w:t>
      </w:r>
      <w:r w:rsidR="00E569F9" w:rsidRPr="00B87AB8">
        <w:rPr>
          <w:rFonts w:eastAsia="宋体"/>
        </w:rPr>
        <w:t>字母</w:t>
      </w:r>
      <w:r w:rsidR="00E569F9" w:rsidRPr="00B87AB8">
        <w:rPr>
          <w:rFonts w:eastAsia="宋体"/>
        </w:rPr>
        <w:t>r</w:t>
      </w:r>
      <w:r w:rsidR="00E569F9" w:rsidRPr="00B87AB8">
        <w:rPr>
          <w:rFonts w:eastAsia="宋体" w:hint="eastAsia"/>
        </w:rPr>
        <w:t>为</w:t>
      </w:r>
      <w:r w:rsidR="00E569F9" w:rsidRPr="00B87AB8">
        <w:rPr>
          <w:rFonts w:eastAsia="宋体"/>
        </w:rPr>
        <w:t>例，左侧编码</w:t>
      </w:r>
      <w:r w:rsidR="00E569F9" w:rsidRPr="00B87AB8">
        <w:rPr>
          <w:rFonts w:eastAsia="宋体" w:hint="eastAsia"/>
        </w:rPr>
        <w:t>（</w:t>
      </w:r>
      <w:r w:rsidR="00E569F9" w:rsidRPr="00B87AB8">
        <w:rPr>
          <w:rFonts w:eastAsia="宋体" w:hint="eastAsia"/>
        </w:rPr>
        <w:t>1-2-3</w:t>
      </w:r>
      <w:r w:rsidR="00E569F9" w:rsidRPr="00B87AB8">
        <w:rPr>
          <w:rFonts w:eastAsia="宋体" w:hint="eastAsia"/>
        </w:rPr>
        <w:t>）为</w:t>
      </w:r>
      <w:r w:rsidR="00E569F9" w:rsidRPr="00B87AB8">
        <w:rPr>
          <w:rFonts w:eastAsia="宋体" w:hint="eastAsia"/>
        </w:rPr>
        <w:t>111</w:t>
      </w:r>
      <w:r w:rsidR="00E569F9" w:rsidRPr="00B87AB8">
        <w:rPr>
          <w:rFonts w:eastAsia="宋体" w:hint="eastAsia"/>
        </w:rPr>
        <w:t>以八进制</w:t>
      </w:r>
      <w:r w:rsidR="00E569F9" w:rsidRPr="00B87AB8">
        <w:rPr>
          <w:rFonts w:eastAsia="宋体"/>
        </w:rPr>
        <w:t>表示</w:t>
      </w:r>
      <w:r w:rsidR="00E569F9" w:rsidRPr="00B87AB8">
        <w:rPr>
          <w:rFonts w:eastAsia="宋体" w:hint="eastAsia"/>
        </w:rPr>
        <w:t>7</w:t>
      </w:r>
      <w:r w:rsidR="00E569F9" w:rsidRPr="00B87AB8">
        <w:rPr>
          <w:rFonts w:eastAsia="宋体" w:hint="eastAsia"/>
        </w:rPr>
        <w:t>，</w:t>
      </w:r>
      <w:r w:rsidR="00E569F9" w:rsidRPr="00B87AB8">
        <w:rPr>
          <w:rFonts w:eastAsia="宋体"/>
        </w:rPr>
        <w:t>右侧编码</w:t>
      </w:r>
      <w:r w:rsidR="00E569F9" w:rsidRPr="00B87AB8">
        <w:rPr>
          <w:rFonts w:eastAsia="宋体" w:hint="eastAsia"/>
        </w:rPr>
        <w:t>（</w:t>
      </w:r>
      <w:r w:rsidR="00E569F9" w:rsidRPr="00B87AB8">
        <w:rPr>
          <w:rFonts w:eastAsia="宋体" w:hint="eastAsia"/>
        </w:rPr>
        <w:t>4-5-6</w:t>
      </w:r>
      <w:r w:rsidR="00E569F9" w:rsidRPr="00B87AB8">
        <w:rPr>
          <w:rFonts w:eastAsia="宋体" w:hint="eastAsia"/>
        </w:rPr>
        <w:t>）为</w:t>
      </w:r>
      <w:r w:rsidR="00E569F9" w:rsidRPr="00B87AB8">
        <w:rPr>
          <w:rFonts w:eastAsia="宋体" w:hint="eastAsia"/>
        </w:rPr>
        <w:t>010</w:t>
      </w:r>
      <w:r w:rsidR="00E569F9" w:rsidRPr="00B87AB8">
        <w:rPr>
          <w:rFonts w:eastAsia="宋体" w:hint="eastAsia"/>
        </w:rPr>
        <w:t>以</w:t>
      </w:r>
      <w:r w:rsidR="00E569F9" w:rsidRPr="00B87AB8">
        <w:rPr>
          <w:rFonts w:eastAsia="宋体"/>
        </w:rPr>
        <w:t>八进制表示</w:t>
      </w:r>
      <w:r w:rsidR="00E569F9" w:rsidRPr="00B87AB8">
        <w:rPr>
          <w:rFonts w:eastAsia="宋体" w:hint="eastAsia"/>
        </w:rPr>
        <w:t>2</w:t>
      </w:r>
      <w:r w:rsidR="00E569F9" w:rsidRPr="00B87AB8">
        <w:rPr>
          <w:rFonts w:eastAsia="宋体" w:hint="eastAsia"/>
        </w:rPr>
        <w:t>；按照周边</w:t>
      </w:r>
      <w:r w:rsidR="00E569F9" w:rsidRPr="00B87AB8">
        <w:rPr>
          <w:rFonts w:eastAsia="宋体"/>
        </w:rPr>
        <w:t>输入方法对照表</w:t>
      </w:r>
      <w:r w:rsidR="00E569F9" w:rsidRPr="00B87AB8">
        <w:rPr>
          <w:rFonts w:eastAsia="宋体" w:hint="eastAsia"/>
        </w:rPr>
        <w:t>，</w:t>
      </w:r>
      <w:r w:rsidR="00E569F9" w:rsidRPr="00B87AB8">
        <w:rPr>
          <w:rFonts w:eastAsia="宋体"/>
        </w:rPr>
        <w:t>首先手指</w:t>
      </w:r>
      <w:r w:rsidR="00E569F9" w:rsidRPr="00B87AB8">
        <w:rPr>
          <w:rFonts w:eastAsia="宋体" w:hint="eastAsia"/>
        </w:rPr>
        <w:t>接触</w:t>
      </w:r>
      <w:r w:rsidR="00E569F9" w:rsidRPr="00B87AB8">
        <w:rPr>
          <w:rFonts w:eastAsia="宋体"/>
        </w:rPr>
        <w:t>到触控线圈上，</w:t>
      </w:r>
      <w:r w:rsidR="00E569F9" w:rsidRPr="00B87AB8">
        <w:rPr>
          <w:rFonts w:eastAsia="宋体" w:hint="eastAsia"/>
        </w:rPr>
        <w:t>从</w:t>
      </w:r>
      <w:r w:rsidR="00E569F9" w:rsidRPr="00B87AB8">
        <w:rPr>
          <w:rFonts w:eastAsia="宋体"/>
        </w:rPr>
        <w:t>表盘周边</w:t>
      </w:r>
      <w:r w:rsidR="00E569F9" w:rsidRPr="00B87AB8">
        <w:rPr>
          <w:rFonts w:eastAsia="宋体" w:hint="eastAsia"/>
        </w:rPr>
        <w:t>顺时针</w:t>
      </w:r>
      <w:r w:rsidR="00E569F9" w:rsidRPr="00B87AB8">
        <w:rPr>
          <w:rFonts w:eastAsia="宋体"/>
        </w:rPr>
        <w:t>移动</w:t>
      </w:r>
      <w:r w:rsidR="00E569F9" w:rsidRPr="00B87AB8">
        <w:rPr>
          <w:rFonts w:eastAsia="宋体" w:hint="eastAsia"/>
        </w:rPr>
        <w:t>315</w:t>
      </w:r>
      <w:r w:rsidR="00E569F9" w:rsidRPr="00B87AB8">
        <w:rPr>
          <w:rFonts w:eastAsia="宋体" w:hint="eastAsia"/>
        </w:rPr>
        <w:t>°</w:t>
      </w:r>
      <w:r w:rsidR="00E569F9" w:rsidRPr="00B87AB8">
        <w:rPr>
          <w:rFonts w:eastAsia="宋体"/>
        </w:rPr>
        <w:t>左右的弧度</w:t>
      </w:r>
      <w:r w:rsidR="00E569F9" w:rsidRPr="00B87AB8">
        <w:rPr>
          <w:rFonts w:eastAsia="宋体" w:hint="eastAsia"/>
        </w:rPr>
        <w:t>移动，</w:t>
      </w:r>
      <w:r w:rsidR="00E569F9" w:rsidRPr="00B87AB8">
        <w:rPr>
          <w:rFonts w:eastAsia="宋体"/>
        </w:rPr>
        <w:t>不离开触控线圈的情况下逆时针方向移动</w:t>
      </w:r>
      <w:r w:rsidR="00E569F9" w:rsidRPr="00B87AB8">
        <w:rPr>
          <w:rFonts w:eastAsia="宋体" w:hint="eastAsia"/>
        </w:rPr>
        <w:t>90</w:t>
      </w:r>
      <w:r w:rsidR="00E569F9" w:rsidRPr="00B87AB8">
        <w:rPr>
          <w:rFonts w:eastAsia="宋体" w:hint="eastAsia"/>
        </w:rPr>
        <w:t>°</w:t>
      </w:r>
      <w:r w:rsidR="00E569F9" w:rsidRPr="00B87AB8">
        <w:rPr>
          <w:rFonts w:eastAsia="宋体"/>
        </w:rPr>
        <w:lastRenderedPageBreak/>
        <w:t>完成盲文字母的</w:t>
      </w:r>
      <w:r w:rsidR="00E569F9" w:rsidRPr="00B87AB8">
        <w:rPr>
          <w:rFonts w:eastAsia="宋体"/>
        </w:rPr>
        <w:t>r</w:t>
      </w:r>
      <w:r w:rsidR="00E569F9" w:rsidRPr="00B87AB8">
        <w:rPr>
          <w:rFonts w:eastAsia="宋体" w:hint="eastAsia"/>
        </w:rPr>
        <w:t>的</w:t>
      </w:r>
      <w:r w:rsidR="00E569F9" w:rsidRPr="00B87AB8">
        <w:rPr>
          <w:rFonts w:eastAsia="宋体"/>
        </w:rPr>
        <w:t>输入。</w:t>
      </w:r>
    </w:p>
    <w:p w14:paraId="2AA15067" w14:textId="77777777" w:rsidR="00E569F9" w:rsidRPr="00B87AB8" w:rsidRDefault="00E569F9" w:rsidP="00E569F9">
      <w:pPr>
        <w:ind w:firstLine="600"/>
        <w:jc w:val="both"/>
        <w:rPr>
          <w:rFonts w:eastAsia="宋体"/>
        </w:rPr>
      </w:pPr>
      <w:r w:rsidRPr="00B87AB8">
        <w:rPr>
          <w:rFonts w:eastAsia="宋体"/>
        </w:rPr>
        <w:t>O</w:t>
      </w:r>
      <w:r w:rsidRPr="00B87AB8">
        <w:rPr>
          <w:rFonts w:eastAsia="宋体" w:hint="eastAsia"/>
        </w:rPr>
        <w:t>形</w:t>
      </w:r>
      <w:r w:rsidRPr="00B87AB8">
        <w:rPr>
          <w:rFonts w:eastAsia="宋体"/>
        </w:rPr>
        <w:t>的编码形式是以</w:t>
      </w:r>
      <w:r w:rsidRPr="00B87AB8">
        <w:rPr>
          <w:rFonts w:eastAsia="宋体" w:hint="eastAsia"/>
        </w:rPr>
        <w:t>8</w:t>
      </w:r>
      <w:r w:rsidRPr="00B87AB8">
        <w:rPr>
          <w:rFonts w:eastAsia="宋体" w:hint="eastAsia"/>
        </w:rPr>
        <w:t>个</w:t>
      </w:r>
      <w:r w:rsidRPr="00B87AB8">
        <w:rPr>
          <w:rFonts w:eastAsia="宋体"/>
        </w:rPr>
        <w:t>点的其中一个为起始点，一次</w:t>
      </w:r>
      <w:r w:rsidRPr="00B87AB8">
        <w:rPr>
          <w:rFonts w:eastAsia="宋体" w:hint="eastAsia"/>
        </w:rPr>
        <w:t>顺时针</w:t>
      </w:r>
      <w:r w:rsidRPr="00B87AB8">
        <w:rPr>
          <w:rFonts w:eastAsia="宋体"/>
        </w:rPr>
        <w:t>或逆时针以此排列方式</w:t>
      </w:r>
      <w:r w:rsidRPr="00B87AB8">
        <w:rPr>
          <w:rFonts w:eastAsia="宋体" w:hint="eastAsia"/>
        </w:rPr>
        <w:t>，操作</w:t>
      </w:r>
      <w:r w:rsidRPr="00B87AB8">
        <w:rPr>
          <w:rFonts w:eastAsia="宋体"/>
        </w:rPr>
        <w:t>方式跟</w:t>
      </w:r>
      <w:r w:rsidRPr="00B87AB8">
        <w:rPr>
          <w:rFonts w:eastAsia="宋体"/>
        </w:rPr>
        <w:t>S</w:t>
      </w:r>
      <w:r w:rsidRPr="00B87AB8">
        <w:rPr>
          <w:rFonts w:eastAsia="宋体"/>
        </w:rPr>
        <w:t>形编码形式相同，</w:t>
      </w:r>
      <w:r w:rsidRPr="00B87AB8">
        <w:rPr>
          <w:rFonts w:eastAsia="宋体"/>
        </w:rPr>
        <w:t>S</w:t>
      </w:r>
      <w:r w:rsidRPr="00B87AB8">
        <w:rPr>
          <w:rFonts w:eastAsia="宋体"/>
        </w:rPr>
        <w:t>形的编码形式</w:t>
      </w:r>
      <w:r w:rsidRPr="00B87AB8">
        <w:rPr>
          <w:rFonts w:eastAsia="宋体" w:hint="eastAsia"/>
        </w:rPr>
        <w:t>相对</w:t>
      </w:r>
      <w:r w:rsidRPr="00B87AB8">
        <w:rPr>
          <w:rFonts w:eastAsia="宋体"/>
        </w:rPr>
        <w:t>O</w:t>
      </w:r>
      <w:r w:rsidRPr="00B87AB8">
        <w:rPr>
          <w:rFonts w:eastAsia="宋体"/>
        </w:rPr>
        <w:t>形编码形式更容易记忆和操作方面，</w:t>
      </w:r>
      <w:r w:rsidRPr="00B87AB8">
        <w:rPr>
          <w:rFonts w:eastAsia="宋体"/>
        </w:rPr>
        <w:t>O</w:t>
      </w:r>
      <w:r w:rsidRPr="00B87AB8">
        <w:rPr>
          <w:rFonts w:eastAsia="宋体"/>
        </w:rPr>
        <w:t>形编码具体</w:t>
      </w:r>
      <w:r w:rsidRPr="00B87AB8">
        <w:rPr>
          <w:rFonts w:eastAsia="宋体" w:hint="eastAsia"/>
        </w:rPr>
        <w:t>实现</w:t>
      </w:r>
      <w:r w:rsidRPr="00B87AB8">
        <w:rPr>
          <w:rFonts w:eastAsia="宋体"/>
        </w:rPr>
        <w:t>方式省略。</w:t>
      </w:r>
    </w:p>
    <w:p w14:paraId="09963FDC" w14:textId="77777777" w:rsidR="00E569F9" w:rsidRPr="00B87AB8" w:rsidRDefault="00E569F9" w:rsidP="00E569F9">
      <w:pPr>
        <w:ind w:firstLine="600"/>
        <w:jc w:val="both"/>
        <w:rPr>
          <w:rFonts w:eastAsia="宋体"/>
          <w:u w:val="single"/>
        </w:rPr>
      </w:pPr>
      <w:r w:rsidRPr="00B87AB8">
        <w:rPr>
          <w:rFonts w:eastAsia="宋体" w:hint="eastAsia"/>
          <w:u w:val="single"/>
        </w:rPr>
        <w:t>标尺式</w:t>
      </w:r>
      <w:r w:rsidRPr="00B87AB8">
        <w:rPr>
          <w:rFonts w:eastAsia="宋体"/>
          <w:u w:val="single"/>
        </w:rPr>
        <w:t>输入法</w:t>
      </w:r>
    </w:p>
    <w:p w14:paraId="641C967D" w14:textId="77777777" w:rsidR="00E569F9" w:rsidRPr="00B87AB8" w:rsidRDefault="009A2449" w:rsidP="00E569F9">
      <w:pPr>
        <w:ind w:firstLine="600"/>
        <w:jc w:val="both"/>
        <w:rPr>
          <w:rFonts w:eastAsia="宋体"/>
        </w:rPr>
      </w:pPr>
      <w:r w:rsidRPr="00B87AB8">
        <w:rPr>
          <w:rFonts w:eastAsia="宋体" w:hint="eastAsia"/>
        </w:rPr>
        <w:t>如图</w:t>
      </w:r>
      <w:r w:rsidRPr="00B87AB8">
        <w:rPr>
          <w:rFonts w:eastAsia="宋体" w:hint="eastAsia"/>
        </w:rPr>
        <w:t>6-606</w:t>
      </w:r>
      <w:r w:rsidRPr="00B87AB8">
        <w:rPr>
          <w:rFonts w:eastAsia="宋体" w:hint="eastAsia"/>
        </w:rPr>
        <w:t>，</w:t>
      </w:r>
      <w:r w:rsidR="00E569F9" w:rsidRPr="00B87AB8">
        <w:rPr>
          <w:rFonts w:eastAsia="宋体" w:hint="eastAsia"/>
        </w:rPr>
        <w:t>以“标尺式”长度输入</w:t>
      </w:r>
      <w:r w:rsidR="00E569F9" w:rsidRPr="00B87AB8">
        <w:rPr>
          <w:rFonts w:eastAsia="宋体"/>
        </w:rPr>
        <w:t>方法</w:t>
      </w:r>
      <w:r w:rsidR="00E569F9" w:rsidRPr="00B87AB8">
        <w:rPr>
          <w:rFonts w:eastAsia="宋体" w:hint="eastAsia"/>
        </w:rPr>
        <w:t>具体</w:t>
      </w:r>
      <w:r w:rsidR="00E569F9" w:rsidRPr="00B87AB8">
        <w:rPr>
          <w:rFonts w:eastAsia="宋体"/>
        </w:rPr>
        <w:t>如下</w:t>
      </w:r>
      <w:r w:rsidR="00E569F9" w:rsidRPr="00B87AB8">
        <w:rPr>
          <w:rFonts w:eastAsia="宋体" w:hint="eastAsia"/>
        </w:rPr>
        <w:t>,</w:t>
      </w:r>
      <w:r w:rsidR="00E569F9" w:rsidRPr="00B87AB8">
        <w:rPr>
          <w:rFonts w:eastAsia="宋体" w:hint="eastAsia"/>
        </w:rPr>
        <w:t>在</w:t>
      </w:r>
      <w:r w:rsidR="00E569F9" w:rsidRPr="00B87AB8">
        <w:rPr>
          <w:rFonts w:eastAsia="宋体"/>
        </w:rPr>
        <w:t>一个线段分成</w:t>
      </w:r>
      <w:r w:rsidR="00E569F9" w:rsidRPr="00B87AB8">
        <w:rPr>
          <w:rFonts w:eastAsia="宋体" w:hint="eastAsia"/>
        </w:rPr>
        <w:t>8</w:t>
      </w:r>
      <w:r w:rsidR="00E569F9" w:rsidRPr="00B87AB8">
        <w:rPr>
          <w:rFonts w:eastAsia="宋体" w:hint="eastAsia"/>
        </w:rPr>
        <w:t>个</w:t>
      </w:r>
      <w:r w:rsidR="00E569F9" w:rsidRPr="00B87AB8">
        <w:rPr>
          <w:rFonts w:eastAsia="宋体"/>
        </w:rPr>
        <w:t>感应节点，</w:t>
      </w:r>
      <w:r w:rsidR="00E569F9" w:rsidRPr="00B87AB8">
        <w:rPr>
          <w:rFonts w:eastAsia="宋体" w:hint="eastAsia"/>
        </w:rPr>
        <w:t>左起始点</w:t>
      </w:r>
      <w:r w:rsidR="00E569F9" w:rsidRPr="00B87AB8">
        <w:rPr>
          <w:rFonts w:eastAsia="宋体"/>
        </w:rPr>
        <w:t>排列依次为（</w:t>
      </w:r>
      <w:r w:rsidR="00E569F9" w:rsidRPr="00B87AB8">
        <w:rPr>
          <w:rFonts w:eastAsia="宋体" w:hint="eastAsia"/>
        </w:rPr>
        <w:t>0</w:t>
      </w:r>
      <w:r w:rsidR="00E569F9" w:rsidRPr="00B87AB8">
        <w:rPr>
          <w:rFonts w:eastAsia="宋体" w:hint="eastAsia"/>
        </w:rPr>
        <w:t>、</w:t>
      </w:r>
      <w:r w:rsidR="00E569F9" w:rsidRPr="00B87AB8">
        <w:rPr>
          <w:rFonts w:eastAsia="宋体" w:hint="eastAsia"/>
        </w:rPr>
        <w:t>1</w:t>
      </w:r>
      <w:r w:rsidR="00E569F9" w:rsidRPr="00B87AB8">
        <w:rPr>
          <w:rFonts w:eastAsia="宋体" w:hint="eastAsia"/>
        </w:rPr>
        <w:t>、</w:t>
      </w:r>
      <w:r w:rsidR="00E569F9" w:rsidRPr="00B87AB8">
        <w:rPr>
          <w:rFonts w:eastAsia="宋体" w:hint="eastAsia"/>
        </w:rPr>
        <w:t>2</w:t>
      </w:r>
      <w:r w:rsidR="00E569F9" w:rsidRPr="00B87AB8">
        <w:rPr>
          <w:rFonts w:eastAsia="宋体" w:hint="eastAsia"/>
        </w:rPr>
        <w:t>、</w:t>
      </w:r>
      <w:r w:rsidR="00E569F9" w:rsidRPr="00B87AB8">
        <w:rPr>
          <w:rFonts w:eastAsia="宋体" w:hint="eastAsia"/>
        </w:rPr>
        <w:t>3</w:t>
      </w:r>
      <w:r w:rsidR="00E569F9" w:rsidRPr="00B87AB8">
        <w:rPr>
          <w:rFonts w:eastAsia="宋体" w:hint="eastAsia"/>
        </w:rPr>
        <w:t>、</w:t>
      </w:r>
      <w:r w:rsidR="00E569F9" w:rsidRPr="00B87AB8">
        <w:rPr>
          <w:rFonts w:eastAsia="宋体" w:hint="eastAsia"/>
        </w:rPr>
        <w:t>4</w:t>
      </w:r>
      <w:r w:rsidR="00E569F9" w:rsidRPr="00B87AB8">
        <w:rPr>
          <w:rFonts w:eastAsia="宋体" w:hint="eastAsia"/>
        </w:rPr>
        <w:t>、</w:t>
      </w:r>
      <w:r w:rsidR="00E569F9" w:rsidRPr="00B87AB8">
        <w:rPr>
          <w:rFonts w:eastAsia="宋体" w:hint="eastAsia"/>
        </w:rPr>
        <w:t>5</w:t>
      </w:r>
      <w:r w:rsidR="00E569F9" w:rsidRPr="00B87AB8">
        <w:rPr>
          <w:rFonts w:eastAsia="宋体" w:hint="eastAsia"/>
        </w:rPr>
        <w:t>、</w:t>
      </w:r>
      <w:r w:rsidR="00E569F9" w:rsidRPr="00B87AB8">
        <w:rPr>
          <w:rFonts w:eastAsia="宋体" w:hint="eastAsia"/>
        </w:rPr>
        <w:t>6</w:t>
      </w:r>
      <w:r w:rsidR="00E569F9" w:rsidRPr="00B87AB8">
        <w:rPr>
          <w:rFonts w:eastAsia="宋体" w:hint="eastAsia"/>
        </w:rPr>
        <w:t>、</w:t>
      </w:r>
      <w:r w:rsidR="00E569F9" w:rsidRPr="00B87AB8">
        <w:rPr>
          <w:rFonts w:eastAsia="宋体" w:hint="eastAsia"/>
        </w:rPr>
        <w:t>7</w:t>
      </w:r>
      <w:r w:rsidR="00E569F9" w:rsidRPr="00B87AB8">
        <w:rPr>
          <w:rFonts w:eastAsia="宋体" w:hint="eastAsia"/>
        </w:rPr>
        <w:t>）感应点</w:t>
      </w:r>
      <w:r w:rsidR="00E569F9" w:rsidRPr="00B87AB8">
        <w:rPr>
          <w:rFonts w:eastAsia="宋体"/>
        </w:rPr>
        <w:t>滑动经过</w:t>
      </w:r>
      <w:r w:rsidR="00E569F9" w:rsidRPr="00B87AB8">
        <w:rPr>
          <w:rFonts w:eastAsia="宋体" w:hint="eastAsia"/>
        </w:rPr>
        <w:t>至顶点，此</w:t>
      </w:r>
      <w:r w:rsidR="00E569F9" w:rsidRPr="00B87AB8">
        <w:rPr>
          <w:rFonts w:eastAsia="宋体"/>
        </w:rPr>
        <w:t>路径上感应节点</w:t>
      </w:r>
      <w:r w:rsidR="00E569F9" w:rsidRPr="00B87AB8">
        <w:rPr>
          <w:rFonts w:eastAsia="宋体" w:hint="eastAsia"/>
        </w:rPr>
        <w:t>的</w:t>
      </w:r>
      <w:r w:rsidR="00E569F9" w:rsidRPr="00B87AB8">
        <w:rPr>
          <w:rFonts w:eastAsia="宋体"/>
        </w:rPr>
        <w:t>个数</w:t>
      </w:r>
      <w:r w:rsidR="00E569F9" w:rsidRPr="00B87AB8">
        <w:rPr>
          <w:rFonts w:eastAsia="宋体" w:hint="eastAsia"/>
        </w:rPr>
        <w:t>；再次</w:t>
      </w:r>
      <w:r w:rsidR="00E569F9" w:rsidRPr="00B87AB8">
        <w:rPr>
          <w:rFonts w:eastAsia="宋体"/>
        </w:rPr>
        <w:t>从右起始点</w:t>
      </w:r>
      <w:r w:rsidR="00E569F9" w:rsidRPr="00B87AB8">
        <w:rPr>
          <w:rFonts w:eastAsia="宋体" w:hint="eastAsia"/>
        </w:rPr>
        <w:t>开始依次</w:t>
      </w:r>
      <w:r w:rsidR="00E569F9" w:rsidRPr="00B87AB8">
        <w:rPr>
          <w:rFonts w:eastAsia="宋体"/>
        </w:rPr>
        <w:t>滑动通过</w:t>
      </w:r>
      <w:r w:rsidR="00E569F9" w:rsidRPr="00B87AB8">
        <w:rPr>
          <w:rFonts w:eastAsia="宋体" w:hint="eastAsia"/>
        </w:rPr>
        <w:t>指定感应</w:t>
      </w:r>
      <w:r w:rsidR="00E569F9" w:rsidRPr="00B87AB8">
        <w:rPr>
          <w:rFonts w:eastAsia="宋体"/>
        </w:rPr>
        <w:t>节点，输入系统</w:t>
      </w:r>
      <w:r w:rsidR="00E569F9" w:rsidRPr="00B87AB8">
        <w:rPr>
          <w:rFonts w:eastAsia="宋体" w:hint="eastAsia"/>
        </w:rPr>
        <w:t>通过电流</w:t>
      </w:r>
      <w:r w:rsidR="00E569F9" w:rsidRPr="00B87AB8">
        <w:rPr>
          <w:rFonts w:eastAsia="宋体"/>
        </w:rPr>
        <w:t>感应判断相应</w:t>
      </w:r>
      <w:r w:rsidR="00E569F9" w:rsidRPr="00B87AB8">
        <w:rPr>
          <w:rFonts w:eastAsia="宋体" w:hint="eastAsia"/>
        </w:rPr>
        <w:t>编码</w:t>
      </w:r>
      <w:r w:rsidR="00E569F9" w:rsidRPr="00B87AB8">
        <w:rPr>
          <w:rFonts w:eastAsia="宋体"/>
        </w:rPr>
        <w:t>，</w:t>
      </w:r>
      <w:r w:rsidR="00E569F9" w:rsidRPr="00B87AB8">
        <w:rPr>
          <w:rFonts w:eastAsia="宋体" w:hint="eastAsia"/>
        </w:rPr>
        <w:t>左</w:t>
      </w:r>
      <w:r w:rsidR="00E569F9" w:rsidRPr="00B87AB8">
        <w:rPr>
          <w:rFonts w:eastAsia="宋体"/>
        </w:rPr>
        <w:t>起始点</w:t>
      </w:r>
      <w:r w:rsidR="00E569F9" w:rsidRPr="00B87AB8">
        <w:rPr>
          <w:rFonts w:eastAsia="宋体" w:hint="eastAsia"/>
        </w:rPr>
        <w:t>滑动</w:t>
      </w:r>
      <w:r w:rsidR="00E569F9" w:rsidRPr="00B87AB8">
        <w:rPr>
          <w:rFonts w:eastAsia="宋体"/>
        </w:rPr>
        <w:t>长度单位对应盲文</w:t>
      </w:r>
      <w:r w:rsidR="00E569F9" w:rsidRPr="00B87AB8">
        <w:rPr>
          <w:rFonts w:eastAsia="宋体" w:hint="eastAsia"/>
        </w:rPr>
        <w:t>左列</w:t>
      </w:r>
      <w:r w:rsidR="00E569F9" w:rsidRPr="00B87AB8">
        <w:rPr>
          <w:rFonts w:eastAsia="宋体"/>
        </w:rPr>
        <w:t>的</w:t>
      </w:r>
      <w:r w:rsidR="00E569F9" w:rsidRPr="00B87AB8">
        <w:rPr>
          <w:rFonts w:eastAsia="宋体" w:hint="eastAsia"/>
        </w:rPr>
        <w:t>8</w:t>
      </w:r>
      <w:r w:rsidR="00E569F9" w:rsidRPr="00B87AB8">
        <w:rPr>
          <w:rFonts w:eastAsia="宋体" w:hint="eastAsia"/>
        </w:rPr>
        <w:t>进制</w:t>
      </w:r>
      <w:r w:rsidR="00E569F9" w:rsidRPr="00B87AB8">
        <w:rPr>
          <w:rFonts w:eastAsia="宋体"/>
        </w:rPr>
        <w:t>编码</w:t>
      </w:r>
      <w:r w:rsidR="00E569F9" w:rsidRPr="00B87AB8">
        <w:rPr>
          <w:rFonts w:eastAsia="宋体" w:hint="eastAsia"/>
        </w:rPr>
        <w:t>，</w:t>
      </w:r>
      <w:r w:rsidR="00E569F9" w:rsidRPr="00B87AB8">
        <w:rPr>
          <w:rFonts w:eastAsia="宋体"/>
        </w:rPr>
        <w:t>右起始点滑动长度对应盲文右列</w:t>
      </w:r>
      <w:r w:rsidR="00E569F9" w:rsidRPr="00B87AB8">
        <w:rPr>
          <w:rFonts w:eastAsia="宋体" w:hint="eastAsia"/>
        </w:rPr>
        <w:t>8</w:t>
      </w:r>
      <w:r w:rsidR="00E569F9" w:rsidRPr="00B87AB8">
        <w:rPr>
          <w:rFonts w:eastAsia="宋体" w:hint="eastAsia"/>
        </w:rPr>
        <w:t>进制</w:t>
      </w:r>
      <w:r w:rsidR="00E569F9" w:rsidRPr="00B87AB8">
        <w:rPr>
          <w:rFonts w:eastAsia="宋体"/>
        </w:rPr>
        <w:t>编码</w:t>
      </w:r>
      <w:r w:rsidR="00E569F9" w:rsidRPr="00B87AB8">
        <w:rPr>
          <w:rFonts w:eastAsia="宋体" w:hint="eastAsia"/>
        </w:rPr>
        <w:t>，</w:t>
      </w:r>
      <w:r w:rsidR="00E569F9" w:rsidRPr="00B87AB8">
        <w:rPr>
          <w:rFonts w:eastAsia="宋体"/>
        </w:rPr>
        <w:t>通过</w:t>
      </w:r>
      <w:r w:rsidR="00E569F9" w:rsidRPr="00B87AB8">
        <w:rPr>
          <w:rFonts w:eastAsia="宋体" w:hint="eastAsia"/>
        </w:rPr>
        <w:t>采集</w:t>
      </w:r>
      <w:r w:rsidR="00E569F9" w:rsidRPr="00B87AB8">
        <w:rPr>
          <w:rFonts w:eastAsia="宋体"/>
        </w:rPr>
        <w:t>的左右两次编码值和盲文左右列的编码值匹配查询对应的盲文字母</w:t>
      </w:r>
      <w:r w:rsidR="00E569F9" w:rsidRPr="00B87AB8">
        <w:rPr>
          <w:rFonts w:eastAsia="宋体" w:hint="eastAsia"/>
        </w:rPr>
        <w:t>。</w:t>
      </w:r>
      <w:r w:rsidR="00E569F9" w:rsidRPr="00B87AB8">
        <w:rPr>
          <w:rFonts w:eastAsia="宋体"/>
        </w:rPr>
        <w:t>满文</w:t>
      </w:r>
      <w:r w:rsidR="00E569F9" w:rsidRPr="00B87AB8">
        <w:rPr>
          <w:rFonts w:eastAsia="宋体" w:hint="eastAsia"/>
        </w:rPr>
        <w:t>字母</w:t>
      </w:r>
      <w:r w:rsidR="00E569F9" w:rsidRPr="00B87AB8">
        <w:rPr>
          <w:rFonts w:eastAsia="宋体"/>
        </w:rPr>
        <w:t>r</w:t>
      </w:r>
      <w:r w:rsidR="00E569F9" w:rsidRPr="00B87AB8">
        <w:rPr>
          <w:rFonts w:eastAsia="宋体" w:hint="eastAsia"/>
        </w:rPr>
        <w:t>为例</w:t>
      </w:r>
      <w:r w:rsidR="00E569F9" w:rsidRPr="00B87AB8">
        <w:rPr>
          <w:rFonts w:eastAsia="宋体"/>
        </w:rPr>
        <w:t>，</w:t>
      </w:r>
      <w:r w:rsidR="00E569F9" w:rsidRPr="00B87AB8">
        <w:rPr>
          <w:rFonts w:eastAsia="宋体" w:hint="eastAsia"/>
        </w:rPr>
        <w:t>从左</w:t>
      </w:r>
      <w:r w:rsidR="00E569F9" w:rsidRPr="00B87AB8">
        <w:rPr>
          <w:rFonts w:eastAsia="宋体"/>
        </w:rPr>
        <w:t>开始</w:t>
      </w:r>
      <w:r w:rsidR="00E569F9" w:rsidRPr="00B87AB8">
        <w:rPr>
          <w:rFonts w:eastAsia="宋体" w:hint="eastAsia"/>
        </w:rPr>
        <w:t>滑动</w:t>
      </w:r>
      <w:r w:rsidR="00E569F9" w:rsidRPr="00B87AB8">
        <w:rPr>
          <w:rFonts w:eastAsia="宋体"/>
        </w:rPr>
        <w:t>至右端第</w:t>
      </w:r>
      <w:r w:rsidR="00E569F9" w:rsidRPr="00B87AB8">
        <w:rPr>
          <w:rFonts w:eastAsia="宋体" w:hint="eastAsia"/>
        </w:rPr>
        <w:t>7</w:t>
      </w:r>
      <w:r w:rsidR="00E569F9" w:rsidRPr="00B87AB8">
        <w:rPr>
          <w:rFonts w:eastAsia="宋体" w:hint="eastAsia"/>
        </w:rPr>
        <w:t>个</w:t>
      </w:r>
      <w:r w:rsidR="00E569F9" w:rsidRPr="00B87AB8">
        <w:rPr>
          <w:rFonts w:eastAsia="宋体"/>
        </w:rPr>
        <w:t>节点</w:t>
      </w:r>
      <w:r w:rsidR="00E569F9" w:rsidRPr="00B87AB8">
        <w:rPr>
          <w:rFonts w:eastAsia="宋体" w:hint="eastAsia"/>
        </w:rPr>
        <w:t>（</w:t>
      </w:r>
      <w:r w:rsidR="00E569F9" w:rsidRPr="00B87AB8">
        <w:rPr>
          <w:rFonts w:eastAsia="宋体" w:hint="eastAsia"/>
        </w:rPr>
        <w:t>1-7</w:t>
      </w:r>
      <w:r w:rsidR="00E569F9" w:rsidRPr="00B87AB8">
        <w:rPr>
          <w:rFonts w:eastAsia="宋体" w:hint="eastAsia"/>
        </w:rPr>
        <w:t>单位</w:t>
      </w:r>
      <w:r w:rsidR="00E569F9" w:rsidRPr="00B87AB8">
        <w:rPr>
          <w:rFonts w:eastAsia="宋体"/>
        </w:rPr>
        <w:t>），再次从</w:t>
      </w:r>
      <w:r w:rsidR="00E569F9" w:rsidRPr="00B87AB8">
        <w:rPr>
          <w:rFonts w:eastAsia="宋体" w:hint="eastAsia"/>
        </w:rPr>
        <w:t>右</w:t>
      </w:r>
      <w:r w:rsidR="00E569F9" w:rsidRPr="00B87AB8">
        <w:rPr>
          <w:rFonts w:eastAsia="宋体"/>
        </w:rPr>
        <w:t>端点开始滑动</w:t>
      </w:r>
      <w:r w:rsidR="00E569F9" w:rsidRPr="00B87AB8">
        <w:rPr>
          <w:rFonts w:eastAsia="宋体" w:hint="eastAsia"/>
        </w:rPr>
        <w:t>2</w:t>
      </w:r>
      <w:r w:rsidR="00E569F9" w:rsidRPr="00B87AB8">
        <w:rPr>
          <w:rFonts w:eastAsia="宋体" w:hint="eastAsia"/>
        </w:rPr>
        <w:t>个</w:t>
      </w:r>
      <w:r w:rsidR="00E569F9" w:rsidRPr="00B87AB8">
        <w:rPr>
          <w:rFonts w:eastAsia="宋体"/>
        </w:rPr>
        <w:t>单位</w:t>
      </w:r>
      <w:r w:rsidR="00E569F9" w:rsidRPr="00B87AB8">
        <w:rPr>
          <w:rFonts w:eastAsia="宋体" w:hint="eastAsia"/>
        </w:rPr>
        <w:t>（</w:t>
      </w:r>
      <w:r w:rsidR="00E569F9" w:rsidRPr="00B87AB8">
        <w:rPr>
          <w:rFonts w:eastAsia="宋体" w:hint="eastAsia"/>
        </w:rPr>
        <w:t>7,</w:t>
      </w:r>
      <w:r w:rsidR="00E569F9" w:rsidRPr="00B87AB8">
        <w:rPr>
          <w:rFonts w:eastAsia="宋体"/>
        </w:rPr>
        <w:t>6</w:t>
      </w:r>
      <w:r w:rsidR="00E569F9" w:rsidRPr="00B87AB8">
        <w:rPr>
          <w:rFonts w:eastAsia="宋体" w:hint="eastAsia"/>
        </w:rPr>
        <w:t>单位</w:t>
      </w:r>
      <w:r w:rsidR="00E569F9" w:rsidRPr="00B87AB8">
        <w:rPr>
          <w:rFonts w:eastAsia="宋体"/>
        </w:rPr>
        <w:t>）完成输入盲文</w:t>
      </w:r>
      <w:r w:rsidR="00E569F9" w:rsidRPr="00B87AB8">
        <w:rPr>
          <w:rFonts w:eastAsia="宋体" w:hint="eastAsia"/>
        </w:rPr>
        <w:t>r</w:t>
      </w:r>
      <w:r w:rsidR="00E569F9" w:rsidRPr="00B87AB8">
        <w:rPr>
          <w:rFonts w:eastAsia="宋体"/>
        </w:rPr>
        <w:t>字符</w:t>
      </w:r>
      <w:r w:rsidR="00E569F9" w:rsidRPr="00B87AB8">
        <w:rPr>
          <w:rFonts w:eastAsia="宋体" w:hint="eastAsia"/>
        </w:rPr>
        <w:t>。</w:t>
      </w:r>
    </w:p>
    <w:p w14:paraId="37C622C3" w14:textId="77777777" w:rsidR="00E569F9" w:rsidRPr="00B87AB8" w:rsidRDefault="00E569F9" w:rsidP="00E569F9">
      <w:pPr>
        <w:pStyle w:val="Heading3"/>
        <w:numPr>
          <w:ilvl w:val="0"/>
          <w:numId w:val="0"/>
        </w:numPr>
        <w:spacing w:after="0"/>
        <w:rPr>
          <w:rFonts w:ascii="宋体" w:eastAsia="宋体" w:hAnsi="宋体"/>
          <w:sz w:val="28"/>
          <w:szCs w:val="28"/>
          <w:u w:val="single"/>
        </w:rPr>
      </w:pPr>
      <w:r w:rsidRPr="00B87AB8">
        <w:rPr>
          <w:rFonts w:ascii="宋体" w:eastAsia="宋体" w:hAnsi="宋体"/>
          <w:sz w:val="28"/>
          <w:szCs w:val="28"/>
          <w:u w:val="single"/>
        </w:rPr>
        <w:t>T</w:t>
      </w:r>
      <w:r w:rsidRPr="00B87AB8">
        <w:rPr>
          <w:rFonts w:ascii="宋体" w:eastAsia="宋体" w:hAnsi="宋体" w:hint="eastAsia"/>
          <w:sz w:val="28"/>
          <w:szCs w:val="28"/>
          <w:u w:val="single"/>
        </w:rPr>
        <w:t>RIA输入</w:t>
      </w:r>
      <w:r w:rsidRPr="00B87AB8">
        <w:rPr>
          <w:rFonts w:ascii="宋体" w:eastAsia="宋体" w:hAnsi="宋体"/>
          <w:sz w:val="28"/>
          <w:szCs w:val="28"/>
          <w:u w:val="single"/>
        </w:rPr>
        <w:t>装置</w:t>
      </w:r>
    </w:p>
    <w:p w14:paraId="47305527" w14:textId="77777777" w:rsidR="00E569F9" w:rsidRPr="00B87AB8" w:rsidRDefault="00E569F9" w:rsidP="00E569F9">
      <w:r w:rsidRPr="00B87AB8">
        <w:rPr>
          <w:rFonts w:eastAsia="宋体" w:hint="eastAsia"/>
          <w:szCs w:val="28"/>
        </w:rPr>
        <w:t>如上所述，根据本发明的</w:t>
      </w:r>
      <w:r w:rsidRPr="00B87AB8">
        <w:rPr>
          <w:rFonts w:eastAsia="宋体" w:hint="eastAsia"/>
          <w:szCs w:val="28"/>
        </w:rPr>
        <w:t>TRIA</w:t>
      </w:r>
      <w:r w:rsidRPr="00B87AB8">
        <w:rPr>
          <w:rFonts w:eastAsia="宋体" w:hint="eastAsia"/>
          <w:szCs w:val="28"/>
        </w:rPr>
        <w:t>符号</w:t>
      </w:r>
      <w:r w:rsidRPr="00B87AB8">
        <w:rPr>
          <w:rFonts w:eastAsia="宋体"/>
          <w:szCs w:val="28"/>
        </w:rPr>
        <w:t>编码系统和二元输入</w:t>
      </w:r>
      <w:r w:rsidRPr="00B87AB8">
        <w:rPr>
          <w:rFonts w:eastAsia="宋体" w:hint="eastAsia"/>
          <w:szCs w:val="28"/>
        </w:rPr>
        <w:t>方法</w:t>
      </w:r>
      <w:r w:rsidRPr="00B87AB8">
        <w:rPr>
          <w:rFonts w:eastAsia="宋体"/>
          <w:szCs w:val="28"/>
        </w:rPr>
        <w:t>法和三元输入</w:t>
      </w:r>
      <w:r w:rsidRPr="00B87AB8">
        <w:rPr>
          <w:rFonts w:eastAsia="宋体" w:hint="eastAsia"/>
          <w:szCs w:val="28"/>
        </w:rPr>
        <w:t>方</w:t>
      </w:r>
      <w:r w:rsidRPr="00B87AB8">
        <w:rPr>
          <w:rFonts w:eastAsia="宋体"/>
          <w:szCs w:val="28"/>
        </w:rPr>
        <w:t>法</w:t>
      </w:r>
      <w:r w:rsidRPr="00B87AB8">
        <w:rPr>
          <w:rFonts w:eastAsia="宋体" w:hint="eastAsia"/>
          <w:szCs w:val="28"/>
        </w:rPr>
        <w:t>结合</w:t>
      </w:r>
      <w:r w:rsidRPr="00B87AB8">
        <w:rPr>
          <w:rFonts w:eastAsia="宋体"/>
          <w:szCs w:val="28"/>
        </w:rPr>
        <w:t>，介绍基于</w:t>
      </w:r>
      <w:r w:rsidRPr="00B87AB8">
        <w:rPr>
          <w:rFonts w:eastAsia="宋体"/>
          <w:szCs w:val="28"/>
        </w:rPr>
        <w:t>TRIA</w:t>
      </w:r>
      <w:r w:rsidRPr="00B87AB8">
        <w:rPr>
          <w:rFonts w:eastAsia="宋体" w:hint="eastAsia"/>
          <w:szCs w:val="28"/>
        </w:rPr>
        <w:t>编码</w:t>
      </w:r>
      <w:r w:rsidRPr="00B87AB8">
        <w:rPr>
          <w:rFonts w:eastAsia="宋体"/>
          <w:szCs w:val="28"/>
        </w:rPr>
        <w:t>的输入装置</w:t>
      </w:r>
      <w:r w:rsidRPr="00B87AB8">
        <w:rPr>
          <w:rFonts w:eastAsia="宋体" w:hint="eastAsia"/>
          <w:szCs w:val="28"/>
        </w:rPr>
        <w:t>，</w:t>
      </w:r>
      <w:r w:rsidRPr="00B87AB8">
        <w:rPr>
          <w:rFonts w:eastAsia="宋体"/>
          <w:szCs w:val="28"/>
        </w:rPr>
        <w:t>包括</w:t>
      </w:r>
      <w:r w:rsidRPr="00B87AB8">
        <w:rPr>
          <w:rFonts w:eastAsia="宋体"/>
          <w:szCs w:val="28"/>
        </w:rPr>
        <w:t>TRIA</w:t>
      </w:r>
      <w:r w:rsidRPr="00B87AB8">
        <w:rPr>
          <w:rFonts w:eastAsia="宋体"/>
          <w:szCs w:val="28"/>
        </w:rPr>
        <w:t>移动设备</w:t>
      </w:r>
      <w:r w:rsidRPr="00B87AB8">
        <w:rPr>
          <w:rFonts w:eastAsia="宋体" w:hint="eastAsia"/>
          <w:szCs w:val="28"/>
        </w:rPr>
        <w:t>、</w:t>
      </w:r>
      <w:r w:rsidRPr="00B87AB8">
        <w:rPr>
          <w:rFonts w:eastAsia="宋体"/>
          <w:szCs w:val="28"/>
        </w:rPr>
        <w:t>TRIA</w:t>
      </w:r>
      <w:r w:rsidRPr="00B87AB8">
        <w:rPr>
          <w:rFonts w:eastAsia="宋体"/>
          <w:szCs w:val="28"/>
        </w:rPr>
        <w:t>字母全键盘与手写输入板</w:t>
      </w:r>
      <w:r w:rsidRPr="00B87AB8">
        <w:rPr>
          <w:rFonts w:eastAsia="宋体" w:hint="eastAsia"/>
          <w:szCs w:val="28"/>
        </w:rPr>
        <w:t>、</w:t>
      </w:r>
      <w:r w:rsidRPr="00B87AB8">
        <w:rPr>
          <w:rFonts w:eastAsia="宋体"/>
          <w:szCs w:val="28"/>
        </w:rPr>
        <w:t>TRIA</w:t>
      </w:r>
      <w:r w:rsidRPr="00B87AB8">
        <w:rPr>
          <w:rFonts w:eastAsia="宋体"/>
          <w:szCs w:val="28"/>
        </w:rPr>
        <w:t>表键盘、</w:t>
      </w:r>
      <w:r w:rsidRPr="00B87AB8">
        <w:rPr>
          <w:rFonts w:eastAsia="宋体" w:hint="eastAsia"/>
          <w:szCs w:val="28"/>
        </w:rPr>
        <w:t>TRIA</w:t>
      </w:r>
      <w:r w:rsidRPr="00B87AB8">
        <w:rPr>
          <w:rFonts w:eastAsia="宋体"/>
          <w:szCs w:val="28"/>
        </w:rPr>
        <w:t>立体键盘、</w:t>
      </w:r>
      <w:r w:rsidRPr="00B87AB8">
        <w:rPr>
          <w:rFonts w:eastAsia="宋体" w:hint="eastAsia"/>
          <w:szCs w:val="28"/>
        </w:rPr>
        <w:t>TRIA</w:t>
      </w:r>
      <w:r w:rsidRPr="00B87AB8">
        <w:rPr>
          <w:rFonts w:eastAsia="宋体" w:hint="eastAsia"/>
          <w:szCs w:val="28"/>
        </w:rPr>
        <w:t>虚拟</w:t>
      </w:r>
      <w:r w:rsidRPr="00B87AB8">
        <w:rPr>
          <w:rFonts w:eastAsia="宋体"/>
          <w:szCs w:val="28"/>
        </w:rPr>
        <w:t>立体键盘</w:t>
      </w:r>
      <w:r w:rsidRPr="00B87AB8">
        <w:rPr>
          <w:rFonts w:eastAsia="宋体" w:hint="eastAsia"/>
          <w:szCs w:val="28"/>
        </w:rPr>
        <w:t>和</w:t>
      </w:r>
      <w:r w:rsidRPr="00B87AB8">
        <w:rPr>
          <w:rFonts w:eastAsia="宋体"/>
          <w:szCs w:val="28"/>
        </w:rPr>
        <w:t>TRIA</w:t>
      </w:r>
      <w:r w:rsidRPr="00B87AB8">
        <w:rPr>
          <w:rFonts w:eastAsia="宋体"/>
          <w:szCs w:val="28"/>
        </w:rPr>
        <w:t>卡片键盘。</w:t>
      </w:r>
    </w:p>
    <w:p w14:paraId="243F897E" w14:textId="77777777" w:rsidR="00E569F9" w:rsidRPr="00B87AB8" w:rsidRDefault="00E569F9" w:rsidP="00E569F9">
      <w:pPr>
        <w:ind w:firstLine="600"/>
        <w:jc w:val="both"/>
        <w:rPr>
          <w:rFonts w:eastAsia="宋体"/>
          <w:u w:val="single"/>
        </w:rPr>
      </w:pPr>
      <w:r w:rsidRPr="00B87AB8">
        <w:rPr>
          <w:rFonts w:eastAsia="宋体" w:hint="eastAsia"/>
          <w:u w:val="single"/>
        </w:rPr>
        <w:t>TRIA</w:t>
      </w:r>
      <w:r w:rsidRPr="00B87AB8">
        <w:rPr>
          <w:rFonts w:eastAsia="宋体" w:hint="eastAsia"/>
          <w:u w:val="single"/>
        </w:rPr>
        <w:t>移动设备</w:t>
      </w:r>
    </w:p>
    <w:p w14:paraId="348A75D3" w14:textId="77777777" w:rsidR="00E569F9" w:rsidRPr="00B87AB8" w:rsidRDefault="00E569F9" w:rsidP="00E569F9">
      <w:pPr>
        <w:ind w:firstLine="600"/>
        <w:jc w:val="both"/>
        <w:rPr>
          <w:rFonts w:eastAsia="宋体"/>
        </w:rPr>
      </w:pPr>
      <w:r w:rsidRPr="00B87AB8">
        <w:rPr>
          <w:rFonts w:eastAsia="宋体" w:hint="eastAsia"/>
        </w:rPr>
        <w:t>如图</w:t>
      </w:r>
      <w:r w:rsidRPr="00B87AB8">
        <w:rPr>
          <w:rFonts w:eastAsia="宋体" w:hint="eastAsia"/>
        </w:rPr>
        <w:t>7</w:t>
      </w:r>
      <w:r w:rsidRPr="00B87AB8">
        <w:rPr>
          <w:rFonts w:eastAsia="宋体" w:hint="eastAsia"/>
        </w:rPr>
        <w:t>的</w:t>
      </w:r>
      <w:r w:rsidRPr="00B87AB8">
        <w:rPr>
          <w:rFonts w:eastAsia="宋体" w:hint="eastAsia"/>
        </w:rPr>
        <w:t>700</w:t>
      </w:r>
      <w:r w:rsidRPr="00B87AB8">
        <w:rPr>
          <w:rFonts w:eastAsia="宋体" w:hint="eastAsia"/>
        </w:rPr>
        <w:t>所示，根据本发明的输入装置和输入法是通过输入根据本发明的</w:t>
      </w:r>
      <w:r w:rsidRPr="00B87AB8">
        <w:rPr>
          <w:rFonts w:eastAsia="宋体" w:hint="eastAsia"/>
        </w:rPr>
        <w:t>TRIA</w:t>
      </w:r>
      <w:r w:rsidRPr="00B87AB8">
        <w:rPr>
          <w:rFonts w:eastAsia="宋体" w:hint="eastAsia"/>
        </w:rPr>
        <w:t>亚语言字元，然后将该字元与现有的语言体系的文字字母进行对应之后输出我们熟知的文字字母。</w:t>
      </w:r>
    </w:p>
    <w:p w14:paraId="3ED6EB55" w14:textId="77777777" w:rsidR="00E569F9" w:rsidRPr="00B87AB8" w:rsidRDefault="00E569F9" w:rsidP="00E569F9">
      <w:pPr>
        <w:ind w:firstLine="600"/>
        <w:jc w:val="both"/>
        <w:rPr>
          <w:rFonts w:eastAsia="宋体"/>
        </w:rPr>
      </w:pPr>
      <w:r w:rsidRPr="00B87AB8">
        <w:rPr>
          <w:rFonts w:eastAsia="宋体" w:hint="eastAsia"/>
        </w:rPr>
        <w:t>结合</w:t>
      </w:r>
      <w:r w:rsidRPr="00B87AB8">
        <w:rPr>
          <w:rFonts w:eastAsia="宋体"/>
        </w:rPr>
        <w:t>附图</w:t>
      </w:r>
      <w:r w:rsidRPr="00B87AB8">
        <w:rPr>
          <w:rFonts w:eastAsia="宋体" w:hint="eastAsia"/>
        </w:rPr>
        <w:t>7</w:t>
      </w:r>
      <w:r w:rsidRPr="00B87AB8">
        <w:rPr>
          <w:rFonts w:eastAsia="宋体" w:hint="eastAsia"/>
        </w:rPr>
        <w:t>的</w:t>
      </w:r>
      <w:r w:rsidRPr="00B87AB8">
        <w:rPr>
          <w:rFonts w:eastAsia="宋体"/>
        </w:rPr>
        <w:t>移动设备，跟</w:t>
      </w:r>
      <w:r w:rsidRPr="00B87AB8">
        <w:rPr>
          <w:rFonts w:eastAsia="宋体" w:hint="eastAsia"/>
        </w:rPr>
        <w:t>传统触摸屏</w:t>
      </w:r>
      <w:r w:rsidRPr="00B87AB8">
        <w:rPr>
          <w:rFonts w:eastAsia="宋体"/>
        </w:rPr>
        <w:t>移动设备上的全键盘相比，</w:t>
      </w:r>
      <w:r w:rsidRPr="00B87AB8">
        <w:rPr>
          <w:rFonts w:eastAsia="宋体" w:hint="eastAsia"/>
        </w:rPr>
        <w:t>虚拟</w:t>
      </w:r>
      <w:r w:rsidRPr="00B87AB8">
        <w:rPr>
          <w:rFonts w:eastAsia="宋体"/>
        </w:rPr>
        <w:t>键盘</w:t>
      </w:r>
      <w:r w:rsidRPr="00B87AB8">
        <w:rPr>
          <w:rFonts w:eastAsia="宋体" w:hint="eastAsia"/>
        </w:rPr>
        <w:t>覆盖</w:t>
      </w:r>
      <w:r w:rsidRPr="00B87AB8">
        <w:rPr>
          <w:rFonts w:eastAsia="宋体"/>
        </w:rPr>
        <w:t>显示屏上的一部分信息覆盖</w:t>
      </w:r>
      <w:r w:rsidRPr="00B87AB8">
        <w:rPr>
          <w:rFonts w:eastAsia="宋体" w:hint="eastAsia"/>
        </w:rPr>
        <w:t>，</w:t>
      </w:r>
      <w:r w:rsidRPr="00B87AB8">
        <w:rPr>
          <w:rFonts w:eastAsia="宋体"/>
        </w:rPr>
        <w:t>而</w:t>
      </w:r>
      <w:r w:rsidRPr="00B87AB8">
        <w:rPr>
          <w:rFonts w:eastAsia="宋体" w:hint="eastAsia"/>
        </w:rPr>
        <w:t>特别</w:t>
      </w:r>
      <w:r w:rsidRPr="00B87AB8">
        <w:rPr>
          <w:rFonts w:eastAsia="宋体"/>
        </w:rPr>
        <w:t>是表格等</w:t>
      </w:r>
      <w:r w:rsidRPr="00B87AB8">
        <w:rPr>
          <w:rFonts w:eastAsia="宋体" w:hint="eastAsia"/>
        </w:rPr>
        <w:t>信息的</w:t>
      </w:r>
      <w:r w:rsidRPr="00B87AB8">
        <w:rPr>
          <w:rFonts w:eastAsia="宋体"/>
        </w:rPr>
        <w:t>录入上</w:t>
      </w:r>
      <w:r w:rsidRPr="00B87AB8">
        <w:rPr>
          <w:rFonts w:eastAsia="宋体" w:hint="eastAsia"/>
        </w:rPr>
        <w:t>不便</w:t>
      </w:r>
      <w:r w:rsidRPr="00B87AB8">
        <w:rPr>
          <w:rFonts w:eastAsia="宋体"/>
        </w:rPr>
        <w:t>，为了解决此问题，</w:t>
      </w:r>
      <w:r w:rsidRPr="00B87AB8">
        <w:rPr>
          <w:rFonts w:eastAsia="宋体" w:hint="eastAsia"/>
        </w:rPr>
        <w:t>如附图</w:t>
      </w:r>
      <w:r w:rsidRPr="00B87AB8">
        <w:rPr>
          <w:rFonts w:eastAsia="宋体" w:hint="eastAsia"/>
        </w:rPr>
        <w:t>7-701</w:t>
      </w:r>
      <w:r w:rsidRPr="00B87AB8">
        <w:rPr>
          <w:rFonts w:eastAsia="宋体" w:hint="eastAsia"/>
        </w:rPr>
        <w:t>所示</w:t>
      </w:r>
      <w:r w:rsidRPr="00B87AB8">
        <w:rPr>
          <w:rFonts w:eastAsia="宋体"/>
        </w:rPr>
        <w:t>，</w:t>
      </w:r>
      <w:r w:rsidRPr="00B87AB8">
        <w:rPr>
          <w:rFonts w:eastAsia="宋体"/>
        </w:rPr>
        <w:t xml:space="preserve"> TRIA</w:t>
      </w:r>
      <w:r w:rsidRPr="00B87AB8">
        <w:rPr>
          <w:rFonts w:eastAsia="宋体" w:hint="eastAsia"/>
        </w:rPr>
        <w:t>虚拟</w:t>
      </w:r>
      <w:r w:rsidRPr="00B87AB8">
        <w:rPr>
          <w:rFonts w:eastAsia="宋体"/>
        </w:rPr>
        <w:t>键盘是通过</w:t>
      </w:r>
      <w:r w:rsidRPr="00B87AB8">
        <w:rPr>
          <w:rFonts w:eastAsia="宋体" w:hint="eastAsia"/>
        </w:rPr>
        <w:t>透明</w:t>
      </w:r>
      <w:r w:rsidRPr="00B87AB8">
        <w:rPr>
          <w:rFonts w:eastAsia="宋体"/>
        </w:rPr>
        <w:t>的四点显示</w:t>
      </w:r>
      <w:r w:rsidRPr="00B87AB8">
        <w:rPr>
          <w:rFonts w:eastAsia="宋体" w:hint="eastAsia"/>
        </w:rPr>
        <w:t>在</w:t>
      </w:r>
      <w:r w:rsidRPr="00B87AB8">
        <w:rPr>
          <w:rFonts w:eastAsia="宋体"/>
        </w:rPr>
        <w:t>屏幕上，通过</w:t>
      </w:r>
      <w:r w:rsidRPr="00B87AB8">
        <w:rPr>
          <w:rFonts w:eastAsia="宋体" w:hint="eastAsia"/>
        </w:rPr>
        <w:t>本</w:t>
      </w:r>
      <w:r w:rsidRPr="00B87AB8">
        <w:rPr>
          <w:rFonts w:eastAsia="宋体"/>
        </w:rPr>
        <w:t>发明的</w:t>
      </w:r>
      <w:r w:rsidRPr="00B87AB8">
        <w:rPr>
          <w:rFonts w:eastAsia="宋体"/>
        </w:rPr>
        <w:t>TRIA</w:t>
      </w:r>
      <w:r w:rsidRPr="00B87AB8">
        <w:rPr>
          <w:rFonts w:eastAsia="宋体"/>
        </w:rPr>
        <w:t>三元输入</w:t>
      </w:r>
      <w:r w:rsidRPr="00B87AB8">
        <w:rPr>
          <w:rFonts w:eastAsia="宋体" w:hint="eastAsia"/>
        </w:rPr>
        <w:t>方法</w:t>
      </w:r>
      <w:r w:rsidRPr="00B87AB8">
        <w:rPr>
          <w:rFonts w:eastAsia="宋体"/>
        </w:rPr>
        <w:t>，在虚拟键盘上录入信息。</w:t>
      </w:r>
    </w:p>
    <w:p w14:paraId="560EE0E3" w14:textId="77777777" w:rsidR="00E569F9" w:rsidRPr="00B87AB8" w:rsidRDefault="00E569F9" w:rsidP="00E569F9">
      <w:pPr>
        <w:ind w:firstLine="600"/>
        <w:jc w:val="both"/>
        <w:rPr>
          <w:rFonts w:eastAsia="宋体"/>
        </w:rPr>
      </w:pPr>
      <w:r w:rsidRPr="00B87AB8">
        <w:rPr>
          <w:rFonts w:eastAsia="宋体" w:hint="eastAsia"/>
        </w:rPr>
        <w:t>在</w:t>
      </w:r>
      <w:r w:rsidRPr="00B87AB8">
        <w:rPr>
          <w:rFonts w:eastAsia="宋体"/>
        </w:rPr>
        <w:t>触摸屏移动设备上</w:t>
      </w:r>
      <w:r w:rsidRPr="00B87AB8">
        <w:rPr>
          <w:rFonts w:eastAsia="宋体" w:hint="eastAsia"/>
        </w:rPr>
        <w:t>，</w:t>
      </w:r>
      <w:r w:rsidRPr="00B87AB8">
        <w:rPr>
          <w:rFonts w:eastAsia="宋体"/>
        </w:rPr>
        <w:t>解决</w:t>
      </w:r>
      <w:r w:rsidRPr="00B87AB8">
        <w:rPr>
          <w:rFonts w:eastAsia="宋体" w:hint="eastAsia"/>
        </w:rPr>
        <w:t>盲文</w:t>
      </w:r>
      <w:r w:rsidRPr="00B87AB8">
        <w:rPr>
          <w:rFonts w:eastAsia="宋体"/>
        </w:rPr>
        <w:t>的输入困难问题</w:t>
      </w:r>
      <w:r w:rsidRPr="00B87AB8">
        <w:rPr>
          <w:rFonts w:eastAsia="宋体" w:hint="eastAsia"/>
        </w:rPr>
        <w:t>，</w:t>
      </w:r>
      <w:r w:rsidRPr="00B87AB8">
        <w:rPr>
          <w:rFonts w:eastAsia="宋体"/>
        </w:rPr>
        <w:t>在移动设备的屏幕下方</w:t>
      </w:r>
      <w:r w:rsidRPr="00B87AB8">
        <w:rPr>
          <w:rFonts w:eastAsia="宋体" w:hint="eastAsia"/>
        </w:rPr>
        <w:t>，</w:t>
      </w:r>
      <w:r w:rsidRPr="00B87AB8">
        <w:rPr>
          <w:rFonts w:eastAsia="宋体"/>
        </w:rPr>
        <w:t>不影响美观的条件下，</w:t>
      </w:r>
      <w:r w:rsidRPr="00B87AB8">
        <w:rPr>
          <w:rFonts w:eastAsia="宋体" w:hint="eastAsia"/>
        </w:rPr>
        <w:t>如附图</w:t>
      </w:r>
      <w:r w:rsidRPr="00B87AB8">
        <w:rPr>
          <w:rFonts w:eastAsia="宋体" w:hint="eastAsia"/>
        </w:rPr>
        <w:t>7-702</w:t>
      </w:r>
      <w:r w:rsidRPr="00B87AB8">
        <w:rPr>
          <w:rFonts w:eastAsia="宋体" w:hint="eastAsia"/>
        </w:rPr>
        <w:t>所示</w:t>
      </w:r>
      <w:r w:rsidRPr="00B87AB8">
        <w:rPr>
          <w:rFonts w:eastAsia="宋体"/>
        </w:rPr>
        <w:t>TRIA</w:t>
      </w:r>
      <w:r w:rsidRPr="00B87AB8">
        <w:rPr>
          <w:rFonts w:eastAsia="宋体" w:hint="eastAsia"/>
        </w:rPr>
        <w:t>盲文</w:t>
      </w:r>
      <w:r w:rsidRPr="00B87AB8">
        <w:rPr>
          <w:rFonts w:eastAsia="宋体"/>
        </w:rPr>
        <w:t>键盘</w:t>
      </w:r>
      <w:r w:rsidRPr="00B87AB8">
        <w:rPr>
          <w:rFonts w:eastAsia="宋体" w:hint="eastAsia"/>
        </w:rPr>
        <w:t>，设置</w:t>
      </w:r>
      <w:r w:rsidRPr="00B87AB8">
        <w:rPr>
          <w:rFonts w:eastAsia="宋体" w:hint="eastAsia"/>
        </w:rPr>
        <w:t>8</w:t>
      </w:r>
      <w:r w:rsidRPr="00B87AB8">
        <w:rPr>
          <w:rFonts w:eastAsia="宋体" w:hint="eastAsia"/>
        </w:rPr>
        <w:t>个</w:t>
      </w:r>
      <w:r w:rsidRPr="00B87AB8">
        <w:rPr>
          <w:rFonts w:eastAsia="宋体"/>
        </w:rPr>
        <w:t>突起</w:t>
      </w:r>
      <w:r w:rsidRPr="00B87AB8">
        <w:rPr>
          <w:rFonts w:eastAsia="宋体" w:hint="eastAsia"/>
        </w:rPr>
        <w:t>点</w:t>
      </w:r>
      <w:r w:rsidRPr="00B87AB8">
        <w:rPr>
          <w:rFonts w:eastAsia="宋体"/>
        </w:rPr>
        <w:t>的感应线</w:t>
      </w:r>
      <w:r w:rsidRPr="00B87AB8">
        <w:rPr>
          <w:rFonts w:eastAsia="宋体" w:hint="eastAsia"/>
        </w:rPr>
        <w:t>，</w:t>
      </w:r>
      <w:r w:rsidRPr="00B87AB8">
        <w:rPr>
          <w:rFonts w:eastAsia="宋体"/>
        </w:rPr>
        <w:t>当手指</w:t>
      </w:r>
      <w:r w:rsidRPr="00B87AB8">
        <w:rPr>
          <w:rFonts w:eastAsia="宋体" w:hint="eastAsia"/>
        </w:rPr>
        <w:t>移动</w:t>
      </w:r>
      <w:r w:rsidRPr="00B87AB8">
        <w:rPr>
          <w:rFonts w:eastAsia="宋体"/>
        </w:rPr>
        <w:t>而改变</w:t>
      </w:r>
      <w:r w:rsidRPr="00B87AB8">
        <w:rPr>
          <w:rFonts w:eastAsia="宋体" w:hint="eastAsia"/>
        </w:rPr>
        <w:t>线</w:t>
      </w:r>
      <w:r w:rsidRPr="00B87AB8">
        <w:rPr>
          <w:rFonts w:eastAsia="宋体"/>
        </w:rPr>
        <w:t>两段的电流</w:t>
      </w:r>
      <w:r w:rsidRPr="00B87AB8">
        <w:rPr>
          <w:rFonts w:eastAsia="宋体" w:hint="eastAsia"/>
        </w:rPr>
        <w:t>变化感应</w:t>
      </w:r>
      <w:r w:rsidRPr="00B87AB8">
        <w:rPr>
          <w:rFonts w:eastAsia="宋体"/>
        </w:rPr>
        <w:t>处理</w:t>
      </w:r>
      <w:r w:rsidRPr="00B87AB8">
        <w:rPr>
          <w:rFonts w:eastAsia="宋体" w:hint="eastAsia"/>
        </w:rPr>
        <w:t>，根据本</w:t>
      </w:r>
      <w:r w:rsidRPr="00B87AB8">
        <w:rPr>
          <w:rFonts w:eastAsia="宋体"/>
        </w:rPr>
        <w:t>发明的</w:t>
      </w:r>
      <w:r w:rsidRPr="00B87AB8">
        <w:rPr>
          <w:rFonts w:eastAsia="宋体" w:hint="eastAsia"/>
        </w:rPr>
        <w:t>标尺</w:t>
      </w:r>
      <w:r w:rsidRPr="00B87AB8">
        <w:rPr>
          <w:rFonts w:eastAsia="宋体"/>
        </w:rPr>
        <w:t>式</w:t>
      </w:r>
      <w:r w:rsidRPr="00B87AB8">
        <w:rPr>
          <w:rFonts w:eastAsia="宋体"/>
        </w:rPr>
        <w:t>TRIA</w:t>
      </w:r>
      <w:r w:rsidRPr="00B87AB8">
        <w:rPr>
          <w:rFonts w:eastAsia="宋体"/>
        </w:rPr>
        <w:t>二元</w:t>
      </w:r>
      <w:r w:rsidRPr="00B87AB8">
        <w:rPr>
          <w:rFonts w:eastAsia="宋体" w:hint="eastAsia"/>
        </w:rPr>
        <w:t>输入法</w:t>
      </w:r>
      <w:r w:rsidRPr="00B87AB8">
        <w:rPr>
          <w:rFonts w:eastAsia="宋体"/>
        </w:rPr>
        <w:t>输入信息。</w:t>
      </w:r>
    </w:p>
    <w:p w14:paraId="13D64979" w14:textId="77777777" w:rsidR="00E569F9" w:rsidRPr="00B87AB8" w:rsidRDefault="00E569F9" w:rsidP="00E569F9">
      <w:pPr>
        <w:ind w:firstLine="600"/>
        <w:jc w:val="both"/>
        <w:rPr>
          <w:rFonts w:eastAsia="宋体"/>
        </w:rPr>
      </w:pPr>
      <w:r w:rsidRPr="00B87AB8">
        <w:rPr>
          <w:rFonts w:eastAsia="宋体" w:hint="eastAsia"/>
        </w:rPr>
        <w:lastRenderedPageBreak/>
        <w:t>在</w:t>
      </w:r>
      <w:r w:rsidRPr="00B87AB8">
        <w:rPr>
          <w:rFonts w:eastAsia="宋体"/>
        </w:rPr>
        <w:t>移动设备的指纹</w:t>
      </w:r>
      <w:r w:rsidRPr="00B87AB8">
        <w:rPr>
          <w:rFonts w:eastAsia="宋体" w:hint="eastAsia"/>
        </w:rPr>
        <w:t>系统</w:t>
      </w:r>
      <w:r w:rsidRPr="00B87AB8">
        <w:rPr>
          <w:rFonts w:eastAsia="宋体"/>
        </w:rPr>
        <w:t>，指纹被盗用</w:t>
      </w:r>
      <w:r w:rsidRPr="00B87AB8">
        <w:rPr>
          <w:rFonts w:eastAsia="宋体" w:hint="eastAsia"/>
        </w:rPr>
        <w:t>会</w:t>
      </w:r>
      <w:r w:rsidRPr="00B87AB8">
        <w:rPr>
          <w:rFonts w:eastAsia="宋体"/>
        </w:rPr>
        <w:t>引起</w:t>
      </w:r>
      <w:r w:rsidRPr="00B87AB8">
        <w:rPr>
          <w:rFonts w:eastAsia="宋体" w:hint="eastAsia"/>
        </w:rPr>
        <w:t>安全</w:t>
      </w:r>
      <w:r w:rsidRPr="00B87AB8">
        <w:rPr>
          <w:rFonts w:eastAsia="宋体"/>
        </w:rPr>
        <w:t>问题</w:t>
      </w:r>
      <w:r w:rsidRPr="00B87AB8">
        <w:rPr>
          <w:rFonts w:eastAsia="宋体" w:hint="eastAsia"/>
        </w:rPr>
        <w:t>。为此，附图</w:t>
      </w:r>
      <w:r w:rsidRPr="00B87AB8">
        <w:rPr>
          <w:rFonts w:eastAsia="宋体" w:hint="eastAsia"/>
        </w:rPr>
        <w:t>7-703</w:t>
      </w:r>
      <w:r w:rsidRPr="00B87AB8">
        <w:rPr>
          <w:rFonts w:eastAsia="宋体" w:hint="eastAsia"/>
        </w:rPr>
        <w:t>所示的</w:t>
      </w:r>
      <w:r w:rsidRPr="00B87AB8">
        <w:rPr>
          <w:rFonts w:eastAsia="宋体"/>
        </w:rPr>
        <w:t>TRIA</w:t>
      </w:r>
      <w:r w:rsidRPr="00B87AB8">
        <w:rPr>
          <w:rFonts w:eastAsia="宋体" w:hint="eastAsia"/>
        </w:rPr>
        <w:t>指纹</w:t>
      </w:r>
      <w:r w:rsidRPr="00B87AB8">
        <w:rPr>
          <w:rFonts w:eastAsia="宋体"/>
        </w:rPr>
        <w:t>键盘</w:t>
      </w:r>
      <w:r w:rsidRPr="00B87AB8">
        <w:rPr>
          <w:rFonts w:eastAsia="宋体" w:hint="eastAsia"/>
        </w:rPr>
        <w:t>，在采用</w:t>
      </w:r>
      <w:r w:rsidRPr="00B87AB8">
        <w:rPr>
          <w:rFonts w:eastAsia="宋体"/>
        </w:rPr>
        <w:t>指纹系统识别的同时，通过手指在指纹键盘上</w:t>
      </w:r>
      <w:r w:rsidRPr="00B87AB8">
        <w:rPr>
          <w:rFonts w:eastAsia="宋体" w:hint="eastAsia"/>
        </w:rPr>
        <w:t>采用如上所述的基于四个点的</w:t>
      </w:r>
      <w:r w:rsidRPr="00B87AB8">
        <w:rPr>
          <w:rFonts w:eastAsia="宋体"/>
        </w:rPr>
        <w:t>滑动方式录入</w:t>
      </w:r>
      <w:r w:rsidRPr="00B87AB8">
        <w:rPr>
          <w:rFonts w:eastAsia="宋体" w:hint="eastAsia"/>
        </w:rPr>
        <w:t>，生成</w:t>
      </w:r>
      <w:r w:rsidRPr="00B87AB8">
        <w:rPr>
          <w:rFonts w:eastAsia="宋体"/>
        </w:rPr>
        <w:t>基于</w:t>
      </w:r>
      <w:r w:rsidRPr="00B87AB8">
        <w:rPr>
          <w:rFonts w:eastAsia="宋体"/>
        </w:rPr>
        <w:t>TRIA</w:t>
      </w:r>
      <w:r w:rsidRPr="00B87AB8">
        <w:rPr>
          <w:rFonts w:eastAsia="宋体" w:hint="eastAsia"/>
        </w:rPr>
        <w:t>三元</w:t>
      </w:r>
      <w:r w:rsidRPr="00B87AB8">
        <w:rPr>
          <w:rFonts w:eastAsia="宋体"/>
        </w:rPr>
        <w:t>符号字母</w:t>
      </w:r>
      <w:r w:rsidRPr="00B87AB8">
        <w:rPr>
          <w:rFonts w:eastAsia="宋体" w:hint="eastAsia"/>
        </w:rPr>
        <w:t>的密码字符串轨迹</w:t>
      </w:r>
      <w:r w:rsidRPr="00B87AB8">
        <w:rPr>
          <w:rFonts w:eastAsia="宋体"/>
        </w:rPr>
        <w:t>符号</w:t>
      </w:r>
      <w:r w:rsidRPr="00B87AB8">
        <w:rPr>
          <w:rFonts w:eastAsia="宋体" w:hint="eastAsia"/>
        </w:rPr>
        <w:t>来输入字符密码。这样当</w:t>
      </w:r>
      <w:r w:rsidRPr="00B87AB8">
        <w:rPr>
          <w:rFonts w:eastAsia="宋体"/>
        </w:rPr>
        <w:t>两</w:t>
      </w:r>
      <w:r w:rsidRPr="00B87AB8">
        <w:rPr>
          <w:rFonts w:eastAsia="宋体" w:hint="eastAsia"/>
        </w:rPr>
        <w:t>道</w:t>
      </w:r>
      <w:r w:rsidRPr="00B87AB8">
        <w:rPr>
          <w:rFonts w:eastAsia="宋体"/>
        </w:rPr>
        <w:t>密码都通过时，可以</w:t>
      </w:r>
      <w:r w:rsidRPr="00B87AB8">
        <w:rPr>
          <w:rFonts w:eastAsia="宋体" w:hint="eastAsia"/>
        </w:rPr>
        <w:t>登录</w:t>
      </w:r>
      <w:r w:rsidRPr="00B87AB8">
        <w:rPr>
          <w:rFonts w:eastAsia="宋体"/>
        </w:rPr>
        <w:t>到</w:t>
      </w:r>
      <w:r w:rsidRPr="00B87AB8">
        <w:rPr>
          <w:rFonts w:eastAsia="宋体" w:hint="eastAsia"/>
        </w:rPr>
        <w:t>移动</w:t>
      </w:r>
      <w:r w:rsidRPr="00B87AB8">
        <w:rPr>
          <w:rFonts w:eastAsia="宋体"/>
        </w:rPr>
        <w:t>设备上。</w:t>
      </w:r>
    </w:p>
    <w:p w14:paraId="1ECD54BE" w14:textId="77777777" w:rsidR="00022740" w:rsidRPr="00B87AB8" w:rsidRDefault="00022740" w:rsidP="00E569F9">
      <w:pPr>
        <w:ind w:firstLine="600"/>
        <w:jc w:val="both"/>
        <w:rPr>
          <w:rFonts w:eastAsia="宋体"/>
        </w:rPr>
      </w:pPr>
      <w:r w:rsidRPr="00B87AB8">
        <w:rPr>
          <w:rFonts w:eastAsia="宋体" w:hint="eastAsia"/>
        </w:rPr>
        <w:t>因为</w:t>
      </w:r>
      <w:r w:rsidRPr="00B87AB8">
        <w:rPr>
          <w:rFonts w:eastAsia="宋体"/>
        </w:rPr>
        <w:t>TRIA</w:t>
      </w:r>
      <w:r w:rsidRPr="00B87AB8">
        <w:rPr>
          <w:rFonts w:eastAsia="宋体"/>
        </w:rPr>
        <w:t>二元或三元</w:t>
      </w:r>
      <w:r w:rsidRPr="00B87AB8">
        <w:rPr>
          <w:rFonts w:eastAsia="宋体" w:hint="eastAsia"/>
        </w:rPr>
        <w:t>编码</w:t>
      </w:r>
      <w:r w:rsidRPr="00B87AB8">
        <w:rPr>
          <w:rFonts w:eastAsia="宋体"/>
        </w:rPr>
        <w:t>的简单</w:t>
      </w:r>
      <w:r w:rsidRPr="00B87AB8">
        <w:rPr>
          <w:rFonts w:eastAsia="宋体" w:hint="eastAsia"/>
        </w:rPr>
        <w:t>易用</w:t>
      </w:r>
      <w:r w:rsidRPr="00B87AB8">
        <w:rPr>
          <w:rFonts w:eastAsia="宋体"/>
        </w:rPr>
        <w:t>性，</w:t>
      </w:r>
      <w:r w:rsidRPr="00B87AB8">
        <w:rPr>
          <w:rFonts w:eastAsia="宋体" w:hint="eastAsia"/>
        </w:rPr>
        <w:t>可通过附图</w:t>
      </w:r>
      <w:r w:rsidRPr="00B87AB8">
        <w:rPr>
          <w:rFonts w:eastAsia="宋体" w:hint="eastAsia"/>
        </w:rPr>
        <w:t>7-404</w:t>
      </w:r>
      <w:r w:rsidRPr="00B87AB8">
        <w:rPr>
          <w:rFonts w:eastAsia="宋体" w:hint="eastAsia"/>
        </w:rPr>
        <w:t>上</w:t>
      </w:r>
      <w:r w:rsidRPr="00B87AB8">
        <w:rPr>
          <w:rFonts w:eastAsia="宋体"/>
        </w:rPr>
        <w:t>的一对摄像头</w:t>
      </w:r>
      <w:r w:rsidRPr="00B87AB8">
        <w:rPr>
          <w:rFonts w:eastAsia="宋体" w:hint="eastAsia"/>
        </w:rPr>
        <w:t>检测隔空</w:t>
      </w:r>
      <w:r w:rsidRPr="00B87AB8">
        <w:rPr>
          <w:rFonts w:eastAsia="宋体"/>
        </w:rPr>
        <w:t>方式，</w:t>
      </w:r>
      <w:r w:rsidRPr="00B87AB8">
        <w:rPr>
          <w:rFonts w:eastAsia="宋体" w:hint="eastAsia"/>
        </w:rPr>
        <w:t>用手指</w:t>
      </w:r>
      <w:r w:rsidRPr="00B87AB8">
        <w:rPr>
          <w:rFonts w:eastAsia="宋体"/>
        </w:rPr>
        <w:t>、</w:t>
      </w:r>
      <w:r w:rsidRPr="00B87AB8">
        <w:rPr>
          <w:rFonts w:eastAsia="宋体" w:hint="eastAsia"/>
        </w:rPr>
        <w:t>眼睛</w:t>
      </w:r>
      <w:r w:rsidRPr="00B87AB8">
        <w:rPr>
          <w:rFonts w:eastAsia="宋体"/>
        </w:rPr>
        <w:t>等</w:t>
      </w:r>
      <w:r w:rsidRPr="00B87AB8">
        <w:rPr>
          <w:rFonts w:eastAsia="宋体" w:hint="eastAsia"/>
        </w:rPr>
        <w:t>运动</w:t>
      </w:r>
      <w:r w:rsidRPr="00B87AB8">
        <w:rPr>
          <w:rFonts w:eastAsia="宋体"/>
        </w:rPr>
        <w:t>轨迹片段</w:t>
      </w:r>
      <w:r w:rsidRPr="00B87AB8">
        <w:rPr>
          <w:rFonts w:eastAsia="宋体" w:hint="eastAsia"/>
        </w:rPr>
        <w:t>来</w:t>
      </w:r>
      <w:r w:rsidRPr="00B87AB8">
        <w:rPr>
          <w:rFonts w:eastAsia="宋体"/>
        </w:rPr>
        <w:t>输入信息。</w:t>
      </w:r>
    </w:p>
    <w:p w14:paraId="4638AFD3" w14:textId="77777777" w:rsidR="00E569F9" w:rsidRPr="00B87AB8" w:rsidRDefault="00E569F9" w:rsidP="00E569F9">
      <w:pPr>
        <w:ind w:firstLine="600"/>
        <w:jc w:val="both"/>
        <w:rPr>
          <w:rFonts w:eastAsia="宋体"/>
        </w:rPr>
      </w:pPr>
      <w:r w:rsidRPr="00B87AB8">
        <w:rPr>
          <w:rFonts w:eastAsia="宋体" w:hint="eastAsia"/>
        </w:rPr>
        <w:t>与图</w:t>
      </w:r>
      <w:r w:rsidRPr="00B87AB8">
        <w:rPr>
          <w:rFonts w:eastAsia="宋体" w:hint="eastAsia"/>
        </w:rPr>
        <w:t>7</w:t>
      </w:r>
      <w:r w:rsidRPr="00B87AB8">
        <w:rPr>
          <w:rFonts w:eastAsia="宋体" w:hint="eastAsia"/>
        </w:rPr>
        <w:t>的右侧所示的传统输入法相比，本发明的输入法不用在屏幕上显示键盘的虚拟按键，从而可以显示更多的内容。</w:t>
      </w:r>
    </w:p>
    <w:p w14:paraId="07BE1157" w14:textId="77777777" w:rsidR="00E569F9" w:rsidRPr="00B87AB8" w:rsidRDefault="00E569F9" w:rsidP="00E569F9">
      <w:pPr>
        <w:ind w:firstLine="600"/>
        <w:jc w:val="both"/>
        <w:rPr>
          <w:rFonts w:eastAsia="宋体"/>
          <w:u w:val="single"/>
        </w:rPr>
      </w:pPr>
      <w:r w:rsidRPr="00B87AB8">
        <w:rPr>
          <w:rFonts w:eastAsia="宋体"/>
          <w:u w:val="single"/>
        </w:rPr>
        <w:t>TRIA</w:t>
      </w:r>
      <w:r w:rsidRPr="00B87AB8">
        <w:rPr>
          <w:rFonts w:eastAsia="宋体" w:hint="eastAsia"/>
          <w:u w:val="single"/>
        </w:rPr>
        <w:t>字母全键盘</w:t>
      </w:r>
      <w:r w:rsidRPr="00B87AB8">
        <w:rPr>
          <w:rFonts w:eastAsia="宋体"/>
          <w:u w:val="single"/>
        </w:rPr>
        <w:t>和</w:t>
      </w:r>
      <w:r w:rsidRPr="00B87AB8">
        <w:rPr>
          <w:rFonts w:eastAsia="宋体" w:hint="eastAsia"/>
          <w:u w:val="single"/>
        </w:rPr>
        <w:t>手写</w:t>
      </w:r>
      <w:r w:rsidRPr="00B87AB8">
        <w:rPr>
          <w:rFonts w:eastAsia="宋体"/>
          <w:u w:val="single"/>
        </w:rPr>
        <w:t>输入板</w:t>
      </w:r>
    </w:p>
    <w:p w14:paraId="21ABE85C" w14:textId="77777777" w:rsidR="00E569F9" w:rsidRPr="00B87AB8" w:rsidRDefault="00E569F9" w:rsidP="00E569F9">
      <w:pPr>
        <w:ind w:firstLine="600"/>
        <w:jc w:val="both"/>
        <w:rPr>
          <w:rFonts w:eastAsia="宋体"/>
        </w:rPr>
      </w:pPr>
      <w:r w:rsidRPr="00B87AB8">
        <w:rPr>
          <w:rFonts w:eastAsia="宋体"/>
        </w:rPr>
        <w:t>附图</w:t>
      </w:r>
      <w:r w:rsidRPr="00B87AB8">
        <w:rPr>
          <w:rFonts w:eastAsia="宋体" w:hint="eastAsia"/>
        </w:rPr>
        <w:t>8-801</w:t>
      </w:r>
      <w:r w:rsidRPr="00B87AB8">
        <w:rPr>
          <w:rFonts w:eastAsia="宋体" w:hint="eastAsia"/>
        </w:rPr>
        <w:t>示出的是</w:t>
      </w:r>
      <w:r w:rsidRPr="00B87AB8">
        <w:rPr>
          <w:rFonts w:eastAsia="宋体" w:hint="eastAsia"/>
        </w:rPr>
        <w:t>TRIA</w:t>
      </w:r>
      <w:r w:rsidRPr="00B87AB8">
        <w:rPr>
          <w:rFonts w:eastAsia="宋体" w:hint="eastAsia"/>
        </w:rPr>
        <w:t>字三元</w:t>
      </w:r>
      <w:r w:rsidRPr="00B87AB8">
        <w:rPr>
          <w:rFonts w:eastAsia="宋体"/>
        </w:rPr>
        <w:t>符号</w:t>
      </w:r>
      <w:r w:rsidRPr="00B87AB8">
        <w:rPr>
          <w:rFonts w:eastAsia="宋体" w:hint="eastAsia"/>
        </w:rPr>
        <w:t>全键盘，</w:t>
      </w:r>
      <w:r w:rsidRPr="00B87AB8">
        <w:rPr>
          <w:rFonts w:eastAsia="宋体"/>
        </w:rPr>
        <w:t>跟传统</w:t>
      </w:r>
      <w:r w:rsidRPr="00B87AB8">
        <w:rPr>
          <w:rFonts w:eastAsia="宋体" w:hint="eastAsia"/>
        </w:rPr>
        <w:t>全</w:t>
      </w:r>
      <w:r w:rsidRPr="00B87AB8">
        <w:rPr>
          <w:rFonts w:eastAsia="宋体"/>
        </w:rPr>
        <w:t>键盘方式相同，</w:t>
      </w:r>
      <w:r w:rsidRPr="00B87AB8">
        <w:rPr>
          <w:rFonts w:eastAsia="宋体" w:hint="eastAsia"/>
        </w:rPr>
        <w:t>可通过</w:t>
      </w:r>
      <w:r w:rsidRPr="00B87AB8">
        <w:rPr>
          <w:rFonts w:eastAsia="宋体"/>
        </w:rPr>
        <w:t>击</w:t>
      </w:r>
      <w:r w:rsidRPr="00B87AB8">
        <w:rPr>
          <w:rFonts w:eastAsia="宋体" w:hint="eastAsia"/>
        </w:rPr>
        <w:t>打每个按键来按照</w:t>
      </w:r>
      <w:r w:rsidRPr="00B87AB8">
        <w:rPr>
          <w:rFonts w:eastAsia="宋体"/>
        </w:rPr>
        <w:t>不同的输入法在计算机上输入</w:t>
      </w:r>
      <w:r w:rsidRPr="00B87AB8">
        <w:rPr>
          <w:rFonts w:eastAsia="宋体"/>
        </w:rPr>
        <w:t>TRIA</w:t>
      </w:r>
      <w:r w:rsidRPr="00B87AB8">
        <w:rPr>
          <w:rFonts w:eastAsia="宋体"/>
        </w:rPr>
        <w:t>符号语言或英语等</w:t>
      </w:r>
      <w:r w:rsidRPr="00B87AB8">
        <w:rPr>
          <w:rFonts w:eastAsia="宋体" w:hint="eastAsia"/>
        </w:rPr>
        <w:t>其他</w:t>
      </w:r>
      <w:r w:rsidRPr="00B87AB8">
        <w:rPr>
          <w:rFonts w:eastAsia="宋体"/>
        </w:rPr>
        <w:t>语言</w:t>
      </w:r>
      <w:r w:rsidRPr="00B87AB8">
        <w:rPr>
          <w:rFonts w:eastAsia="宋体" w:hint="eastAsia"/>
        </w:rPr>
        <w:t>。</w:t>
      </w:r>
    </w:p>
    <w:p w14:paraId="5AFDDC46" w14:textId="77777777" w:rsidR="00E569F9" w:rsidRPr="00B87AB8" w:rsidRDefault="00E569F9" w:rsidP="00E569F9">
      <w:pPr>
        <w:ind w:firstLine="600"/>
        <w:jc w:val="both"/>
        <w:rPr>
          <w:rFonts w:eastAsia="宋体"/>
        </w:rPr>
      </w:pPr>
      <w:r w:rsidRPr="00B87AB8">
        <w:rPr>
          <w:rFonts w:eastAsia="宋体" w:hint="eastAsia"/>
        </w:rPr>
        <w:t>附图</w:t>
      </w:r>
      <w:r w:rsidRPr="00B87AB8">
        <w:rPr>
          <w:rFonts w:eastAsia="宋体" w:hint="eastAsia"/>
        </w:rPr>
        <w:t>8-802</w:t>
      </w:r>
      <w:r w:rsidRPr="00B87AB8">
        <w:rPr>
          <w:rFonts w:eastAsia="宋体" w:hint="eastAsia"/>
        </w:rPr>
        <w:t>示出了</w:t>
      </w:r>
      <w:r w:rsidRPr="00B87AB8">
        <w:rPr>
          <w:rFonts w:eastAsia="宋体" w:hint="eastAsia"/>
        </w:rPr>
        <w:t>TRIA</w:t>
      </w:r>
      <w:r w:rsidRPr="00B87AB8">
        <w:rPr>
          <w:rFonts w:eastAsia="宋体" w:hint="eastAsia"/>
        </w:rPr>
        <w:t>触控板</w:t>
      </w:r>
      <w:r w:rsidRPr="00B87AB8">
        <w:rPr>
          <w:rFonts w:eastAsia="宋体"/>
        </w:rPr>
        <w:t>键盘</w:t>
      </w:r>
      <w:r w:rsidRPr="00B87AB8">
        <w:rPr>
          <w:rFonts w:eastAsia="宋体" w:hint="eastAsia"/>
        </w:rPr>
        <w:t>。</w:t>
      </w:r>
      <w:r w:rsidRPr="00B87AB8">
        <w:rPr>
          <w:rFonts w:eastAsia="宋体"/>
        </w:rPr>
        <w:t>在传统的</w:t>
      </w:r>
      <w:r w:rsidRPr="00B87AB8">
        <w:rPr>
          <w:rFonts w:eastAsia="宋体" w:hint="eastAsia"/>
        </w:rPr>
        <w:t>触控</w:t>
      </w:r>
      <w:r w:rsidRPr="00B87AB8">
        <w:rPr>
          <w:rFonts w:eastAsia="宋体"/>
        </w:rPr>
        <w:t>板基本上只使用于鼠标的定位</w:t>
      </w:r>
      <w:r w:rsidRPr="00B87AB8">
        <w:rPr>
          <w:rFonts w:eastAsia="宋体" w:hint="eastAsia"/>
        </w:rPr>
        <w:t>。</w:t>
      </w:r>
      <w:r w:rsidRPr="00B87AB8">
        <w:rPr>
          <w:rFonts w:eastAsia="宋体"/>
        </w:rPr>
        <w:t>根据本发明的</w:t>
      </w:r>
      <w:r w:rsidRPr="00B87AB8">
        <w:rPr>
          <w:rFonts w:eastAsia="宋体" w:hint="eastAsia"/>
        </w:rPr>
        <w:t>触控板</w:t>
      </w:r>
      <w:r w:rsidRPr="00B87AB8">
        <w:rPr>
          <w:rFonts w:eastAsia="宋体"/>
        </w:rPr>
        <w:t>键盘，</w:t>
      </w:r>
      <w:r w:rsidRPr="00B87AB8">
        <w:rPr>
          <w:rFonts w:eastAsia="宋体" w:hint="eastAsia"/>
        </w:rPr>
        <w:t>在</w:t>
      </w:r>
      <w:r w:rsidRPr="00B87AB8">
        <w:rPr>
          <w:rFonts w:eastAsia="宋体"/>
        </w:rPr>
        <w:t>触控板上设置</w:t>
      </w:r>
      <w:r w:rsidRPr="00B87AB8">
        <w:rPr>
          <w:rFonts w:eastAsia="宋体" w:hint="eastAsia"/>
        </w:rPr>
        <w:t>田字</w:t>
      </w:r>
      <w:r w:rsidRPr="00B87AB8">
        <w:rPr>
          <w:rFonts w:eastAsia="宋体"/>
        </w:rPr>
        <w:t>形</w:t>
      </w:r>
      <w:r w:rsidRPr="00B87AB8">
        <w:rPr>
          <w:rFonts w:eastAsia="宋体" w:hint="eastAsia"/>
        </w:rPr>
        <w:t>状</w:t>
      </w:r>
      <w:r w:rsidRPr="00B87AB8">
        <w:rPr>
          <w:rFonts w:eastAsia="宋体"/>
        </w:rPr>
        <w:t>设置</w:t>
      </w:r>
      <w:r w:rsidRPr="00B87AB8">
        <w:rPr>
          <w:rFonts w:eastAsia="宋体" w:hint="eastAsia"/>
        </w:rPr>
        <w:t>9</w:t>
      </w:r>
      <w:r w:rsidRPr="00B87AB8">
        <w:rPr>
          <w:rFonts w:eastAsia="宋体" w:hint="eastAsia"/>
        </w:rPr>
        <w:t>个触控</w:t>
      </w:r>
      <w:r w:rsidRPr="00B87AB8">
        <w:rPr>
          <w:rFonts w:eastAsia="宋体"/>
        </w:rPr>
        <w:t>检测区域，</w:t>
      </w:r>
      <w:r w:rsidRPr="00B87AB8">
        <w:rPr>
          <w:rFonts w:eastAsia="宋体" w:hint="eastAsia"/>
        </w:rPr>
        <w:t>这样可通过如上所述的</w:t>
      </w:r>
      <w:r w:rsidRPr="00B87AB8">
        <w:rPr>
          <w:rFonts w:eastAsia="宋体"/>
        </w:rPr>
        <w:t>本发明的输入</w:t>
      </w:r>
      <w:r w:rsidRPr="00B87AB8">
        <w:rPr>
          <w:rFonts w:eastAsia="宋体" w:hint="eastAsia"/>
        </w:rPr>
        <w:t>“钟表</w:t>
      </w:r>
      <w:r w:rsidRPr="00B87AB8">
        <w:rPr>
          <w:rFonts w:eastAsia="宋体"/>
        </w:rPr>
        <w:t>式</w:t>
      </w:r>
      <w:r w:rsidRPr="00B87AB8">
        <w:rPr>
          <w:rFonts w:eastAsia="宋体" w:hint="eastAsia"/>
        </w:rPr>
        <w:t>”符号</w:t>
      </w:r>
      <w:r w:rsidRPr="00B87AB8">
        <w:rPr>
          <w:rFonts w:eastAsia="宋体"/>
        </w:rPr>
        <w:t>语言</w:t>
      </w:r>
      <w:r w:rsidRPr="00B87AB8">
        <w:rPr>
          <w:rFonts w:eastAsia="宋体" w:hint="eastAsia"/>
        </w:rPr>
        <w:t>来</w:t>
      </w:r>
      <w:r w:rsidRPr="00B87AB8">
        <w:rPr>
          <w:rFonts w:eastAsia="宋体"/>
        </w:rPr>
        <w:t>输入盲文或其他</w:t>
      </w:r>
      <w:r w:rsidRPr="00B87AB8">
        <w:rPr>
          <w:rFonts w:eastAsia="宋体" w:hint="eastAsia"/>
        </w:rPr>
        <w:t>自定义</w:t>
      </w:r>
      <w:r w:rsidRPr="00B87AB8">
        <w:rPr>
          <w:rFonts w:eastAsia="宋体"/>
        </w:rPr>
        <w:t>控制快捷键</w:t>
      </w:r>
      <w:r w:rsidR="00022740" w:rsidRPr="00B87AB8">
        <w:rPr>
          <w:rFonts w:eastAsia="宋体" w:hint="eastAsia"/>
        </w:rPr>
        <w:t>，</w:t>
      </w:r>
      <w:r w:rsidR="00022740" w:rsidRPr="00B87AB8">
        <w:rPr>
          <w:rFonts w:eastAsia="宋体"/>
        </w:rPr>
        <w:t>或四点一画</w:t>
      </w:r>
      <w:r w:rsidR="00022740" w:rsidRPr="00B87AB8">
        <w:rPr>
          <w:rFonts w:eastAsia="宋体" w:hint="eastAsia"/>
        </w:rPr>
        <w:t>TRIA</w:t>
      </w:r>
      <w:r w:rsidR="00022740" w:rsidRPr="00B87AB8">
        <w:rPr>
          <w:rFonts w:eastAsia="宋体"/>
        </w:rPr>
        <w:t>三元</w:t>
      </w:r>
      <w:r w:rsidR="00022740" w:rsidRPr="00B87AB8">
        <w:rPr>
          <w:rFonts w:eastAsia="宋体" w:hint="eastAsia"/>
        </w:rPr>
        <w:t>输入</w:t>
      </w:r>
      <w:r w:rsidR="00022740" w:rsidRPr="00B87AB8">
        <w:rPr>
          <w:rFonts w:eastAsia="宋体"/>
        </w:rPr>
        <w:t>法</w:t>
      </w:r>
      <w:r w:rsidRPr="00B87AB8">
        <w:rPr>
          <w:rFonts w:eastAsia="宋体" w:hint="eastAsia"/>
        </w:rPr>
        <w:t>。</w:t>
      </w:r>
    </w:p>
    <w:p w14:paraId="57F854E0" w14:textId="77777777" w:rsidR="00E569F9" w:rsidRPr="00B87AB8" w:rsidRDefault="00E569F9" w:rsidP="00E569F9">
      <w:pPr>
        <w:ind w:firstLine="600"/>
        <w:jc w:val="both"/>
        <w:rPr>
          <w:rFonts w:eastAsia="宋体"/>
        </w:rPr>
      </w:pPr>
      <w:r w:rsidRPr="00B87AB8">
        <w:rPr>
          <w:rFonts w:eastAsia="宋体" w:hint="eastAsia"/>
        </w:rPr>
        <w:t>附图</w:t>
      </w:r>
      <w:r w:rsidRPr="00B87AB8">
        <w:rPr>
          <w:rFonts w:eastAsia="宋体" w:hint="eastAsia"/>
        </w:rPr>
        <w:t>8-803</w:t>
      </w:r>
      <w:r w:rsidRPr="00B87AB8">
        <w:rPr>
          <w:rFonts w:eastAsia="宋体" w:hint="eastAsia"/>
        </w:rPr>
        <w:t>示出的是</w:t>
      </w:r>
      <w:r w:rsidRPr="00B87AB8">
        <w:rPr>
          <w:rFonts w:eastAsia="宋体" w:hint="eastAsia"/>
        </w:rPr>
        <w:t>TRIA</w:t>
      </w:r>
      <w:r w:rsidRPr="00B87AB8">
        <w:rPr>
          <w:rFonts w:eastAsia="宋体" w:hint="eastAsia"/>
        </w:rPr>
        <w:t>盲文线性键盘，在</w:t>
      </w:r>
      <w:r w:rsidRPr="00B87AB8">
        <w:rPr>
          <w:rFonts w:eastAsia="宋体"/>
        </w:rPr>
        <w:t>不影响</w:t>
      </w:r>
      <w:r w:rsidRPr="00B87AB8">
        <w:rPr>
          <w:rFonts w:eastAsia="宋体" w:hint="eastAsia"/>
        </w:rPr>
        <w:t>传统</w:t>
      </w:r>
      <w:r w:rsidRPr="00B87AB8">
        <w:rPr>
          <w:rFonts w:eastAsia="宋体"/>
        </w:rPr>
        <w:t>键盘录入</w:t>
      </w:r>
      <w:r w:rsidRPr="00B87AB8">
        <w:rPr>
          <w:rFonts w:eastAsia="宋体" w:hint="eastAsia"/>
        </w:rPr>
        <w:t>和</w:t>
      </w:r>
      <w:r w:rsidRPr="00B87AB8">
        <w:rPr>
          <w:rFonts w:eastAsia="宋体"/>
        </w:rPr>
        <w:t>美观的条件下，键盘左下方或右下</w:t>
      </w:r>
      <w:r w:rsidRPr="00B87AB8">
        <w:rPr>
          <w:rFonts w:eastAsia="宋体" w:hint="eastAsia"/>
        </w:rPr>
        <w:t>方</w:t>
      </w:r>
      <w:r w:rsidRPr="00B87AB8">
        <w:rPr>
          <w:rFonts w:eastAsia="宋体"/>
        </w:rPr>
        <w:t>设置</w:t>
      </w:r>
      <w:r w:rsidRPr="00B87AB8">
        <w:rPr>
          <w:rFonts w:eastAsia="宋体" w:hint="eastAsia"/>
        </w:rPr>
        <w:t>如上所述的</w:t>
      </w:r>
      <w:r w:rsidRPr="00B87AB8">
        <w:rPr>
          <w:rFonts w:eastAsia="宋体" w:hint="eastAsia"/>
        </w:rPr>
        <w:t>TRIA</w:t>
      </w:r>
      <w:r w:rsidRPr="00B87AB8">
        <w:rPr>
          <w:rFonts w:eastAsia="宋体"/>
        </w:rPr>
        <w:t>盲文线性键盘</w:t>
      </w:r>
      <w:r w:rsidRPr="00B87AB8">
        <w:rPr>
          <w:rFonts w:eastAsia="宋体" w:hint="eastAsia"/>
        </w:rPr>
        <w:t>，</w:t>
      </w:r>
      <w:r w:rsidRPr="00B87AB8">
        <w:rPr>
          <w:rFonts w:eastAsia="宋体"/>
        </w:rPr>
        <w:t>解决</w:t>
      </w:r>
      <w:r w:rsidRPr="00B87AB8">
        <w:rPr>
          <w:rFonts w:eastAsia="宋体" w:hint="eastAsia"/>
        </w:rPr>
        <w:t>盲文</w:t>
      </w:r>
      <w:r w:rsidRPr="00B87AB8">
        <w:rPr>
          <w:rFonts w:eastAsia="宋体"/>
        </w:rPr>
        <w:t>输入的</w:t>
      </w:r>
      <w:r w:rsidRPr="00B87AB8">
        <w:rPr>
          <w:rFonts w:eastAsia="宋体" w:hint="eastAsia"/>
        </w:rPr>
        <w:t>问题</w:t>
      </w:r>
      <w:r w:rsidR="00022740" w:rsidRPr="00B87AB8">
        <w:rPr>
          <w:rFonts w:eastAsia="宋体" w:hint="eastAsia"/>
        </w:rPr>
        <w:t>，</w:t>
      </w:r>
      <w:r w:rsidR="00022740" w:rsidRPr="00B87AB8">
        <w:rPr>
          <w:rFonts w:eastAsia="宋体"/>
        </w:rPr>
        <w:t>具体操作参照附图</w:t>
      </w:r>
      <w:r w:rsidR="00022740" w:rsidRPr="00B87AB8">
        <w:rPr>
          <w:rFonts w:eastAsia="宋体" w:hint="eastAsia"/>
        </w:rPr>
        <w:t>6-606</w:t>
      </w:r>
      <w:r w:rsidR="00022740" w:rsidRPr="00B87AB8">
        <w:rPr>
          <w:rFonts w:eastAsia="宋体" w:hint="eastAsia"/>
        </w:rPr>
        <w:t>和</w:t>
      </w:r>
      <w:r w:rsidR="00022740" w:rsidRPr="00B87AB8">
        <w:rPr>
          <w:rFonts w:eastAsia="宋体"/>
        </w:rPr>
        <w:t>相关说明</w:t>
      </w:r>
      <w:r w:rsidRPr="00B87AB8">
        <w:rPr>
          <w:rFonts w:eastAsia="宋体"/>
        </w:rPr>
        <w:t>。</w:t>
      </w:r>
    </w:p>
    <w:p w14:paraId="6CDD0158" w14:textId="77777777" w:rsidR="00E569F9" w:rsidRPr="00B87AB8" w:rsidRDefault="00E569F9" w:rsidP="00E569F9">
      <w:pPr>
        <w:ind w:firstLine="600"/>
        <w:jc w:val="both"/>
        <w:rPr>
          <w:rFonts w:eastAsia="宋体"/>
          <w:u w:val="single"/>
        </w:rPr>
      </w:pPr>
      <w:r w:rsidRPr="00B87AB8">
        <w:rPr>
          <w:rFonts w:eastAsia="宋体"/>
          <w:u w:val="single"/>
        </w:rPr>
        <w:t>TRIA</w:t>
      </w:r>
      <w:r w:rsidRPr="00B87AB8">
        <w:rPr>
          <w:rFonts w:eastAsia="宋体" w:hint="eastAsia"/>
          <w:u w:val="single"/>
        </w:rPr>
        <w:t>表键盘</w:t>
      </w:r>
    </w:p>
    <w:p w14:paraId="7589835A" w14:textId="77777777" w:rsidR="00E569F9" w:rsidRPr="00B87AB8" w:rsidRDefault="00E569F9" w:rsidP="00E569F9">
      <w:pPr>
        <w:ind w:firstLine="600"/>
        <w:jc w:val="both"/>
        <w:rPr>
          <w:rFonts w:eastAsia="宋体"/>
        </w:rPr>
      </w:pPr>
      <w:r w:rsidRPr="00B87AB8">
        <w:rPr>
          <w:rFonts w:eastAsia="宋体" w:hint="eastAsia"/>
        </w:rPr>
        <w:t>附图</w:t>
      </w:r>
      <w:r w:rsidRPr="00B87AB8">
        <w:rPr>
          <w:rFonts w:eastAsia="宋体" w:hint="eastAsia"/>
        </w:rPr>
        <w:t>8-804</w:t>
      </w:r>
      <w:r w:rsidRPr="00B87AB8">
        <w:rPr>
          <w:rFonts w:eastAsia="宋体" w:hint="eastAsia"/>
        </w:rPr>
        <w:t>示出了</w:t>
      </w:r>
      <w:r w:rsidRPr="00B87AB8">
        <w:rPr>
          <w:rFonts w:eastAsia="宋体" w:hint="eastAsia"/>
        </w:rPr>
        <w:t>TRIA</w:t>
      </w:r>
      <w:r w:rsidRPr="00B87AB8">
        <w:rPr>
          <w:rFonts w:eastAsia="宋体" w:hint="eastAsia"/>
        </w:rPr>
        <w:t>的表键盘。这是</w:t>
      </w:r>
      <w:r w:rsidRPr="00B87AB8">
        <w:rPr>
          <w:rFonts w:eastAsia="宋体"/>
        </w:rPr>
        <w:t>TRIA</w:t>
      </w:r>
      <w:r w:rsidRPr="00B87AB8">
        <w:rPr>
          <w:rFonts w:eastAsia="宋体"/>
        </w:rPr>
        <w:t>符号编码在穿戴式设备上的</w:t>
      </w:r>
      <w:r w:rsidRPr="00B87AB8">
        <w:rPr>
          <w:rFonts w:eastAsia="宋体" w:hint="eastAsia"/>
        </w:rPr>
        <w:t>应用。</w:t>
      </w:r>
      <w:r w:rsidRPr="00B87AB8">
        <w:rPr>
          <w:rFonts w:eastAsia="宋体"/>
        </w:rPr>
        <w:t>根据本发明的</w:t>
      </w:r>
      <w:r w:rsidRPr="00B87AB8">
        <w:rPr>
          <w:rFonts w:eastAsia="宋体"/>
        </w:rPr>
        <w:t>TRIA</w:t>
      </w:r>
      <w:r w:rsidRPr="00B87AB8">
        <w:rPr>
          <w:rFonts w:eastAsia="宋体"/>
        </w:rPr>
        <w:t>表键盘，</w:t>
      </w:r>
      <w:r w:rsidRPr="00B87AB8">
        <w:rPr>
          <w:rFonts w:eastAsia="宋体" w:hint="eastAsia"/>
        </w:rPr>
        <w:t>外观</w:t>
      </w:r>
      <w:r w:rsidRPr="00B87AB8">
        <w:rPr>
          <w:rFonts w:eastAsia="宋体"/>
        </w:rPr>
        <w:t>上跟传统</w:t>
      </w:r>
      <w:r w:rsidRPr="00B87AB8">
        <w:rPr>
          <w:rFonts w:eastAsia="宋体" w:hint="eastAsia"/>
        </w:rPr>
        <w:t>手表美观</w:t>
      </w:r>
      <w:r w:rsidRPr="00B87AB8">
        <w:rPr>
          <w:rFonts w:eastAsia="宋体"/>
        </w:rPr>
        <w:t>和样式不变的情况下，</w:t>
      </w:r>
      <w:r w:rsidRPr="00B87AB8">
        <w:rPr>
          <w:rFonts w:eastAsia="宋体" w:hint="eastAsia"/>
        </w:rPr>
        <w:t>在</w:t>
      </w:r>
      <w:r w:rsidRPr="00B87AB8">
        <w:rPr>
          <w:rFonts w:eastAsia="宋体"/>
        </w:rPr>
        <w:t>表</w:t>
      </w:r>
      <w:r w:rsidRPr="00B87AB8">
        <w:rPr>
          <w:rFonts w:eastAsia="宋体" w:hint="eastAsia"/>
        </w:rPr>
        <w:t>盘</w:t>
      </w:r>
      <w:r w:rsidRPr="00B87AB8">
        <w:rPr>
          <w:rFonts w:eastAsia="宋体"/>
        </w:rPr>
        <w:t>的边缘周围</w:t>
      </w:r>
      <w:r w:rsidRPr="00B87AB8">
        <w:rPr>
          <w:rFonts w:eastAsia="宋体" w:hint="eastAsia"/>
        </w:rPr>
        <w:t>配置</w:t>
      </w:r>
      <w:r w:rsidRPr="00B87AB8">
        <w:rPr>
          <w:rFonts w:eastAsia="宋体" w:hint="eastAsia"/>
        </w:rPr>
        <w:t>8</w:t>
      </w:r>
      <w:r w:rsidRPr="00B87AB8">
        <w:rPr>
          <w:rFonts w:eastAsia="宋体" w:hint="eastAsia"/>
        </w:rPr>
        <w:t>个</w:t>
      </w:r>
      <w:r w:rsidRPr="00B87AB8">
        <w:rPr>
          <w:rFonts w:eastAsia="宋体"/>
        </w:rPr>
        <w:t>如</w:t>
      </w:r>
      <w:r w:rsidRPr="00B87AB8">
        <w:rPr>
          <w:rFonts w:eastAsia="宋体" w:hint="eastAsia"/>
        </w:rPr>
        <w:t>附图</w:t>
      </w:r>
      <w:r w:rsidRPr="00B87AB8">
        <w:rPr>
          <w:rFonts w:eastAsia="宋体" w:hint="eastAsia"/>
        </w:rPr>
        <w:t xml:space="preserve"> 8-805TRIA</w:t>
      </w:r>
      <w:r w:rsidRPr="00B87AB8">
        <w:rPr>
          <w:rFonts w:eastAsia="宋体" w:hint="eastAsia"/>
        </w:rPr>
        <w:t>表感应</w:t>
      </w:r>
      <w:r w:rsidRPr="00B87AB8">
        <w:rPr>
          <w:rFonts w:eastAsia="宋体"/>
        </w:rPr>
        <w:t>点</w:t>
      </w:r>
      <w:r w:rsidRPr="00B87AB8">
        <w:rPr>
          <w:rFonts w:eastAsia="宋体" w:hint="eastAsia"/>
        </w:rPr>
        <w:t>，并且</w:t>
      </w:r>
      <w:r w:rsidRPr="00B87AB8">
        <w:rPr>
          <w:rFonts w:eastAsia="宋体"/>
        </w:rPr>
        <w:t>这些感应</w:t>
      </w:r>
      <w:r w:rsidRPr="00B87AB8">
        <w:rPr>
          <w:rFonts w:eastAsia="宋体" w:hint="eastAsia"/>
        </w:rPr>
        <w:t>点</w:t>
      </w:r>
      <w:r w:rsidRPr="00B87AB8">
        <w:rPr>
          <w:rFonts w:eastAsia="宋体"/>
        </w:rPr>
        <w:t>和表盘表面上涂上感应材质</w:t>
      </w:r>
      <w:r w:rsidRPr="00B87AB8">
        <w:rPr>
          <w:rFonts w:eastAsia="宋体" w:hint="eastAsia"/>
        </w:rPr>
        <w:t>。根据</w:t>
      </w:r>
      <w:r w:rsidRPr="00B87AB8">
        <w:rPr>
          <w:rFonts w:eastAsia="宋体"/>
        </w:rPr>
        <w:t>本发明的</w:t>
      </w:r>
      <w:r w:rsidRPr="00B87AB8">
        <w:rPr>
          <w:rFonts w:eastAsia="宋体"/>
        </w:rPr>
        <w:t>TRIA</w:t>
      </w:r>
      <w:r w:rsidRPr="00B87AB8">
        <w:rPr>
          <w:rFonts w:eastAsia="宋体"/>
        </w:rPr>
        <w:t>三元输入法或</w:t>
      </w:r>
      <w:r w:rsidRPr="00B87AB8">
        <w:rPr>
          <w:rFonts w:eastAsia="宋体"/>
        </w:rPr>
        <w:t>TRIA</w:t>
      </w:r>
      <w:r w:rsidRPr="00B87AB8">
        <w:rPr>
          <w:rFonts w:eastAsia="宋体"/>
        </w:rPr>
        <w:t>二元钟表式输入法</w:t>
      </w:r>
      <w:r w:rsidRPr="00B87AB8">
        <w:rPr>
          <w:rFonts w:eastAsia="宋体" w:hint="eastAsia"/>
        </w:rPr>
        <w:t>来</w:t>
      </w:r>
      <w:r w:rsidRPr="00B87AB8">
        <w:rPr>
          <w:rFonts w:eastAsia="宋体"/>
        </w:rPr>
        <w:t>输入</w:t>
      </w:r>
      <w:r w:rsidRPr="00B87AB8">
        <w:rPr>
          <w:rFonts w:eastAsia="宋体" w:hint="eastAsia"/>
        </w:rPr>
        <w:t>不同</w:t>
      </w:r>
      <w:r w:rsidRPr="00B87AB8">
        <w:rPr>
          <w:rFonts w:eastAsia="宋体"/>
        </w:rPr>
        <w:t>类型的控制信息，</w:t>
      </w:r>
      <w:r w:rsidR="00022740" w:rsidRPr="00B87AB8">
        <w:rPr>
          <w:rFonts w:eastAsia="宋体" w:hint="eastAsia"/>
        </w:rPr>
        <w:t>表</w:t>
      </w:r>
      <w:r w:rsidR="00022740" w:rsidRPr="00B87AB8">
        <w:rPr>
          <w:rFonts w:eastAsia="宋体"/>
        </w:rPr>
        <w:t>冠</w:t>
      </w:r>
      <w:r w:rsidR="00022740" w:rsidRPr="00B87AB8">
        <w:rPr>
          <w:rFonts w:eastAsia="宋体" w:hint="eastAsia"/>
        </w:rPr>
        <w:t>的旋转</w:t>
      </w:r>
      <w:r w:rsidR="00022740" w:rsidRPr="00B87AB8">
        <w:rPr>
          <w:rFonts w:eastAsia="宋体"/>
        </w:rPr>
        <w:t>配合与按下确认</w:t>
      </w:r>
      <w:r w:rsidR="00022740" w:rsidRPr="00B87AB8">
        <w:rPr>
          <w:rFonts w:eastAsia="宋体" w:hint="eastAsia"/>
        </w:rPr>
        <w:t>等</w:t>
      </w:r>
      <w:r w:rsidR="00022740" w:rsidRPr="00B87AB8">
        <w:rPr>
          <w:rFonts w:eastAsia="宋体"/>
        </w:rPr>
        <w:t>方式，把指令</w:t>
      </w:r>
      <w:r w:rsidR="00022740" w:rsidRPr="00B87AB8">
        <w:rPr>
          <w:rFonts w:eastAsia="宋体" w:hint="eastAsia"/>
        </w:rPr>
        <w:t>信息无线</w:t>
      </w:r>
      <w:r w:rsidR="00022740" w:rsidRPr="00B87AB8">
        <w:rPr>
          <w:rFonts w:eastAsia="宋体"/>
        </w:rPr>
        <w:t>传输到</w:t>
      </w:r>
      <w:r w:rsidR="00022740" w:rsidRPr="00B87AB8">
        <w:rPr>
          <w:rFonts w:eastAsia="宋体" w:hint="eastAsia"/>
        </w:rPr>
        <w:t>智能</w:t>
      </w:r>
      <w:r w:rsidR="00022740" w:rsidRPr="00B87AB8">
        <w:rPr>
          <w:rFonts w:eastAsia="宋体"/>
        </w:rPr>
        <w:t>家居或</w:t>
      </w:r>
      <w:r w:rsidR="00022740" w:rsidRPr="00B87AB8">
        <w:rPr>
          <w:rFonts w:eastAsia="宋体" w:hint="eastAsia"/>
        </w:rPr>
        <w:t>智能</w:t>
      </w:r>
      <w:r w:rsidR="00022740" w:rsidRPr="00B87AB8">
        <w:rPr>
          <w:rFonts w:eastAsia="宋体"/>
        </w:rPr>
        <w:t>车上</w:t>
      </w:r>
      <w:r w:rsidRPr="00B87AB8">
        <w:rPr>
          <w:rFonts w:eastAsia="宋体"/>
        </w:rPr>
        <w:t>，</w:t>
      </w:r>
      <w:r w:rsidRPr="00B87AB8">
        <w:rPr>
          <w:rFonts w:eastAsia="宋体" w:hint="eastAsia"/>
        </w:rPr>
        <w:t>从而可以</w:t>
      </w:r>
      <w:r w:rsidRPr="00B87AB8">
        <w:rPr>
          <w:rFonts w:eastAsia="宋体"/>
        </w:rPr>
        <w:t>控制</w:t>
      </w:r>
      <w:r w:rsidRPr="00B87AB8">
        <w:rPr>
          <w:rFonts w:eastAsia="宋体" w:hint="eastAsia"/>
        </w:rPr>
        <w:t>外部</w:t>
      </w:r>
      <w:r w:rsidRPr="00B87AB8">
        <w:rPr>
          <w:rFonts w:eastAsia="宋体"/>
        </w:rPr>
        <w:t>设备。</w:t>
      </w:r>
      <w:r w:rsidRPr="00B87AB8">
        <w:rPr>
          <w:rFonts w:eastAsia="宋体" w:hint="eastAsia"/>
        </w:rPr>
        <w:t>在表镜</w:t>
      </w:r>
      <w:r w:rsidRPr="00B87AB8">
        <w:rPr>
          <w:rFonts w:eastAsia="宋体"/>
        </w:rPr>
        <w:t>圈扣上配置，</w:t>
      </w:r>
      <w:r w:rsidRPr="00B87AB8">
        <w:rPr>
          <w:rFonts w:eastAsia="宋体" w:hint="eastAsia"/>
        </w:rPr>
        <w:t>结合附图</w:t>
      </w:r>
      <w:r w:rsidRPr="00B87AB8">
        <w:rPr>
          <w:rFonts w:eastAsia="宋体" w:hint="eastAsia"/>
        </w:rPr>
        <w:t>8-806</w:t>
      </w:r>
      <w:r w:rsidRPr="00B87AB8">
        <w:rPr>
          <w:rFonts w:eastAsia="宋体" w:hint="eastAsia"/>
        </w:rPr>
        <w:t>的</w:t>
      </w:r>
      <w:r w:rsidRPr="00B87AB8">
        <w:rPr>
          <w:rFonts w:eastAsia="宋体" w:hint="eastAsia"/>
        </w:rPr>
        <w:t>TRIA</w:t>
      </w:r>
      <w:r w:rsidRPr="00B87AB8">
        <w:rPr>
          <w:rFonts w:eastAsia="宋体" w:hint="eastAsia"/>
        </w:rPr>
        <w:t>表感应圈，可</w:t>
      </w:r>
      <w:r w:rsidRPr="00B87AB8">
        <w:rPr>
          <w:rFonts w:eastAsia="宋体"/>
        </w:rPr>
        <w:t>根据本发明的</w:t>
      </w:r>
      <w:r w:rsidRPr="00B87AB8">
        <w:rPr>
          <w:rFonts w:eastAsia="宋体"/>
        </w:rPr>
        <w:t>TRIA</w:t>
      </w:r>
      <w:r w:rsidRPr="00B87AB8">
        <w:rPr>
          <w:rFonts w:eastAsia="宋体"/>
        </w:rPr>
        <w:t>二元方向盘式输入方法</w:t>
      </w:r>
      <w:r w:rsidRPr="00B87AB8">
        <w:rPr>
          <w:rFonts w:eastAsia="宋体" w:hint="eastAsia"/>
        </w:rPr>
        <w:t>来</w:t>
      </w:r>
      <w:r w:rsidRPr="00B87AB8">
        <w:rPr>
          <w:rFonts w:eastAsia="宋体"/>
        </w:rPr>
        <w:t>录入信息和控制设备。</w:t>
      </w:r>
    </w:p>
    <w:p w14:paraId="37811399" w14:textId="77777777" w:rsidR="00E569F9" w:rsidRPr="00B87AB8" w:rsidRDefault="00E569F9" w:rsidP="00E569F9">
      <w:pPr>
        <w:ind w:firstLine="600"/>
        <w:jc w:val="both"/>
        <w:rPr>
          <w:rFonts w:eastAsia="宋体"/>
          <w:u w:val="single"/>
        </w:rPr>
      </w:pPr>
      <w:r w:rsidRPr="00B87AB8">
        <w:rPr>
          <w:rFonts w:eastAsia="宋体" w:hint="eastAsia"/>
          <w:u w:val="single"/>
        </w:rPr>
        <w:t>TRIA</w:t>
      </w:r>
      <w:r w:rsidRPr="00B87AB8">
        <w:rPr>
          <w:rFonts w:eastAsia="宋体" w:hint="eastAsia"/>
          <w:u w:val="single"/>
        </w:rPr>
        <w:t>立体键盘</w:t>
      </w:r>
    </w:p>
    <w:p w14:paraId="6DD9B0D1" w14:textId="77777777" w:rsidR="00E569F9" w:rsidRPr="00B87AB8" w:rsidRDefault="00E569F9" w:rsidP="00E569F9">
      <w:pPr>
        <w:ind w:firstLine="600"/>
        <w:jc w:val="both"/>
        <w:rPr>
          <w:rFonts w:eastAsia="宋体"/>
        </w:rPr>
      </w:pPr>
      <w:r w:rsidRPr="00B87AB8">
        <w:rPr>
          <w:rFonts w:eastAsia="宋体" w:hint="eastAsia"/>
        </w:rPr>
        <w:lastRenderedPageBreak/>
        <w:t>附图</w:t>
      </w:r>
      <w:r w:rsidRPr="00B87AB8">
        <w:rPr>
          <w:rFonts w:eastAsia="宋体" w:hint="eastAsia"/>
        </w:rPr>
        <w:t>9-901</w:t>
      </w:r>
      <w:r w:rsidRPr="00B87AB8">
        <w:rPr>
          <w:rFonts w:eastAsia="宋体" w:hint="eastAsia"/>
        </w:rPr>
        <w:t>示出了根据本发明实施例的</w:t>
      </w:r>
      <w:r w:rsidRPr="00B87AB8">
        <w:rPr>
          <w:rFonts w:eastAsia="宋体"/>
        </w:rPr>
        <w:t>TRIA</w:t>
      </w:r>
      <w:r w:rsidRPr="00B87AB8">
        <w:rPr>
          <w:rFonts w:eastAsia="宋体"/>
        </w:rPr>
        <w:t>立体键盘</w:t>
      </w:r>
      <w:r w:rsidRPr="00B87AB8">
        <w:rPr>
          <w:rFonts w:eastAsia="宋体" w:hint="eastAsia"/>
        </w:rPr>
        <w:t>。立体键盘的表面</w:t>
      </w:r>
      <w:r w:rsidRPr="00B87AB8">
        <w:rPr>
          <w:rFonts w:eastAsia="宋体"/>
        </w:rPr>
        <w:t>使用触摸屏</w:t>
      </w:r>
      <w:r w:rsidRPr="00B87AB8">
        <w:rPr>
          <w:rFonts w:eastAsia="宋体" w:hint="eastAsia"/>
        </w:rPr>
        <w:t>，形成为三阶</w:t>
      </w:r>
      <w:r w:rsidRPr="00B87AB8">
        <w:rPr>
          <w:rFonts w:eastAsia="宋体"/>
        </w:rPr>
        <w:t>魔方的</w:t>
      </w:r>
      <w:r w:rsidRPr="00B87AB8">
        <w:rPr>
          <w:rFonts w:eastAsia="宋体" w:hint="eastAsia"/>
        </w:rPr>
        <w:t>54</w:t>
      </w:r>
      <w:r w:rsidRPr="00B87AB8">
        <w:rPr>
          <w:rFonts w:eastAsia="宋体" w:hint="eastAsia"/>
        </w:rPr>
        <w:t>个表面方块</w:t>
      </w:r>
      <w:r w:rsidRPr="00B87AB8">
        <w:rPr>
          <w:rFonts w:eastAsia="宋体"/>
        </w:rPr>
        <w:t>（</w:t>
      </w:r>
      <w:r w:rsidRPr="00B87AB8">
        <w:rPr>
          <w:rFonts w:eastAsia="宋体" w:hint="eastAsia"/>
        </w:rPr>
        <w:t>6</w:t>
      </w:r>
      <w:r w:rsidRPr="00B87AB8">
        <w:rPr>
          <w:rFonts w:eastAsia="宋体" w:hint="eastAsia"/>
        </w:rPr>
        <w:t>个</w:t>
      </w:r>
      <w:r w:rsidRPr="00B87AB8">
        <w:rPr>
          <w:rFonts w:eastAsia="宋体"/>
        </w:rPr>
        <w:t>面</w:t>
      </w:r>
      <w:r w:rsidRPr="00B87AB8">
        <w:rPr>
          <w:rFonts w:eastAsia="宋体" w:hint="eastAsia"/>
        </w:rPr>
        <w:t>9</w:t>
      </w:r>
      <w:r w:rsidRPr="00B87AB8">
        <w:rPr>
          <w:rFonts w:eastAsia="宋体" w:hint="eastAsia"/>
        </w:rPr>
        <w:t>个</w:t>
      </w:r>
      <w:r w:rsidRPr="00B87AB8">
        <w:rPr>
          <w:rFonts w:eastAsia="宋体"/>
        </w:rPr>
        <w:t>格</w:t>
      </w:r>
      <w:r w:rsidRPr="00B87AB8">
        <w:rPr>
          <w:rFonts w:eastAsia="宋体" w:hint="eastAsia"/>
        </w:rPr>
        <w:t>，</w:t>
      </w:r>
      <w:r w:rsidRPr="00B87AB8">
        <w:rPr>
          <w:rFonts w:eastAsia="宋体"/>
        </w:rPr>
        <w:t>总共</w:t>
      </w:r>
      <w:r w:rsidRPr="00B87AB8">
        <w:rPr>
          <w:rFonts w:eastAsia="宋体" w:hint="eastAsia"/>
        </w:rPr>
        <w:t>54</w:t>
      </w:r>
      <w:r w:rsidRPr="00B87AB8">
        <w:rPr>
          <w:rFonts w:eastAsia="宋体" w:hint="eastAsia"/>
        </w:rPr>
        <w:t>个</w:t>
      </w:r>
      <w:r w:rsidRPr="00B87AB8">
        <w:rPr>
          <w:rFonts w:eastAsia="宋体"/>
        </w:rPr>
        <w:t>表方块</w:t>
      </w:r>
      <w:r w:rsidRPr="00B87AB8">
        <w:rPr>
          <w:rFonts w:eastAsia="宋体" w:hint="eastAsia"/>
        </w:rPr>
        <w:t>）上布置有</w:t>
      </w:r>
      <w:r w:rsidRPr="00B87AB8">
        <w:rPr>
          <w:rFonts w:eastAsia="宋体" w:hint="eastAsia"/>
        </w:rPr>
        <w:t>TRIA</w:t>
      </w:r>
      <w:r w:rsidRPr="00B87AB8">
        <w:rPr>
          <w:rFonts w:eastAsia="宋体"/>
        </w:rPr>
        <w:t>三元符号的一笔画符号</w:t>
      </w:r>
      <w:r w:rsidRPr="00B87AB8">
        <w:rPr>
          <w:rFonts w:eastAsia="宋体" w:hint="eastAsia"/>
        </w:rPr>
        <w:t>，这样</w:t>
      </w:r>
      <w:r w:rsidRPr="00B87AB8">
        <w:rPr>
          <w:rFonts w:eastAsia="宋体"/>
        </w:rPr>
        <w:t>正好</w:t>
      </w:r>
      <w:r w:rsidRPr="00B87AB8">
        <w:rPr>
          <w:rFonts w:eastAsia="宋体" w:hint="eastAsia"/>
        </w:rPr>
        <w:t>是</w:t>
      </w:r>
      <w:r w:rsidRPr="00B87AB8">
        <w:rPr>
          <w:rFonts w:eastAsia="宋体" w:hint="eastAsia"/>
        </w:rPr>
        <w:t>53</w:t>
      </w:r>
      <w:r w:rsidRPr="00B87AB8">
        <w:rPr>
          <w:rFonts w:eastAsia="宋体" w:hint="eastAsia"/>
        </w:rPr>
        <w:t>个特征</w:t>
      </w:r>
      <w:r w:rsidRPr="00B87AB8">
        <w:rPr>
          <w:rFonts w:eastAsia="宋体"/>
        </w:rPr>
        <w:t>点</w:t>
      </w:r>
      <w:r w:rsidRPr="00B87AB8">
        <w:rPr>
          <w:rFonts w:eastAsia="宋体" w:hint="eastAsia"/>
        </w:rPr>
        <w:t>加上</w:t>
      </w:r>
      <w:r w:rsidR="00022740" w:rsidRPr="00B87AB8">
        <w:rPr>
          <w:rFonts w:eastAsia="宋体"/>
        </w:rPr>
        <w:t>“</w:t>
      </w:r>
      <w:r w:rsidR="00022740" w:rsidRPr="00B87AB8">
        <w:rPr>
          <w:rFonts w:eastAsia="宋体"/>
        </w:rPr>
        <w:sym w:font="Wingdings 2" w:char="F054"/>
      </w:r>
      <w:r w:rsidR="00022740" w:rsidRPr="00B87AB8">
        <w:rPr>
          <w:rFonts w:eastAsia="宋体"/>
        </w:rPr>
        <w:t>”</w:t>
      </w:r>
      <w:r w:rsidRPr="00B87AB8">
        <w:rPr>
          <w:rFonts w:eastAsia="宋体" w:hint="eastAsia"/>
        </w:rPr>
        <w:t>符号的</w:t>
      </w:r>
      <w:r w:rsidRPr="00B87AB8">
        <w:rPr>
          <w:rFonts w:eastAsia="宋体" w:hint="eastAsia"/>
        </w:rPr>
        <w:t>54</w:t>
      </w:r>
      <w:r w:rsidRPr="00B87AB8">
        <w:rPr>
          <w:rFonts w:eastAsia="宋体" w:hint="eastAsia"/>
        </w:rPr>
        <w:t>个</w:t>
      </w:r>
      <w:r w:rsidRPr="00B87AB8">
        <w:rPr>
          <w:rFonts w:eastAsia="宋体" w:hint="eastAsia"/>
        </w:rPr>
        <w:t>TRIA</w:t>
      </w:r>
      <w:r w:rsidRPr="00B87AB8">
        <w:rPr>
          <w:rFonts w:eastAsia="宋体"/>
        </w:rPr>
        <w:t>符号</w:t>
      </w:r>
      <w:r w:rsidRPr="00B87AB8">
        <w:rPr>
          <w:rFonts w:eastAsia="宋体" w:hint="eastAsia"/>
        </w:rPr>
        <w:t>。</w:t>
      </w:r>
      <w:r w:rsidRPr="00B87AB8">
        <w:rPr>
          <w:rFonts w:eastAsia="宋体"/>
        </w:rPr>
        <w:t>在三阶魔方</w:t>
      </w:r>
      <w:r w:rsidRPr="00B87AB8">
        <w:rPr>
          <w:rFonts w:eastAsia="宋体" w:hint="eastAsia"/>
        </w:rPr>
        <w:t>体</w:t>
      </w:r>
      <w:r w:rsidRPr="00B87AB8">
        <w:rPr>
          <w:rFonts w:eastAsia="宋体"/>
        </w:rPr>
        <w:t>表面布置</w:t>
      </w:r>
      <w:r w:rsidRPr="00B87AB8">
        <w:rPr>
          <w:rFonts w:eastAsia="宋体"/>
        </w:rPr>
        <w:t>TRIA</w:t>
      </w:r>
      <w:r w:rsidRPr="00B87AB8">
        <w:rPr>
          <w:rFonts w:eastAsia="宋体"/>
        </w:rPr>
        <w:t>的符号，</w:t>
      </w:r>
      <w:r w:rsidRPr="00B87AB8">
        <w:rPr>
          <w:rFonts w:eastAsia="宋体" w:hint="eastAsia"/>
        </w:rPr>
        <w:t>通过</w:t>
      </w:r>
      <w:r w:rsidRPr="00B87AB8">
        <w:rPr>
          <w:rFonts w:eastAsia="宋体"/>
        </w:rPr>
        <w:t>这些符号的触</w:t>
      </w:r>
      <w:r w:rsidRPr="00B87AB8">
        <w:rPr>
          <w:rFonts w:eastAsia="宋体" w:hint="eastAsia"/>
        </w:rPr>
        <w:t>击方式</w:t>
      </w:r>
      <w:r w:rsidRPr="00B87AB8">
        <w:rPr>
          <w:rFonts w:eastAsia="宋体"/>
        </w:rPr>
        <w:t>录入信息。</w:t>
      </w:r>
    </w:p>
    <w:p w14:paraId="536132C4" w14:textId="77777777" w:rsidR="00E569F9" w:rsidRPr="00B87AB8" w:rsidRDefault="00E569F9" w:rsidP="00E569F9">
      <w:pPr>
        <w:ind w:firstLine="600"/>
        <w:jc w:val="both"/>
        <w:rPr>
          <w:rFonts w:eastAsia="宋体"/>
          <w:u w:val="single"/>
        </w:rPr>
      </w:pPr>
      <w:r w:rsidRPr="00B87AB8">
        <w:rPr>
          <w:rFonts w:eastAsia="宋体"/>
          <w:u w:val="single"/>
        </w:rPr>
        <w:t>TRIA</w:t>
      </w:r>
      <w:r w:rsidRPr="00B87AB8">
        <w:rPr>
          <w:rFonts w:eastAsia="宋体"/>
          <w:u w:val="single"/>
        </w:rPr>
        <w:t>虚拟立体键盘</w:t>
      </w:r>
    </w:p>
    <w:p w14:paraId="52E57852" w14:textId="77777777" w:rsidR="00022740" w:rsidRPr="00B87AB8" w:rsidRDefault="00022740" w:rsidP="00022740">
      <w:pPr>
        <w:ind w:firstLine="600"/>
        <w:jc w:val="both"/>
        <w:rPr>
          <w:rFonts w:eastAsia="宋体"/>
        </w:rPr>
      </w:pPr>
      <w:r w:rsidRPr="00B87AB8">
        <w:rPr>
          <w:rFonts w:eastAsia="宋体" w:hint="eastAsia"/>
        </w:rPr>
        <w:t>附图</w:t>
      </w:r>
      <w:r w:rsidRPr="00B87AB8">
        <w:rPr>
          <w:rFonts w:eastAsia="宋体" w:hint="eastAsia"/>
        </w:rPr>
        <w:t>9-902</w:t>
      </w:r>
      <w:r w:rsidRPr="00B87AB8">
        <w:rPr>
          <w:rFonts w:eastAsia="宋体" w:hint="eastAsia"/>
        </w:rPr>
        <w:t>示出了</w:t>
      </w:r>
      <w:r w:rsidRPr="00B87AB8">
        <w:rPr>
          <w:rFonts w:eastAsia="宋体"/>
        </w:rPr>
        <w:t>TRIA</w:t>
      </w:r>
      <w:r w:rsidRPr="00B87AB8">
        <w:rPr>
          <w:rFonts w:eastAsia="宋体" w:hint="eastAsia"/>
        </w:rPr>
        <w:t>虚拟</w:t>
      </w:r>
      <w:r w:rsidRPr="00B87AB8">
        <w:rPr>
          <w:rFonts w:eastAsia="宋体"/>
        </w:rPr>
        <w:t>立体键盘</w:t>
      </w:r>
      <w:r w:rsidRPr="00B87AB8">
        <w:rPr>
          <w:rFonts w:eastAsia="宋体" w:hint="eastAsia"/>
        </w:rPr>
        <w:t>。</w:t>
      </w:r>
      <w:r w:rsidRPr="00B87AB8">
        <w:rPr>
          <w:rFonts w:eastAsia="宋体"/>
        </w:rPr>
        <w:t>在</w:t>
      </w:r>
      <w:r w:rsidRPr="00B87AB8">
        <w:rPr>
          <w:rFonts w:eastAsia="宋体"/>
        </w:rPr>
        <w:t>TRIA</w:t>
      </w:r>
      <w:r w:rsidRPr="00B87AB8">
        <w:rPr>
          <w:rFonts w:eastAsia="宋体"/>
        </w:rPr>
        <w:t>立体键盘的各</w:t>
      </w:r>
      <w:r w:rsidRPr="00B87AB8">
        <w:rPr>
          <w:rFonts w:eastAsia="宋体"/>
        </w:rPr>
        <w:t>TRIA</w:t>
      </w:r>
      <w:r w:rsidRPr="00B87AB8">
        <w:rPr>
          <w:rFonts w:eastAsia="宋体"/>
        </w:rPr>
        <w:t>符号的布置内容</w:t>
      </w:r>
      <w:r w:rsidRPr="00B87AB8">
        <w:rPr>
          <w:rFonts w:eastAsia="宋体" w:hint="eastAsia"/>
        </w:rPr>
        <w:t>的</w:t>
      </w:r>
      <w:r w:rsidRPr="00B87AB8">
        <w:rPr>
          <w:rFonts w:eastAsia="宋体"/>
        </w:rPr>
        <w:t>基础上，立体键盘</w:t>
      </w:r>
      <w:r w:rsidRPr="00B87AB8">
        <w:rPr>
          <w:rFonts w:eastAsia="宋体" w:hint="eastAsia"/>
        </w:rPr>
        <w:t>的</w:t>
      </w:r>
      <w:r w:rsidRPr="00B87AB8">
        <w:rPr>
          <w:rFonts w:eastAsia="宋体" w:hint="eastAsia"/>
        </w:rPr>
        <w:t>6</w:t>
      </w:r>
      <w:r w:rsidRPr="00B87AB8">
        <w:rPr>
          <w:rFonts w:eastAsia="宋体" w:hint="eastAsia"/>
        </w:rPr>
        <w:t>个</w:t>
      </w:r>
      <w:r w:rsidRPr="00B87AB8">
        <w:rPr>
          <w:rFonts w:eastAsia="宋体"/>
        </w:rPr>
        <w:t>面上的中心方块部分的</w:t>
      </w:r>
      <w:r w:rsidRPr="00B87AB8">
        <w:rPr>
          <w:rFonts w:eastAsia="宋体" w:hint="eastAsia"/>
        </w:rPr>
        <w:t>6</w:t>
      </w:r>
      <w:r w:rsidRPr="00B87AB8">
        <w:rPr>
          <w:rFonts w:eastAsia="宋体" w:hint="eastAsia"/>
        </w:rPr>
        <w:t>个</w:t>
      </w:r>
      <w:r w:rsidRPr="00B87AB8">
        <w:rPr>
          <w:rFonts w:eastAsia="宋体"/>
        </w:rPr>
        <w:t>符号在一个触摸屏上</w:t>
      </w:r>
      <w:r w:rsidRPr="00B87AB8">
        <w:rPr>
          <w:rFonts w:eastAsia="宋体" w:hint="eastAsia"/>
        </w:rPr>
        <w:t>显示。</w:t>
      </w:r>
      <w:r w:rsidRPr="00B87AB8">
        <w:rPr>
          <w:rFonts w:eastAsia="宋体"/>
        </w:rPr>
        <w:t>如</w:t>
      </w:r>
      <w:r w:rsidRPr="00B87AB8">
        <w:rPr>
          <w:rFonts w:eastAsia="宋体" w:hint="eastAsia"/>
        </w:rPr>
        <w:t>附图</w:t>
      </w:r>
      <w:r w:rsidRPr="00B87AB8">
        <w:rPr>
          <w:rFonts w:eastAsia="宋体" w:hint="eastAsia"/>
        </w:rPr>
        <w:t>9-903</w:t>
      </w:r>
      <w:r w:rsidRPr="00B87AB8">
        <w:rPr>
          <w:rFonts w:eastAsia="宋体" w:hint="eastAsia"/>
        </w:rPr>
        <w:t>的</w:t>
      </w:r>
      <w:r w:rsidRPr="00B87AB8">
        <w:rPr>
          <w:rFonts w:eastAsia="宋体"/>
        </w:rPr>
        <w:t>TRIA</w:t>
      </w:r>
      <w:r w:rsidRPr="00B87AB8">
        <w:rPr>
          <w:rFonts w:eastAsia="宋体" w:hint="eastAsia"/>
        </w:rPr>
        <w:t>虚拟显示层，</w:t>
      </w:r>
      <w:r w:rsidRPr="00B87AB8">
        <w:rPr>
          <w:rFonts w:eastAsia="宋体"/>
        </w:rPr>
        <w:t>当需要的文字符号录入</w:t>
      </w:r>
      <w:r w:rsidRPr="00B87AB8">
        <w:rPr>
          <w:rFonts w:eastAsia="宋体" w:hint="eastAsia"/>
        </w:rPr>
        <w:t>时，</w:t>
      </w:r>
      <w:r w:rsidRPr="00B87AB8">
        <w:rPr>
          <w:rFonts w:eastAsia="宋体"/>
        </w:rPr>
        <w:t>首先选择</w:t>
      </w:r>
      <w:r w:rsidRPr="00B87AB8">
        <w:rPr>
          <w:rFonts w:eastAsia="宋体" w:hint="eastAsia"/>
        </w:rPr>
        <w:t>符号</w:t>
      </w:r>
      <w:r w:rsidRPr="00B87AB8">
        <w:rPr>
          <w:rFonts w:eastAsia="宋体"/>
        </w:rPr>
        <w:t>所在的</w:t>
      </w:r>
      <w:r w:rsidRPr="00B87AB8">
        <w:rPr>
          <w:rFonts w:eastAsia="宋体" w:hint="eastAsia"/>
        </w:rPr>
        <w:t>6</w:t>
      </w:r>
      <w:r w:rsidRPr="00B87AB8">
        <w:rPr>
          <w:rFonts w:eastAsia="宋体" w:hint="eastAsia"/>
        </w:rPr>
        <w:t>个</w:t>
      </w:r>
      <w:r w:rsidRPr="00B87AB8">
        <w:rPr>
          <w:rFonts w:eastAsia="宋体"/>
        </w:rPr>
        <w:t>面上的</w:t>
      </w:r>
      <w:r w:rsidRPr="00B87AB8">
        <w:rPr>
          <w:rFonts w:eastAsia="宋体" w:hint="eastAsia"/>
        </w:rPr>
        <w:t>中心</w:t>
      </w:r>
      <w:r w:rsidRPr="00B87AB8">
        <w:rPr>
          <w:rFonts w:eastAsia="宋体"/>
        </w:rPr>
        <w:t>方块上的符号，此时触摸屏</w:t>
      </w:r>
      <w:r w:rsidRPr="00B87AB8">
        <w:rPr>
          <w:rFonts w:eastAsia="宋体" w:hint="eastAsia"/>
        </w:rPr>
        <w:t>所选</w:t>
      </w:r>
      <w:r w:rsidRPr="00B87AB8">
        <w:rPr>
          <w:rFonts w:eastAsia="宋体"/>
        </w:rPr>
        <w:t>符号</w:t>
      </w:r>
      <w:r w:rsidR="00E92458" w:rsidRPr="00B87AB8">
        <w:rPr>
          <w:rFonts w:eastAsia="宋体" w:hint="eastAsia"/>
        </w:rPr>
        <w:t>正上方上</w:t>
      </w:r>
      <w:r w:rsidRPr="00B87AB8">
        <w:rPr>
          <w:rFonts w:eastAsia="宋体" w:hint="eastAsia"/>
        </w:rPr>
        <w:t>弹出</w:t>
      </w:r>
      <w:r w:rsidRPr="00B87AB8">
        <w:rPr>
          <w:rFonts w:eastAsia="宋体"/>
        </w:rPr>
        <w:t>覆盖在中心方块上的符号</w:t>
      </w:r>
      <w:r w:rsidRPr="00B87AB8">
        <w:rPr>
          <w:rFonts w:eastAsia="宋体" w:hint="eastAsia"/>
        </w:rPr>
        <w:t>框</w:t>
      </w:r>
      <w:r w:rsidRPr="00B87AB8">
        <w:rPr>
          <w:rFonts w:eastAsia="宋体" w:hint="eastAsia"/>
        </w:rPr>
        <w:t>(</w:t>
      </w:r>
      <w:r w:rsidRPr="00B87AB8">
        <w:rPr>
          <w:rFonts w:eastAsia="宋体" w:hint="eastAsia"/>
        </w:rPr>
        <w:t>图</w:t>
      </w:r>
      <w:r w:rsidRPr="00B87AB8">
        <w:rPr>
          <w:rFonts w:eastAsia="宋体" w:hint="eastAsia"/>
        </w:rPr>
        <w:t>9-902)</w:t>
      </w:r>
      <w:r w:rsidRPr="00B87AB8">
        <w:rPr>
          <w:rFonts w:eastAsia="宋体"/>
        </w:rPr>
        <w:t>，显示</w:t>
      </w:r>
      <w:r w:rsidRPr="00B87AB8">
        <w:rPr>
          <w:rFonts w:eastAsia="宋体" w:hint="eastAsia"/>
        </w:rPr>
        <w:t>符号</w:t>
      </w:r>
      <w:r w:rsidRPr="00B87AB8">
        <w:rPr>
          <w:rFonts w:eastAsia="宋体"/>
        </w:rPr>
        <w:t>框是</w:t>
      </w:r>
      <w:r w:rsidRPr="00B87AB8">
        <w:rPr>
          <w:rFonts w:eastAsia="宋体" w:hint="eastAsia"/>
        </w:rPr>
        <w:t>如附图</w:t>
      </w:r>
      <w:r w:rsidRPr="00B87AB8">
        <w:rPr>
          <w:rFonts w:eastAsia="宋体" w:hint="eastAsia"/>
        </w:rPr>
        <w:t>9-904</w:t>
      </w:r>
      <w:r w:rsidRPr="00B87AB8">
        <w:rPr>
          <w:rFonts w:eastAsia="宋体" w:hint="eastAsia"/>
        </w:rPr>
        <w:t>的各立体</w:t>
      </w:r>
      <w:r w:rsidRPr="00B87AB8">
        <w:rPr>
          <w:rFonts w:eastAsia="宋体"/>
        </w:rPr>
        <w:t>键盘关联的</w:t>
      </w:r>
      <w:r w:rsidRPr="00B87AB8">
        <w:rPr>
          <w:rFonts w:eastAsia="宋体"/>
        </w:rPr>
        <w:t>TRIA</w:t>
      </w:r>
      <w:r w:rsidRPr="00B87AB8">
        <w:rPr>
          <w:rFonts w:eastAsia="宋体" w:hint="eastAsia"/>
        </w:rPr>
        <w:t>虚拟覆盖</w:t>
      </w:r>
      <w:r w:rsidRPr="00B87AB8">
        <w:rPr>
          <w:rFonts w:eastAsia="宋体"/>
        </w:rPr>
        <w:t>层</w:t>
      </w:r>
      <w:r w:rsidRPr="00B87AB8">
        <w:rPr>
          <w:rFonts w:eastAsia="宋体" w:hint="eastAsia"/>
        </w:rPr>
        <w:t>的</w:t>
      </w:r>
      <w:r w:rsidRPr="00B87AB8">
        <w:rPr>
          <w:rFonts w:eastAsia="宋体" w:hint="eastAsia"/>
        </w:rPr>
        <w:t>8</w:t>
      </w:r>
      <w:r w:rsidRPr="00B87AB8">
        <w:rPr>
          <w:rFonts w:eastAsia="宋体" w:hint="eastAsia"/>
        </w:rPr>
        <w:t>个</w:t>
      </w:r>
      <w:r w:rsidRPr="00B87AB8">
        <w:rPr>
          <w:rFonts w:eastAsia="宋体"/>
        </w:rPr>
        <w:t>符号</w:t>
      </w:r>
      <w:r w:rsidRPr="00B87AB8">
        <w:rPr>
          <w:rFonts w:eastAsia="宋体" w:hint="eastAsia"/>
        </w:rPr>
        <w:t>，</w:t>
      </w:r>
      <w:r w:rsidRPr="00B87AB8">
        <w:rPr>
          <w:rFonts w:eastAsia="宋体"/>
        </w:rPr>
        <w:t>通过手指</w:t>
      </w:r>
      <w:r w:rsidRPr="00B87AB8">
        <w:rPr>
          <w:rFonts w:eastAsia="宋体" w:hint="eastAsia"/>
        </w:rPr>
        <w:t>再次</w:t>
      </w:r>
      <w:r w:rsidRPr="00B87AB8">
        <w:rPr>
          <w:rFonts w:eastAsia="宋体"/>
        </w:rPr>
        <w:t>点击选择或滑动到</w:t>
      </w:r>
      <w:r w:rsidRPr="00B87AB8">
        <w:rPr>
          <w:rFonts w:eastAsia="宋体" w:hint="eastAsia"/>
        </w:rPr>
        <w:t>符号</w:t>
      </w:r>
      <w:r w:rsidRPr="00B87AB8">
        <w:rPr>
          <w:rFonts w:eastAsia="宋体"/>
        </w:rPr>
        <w:t>的区域</w:t>
      </w:r>
      <w:r w:rsidRPr="00B87AB8">
        <w:rPr>
          <w:rFonts w:eastAsia="宋体" w:hint="eastAsia"/>
        </w:rPr>
        <w:t>上一</w:t>
      </w:r>
      <w:r w:rsidRPr="00B87AB8">
        <w:rPr>
          <w:rFonts w:eastAsia="宋体"/>
        </w:rPr>
        <w:t>画</w:t>
      </w:r>
      <w:r w:rsidRPr="00B87AB8">
        <w:rPr>
          <w:rFonts w:eastAsia="宋体" w:hint="eastAsia"/>
        </w:rPr>
        <w:t>完成录入</w:t>
      </w:r>
      <w:r w:rsidRPr="00B87AB8">
        <w:rPr>
          <w:rFonts w:eastAsia="宋体"/>
        </w:rPr>
        <w:t>此符号。</w:t>
      </w:r>
      <w:r w:rsidRPr="00B87AB8">
        <w:rPr>
          <w:rFonts w:eastAsia="宋体" w:hint="eastAsia"/>
        </w:rPr>
        <w:t>虚拟</w:t>
      </w:r>
      <w:r w:rsidRPr="00B87AB8">
        <w:rPr>
          <w:rFonts w:eastAsia="宋体"/>
        </w:rPr>
        <w:t>立体键盘的输入方法，</w:t>
      </w:r>
      <w:r w:rsidRPr="00B87AB8">
        <w:rPr>
          <w:rFonts w:eastAsia="宋体" w:hint="eastAsia"/>
        </w:rPr>
        <w:t>只用点击</w:t>
      </w:r>
      <w:r w:rsidRPr="00B87AB8">
        <w:rPr>
          <w:rFonts w:eastAsia="宋体"/>
        </w:rPr>
        <w:t>和滑动</w:t>
      </w:r>
      <w:r w:rsidRPr="00B87AB8">
        <w:rPr>
          <w:rFonts w:eastAsia="宋体" w:hint="eastAsia"/>
        </w:rPr>
        <w:t>8</w:t>
      </w:r>
      <w:r w:rsidRPr="00B87AB8">
        <w:rPr>
          <w:rFonts w:eastAsia="宋体" w:hint="eastAsia"/>
        </w:rPr>
        <w:t>个</w:t>
      </w:r>
      <w:r w:rsidRPr="00B87AB8">
        <w:rPr>
          <w:rFonts w:eastAsia="宋体"/>
        </w:rPr>
        <w:t>方位的方法</w:t>
      </w:r>
      <w:r w:rsidRPr="00B87AB8">
        <w:rPr>
          <w:rFonts w:eastAsia="宋体" w:hint="eastAsia"/>
        </w:rPr>
        <w:t>，</w:t>
      </w:r>
      <w:r w:rsidRPr="00B87AB8">
        <w:rPr>
          <w:rFonts w:eastAsia="宋体"/>
        </w:rPr>
        <w:t>录入文字</w:t>
      </w:r>
      <w:r w:rsidRPr="00B87AB8">
        <w:rPr>
          <w:rFonts w:eastAsia="宋体" w:hint="eastAsia"/>
        </w:rPr>
        <w:t>、</w:t>
      </w:r>
      <w:r w:rsidRPr="00B87AB8">
        <w:rPr>
          <w:rFonts w:eastAsia="宋体"/>
        </w:rPr>
        <w:t>数字、标点符号和控制</w:t>
      </w:r>
      <w:r w:rsidRPr="00B87AB8">
        <w:rPr>
          <w:rFonts w:eastAsia="宋体" w:hint="eastAsia"/>
        </w:rPr>
        <w:t>命令</w:t>
      </w:r>
      <w:r w:rsidRPr="00B87AB8">
        <w:rPr>
          <w:rFonts w:eastAsia="宋体"/>
        </w:rPr>
        <w:t>。</w:t>
      </w:r>
      <w:r w:rsidRPr="00B87AB8">
        <w:rPr>
          <w:rFonts w:eastAsia="宋体" w:hint="eastAsia"/>
        </w:rPr>
        <w:t>该方法通过</w:t>
      </w:r>
      <w:r w:rsidRPr="00B87AB8">
        <w:rPr>
          <w:rFonts w:eastAsia="宋体"/>
        </w:rPr>
        <w:t>TRIA</w:t>
      </w:r>
      <w:r w:rsidRPr="00B87AB8">
        <w:rPr>
          <w:rFonts w:eastAsia="宋体"/>
        </w:rPr>
        <w:t>符号的对称性和结合特性，</w:t>
      </w:r>
      <w:r w:rsidRPr="00B87AB8">
        <w:rPr>
          <w:rFonts w:eastAsia="宋体" w:hint="eastAsia"/>
        </w:rPr>
        <w:t>跟</w:t>
      </w:r>
      <w:r w:rsidRPr="00B87AB8">
        <w:rPr>
          <w:rFonts w:eastAsia="宋体"/>
        </w:rPr>
        <w:t>TRIA</w:t>
      </w:r>
      <w:r w:rsidRPr="00B87AB8">
        <w:rPr>
          <w:rFonts w:eastAsia="宋体"/>
        </w:rPr>
        <w:t>三元输入法需要各</w:t>
      </w:r>
      <w:r w:rsidRPr="00B87AB8">
        <w:rPr>
          <w:rFonts w:eastAsia="宋体" w:hint="eastAsia"/>
        </w:rPr>
        <w:t>轨迹都要</w:t>
      </w:r>
      <w:r w:rsidRPr="00B87AB8">
        <w:rPr>
          <w:rFonts w:eastAsia="宋体"/>
        </w:rPr>
        <w:t>移动才能完成相比，</w:t>
      </w:r>
      <w:r w:rsidRPr="00B87AB8">
        <w:rPr>
          <w:rFonts w:eastAsia="宋体" w:hint="eastAsia"/>
        </w:rPr>
        <w:t>具有</w:t>
      </w:r>
      <w:r w:rsidRPr="00B87AB8">
        <w:rPr>
          <w:rFonts w:eastAsia="宋体"/>
        </w:rPr>
        <w:t>输入</w:t>
      </w:r>
      <w:r w:rsidRPr="00B87AB8">
        <w:rPr>
          <w:rFonts w:eastAsia="宋体" w:hint="eastAsia"/>
        </w:rPr>
        <w:t>速度快</w:t>
      </w:r>
      <w:r w:rsidRPr="00B87AB8">
        <w:rPr>
          <w:rFonts w:eastAsia="宋体"/>
        </w:rPr>
        <w:t>的特点</w:t>
      </w:r>
      <w:r w:rsidRPr="00B87AB8">
        <w:rPr>
          <w:rFonts w:eastAsia="宋体" w:hint="eastAsia"/>
        </w:rPr>
        <w:t>。</w:t>
      </w:r>
    </w:p>
    <w:p w14:paraId="4845C9F0" w14:textId="77777777" w:rsidR="00022740" w:rsidRPr="00B87AB8" w:rsidRDefault="00022740" w:rsidP="00022740">
      <w:pPr>
        <w:ind w:firstLine="600"/>
        <w:jc w:val="both"/>
        <w:rPr>
          <w:rFonts w:eastAsia="宋体"/>
        </w:rPr>
      </w:pPr>
      <w:r w:rsidRPr="00B87AB8">
        <w:rPr>
          <w:rFonts w:eastAsia="宋体" w:hint="eastAsia"/>
        </w:rPr>
        <w:t>如附图</w:t>
      </w:r>
      <w:r w:rsidRPr="00B87AB8">
        <w:rPr>
          <w:rFonts w:eastAsia="宋体" w:hint="eastAsia"/>
        </w:rPr>
        <w:t>9-</w:t>
      </w:r>
      <w:r w:rsidRPr="00B87AB8">
        <w:rPr>
          <w:rFonts w:eastAsia="宋体"/>
        </w:rPr>
        <w:t>901</w:t>
      </w:r>
      <w:r w:rsidRPr="00B87AB8">
        <w:rPr>
          <w:rFonts w:eastAsia="宋体" w:hint="eastAsia"/>
        </w:rPr>
        <w:t>和</w:t>
      </w:r>
      <w:r w:rsidRPr="00B87AB8">
        <w:rPr>
          <w:rFonts w:eastAsia="宋体" w:hint="eastAsia"/>
        </w:rPr>
        <w:t>9-904</w:t>
      </w:r>
      <w:r w:rsidRPr="00B87AB8">
        <w:rPr>
          <w:rFonts w:eastAsia="宋体" w:hint="eastAsia"/>
        </w:rPr>
        <w:t>所示</w:t>
      </w:r>
      <w:r w:rsidRPr="00B87AB8">
        <w:rPr>
          <w:rFonts w:eastAsia="宋体"/>
        </w:rPr>
        <w:t>，</w:t>
      </w:r>
      <w:r w:rsidRPr="00B87AB8">
        <w:rPr>
          <w:rFonts w:eastAsia="宋体" w:hint="eastAsia"/>
        </w:rPr>
        <w:t>先</w:t>
      </w:r>
      <w:r w:rsidRPr="00B87AB8">
        <w:rPr>
          <w:rFonts w:eastAsia="宋体"/>
        </w:rPr>
        <w:t>定义</w:t>
      </w:r>
      <w:r w:rsidRPr="00B87AB8">
        <w:rPr>
          <w:rFonts w:eastAsia="宋体" w:hint="eastAsia"/>
        </w:rPr>
        <w:t>6</w:t>
      </w:r>
      <w:r w:rsidRPr="00B87AB8">
        <w:rPr>
          <w:rFonts w:eastAsia="宋体" w:hint="eastAsia"/>
        </w:rPr>
        <w:t>个</w:t>
      </w:r>
      <w:r w:rsidRPr="00B87AB8">
        <w:rPr>
          <w:rFonts w:eastAsia="宋体"/>
        </w:rPr>
        <w:t>面上</w:t>
      </w:r>
      <w:r w:rsidRPr="00B87AB8">
        <w:rPr>
          <w:rFonts w:eastAsia="宋体" w:hint="eastAsia"/>
        </w:rPr>
        <w:t>的</w:t>
      </w:r>
      <w:r w:rsidRPr="00B87AB8">
        <w:rPr>
          <w:rFonts w:eastAsia="宋体"/>
        </w:rPr>
        <w:t>每个面的</w:t>
      </w:r>
      <w:r w:rsidRPr="00B87AB8">
        <w:rPr>
          <w:rFonts w:eastAsia="宋体" w:hint="eastAsia"/>
        </w:rPr>
        <w:t>中心</w:t>
      </w:r>
      <w:r w:rsidRPr="00B87AB8">
        <w:rPr>
          <w:rFonts w:eastAsia="宋体"/>
        </w:rPr>
        <w:t>方块和</w:t>
      </w:r>
      <w:r w:rsidRPr="00B87AB8">
        <w:rPr>
          <w:rFonts w:eastAsia="宋体" w:hint="eastAsia"/>
        </w:rPr>
        <w:t>关联</w:t>
      </w:r>
      <w:r w:rsidRPr="00B87AB8">
        <w:rPr>
          <w:rFonts w:eastAsia="宋体"/>
        </w:rPr>
        <w:t>的</w:t>
      </w:r>
      <w:r w:rsidRPr="00B87AB8">
        <w:rPr>
          <w:rFonts w:eastAsia="宋体" w:hint="eastAsia"/>
        </w:rPr>
        <w:t>8</w:t>
      </w:r>
      <w:r w:rsidRPr="00B87AB8">
        <w:rPr>
          <w:rFonts w:eastAsia="宋体" w:hint="eastAsia"/>
        </w:rPr>
        <w:t>个</w:t>
      </w:r>
      <w:r w:rsidRPr="00B87AB8">
        <w:rPr>
          <w:rFonts w:eastAsia="宋体"/>
        </w:rPr>
        <w:t>边角方块上的</w:t>
      </w:r>
      <w:r w:rsidRPr="00B87AB8">
        <w:rPr>
          <w:rFonts w:eastAsia="宋体"/>
        </w:rPr>
        <w:t>TRIA</w:t>
      </w:r>
      <w:r w:rsidRPr="00B87AB8">
        <w:rPr>
          <w:rFonts w:eastAsia="宋体"/>
        </w:rPr>
        <w:t>符号</w:t>
      </w:r>
      <w:r w:rsidRPr="00B87AB8">
        <w:rPr>
          <w:rFonts w:eastAsia="宋体" w:hint="eastAsia"/>
        </w:rPr>
        <w:t>，按照</w:t>
      </w:r>
      <w:r w:rsidRPr="00B87AB8">
        <w:rPr>
          <w:rFonts w:eastAsia="宋体"/>
        </w:rPr>
        <w:t>TRIA</w:t>
      </w:r>
      <w:r w:rsidRPr="00B87AB8">
        <w:rPr>
          <w:rFonts w:eastAsia="宋体"/>
        </w:rPr>
        <w:t>符号的</w:t>
      </w:r>
      <w:r w:rsidRPr="00B87AB8">
        <w:rPr>
          <w:rFonts w:eastAsia="宋体" w:hint="eastAsia"/>
        </w:rPr>
        <w:t>各类</w:t>
      </w:r>
      <w:r w:rsidRPr="00B87AB8">
        <w:rPr>
          <w:rFonts w:eastAsia="宋体"/>
        </w:rPr>
        <w:t>特征</w:t>
      </w:r>
      <w:r w:rsidRPr="00B87AB8">
        <w:rPr>
          <w:rFonts w:eastAsia="宋体" w:hint="eastAsia"/>
        </w:rPr>
        <w:t>分类</w:t>
      </w:r>
      <w:r w:rsidRPr="00B87AB8">
        <w:rPr>
          <w:rFonts w:eastAsia="宋体"/>
        </w:rPr>
        <w:t>安排</w:t>
      </w:r>
      <w:r w:rsidRPr="00B87AB8">
        <w:rPr>
          <w:rFonts w:eastAsia="宋体" w:hint="eastAsia"/>
        </w:rPr>
        <w:t>，用户</w:t>
      </w:r>
      <w:r w:rsidRPr="00B87AB8">
        <w:rPr>
          <w:rFonts w:eastAsia="宋体"/>
        </w:rPr>
        <w:t>需要记忆</w:t>
      </w:r>
      <w:r w:rsidRPr="00B87AB8">
        <w:rPr>
          <w:rFonts w:eastAsia="宋体" w:hint="eastAsia"/>
        </w:rPr>
        <w:t>每个面上的符号特征。将</w:t>
      </w:r>
      <w:r w:rsidRPr="00B87AB8">
        <w:rPr>
          <w:rFonts w:eastAsia="宋体" w:hint="eastAsia"/>
        </w:rPr>
        <w:t>6</w:t>
      </w:r>
      <w:r w:rsidRPr="00B87AB8">
        <w:rPr>
          <w:rFonts w:eastAsia="宋体" w:hint="eastAsia"/>
        </w:rPr>
        <w:t>个</w:t>
      </w:r>
      <w:r w:rsidRPr="00B87AB8">
        <w:rPr>
          <w:rFonts w:eastAsia="宋体"/>
        </w:rPr>
        <w:t>面上的</w:t>
      </w:r>
      <w:r w:rsidRPr="00B87AB8">
        <w:rPr>
          <w:rFonts w:eastAsia="宋体" w:hint="eastAsia"/>
        </w:rPr>
        <w:t>中心</w:t>
      </w:r>
      <w:r w:rsidRPr="00B87AB8">
        <w:rPr>
          <w:rFonts w:eastAsia="宋体"/>
        </w:rPr>
        <w:t>方块的</w:t>
      </w:r>
      <w:r w:rsidRPr="00B87AB8">
        <w:rPr>
          <w:rFonts w:eastAsia="宋体"/>
        </w:rPr>
        <w:t>TRIA</w:t>
      </w:r>
      <w:r w:rsidRPr="00B87AB8">
        <w:rPr>
          <w:rFonts w:eastAsia="宋体"/>
        </w:rPr>
        <w:t>符号显示在用户输入的</w:t>
      </w:r>
      <w:r w:rsidRPr="00B87AB8">
        <w:rPr>
          <w:rFonts w:eastAsia="宋体" w:hint="eastAsia"/>
        </w:rPr>
        <w:t>输入</w:t>
      </w:r>
      <w:r w:rsidRPr="00B87AB8">
        <w:rPr>
          <w:rFonts w:eastAsia="宋体"/>
        </w:rPr>
        <w:t>界面上，如</w:t>
      </w:r>
      <w:r w:rsidRPr="00B87AB8">
        <w:rPr>
          <w:rFonts w:eastAsia="宋体" w:hint="eastAsia"/>
        </w:rPr>
        <w:t xml:space="preserve">903 </w:t>
      </w:r>
      <w:r w:rsidRPr="00B87AB8">
        <w:rPr>
          <w:rFonts w:eastAsia="宋体" w:hint="eastAsia"/>
        </w:rPr>
        <w:t>所示，</w:t>
      </w:r>
      <w:r w:rsidRPr="00B87AB8">
        <w:rPr>
          <w:rFonts w:eastAsia="宋体"/>
        </w:rPr>
        <w:t>六个中心</w:t>
      </w:r>
      <w:r w:rsidRPr="00B87AB8">
        <w:rPr>
          <w:rFonts w:eastAsia="宋体" w:hint="eastAsia"/>
        </w:rPr>
        <w:t>按键部署在</w:t>
      </w:r>
      <w:r w:rsidRPr="00B87AB8">
        <w:rPr>
          <w:rFonts w:eastAsia="宋体" w:hint="eastAsia"/>
        </w:rPr>
        <w:t>9</w:t>
      </w:r>
      <w:r w:rsidRPr="00B87AB8">
        <w:rPr>
          <w:rFonts w:eastAsia="宋体" w:hint="eastAsia"/>
        </w:rPr>
        <w:t>宫格</w:t>
      </w:r>
      <w:r w:rsidRPr="00B87AB8">
        <w:rPr>
          <w:rFonts w:eastAsia="宋体"/>
        </w:rPr>
        <w:t>或</w:t>
      </w:r>
      <w:r w:rsidRPr="00B87AB8">
        <w:rPr>
          <w:rFonts w:eastAsia="宋体" w:hint="eastAsia"/>
        </w:rPr>
        <w:t>6</w:t>
      </w:r>
      <w:r w:rsidRPr="00B87AB8">
        <w:rPr>
          <w:rFonts w:eastAsia="宋体" w:hint="eastAsia"/>
        </w:rPr>
        <w:t>宫格</w:t>
      </w:r>
      <w:r w:rsidRPr="00B87AB8">
        <w:rPr>
          <w:rFonts w:eastAsia="宋体"/>
        </w:rPr>
        <w:t>上</w:t>
      </w:r>
      <w:r w:rsidRPr="00B87AB8">
        <w:rPr>
          <w:rFonts w:eastAsia="宋体" w:hint="eastAsia"/>
        </w:rPr>
        <w:t>。要输入</w:t>
      </w:r>
      <w:r w:rsidRPr="00B87AB8">
        <w:rPr>
          <w:rFonts w:eastAsia="宋体"/>
        </w:rPr>
        <w:t>字母</w:t>
      </w:r>
      <w:r w:rsidRPr="00B87AB8">
        <w:rPr>
          <w:rFonts w:eastAsia="宋体"/>
        </w:rPr>
        <w:t>b</w:t>
      </w:r>
      <w:r w:rsidRPr="00B87AB8">
        <w:rPr>
          <w:rFonts w:eastAsia="宋体" w:hint="eastAsia"/>
        </w:rPr>
        <w:t>时</w:t>
      </w:r>
      <w:r w:rsidRPr="00B87AB8">
        <w:rPr>
          <w:rFonts w:eastAsia="宋体"/>
        </w:rPr>
        <w:t>，先选择</w:t>
      </w:r>
      <w:r w:rsidRPr="00B87AB8">
        <w:rPr>
          <w:rFonts w:eastAsia="宋体" w:hint="eastAsia"/>
        </w:rPr>
        <w:t>b</w:t>
      </w:r>
      <w:r w:rsidRPr="00B87AB8">
        <w:rPr>
          <w:rFonts w:eastAsia="宋体" w:hint="eastAsia"/>
        </w:rPr>
        <w:t>所在</w:t>
      </w:r>
      <w:r w:rsidRPr="00B87AB8">
        <w:rPr>
          <w:rFonts w:eastAsia="宋体"/>
        </w:rPr>
        <w:t>的面的中心方格的符号</w:t>
      </w:r>
      <w:r w:rsidRPr="00B87AB8">
        <w:rPr>
          <w:rFonts w:eastAsia="宋体" w:hint="eastAsia"/>
        </w:rPr>
        <w:t>“</w:t>
      </w:r>
      <w:r w:rsidRPr="00B87AB8">
        <w:rPr>
          <w:rFonts w:ascii="tria" w:eastAsia="宋体" w:hAnsi="tria"/>
          <w:b/>
        </w:rPr>
        <w:t>⮀</w:t>
      </w:r>
      <w:r w:rsidRPr="00B87AB8">
        <w:rPr>
          <w:rFonts w:eastAsia="宋体"/>
          <w:b/>
        </w:rPr>
        <w:t>”</w:t>
      </w:r>
      <w:r w:rsidRPr="00B87AB8">
        <w:rPr>
          <w:rFonts w:eastAsia="宋体"/>
        </w:rPr>
        <w:t>，此时输入系统</w:t>
      </w:r>
      <w:r w:rsidRPr="00B87AB8">
        <w:rPr>
          <w:rFonts w:eastAsia="宋体" w:hint="eastAsia"/>
        </w:rPr>
        <w:t>界面的</w:t>
      </w:r>
      <w:r w:rsidRPr="00B87AB8">
        <w:rPr>
          <w:rFonts w:eastAsia="宋体"/>
        </w:rPr>
        <w:t>选择符号正</w:t>
      </w:r>
      <w:r w:rsidRPr="00B87AB8">
        <w:rPr>
          <w:rFonts w:eastAsia="宋体" w:hint="eastAsia"/>
        </w:rPr>
        <w:t>上方</w:t>
      </w:r>
      <w:r w:rsidRPr="00B87AB8">
        <w:rPr>
          <w:rFonts w:eastAsia="宋体"/>
        </w:rPr>
        <w:t>，弹出</w:t>
      </w:r>
      <w:r w:rsidRPr="00B87AB8">
        <w:rPr>
          <w:rFonts w:eastAsia="宋体" w:hint="eastAsia"/>
        </w:rPr>
        <w:t>90</w:t>
      </w:r>
      <w:r w:rsidRPr="00B87AB8">
        <w:rPr>
          <w:rFonts w:eastAsia="宋体"/>
        </w:rPr>
        <w:t>2</w:t>
      </w:r>
      <w:r w:rsidRPr="00B87AB8">
        <w:rPr>
          <w:rFonts w:eastAsia="宋体" w:hint="eastAsia"/>
        </w:rPr>
        <w:t>的</w:t>
      </w:r>
      <w:r w:rsidRPr="00B87AB8">
        <w:rPr>
          <w:rFonts w:eastAsia="宋体" w:hint="eastAsia"/>
        </w:rPr>
        <w:t>9</w:t>
      </w:r>
      <w:r w:rsidRPr="00B87AB8">
        <w:rPr>
          <w:rFonts w:eastAsia="宋体" w:hint="eastAsia"/>
        </w:rPr>
        <w:t>宫格</w:t>
      </w:r>
      <w:r w:rsidRPr="00B87AB8">
        <w:rPr>
          <w:rFonts w:eastAsia="宋体"/>
        </w:rPr>
        <w:t>符号叠加</w:t>
      </w:r>
      <w:r w:rsidRPr="00B87AB8">
        <w:rPr>
          <w:rFonts w:eastAsia="宋体" w:hint="eastAsia"/>
        </w:rPr>
        <w:t>显示</w:t>
      </w:r>
      <w:r w:rsidRPr="00B87AB8">
        <w:rPr>
          <w:rFonts w:eastAsia="宋体"/>
        </w:rPr>
        <w:t>在输入界面</w:t>
      </w:r>
      <w:r w:rsidRPr="00B87AB8">
        <w:rPr>
          <w:rFonts w:eastAsia="宋体" w:hint="eastAsia"/>
        </w:rPr>
        <w:t>“</w:t>
      </w:r>
      <w:r w:rsidRPr="00B87AB8">
        <w:rPr>
          <w:rFonts w:ascii="tria" w:eastAsia="宋体" w:hAnsi="tria"/>
          <w:b/>
        </w:rPr>
        <w:t>⮀</w:t>
      </w:r>
      <w:r w:rsidRPr="00B87AB8">
        <w:rPr>
          <w:rFonts w:eastAsia="宋体" w:hint="eastAsia"/>
        </w:rPr>
        <w:t>”中心</w:t>
      </w:r>
      <w:r w:rsidRPr="00B87AB8">
        <w:rPr>
          <w:rFonts w:eastAsia="宋体"/>
        </w:rPr>
        <w:t>方块</w:t>
      </w:r>
      <w:r w:rsidRPr="00B87AB8">
        <w:rPr>
          <w:rFonts w:eastAsia="宋体" w:hint="eastAsia"/>
        </w:rPr>
        <w:t>和</w:t>
      </w:r>
      <w:r w:rsidRPr="00B87AB8">
        <w:rPr>
          <w:rFonts w:eastAsia="宋体" w:hint="eastAsia"/>
        </w:rPr>
        <w:t>8</w:t>
      </w:r>
      <w:r w:rsidRPr="00B87AB8">
        <w:rPr>
          <w:rFonts w:eastAsia="宋体" w:hint="eastAsia"/>
        </w:rPr>
        <w:t>个</w:t>
      </w:r>
      <w:r w:rsidRPr="00B87AB8">
        <w:rPr>
          <w:rFonts w:eastAsia="宋体"/>
        </w:rPr>
        <w:t>边角方块上的</w:t>
      </w:r>
      <w:r w:rsidRPr="00B87AB8">
        <w:rPr>
          <w:rFonts w:eastAsia="宋体"/>
        </w:rPr>
        <w:t>TRIA</w:t>
      </w:r>
      <w:r w:rsidRPr="00B87AB8">
        <w:rPr>
          <w:rFonts w:eastAsia="宋体"/>
        </w:rPr>
        <w:t>符号，用户</w:t>
      </w:r>
      <w:r w:rsidRPr="00B87AB8">
        <w:rPr>
          <w:rFonts w:eastAsia="宋体" w:hint="eastAsia"/>
        </w:rPr>
        <w:t>如</w:t>
      </w:r>
      <w:r w:rsidRPr="00B87AB8">
        <w:rPr>
          <w:rFonts w:eastAsia="宋体" w:hint="eastAsia"/>
        </w:rPr>
        <w:t>902</w:t>
      </w:r>
      <w:r w:rsidRPr="00B87AB8">
        <w:rPr>
          <w:rFonts w:eastAsia="宋体" w:hint="eastAsia"/>
        </w:rPr>
        <w:t>所示</w:t>
      </w:r>
      <w:r w:rsidRPr="00B87AB8">
        <w:rPr>
          <w:rFonts w:eastAsia="宋体"/>
        </w:rPr>
        <w:t>再次点击选择或手势滑动到要输入的</w:t>
      </w:r>
      <w:r w:rsidRPr="00B87AB8">
        <w:rPr>
          <w:rFonts w:eastAsia="宋体" w:hint="eastAsia"/>
        </w:rPr>
        <w:t>符号“</w:t>
      </w:r>
      <w:r w:rsidRPr="00B87AB8">
        <w:rPr>
          <w:rFonts w:ascii="tria" w:eastAsia="宋体" w:hAnsi="tria"/>
          <w:b/>
        </w:rPr>
        <w:t>b</w:t>
      </w:r>
      <w:r w:rsidRPr="00B87AB8">
        <w:rPr>
          <w:rFonts w:eastAsia="宋体" w:hint="eastAsia"/>
        </w:rPr>
        <w:t>”</w:t>
      </w:r>
      <w:r w:rsidRPr="00B87AB8">
        <w:rPr>
          <w:rFonts w:eastAsia="宋体"/>
        </w:rPr>
        <w:t>的方格</w:t>
      </w:r>
      <w:r w:rsidRPr="00B87AB8">
        <w:rPr>
          <w:rFonts w:eastAsia="宋体" w:hint="eastAsia"/>
        </w:rPr>
        <w:t>上完成字母</w:t>
      </w:r>
      <w:r w:rsidRPr="00B87AB8">
        <w:rPr>
          <w:rFonts w:eastAsia="宋体"/>
        </w:rPr>
        <w:t>b</w:t>
      </w:r>
      <w:r w:rsidRPr="00B87AB8">
        <w:rPr>
          <w:rFonts w:eastAsia="宋体" w:hint="eastAsia"/>
        </w:rPr>
        <w:t>的</w:t>
      </w:r>
      <w:r w:rsidRPr="00B87AB8">
        <w:rPr>
          <w:rFonts w:eastAsia="宋体"/>
        </w:rPr>
        <w:t>输入</w:t>
      </w:r>
      <w:r w:rsidRPr="00B87AB8">
        <w:rPr>
          <w:rFonts w:eastAsia="宋体" w:hint="eastAsia"/>
        </w:rPr>
        <w:t>，</w:t>
      </w:r>
      <w:r w:rsidRPr="00B87AB8">
        <w:rPr>
          <w:rFonts w:eastAsia="宋体"/>
        </w:rPr>
        <w:t>输入系统通过判断</w:t>
      </w:r>
      <w:r w:rsidRPr="00B87AB8">
        <w:rPr>
          <w:rFonts w:eastAsia="宋体" w:hint="eastAsia"/>
        </w:rPr>
        <w:t>用户</w:t>
      </w:r>
      <w:r w:rsidRPr="00B87AB8">
        <w:rPr>
          <w:rFonts w:eastAsia="宋体"/>
        </w:rPr>
        <w:t>输入的中心方格和边角方格</w:t>
      </w:r>
      <w:r w:rsidRPr="00B87AB8">
        <w:rPr>
          <w:rFonts w:eastAsia="宋体" w:hint="eastAsia"/>
        </w:rPr>
        <w:t>的</w:t>
      </w:r>
      <w:r w:rsidRPr="00B87AB8">
        <w:rPr>
          <w:rFonts w:eastAsia="宋体"/>
        </w:rPr>
        <w:t>趋势或两次点击</w:t>
      </w:r>
      <w:r w:rsidRPr="00B87AB8">
        <w:rPr>
          <w:rFonts w:eastAsia="宋体" w:hint="eastAsia"/>
        </w:rPr>
        <w:t>，</w:t>
      </w:r>
      <w:r w:rsidRPr="00B87AB8">
        <w:rPr>
          <w:rFonts w:eastAsia="宋体"/>
        </w:rPr>
        <w:t>一画趋势输入英文字母</w:t>
      </w:r>
      <w:r w:rsidRPr="00B87AB8">
        <w:rPr>
          <w:rFonts w:eastAsia="宋体" w:hint="eastAsia"/>
        </w:rPr>
        <w:t>或</w:t>
      </w:r>
      <w:r w:rsidRPr="00B87AB8">
        <w:rPr>
          <w:rFonts w:eastAsia="宋体"/>
        </w:rPr>
        <w:t>其他各国文字</w:t>
      </w:r>
      <w:r w:rsidRPr="00B87AB8">
        <w:rPr>
          <w:rFonts w:eastAsia="宋体" w:hint="eastAsia"/>
        </w:rPr>
        <w:t>，</w:t>
      </w:r>
      <w:r w:rsidRPr="00B87AB8">
        <w:rPr>
          <w:rFonts w:eastAsia="宋体"/>
        </w:rPr>
        <w:t>提高输入</w:t>
      </w:r>
      <w:r w:rsidRPr="00B87AB8">
        <w:rPr>
          <w:rFonts w:eastAsia="宋体" w:hint="eastAsia"/>
        </w:rPr>
        <w:t>速度</w:t>
      </w:r>
      <w:r w:rsidRPr="00B87AB8">
        <w:rPr>
          <w:rFonts w:eastAsia="宋体"/>
        </w:rPr>
        <w:t>。</w:t>
      </w:r>
    </w:p>
    <w:p w14:paraId="3860E876" w14:textId="77777777" w:rsidR="00E569F9" w:rsidRPr="00B87AB8" w:rsidRDefault="00E569F9" w:rsidP="00E569F9">
      <w:pPr>
        <w:ind w:firstLine="600"/>
        <w:jc w:val="both"/>
        <w:rPr>
          <w:rFonts w:eastAsia="宋体"/>
          <w:u w:val="single"/>
        </w:rPr>
      </w:pPr>
      <w:r w:rsidRPr="00B87AB8">
        <w:rPr>
          <w:rFonts w:eastAsia="宋体"/>
          <w:u w:val="single"/>
        </w:rPr>
        <w:t>TRIA</w:t>
      </w:r>
      <w:r w:rsidRPr="00B87AB8">
        <w:rPr>
          <w:rFonts w:eastAsia="宋体" w:hint="eastAsia"/>
          <w:u w:val="single"/>
        </w:rPr>
        <w:t>安全卡片</w:t>
      </w:r>
      <w:r w:rsidRPr="00B87AB8">
        <w:rPr>
          <w:rFonts w:eastAsia="宋体"/>
          <w:u w:val="single"/>
        </w:rPr>
        <w:t>键盘</w:t>
      </w:r>
    </w:p>
    <w:p w14:paraId="78C2BC66" w14:textId="77777777" w:rsidR="00022740" w:rsidRPr="00B87AB8" w:rsidRDefault="00022740" w:rsidP="00022740">
      <w:pPr>
        <w:ind w:firstLine="600"/>
        <w:jc w:val="both"/>
        <w:rPr>
          <w:rFonts w:eastAsia="宋体"/>
        </w:rPr>
      </w:pPr>
      <w:r w:rsidRPr="00B87AB8">
        <w:rPr>
          <w:rFonts w:eastAsia="宋体" w:hint="eastAsia"/>
        </w:rPr>
        <w:t>结合附图</w:t>
      </w:r>
      <w:r w:rsidRPr="00B87AB8">
        <w:rPr>
          <w:rFonts w:eastAsia="宋体" w:hint="eastAsia"/>
        </w:rPr>
        <w:t>10</w:t>
      </w:r>
      <w:r w:rsidRPr="00B87AB8">
        <w:rPr>
          <w:rFonts w:eastAsia="宋体" w:hint="eastAsia"/>
        </w:rPr>
        <w:t>的</w:t>
      </w:r>
      <w:r w:rsidRPr="00B87AB8">
        <w:rPr>
          <w:rFonts w:eastAsia="宋体"/>
        </w:rPr>
        <w:t>TRIA</w:t>
      </w:r>
      <w:r w:rsidRPr="00B87AB8">
        <w:rPr>
          <w:rFonts w:eastAsia="宋体"/>
        </w:rPr>
        <w:t>安全卡</w:t>
      </w:r>
      <w:r w:rsidRPr="00B87AB8">
        <w:rPr>
          <w:rFonts w:eastAsia="宋体" w:hint="eastAsia"/>
        </w:rPr>
        <w:t>键盘，</w:t>
      </w:r>
      <w:r w:rsidRPr="00B87AB8">
        <w:rPr>
          <w:rFonts w:eastAsia="宋体"/>
        </w:rPr>
        <w:t>包括</w:t>
      </w:r>
      <w:r w:rsidRPr="00B87AB8">
        <w:rPr>
          <w:rFonts w:eastAsia="宋体" w:hint="eastAsia"/>
        </w:rPr>
        <w:t>附图</w:t>
      </w:r>
      <w:r w:rsidRPr="00B87AB8">
        <w:rPr>
          <w:rFonts w:eastAsia="宋体" w:hint="eastAsia"/>
        </w:rPr>
        <w:t>10-1001</w:t>
      </w:r>
      <w:r w:rsidRPr="00B87AB8">
        <w:rPr>
          <w:rFonts w:eastAsia="宋体"/>
        </w:rPr>
        <w:t xml:space="preserve"> TRIA</w:t>
      </w:r>
      <w:r w:rsidRPr="00B87AB8">
        <w:rPr>
          <w:rFonts w:eastAsia="宋体" w:hint="eastAsia"/>
        </w:rPr>
        <w:t>安全芯片、</w:t>
      </w:r>
      <w:r w:rsidRPr="00B87AB8">
        <w:rPr>
          <w:rFonts w:eastAsia="宋体"/>
        </w:rPr>
        <w:t>键盘录入</w:t>
      </w:r>
      <w:r w:rsidRPr="00B87AB8">
        <w:rPr>
          <w:rFonts w:eastAsia="宋体" w:hint="eastAsia"/>
        </w:rPr>
        <w:t>感应面板</w:t>
      </w:r>
      <w:r w:rsidRPr="00B87AB8">
        <w:rPr>
          <w:rFonts w:eastAsia="宋体"/>
        </w:rPr>
        <w:t>，</w:t>
      </w:r>
      <w:r w:rsidRPr="00B87AB8">
        <w:rPr>
          <w:rFonts w:eastAsia="宋体" w:hint="eastAsia"/>
        </w:rPr>
        <w:t>通过</w:t>
      </w:r>
      <w:r w:rsidRPr="00B87AB8">
        <w:rPr>
          <w:rFonts w:eastAsia="宋体"/>
        </w:rPr>
        <w:t>手指在感应面板上移动产生的</w:t>
      </w:r>
      <w:r w:rsidRPr="00B87AB8">
        <w:rPr>
          <w:rFonts w:eastAsia="宋体" w:hint="eastAsia"/>
        </w:rPr>
        <w:t>电</w:t>
      </w:r>
      <w:r w:rsidRPr="00B87AB8">
        <w:rPr>
          <w:rFonts w:eastAsia="宋体"/>
        </w:rPr>
        <w:t>流变化和按下所产生的压力感应，</w:t>
      </w:r>
      <w:r w:rsidRPr="00B87AB8">
        <w:rPr>
          <w:rFonts w:eastAsia="宋体" w:hint="eastAsia"/>
        </w:rPr>
        <w:t>根据</w:t>
      </w:r>
      <w:r w:rsidRPr="00B87AB8">
        <w:rPr>
          <w:rFonts w:eastAsia="宋体"/>
        </w:rPr>
        <w:t>本发明的</w:t>
      </w:r>
      <w:r w:rsidRPr="00B87AB8">
        <w:rPr>
          <w:rFonts w:eastAsia="宋体"/>
        </w:rPr>
        <w:t>TRIA</w:t>
      </w:r>
      <w:r w:rsidRPr="00B87AB8">
        <w:rPr>
          <w:rFonts w:eastAsia="宋体"/>
        </w:rPr>
        <w:t>三元</w:t>
      </w:r>
      <w:r w:rsidRPr="00B87AB8">
        <w:rPr>
          <w:rFonts w:eastAsia="宋体" w:hint="eastAsia"/>
        </w:rPr>
        <w:t>符号</w:t>
      </w:r>
      <w:r w:rsidRPr="00B87AB8">
        <w:rPr>
          <w:rFonts w:eastAsia="宋体"/>
        </w:rPr>
        <w:t>编码输入方法</w:t>
      </w:r>
      <w:r w:rsidRPr="00B87AB8">
        <w:rPr>
          <w:rFonts w:eastAsia="宋体" w:hint="eastAsia"/>
        </w:rPr>
        <w:t>可产生相应的密</w:t>
      </w:r>
      <w:r w:rsidRPr="00B87AB8">
        <w:rPr>
          <w:rFonts w:eastAsia="宋体" w:hint="eastAsia"/>
        </w:rPr>
        <w:lastRenderedPageBreak/>
        <w:t>码</w:t>
      </w:r>
      <w:r w:rsidRPr="00B87AB8">
        <w:rPr>
          <w:rFonts w:eastAsia="宋体"/>
        </w:rPr>
        <w:t>，</w:t>
      </w:r>
      <w:r w:rsidRPr="00B87AB8">
        <w:rPr>
          <w:rFonts w:eastAsia="宋体" w:hint="eastAsia"/>
        </w:rPr>
        <w:t>该密码</w:t>
      </w:r>
      <w:r w:rsidRPr="00B87AB8">
        <w:rPr>
          <w:rFonts w:eastAsia="宋体"/>
        </w:rPr>
        <w:t>在</w:t>
      </w:r>
      <w:r w:rsidRPr="00B87AB8">
        <w:rPr>
          <w:rFonts w:eastAsia="宋体"/>
        </w:rPr>
        <w:t>TRIA</w:t>
      </w:r>
      <w:r w:rsidRPr="00B87AB8">
        <w:rPr>
          <w:rFonts w:eastAsia="宋体"/>
        </w:rPr>
        <w:t>安全芯片上的易失</w:t>
      </w:r>
      <w:r w:rsidRPr="00B87AB8">
        <w:rPr>
          <w:rFonts w:eastAsia="宋体" w:hint="eastAsia"/>
        </w:rPr>
        <w:t>性记忆</w:t>
      </w:r>
      <w:r w:rsidRPr="00B87AB8">
        <w:rPr>
          <w:rFonts w:eastAsia="宋体"/>
        </w:rPr>
        <w:t>存储介质暂时保存</w:t>
      </w:r>
      <w:r w:rsidRPr="00B87AB8">
        <w:rPr>
          <w:rFonts w:eastAsia="宋体" w:hint="eastAsia"/>
        </w:rPr>
        <w:t>。</w:t>
      </w:r>
      <w:r w:rsidRPr="00B87AB8">
        <w:rPr>
          <w:rFonts w:eastAsia="宋体"/>
        </w:rPr>
        <w:t>当</w:t>
      </w:r>
      <w:r w:rsidRPr="00B87AB8">
        <w:rPr>
          <w:rFonts w:eastAsia="宋体" w:hint="eastAsia"/>
        </w:rPr>
        <w:t>读取了身份</w:t>
      </w:r>
      <w:r w:rsidRPr="00B87AB8">
        <w:rPr>
          <w:rFonts w:eastAsia="宋体"/>
        </w:rPr>
        <w:t>验证设备上</w:t>
      </w:r>
      <w:r w:rsidRPr="00B87AB8">
        <w:rPr>
          <w:rFonts w:eastAsia="宋体" w:hint="eastAsia"/>
        </w:rPr>
        <w:t>通过</w:t>
      </w:r>
      <w:r w:rsidRPr="00B87AB8">
        <w:rPr>
          <w:rFonts w:eastAsia="宋体"/>
        </w:rPr>
        <w:t>无线或接触性交换</w:t>
      </w:r>
      <w:r w:rsidRPr="00B87AB8">
        <w:rPr>
          <w:rFonts w:eastAsia="宋体" w:hint="eastAsia"/>
        </w:rPr>
        <w:t>的录入</w:t>
      </w:r>
      <w:r w:rsidRPr="00B87AB8">
        <w:rPr>
          <w:rFonts w:eastAsia="宋体"/>
        </w:rPr>
        <w:t>的密码</w:t>
      </w:r>
      <w:r w:rsidRPr="00B87AB8">
        <w:rPr>
          <w:rFonts w:eastAsia="宋体" w:hint="eastAsia"/>
        </w:rPr>
        <w:t>并且</w:t>
      </w:r>
      <w:r w:rsidRPr="00B87AB8">
        <w:rPr>
          <w:rFonts w:eastAsia="宋体"/>
        </w:rPr>
        <w:t>安全芯片上的身份密钥</w:t>
      </w:r>
      <w:r w:rsidRPr="00B87AB8">
        <w:rPr>
          <w:rFonts w:eastAsia="宋体" w:hint="eastAsia"/>
        </w:rPr>
        <w:t>相互匹配</w:t>
      </w:r>
      <w:r w:rsidRPr="00B87AB8">
        <w:rPr>
          <w:rFonts w:eastAsia="宋体"/>
        </w:rPr>
        <w:t>后确认通过并清零</w:t>
      </w:r>
      <w:r w:rsidRPr="00B87AB8">
        <w:rPr>
          <w:rFonts w:eastAsia="宋体" w:hint="eastAsia"/>
        </w:rPr>
        <w:t>此卡片</w:t>
      </w:r>
      <w:r w:rsidRPr="00B87AB8">
        <w:rPr>
          <w:rFonts w:eastAsia="宋体"/>
        </w:rPr>
        <w:t>上的暂存的密钥信息</w:t>
      </w:r>
      <w:r w:rsidRPr="00B87AB8">
        <w:rPr>
          <w:rFonts w:eastAsia="宋体" w:hint="eastAsia"/>
        </w:rPr>
        <w:t>，</w:t>
      </w:r>
      <w:r w:rsidRPr="00B87AB8">
        <w:rPr>
          <w:rFonts w:eastAsia="宋体"/>
        </w:rPr>
        <w:t>或一段时间后易失</w:t>
      </w:r>
      <w:r w:rsidRPr="00B87AB8">
        <w:rPr>
          <w:rFonts w:eastAsia="宋体" w:hint="eastAsia"/>
        </w:rPr>
        <w:t>性记忆</w:t>
      </w:r>
      <w:r w:rsidRPr="00B87AB8">
        <w:rPr>
          <w:rFonts w:eastAsia="宋体"/>
        </w:rPr>
        <w:t>存储</w:t>
      </w:r>
      <w:r w:rsidRPr="00B87AB8">
        <w:rPr>
          <w:rFonts w:eastAsia="宋体" w:hint="eastAsia"/>
        </w:rPr>
        <w:t>介质</w:t>
      </w:r>
      <w:r w:rsidRPr="00B87AB8">
        <w:rPr>
          <w:rFonts w:eastAsia="宋体"/>
        </w:rPr>
        <w:t>上</w:t>
      </w:r>
      <w:r w:rsidRPr="00B87AB8">
        <w:rPr>
          <w:rFonts w:eastAsia="宋体" w:hint="eastAsia"/>
        </w:rPr>
        <w:t>信息自动</w:t>
      </w:r>
      <w:r w:rsidRPr="00B87AB8">
        <w:rPr>
          <w:rFonts w:eastAsia="宋体"/>
        </w:rPr>
        <w:t>清零，保证</w:t>
      </w:r>
      <w:r w:rsidRPr="00B87AB8">
        <w:rPr>
          <w:rFonts w:eastAsia="宋体" w:hint="eastAsia"/>
        </w:rPr>
        <w:t>卡片</w:t>
      </w:r>
      <w:r w:rsidRPr="00B87AB8">
        <w:rPr>
          <w:rFonts w:eastAsia="宋体"/>
        </w:rPr>
        <w:t>的身份认证的安全。</w:t>
      </w:r>
    </w:p>
    <w:p w14:paraId="61C28479" w14:textId="77777777" w:rsidR="00022740" w:rsidRPr="00B87AB8" w:rsidRDefault="00022740" w:rsidP="00022740">
      <w:pPr>
        <w:ind w:firstLine="600"/>
        <w:jc w:val="both"/>
        <w:rPr>
          <w:rFonts w:eastAsia="宋体"/>
        </w:rPr>
      </w:pPr>
      <w:r w:rsidRPr="00B87AB8">
        <w:rPr>
          <w:rFonts w:eastAsia="宋体" w:hint="eastAsia"/>
        </w:rPr>
        <w:t>附图</w:t>
      </w:r>
      <w:r w:rsidRPr="00B87AB8">
        <w:rPr>
          <w:rFonts w:eastAsia="宋体" w:hint="eastAsia"/>
        </w:rPr>
        <w:t>10-1002</w:t>
      </w:r>
      <w:r w:rsidRPr="00B87AB8">
        <w:rPr>
          <w:rFonts w:eastAsia="宋体" w:hint="eastAsia"/>
        </w:rPr>
        <w:t>示出了</w:t>
      </w:r>
      <w:r w:rsidRPr="00B87AB8">
        <w:rPr>
          <w:rFonts w:eastAsia="宋体"/>
        </w:rPr>
        <w:t>TRIA</w:t>
      </w:r>
      <w:r w:rsidRPr="00B87AB8">
        <w:rPr>
          <w:rFonts w:eastAsia="宋体" w:hint="eastAsia"/>
        </w:rPr>
        <w:t>四点滑动</w:t>
      </w:r>
      <w:r w:rsidRPr="00B87AB8">
        <w:rPr>
          <w:rFonts w:eastAsia="宋体"/>
        </w:rPr>
        <w:t>式</w:t>
      </w:r>
      <w:r w:rsidRPr="00B87AB8">
        <w:rPr>
          <w:rFonts w:eastAsia="宋体" w:hint="eastAsia"/>
        </w:rPr>
        <w:t>键盘，其根据</w:t>
      </w:r>
      <w:r w:rsidRPr="00B87AB8">
        <w:rPr>
          <w:rFonts w:eastAsia="宋体"/>
        </w:rPr>
        <w:t>本</w:t>
      </w:r>
      <w:r w:rsidRPr="00B87AB8">
        <w:rPr>
          <w:rFonts w:eastAsia="宋体" w:hint="eastAsia"/>
        </w:rPr>
        <w:t>发明</w:t>
      </w:r>
      <w:r w:rsidRPr="00B87AB8">
        <w:rPr>
          <w:rFonts w:eastAsia="宋体"/>
        </w:rPr>
        <w:t>的四点一画的</w:t>
      </w:r>
      <w:r w:rsidRPr="00B87AB8">
        <w:rPr>
          <w:rFonts w:eastAsia="宋体" w:hint="eastAsia"/>
        </w:rPr>
        <w:t>TRIA</w:t>
      </w:r>
      <w:r w:rsidRPr="00B87AB8">
        <w:rPr>
          <w:rFonts w:eastAsia="宋体"/>
        </w:rPr>
        <w:t>三元编码模式输入</w:t>
      </w:r>
      <w:r w:rsidRPr="00B87AB8">
        <w:rPr>
          <w:rFonts w:eastAsia="宋体" w:hint="eastAsia"/>
        </w:rPr>
        <w:t>信息。附图</w:t>
      </w:r>
      <w:r w:rsidRPr="00B87AB8">
        <w:rPr>
          <w:rFonts w:eastAsia="宋体" w:hint="eastAsia"/>
        </w:rPr>
        <w:t>10-1005</w:t>
      </w:r>
      <w:r w:rsidRPr="00B87AB8">
        <w:rPr>
          <w:rFonts w:eastAsia="宋体" w:hint="eastAsia"/>
        </w:rPr>
        <w:t>示出了</w:t>
      </w:r>
      <w:r w:rsidRPr="00B87AB8">
        <w:rPr>
          <w:rFonts w:eastAsia="宋体"/>
        </w:rPr>
        <w:t>TRIA</w:t>
      </w:r>
      <w:r w:rsidRPr="00B87AB8">
        <w:rPr>
          <w:rFonts w:eastAsia="宋体" w:hint="eastAsia"/>
        </w:rPr>
        <w:t>左右式键盘，其</w:t>
      </w:r>
      <w:r w:rsidRPr="00B87AB8">
        <w:rPr>
          <w:rFonts w:eastAsia="宋体"/>
        </w:rPr>
        <w:t>根据本</w:t>
      </w:r>
      <w:r w:rsidRPr="00B87AB8">
        <w:rPr>
          <w:rFonts w:eastAsia="宋体" w:hint="eastAsia"/>
        </w:rPr>
        <w:t>发明</w:t>
      </w:r>
      <w:r w:rsidRPr="00B87AB8">
        <w:rPr>
          <w:rFonts w:eastAsia="宋体"/>
        </w:rPr>
        <w:t>的</w:t>
      </w:r>
      <w:r w:rsidRPr="00B87AB8">
        <w:rPr>
          <w:rFonts w:eastAsia="宋体" w:hint="eastAsia"/>
        </w:rPr>
        <w:t>TRIA</w:t>
      </w:r>
      <w:r w:rsidRPr="00B87AB8">
        <w:rPr>
          <w:rFonts w:eastAsia="宋体"/>
        </w:rPr>
        <w:t>符号编码组合完成输入信息。</w:t>
      </w:r>
      <w:r w:rsidRPr="00B87AB8">
        <w:rPr>
          <w:rFonts w:eastAsia="宋体" w:hint="eastAsia"/>
        </w:rPr>
        <w:t>附图</w:t>
      </w:r>
      <w:r w:rsidRPr="00B87AB8">
        <w:rPr>
          <w:rFonts w:eastAsia="宋体" w:hint="eastAsia"/>
        </w:rPr>
        <w:t>10-1003</w:t>
      </w:r>
      <w:r w:rsidRPr="00B87AB8">
        <w:rPr>
          <w:rFonts w:eastAsia="宋体" w:hint="eastAsia"/>
        </w:rPr>
        <w:t>示出了</w:t>
      </w:r>
      <w:r w:rsidRPr="00B87AB8">
        <w:rPr>
          <w:rFonts w:eastAsia="宋体"/>
        </w:rPr>
        <w:t>TRIA</w:t>
      </w:r>
      <w:r w:rsidRPr="00B87AB8">
        <w:rPr>
          <w:rFonts w:eastAsia="宋体" w:hint="eastAsia"/>
        </w:rPr>
        <w:t>拨号</w:t>
      </w:r>
      <w:r w:rsidRPr="00B87AB8">
        <w:rPr>
          <w:rFonts w:eastAsia="宋体"/>
        </w:rPr>
        <w:t>式键盘</w:t>
      </w:r>
      <w:r w:rsidRPr="00B87AB8">
        <w:rPr>
          <w:rFonts w:eastAsia="宋体" w:hint="eastAsia"/>
        </w:rPr>
        <w:t>，其</w:t>
      </w:r>
      <w:r w:rsidRPr="00B87AB8">
        <w:rPr>
          <w:rFonts w:eastAsia="宋体"/>
        </w:rPr>
        <w:t>根据本发明的</w:t>
      </w:r>
      <w:r w:rsidRPr="00B87AB8">
        <w:rPr>
          <w:rFonts w:eastAsia="宋体"/>
        </w:rPr>
        <w:t>TRIA</w:t>
      </w:r>
      <w:r w:rsidRPr="00B87AB8">
        <w:rPr>
          <w:rFonts w:eastAsia="宋体"/>
        </w:rPr>
        <w:t>符号</w:t>
      </w:r>
      <w:r w:rsidRPr="00B87AB8">
        <w:rPr>
          <w:rFonts w:eastAsia="宋体" w:hint="eastAsia"/>
        </w:rPr>
        <w:t>中</w:t>
      </w:r>
      <w:r w:rsidRPr="00B87AB8">
        <w:rPr>
          <w:rFonts w:eastAsia="宋体"/>
        </w:rPr>
        <w:t>的</w:t>
      </w:r>
      <w:r w:rsidRPr="00B87AB8">
        <w:rPr>
          <w:rFonts w:eastAsia="宋体" w:hint="eastAsia"/>
        </w:rPr>
        <w:t>一些</w:t>
      </w:r>
      <w:r w:rsidRPr="00B87AB8">
        <w:rPr>
          <w:rFonts w:eastAsia="宋体"/>
        </w:rPr>
        <w:t>基本几何符号</w:t>
      </w:r>
      <w:r w:rsidRPr="00B87AB8">
        <w:rPr>
          <w:rFonts w:eastAsia="宋体" w:hint="eastAsia"/>
        </w:rPr>
        <w:t>，辅助配合</w:t>
      </w:r>
      <w:r w:rsidRPr="00B87AB8">
        <w:rPr>
          <w:rFonts w:eastAsia="宋体" w:hint="eastAsia"/>
        </w:rPr>
        <w:t>1004</w:t>
      </w:r>
      <w:r w:rsidRPr="00B87AB8">
        <w:rPr>
          <w:rFonts w:eastAsia="宋体" w:hint="eastAsia"/>
        </w:rPr>
        <w:t>的</w:t>
      </w:r>
      <w:r w:rsidRPr="00B87AB8">
        <w:rPr>
          <w:rFonts w:eastAsia="宋体"/>
        </w:rPr>
        <w:t>旋转</w:t>
      </w:r>
      <w:r w:rsidRPr="00B87AB8">
        <w:rPr>
          <w:rFonts w:eastAsia="宋体" w:hint="eastAsia"/>
        </w:rPr>
        <w:t>，按照</w:t>
      </w:r>
      <w:r w:rsidRPr="00B87AB8">
        <w:rPr>
          <w:rFonts w:eastAsia="宋体"/>
        </w:rPr>
        <w:t>对称</w:t>
      </w:r>
      <w:r w:rsidRPr="00B87AB8">
        <w:rPr>
          <w:rFonts w:eastAsia="宋体" w:hint="eastAsia"/>
        </w:rPr>
        <w:t>的转换</w:t>
      </w:r>
      <w:r w:rsidRPr="00B87AB8">
        <w:rPr>
          <w:rFonts w:eastAsia="宋体"/>
        </w:rPr>
        <w:t>方式录入信息。</w:t>
      </w:r>
      <w:r w:rsidRPr="00B87AB8">
        <w:rPr>
          <w:rFonts w:eastAsia="宋体" w:hint="eastAsia"/>
        </w:rPr>
        <w:t>附图</w:t>
      </w:r>
      <w:r w:rsidRPr="00B87AB8">
        <w:rPr>
          <w:rFonts w:eastAsia="宋体" w:hint="eastAsia"/>
        </w:rPr>
        <w:t>10-1006</w:t>
      </w:r>
      <w:r w:rsidRPr="00B87AB8">
        <w:rPr>
          <w:rFonts w:eastAsia="宋体" w:hint="eastAsia"/>
        </w:rPr>
        <w:t>的</w:t>
      </w:r>
      <w:r w:rsidRPr="00B87AB8">
        <w:rPr>
          <w:rFonts w:eastAsia="宋体"/>
        </w:rPr>
        <w:t>TRIA</w:t>
      </w:r>
      <w:r w:rsidRPr="00B87AB8">
        <w:rPr>
          <w:rFonts w:eastAsia="宋体" w:hint="eastAsia"/>
        </w:rPr>
        <w:t>钢琴式</w:t>
      </w:r>
      <w:r w:rsidRPr="00B87AB8">
        <w:rPr>
          <w:rFonts w:eastAsia="宋体"/>
        </w:rPr>
        <w:t>键盘</w:t>
      </w:r>
      <w:r w:rsidRPr="00B87AB8">
        <w:rPr>
          <w:rFonts w:eastAsia="宋体" w:hint="eastAsia"/>
        </w:rPr>
        <w:t>将根据</w:t>
      </w:r>
      <w:r w:rsidRPr="00B87AB8">
        <w:rPr>
          <w:rFonts w:eastAsia="宋体"/>
        </w:rPr>
        <w:t>本发明的</w:t>
      </w:r>
      <w:r w:rsidRPr="00B87AB8">
        <w:rPr>
          <w:rFonts w:eastAsia="宋体" w:hint="eastAsia"/>
        </w:rPr>
        <w:t>53</w:t>
      </w:r>
      <w:r w:rsidRPr="00B87AB8">
        <w:rPr>
          <w:rFonts w:eastAsia="宋体" w:hint="eastAsia"/>
        </w:rPr>
        <w:t>个</w:t>
      </w:r>
      <w:r w:rsidRPr="00B87AB8">
        <w:rPr>
          <w:rFonts w:eastAsia="宋体"/>
        </w:rPr>
        <w:t>一笔画符号</w:t>
      </w:r>
      <w:r w:rsidRPr="00B87AB8">
        <w:rPr>
          <w:rFonts w:eastAsia="宋体" w:hint="eastAsia"/>
        </w:rPr>
        <w:t>以</w:t>
      </w:r>
      <w:r w:rsidRPr="00B87AB8">
        <w:rPr>
          <w:rFonts w:eastAsia="宋体"/>
        </w:rPr>
        <w:t>钢琴形式分类排定</w:t>
      </w:r>
      <w:r w:rsidRPr="00B87AB8">
        <w:rPr>
          <w:rFonts w:eastAsia="宋体" w:hint="eastAsia"/>
        </w:rPr>
        <w:t>为</w:t>
      </w:r>
      <w:r w:rsidRPr="00B87AB8">
        <w:rPr>
          <w:rFonts w:eastAsia="宋体"/>
        </w:rPr>
        <w:t>一种</w:t>
      </w:r>
      <w:r w:rsidRPr="00B87AB8">
        <w:rPr>
          <w:rFonts w:eastAsia="宋体" w:hint="eastAsia"/>
        </w:rPr>
        <w:t>键盘</w:t>
      </w:r>
      <w:r w:rsidRPr="00B87AB8">
        <w:rPr>
          <w:rFonts w:eastAsia="宋体"/>
        </w:rPr>
        <w:t>模式</w:t>
      </w:r>
      <w:r w:rsidRPr="00B87AB8">
        <w:rPr>
          <w:rFonts w:eastAsia="宋体" w:hint="eastAsia"/>
        </w:rPr>
        <w:t>来</w:t>
      </w:r>
      <w:r w:rsidRPr="00B87AB8">
        <w:rPr>
          <w:rFonts w:eastAsia="宋体"/>
        </w:rPr>
        <w:t>录入信息。</w:t>
      </w:r>
    </w:p>
    <w:p w14:paraId="7E60F3B0" w14:textId="77777777" w:rsidR="00022740" w:rsidRPr="00B87AB8" w:rsidRDefault="00022740" w:rsidP="00022740">
      <w:pPr>
        <w:pStyle w:val="Heading3"/>
        <w:numPr>
          <w:ilvl w:val="0"/>
          <w:numId w:val="0"/>
        </w:numPr>
        <w:spacing w:after="0"/>
        <w:rPr>
          <w:rFonts w:ascii="宋体" w:eastAsia="宋体" w:hAnsi="宋体"/>
          <w:sz w:val="28"/>
          <w:szCs w:val="28"/>
          <w:u w:val="single"/>
        </w:rPr>
      </w:pPr>
      <w:r w:rsidRPr="00B87AB8">
        <w:rPr>
          <w:rFonts w:ascii="宋体" w:eastAsia="宋体" w:hAnsi="宋体"/>
          <w:sz w:val="28"/>
          <w:szCs w:val="28"/>
          <w:u w:val="single"/>
        </w:rPr>
        <w:t>T</w:t>
      </w:r>
      <w:r w:rsidRPr="00B87AB8">
        <w:rPr>
          <w:rFonts w:ascii="宋体" w:eastAsia="宋体" w:hAnsi="宋体" w:hint="eastAsia"/>
          <w:sz w:val="28"/>
          <w:szCs w:val="28"/>
          <w:u w:val="single"/>
        </w:rPr>
        <w:t>RIA存储系统</w:t>
      </w:r>
    </w:p>
    <w:p w14:paraId="6871B00E" w14:textId="77777777" w:rsidR="00022740" w:rsidRPr="00B87AB8" w:rsidRDefault="00022740" w:rsidP="00022740">
      <w:pPr>
        <w:ind w:firstLine="576"/>
        <w:jc w:val="both"/>
        <w:rPr>
          <w:rFonts w:eastAsia="宋体"/>
          <w:szCs w:val="28"/>
        </w:rPr>
      </w:pPr>
      <w:r w:rsidRPr="00B87AB8">
        <w:rPr>
          <w:rFonts w:eastAsia="宋体" w:hint="eastAsia"/>
          <w:szCs w:val="28"/>
        </w:rPr>
        <w:t>如上所述，根据本发明的</w:t>
      </w:r>
      <w:r w:rsidRPr="00B87AB8">
        <w:rPr>
          <w:rFonts w:eastAsia="宋体" w:hint="eastAsia"/>
          <w:szCs w:val="28"/>
        </w:rPr>
        <w:t>TRIA</w:t>
      </w:r>
      <w:r w:rsidRPr="00B87AB8">
        <w:rPr>
          <w:rFonts w:eastAsia="宋体" w:hint="eastAsia"/>
          <w:szCs w:val="28"/>
        </w:rPr>
        <w:t>计算机系统，通过两个二进制数据单位来表示一个对称三进制数据单位。具体地讲，两个二进制运算单位中的一半用于表示具有对称三进制中的“</w:t>
      </w:r>
      <w:r w:rsidRPr="00B87AB8">
        <w:rPr>
          <w:rFonts w:eastAsia="宋体" w:hint="eastAsia"/>
          <w:szCs w:val="28"/>
        </w:rPr>
        <w:t>1</w:t>
      </w:r>
      <w:r w:rsidRPr="00B87AB8">
        <w:rPr>
          <w:rFonts w:eastAsia="宋体" w:hint="eastAsia"/>
          <w:szCs w:val="28"/>
        </w:rPr>
        <w:t>”的位，而另一半用于表示具有对称三进制中的“</w:t>
      </w:r>
      <w:r w:rsidRPr="00B87AB8">
        <w:rPr>
          <w:rFonts w:eastAsia="宋体" w:hint="eastAsia"/>
          <w:szCs w:val="28"/>
        </w:rPr>
        <w:t>T</w:t>
      </w:r>
      <w:r w:rsidRPr="00B87AB8">
        <w:rPr>
          <w:rFonts w:eastAsia="宋体" w:hint="eastAsia"/>
          <w:szCs w:val="28"/>
        </w:rPr>
        <w:t>”的位，即，两个数据单位中的一个数据单位表示对称三进制数据中的“正数”部分，并将这部分称作“</w:t>
      </w:r>
      <w:r w:rsidRPr="00B87AB8">
        <w:rPr>
          <w:rFonts w:eastAsia="宋体" w:hint="eastAsia"/>
          <w:szCs w:val="28"/>
        </w:rPr>
        <w:t>X</w:t>
      </w:r>
      <w:r w:rsidRPr="00B87AB8">
        <w:rPr>
          <w:rFonts w:eastAsia="宋体" w:hint="eastAsia"/>
          <w:szCs w:val="28"/>
        </w:rPr>
        <w:t>链数据”、“</w:t>
      </w:r>
      <w:r w:rsidRPr="00B87AB8">
        <w:rPr>
          <w:rFonts w:eastAsia="宋体" w:hint="eastAsia"/>
          <w:szCs w:val="28"/>
        </w:rPr>
        <w:t>X</w:t>
      </w:r>
      <w:r w:rsidRPr="00B87AB8">
        <w:rPr>
          <w:rFonts w:eastAsia="宋体" w:hint="eastAsia"/>
          <w:szCs w:val="28"/>
        </w:rPr>
        <w:t>链”或“正数链数据”，而另一个数据单位表示对称三进制数据中的“反数”（负数</w:t>
      </w:r>
      <w:r w:rsidRPr="00B87AB8">
        <w:rPr>
          <w:rFonts w:eastAsia="宋体"/>
          <w:szCs w:val="28"/>
        </w:rPr>
        <w:t>）</w:t>
      </w:r>
      <w:r w:rsidRPr="00B87AB8">
        <w:rPr>
          <w:rFonts w:eastAsia="宋体" w:hint="eastAsia"/>
          <w:szCs w:val="28"/>
        </w:rPr>
        <w:t>部分，并将这部分称作“</w:t>
      </w:r>
      <w:r w:rsidRPr="00B87AB8">
        <w:rPr>
          <w:rFonts w:eastAsia="宋体" w:hint="eastAsia"/>
          <w:szCs w:val="28"/>
        </w:rPr>
        <w:t>Y</w:t>
      </w:r>
      <w:r w:rsidRPr="00B87AB8">
        <w:rPr>
          <w:rFonts w:eastAsia="宋体" w:hint="eastAsia"/>
          <w:szCs w:val="28"/>
        </w:rPr>
        <w:t>链数据”、“</w:t>
      </w:r>
      <w:r w:rsidRPr="00B87AB8">
        <w:rPr>
          <w:rFonts w:eastAsia="宋体" w:hint="eastAsia"/>
          <w:szCs w:val="28"/>
        </w:rPr>
        <w:t>Y</w:t>
      </w:r>
      <w:r w:rsidRPr="00B87AB8">
        <w:rPr>
          <w:rFonts w:eastAsia="宋体" w:hint="eastAsia"/>
          <w:szCs w:val="28"/>
        </w:rPr>
        <w:t>链”或“反数链数据”。</w:t>
      </w:r>
    </w:p>
    <w:p w14:paraId="6C7BF282" w14:textId="77777777" w:rsidR="00022740" w:rsidRPr="00B87AB8" w:rsidRDefault="00022740" w:rsidP="00022740">
      <w:pPr>
        <w:ind w:firstLine="600"/>
        <w:jc w:val="both"/>
        <w:rPr>
          <w:rFonts w:eastAsia="宋体"/>
          <w:szCs w:val="28"/>
          <w:u w:val="single"/>
        </w:rPr>
      </w:pPr>
      <w:r w:rsidRPr="00B87AB8">
        <w:rPr>
          <w:rFonts w:eastAsia="宋体" w:hint="eastAsia"/>
          <w:szCs w:val="28"/>
          <w:u w:val="single"/>
        </w:rPr>
        <w:t>串行和</w:t>
      </w:r>
      <w:r w:rsidRPr="00B87AB8">
        <w:rPr>
          <w:rFonts w:eastAsia="宋体"/>
          <w:szCs w:val="28"/>
          <w:u w:val="single"/>
        </w:rPr>
        <w:t>并行</w:t>
      </w:r>
      <w:r w:rsidRPr="00B87AB8">
        <w:rPr>
          <w:rFonts w:eastAsia="宋体"/>
          <w:szCs w:val="28"/>
          <w:u w:val="single"/>
        </w:rPr>
        <w:t>“</w:t>
      </w:r>
      <w:r w:rsidRPr="00B87AB8">
        <w:rPr>
          <w:rFonts w:eastAsia="宋体" w:hint="eastAsia"/>
          <w:szCs w:val="28"/>
          <w:u w:val="single"/>
        </w:rPr>
        <w:t>比合</w:t>
      </w:r>
      <w:r w:rsidRPr="00B87AB8">
        <w:rPr>
          <w:rFonts w:eastAsia="宋体"/>
          <w:szCs w:val="28"/>
          <w:u w:val="single"/>
        </w:rPr>
        <w:t>”</w:t>
      </w:r>
      <w:r w:rsidRPr="00B87AB8">
        <w:rPr>
          <w:rFonts w:eastAsia="宋体" w:hint="eastAsia"/>
          <w:szCs w:val="28"/>
          <w:u w:val="single"/>
        </w:rPr>
        <w:t>三进制数据</w:t>
      </w:r>
      <w:r w:rsidRPr="00B87AB8">
        <w:rPr>
          <w:rFonts w:eastAsia="宋体"/>
          <w:szCs w:val="28"/>
          <w:u w:val="single"/>
        </w:rPr>
        <w:t>相互转换</w:t>
      </w:r>
    </w:p>
    <w:p w14:paraId="6A1354DE" w14:textId="77777777" w:rsidR="00022740" w:rsidRPr="00B87AB8" w:rsidRDefault="00022740" w:rsidP="00022740">
      <w:pPr>
        <w:ind w:firstLine="600"/>
        <w:jc w:val="both"/>
        <w:rPr>
          <w:rFonts w:eastAsia="宋体"/>
          <w:szCs w:val="28"/>
        </w:rPr>
      </w:pPr>
      <w:r w:rsidRPr="00B87AB8">
        <w:rPr>
          <w:rFonts w:eastAsia="宋体" w:hint="eastAsia"/>
          <w:szCs w:val="28"/>
        </w:rPr>
        <w:t>如上所述，根据本发明的</w:t>
      </w:r>
      <w:r w:rsidRPr="00B87AB8">
        <w:rPr>
          <w:rFonts w:eastAsia="宋体" w:hint="eastAsia"/>
          <w:szCs w:val="28"/>
        </w:rPr>
        <w:t>TRIA</w:t>
      </w:r>
      <w:r w:rsidRPr="00B87AB8">
        <w:rPr>
          <w:rFonts w:eastAsia="宋体" w:hint="eastAsia"/>
          <w:szCs w:val="28"/>
        </w:rPr>
        <w:t>计算机系统，通过两个二进制数据单位来表示一个对称三进制数据单位，因此根据本发明的</w:t>
      </w:r>
      <w:r w:rsidRPr="00B87AB8">
        <w:rPr>
          <w:rFonts w:eastAsia="宋体" w:hint="eastAsia"/>
          <w:szCs w:val="28"/>
        </w:rPr>
        <w:t>TRIA</w:t>
      </w:r>
      <w:r w:rsidRPr="00B87AB8">
        <w:rPr>
          <w:rFonts w:eastAsia="宋体" w:hint="eastAsia"/>
          <w:szCs w:val="28"/>
        </w:rPr>
        <w:t>存储系统可采用现有的存储器结构存储对称三进制数据，即，根据本发明的</w:t>
      </w:r>
      <w:r w:rsidRPr="00B87AB8">
        <w:rPr>
          <w:rFonts w:eastAsia="宋体" w:hint="eastAsia"/>
          <w:szCs w:val="28"/>
        </w:rPr>
        <w:t>TRIA</w:t>
      </w:r>
      <w:r w:rsidRPr="00B87AB8">
        <w:rPr>
          <w:rFonts w:eastAsia="宋体" w:hint="eastAsia"/>
          <w:szCs w:val="28"/>
        </w:rPr>
        <w:t>存储系统可存储二进制数据和比合</w:t>
      </w:r>
      <w:r w:rsidRPr="00B87AB8">
        <w:rPr>
          <w:rFonts w:eastAsia="宋体"/>
          <w:szCs w:val="28"/>
        </w:rPr>
        <w:t>三进制，或比合三进制转换为</w:t>
      </w:r>
      <w:r w:rsidRPr="00B87AB8">
        <w:rPr>
          <w:rFonts w:eastAsia="宋体" w:hint="eastAsia"/>
          <w:szCs w:val="28"/>
        </w:rPr>
        <w:t>对称三进制数据，最小存储单位是“</w:t>
      </w:r>
      <w:r w:rsidRPr="00B87AB8">
        <w:rPr>
          <w:rFonts w:eastAsia="宋体"/>
          <w:szCs w:val="28"/>
        </w:rPr>
        <w:t>才特</w:t>
      </w:r>
      <w:r w:rsidRPr="00B87AB8">
        <w:rPr>
          <w:rFonts w:eastAsia="宋体" w:hint="eastAsia"/>
          <w:szCs w:val="28"/>
        </w:rPr>
        <w:t>”或“才亚”。</w:t>
      </w:r>
    </w:p>
    <w:p w14:paraId="02ABBB5E" w14:textId="77777777" w:rsidR="00022740" w:rsidRPr="00B87AB8" w:rsidRDefault="00022740" w:rsidP="00022740">
      <w:pPr>
        <w:ind w:firstLine="600"/>
        <w:jc w:val="both"/>
        <w:rPr>
          <w:rFonts w:eastAsia="宋体"/>
          <w:szCs w:val="28"/>
        </w:rPr>
      </w:pPr>
      <w:r w:rsidRPr="00B87AB8">
        <w:rPr>
          <w:rFonts w:eastAsia="宋体" w:hint="eastAsia"/>
          <w:szCs w:val="28"/>
        </w:rPr>
        <w:t>附图</w:t>
      </w:r>
      <w:r w:rsidRPr="00B87AB8">
        <w:rPr>
          <w:rFonts w:eastAsia="宋体" w:hint="eastAsia"/>
          <w:szCs w:val="28"/>
        </w:rPr>
        <w:t>4-404</w:t>
      </w:r>
      <w:r w:rsidRPr="00B87AB8">
        <w:rPr>
          <w:rFonts w:eastAsia="宋体" w:hint="eastAsia"/>
          <w:szCs w:val="28"/>
        </w:rPr>
        <w:t>示出了根据本发明的并联</w:t>
      </w:r>
      <w:r w:rsidRPr="00B87AB8">
        <w:rPr>
          <w:rFonts w:eastAsia="宋体"/>
          <w:szCs w:val="28"/>
        </w:rPr>
        <w:t>和串联</w:t>
      </w:r>
      <w:r w:rsidRPr="00B87AB8">
        <w:rPr>
          <w:rFonts w:eastAsia="宋体" w:hint="eastAsia"/>
          <w:szCs w:val="28"/>
        </w:rPr>
        <w:t>“比合”互换</w:t>
      </w:r>
      <w:r w:rsidRPr="00B87AB8">
        <w:rPr>
          <w:rFonts w:eastAsia="宋体"/>
          <w:szCs w:val="28"/>
        </w:rPr>
        <w:t>电路。</w:t>
      </w:r>
      <w:r w:rsidRPr="00B87AB8">
        <w:rPr>
          <w:rFonts w:eastAsia="宋体" w:hint="eastAsia"/>
          <w:szCs w:val="28"/>
        </w:rPr>
        <w:t>一对“正、反”并联</w:t>
      </w:r>
      <w:r w:rsidRPr="00B87AB8">
        <w:rPr>
          <w:rFonts w:eastAsia="宋体"/>
          <w:szCs w:val="28"/>
        </w:rPr>
        <w:t>的</w:t>
      </w:r>
      <w:r w:rsidRPr="00B87AB8">
        <w:rPr>
          <w:rFonts w:eastAsia="宋体" w:hint="eastAsia"/>
          <w:szCs w:val="28"/>
        </w:rPr>
        <w:t>并行</w:t>
      </w:r>
      <w:r w:rsidRPr="00B87AB8">
        <w:rPr>
          <w:rFonts w:eastAsia="宋体"/>
          <w:szCs w:val="28"/>
        </w:rPr>
        <w:t>输入信号</w:t>
      </w:r>
      <w:r w:rsidRPr="00B87AB8">
        <w:rPr>
          <w:rFonts w:eastAsia="宋体" w:hint="eastAsia"/>
          <w:szCs w:val="28"/>
        </w:rPr>
        <w:t>(</w:t>
      </w:r>
      <w:r w:rsidRPr="00B87AB8">
        <w:rPr>
          <w:rFonts w:eastAsia="宋体"/>
          <w:szCs w:val="28"/>
        </w:rPr>
        <w:t>A</w:t>
      </w:r>
      <w:r w:rsidRPr="00B87AB8">
        <w:rPr>
          <w:rFonts w:eastAsia="宋体"/>
          <w:szCs w:val="28"/>
        </w:rPr>
        <w:t>、</w:t>
      </w:r>
      <w:r w:rsidRPr="00B87AB8">
        <w:rPr>
          <w:rFonts w:eastAsia="宋体"/>
          <w:szCs w:val="28"/>
        </w:rPr>
        <w:t>B</w:t>
      </w:r>
      <w:r w:rsidRPr="00B87AB8">
        <w:rPr>
          <w:rFonts w:eastAsia="宋体"/>
          <w:szCs w:val="28"/>
        </w:rPr>
        <w:t>、</w:t>
      </w:r>
      <w:r w:rsidRPr="00B87AB8">
        <w:rPr>
          <w:rFonts w:eastAsia="宋体"/>
          <w:szCs w:val="28"/>
        </w:rPr>
        <w:t>C)</w:t>
      </w:r>
      <w:r w:rsidRPr="00B87AB8">
        <w:rPr>
          <w:rFonts w:eastAsia="宋体"/>
          <w:szCs w:val="28"/>
        </w:rPr>
        <w:t>和</w:t>
      </w:r>
      <w:r w:rsidRPr="00B87AB8">
        <w:rPr>
          <w:rFonts w:eastAsia="宋体" w:hint="eastAsia"/>
          <w:szCs w:val="28"/>
        </w:rPr>
        <w:t>(a</w:t>
      </w:r>
      <w:r w:rsidRPr="00B87AB8">
        <w:rPr>
          <w:rFonts w:eastAsia="宋体" w:hint="eastAsia"/>
          <w:szCs w:val="28"/>
        </w:rPr>
        <w:t>、</w:t>
      </w:r>
      <w:r w:rsidRPr="00B87AB8">
        <w:rPr>
          <w:rFonts w:eastAsia="宋体"/>
          <w:szCs w:val="28"/>
        </w:rPr>
        <w:t>b</w:t>
      </w:r>
      <w:r w:rsidRPr="00B87AB8">
        <w:rPr>
          <w:rFonts w:eastAsia="宋体" w:hint="eastAsia"/>
          <w:szCs w:val="28"/>
        </w:rPr>
        <w:t>、</w:t>
      </w:r>
      <w:r w:rsidRPr="00B87AB8">
        <w:rPr>
          <w:rFonts w:eastAsia="宋体"/>
          <w:szCs w:val="28"/>
        </w:rPr>
        <w:t>c)</w:t>
      </w:r>
      <w:r w:rsidRPr="00B87AB8">
        <w:rPr>
          <w:rFonts w:eastAsia="宋体" w:hint="eastAsia"/>
          <w:szCs w:val="28"/>
        </w:rPr>
        <w:t>，经过中合层的转换</w:t>
      </w:r>
      <w:r w:rsidRPr="00B87AB8">
        <w:rPr>
          <w:rFonts w:eastAsia="宋体"/>
          <w:szCs w:val="28"/>
        </w:rPr>
        <w:t>电路</w:t>
      </w:r>
      <w:r w:rsidRPr="00B87AB8">
        <w:rPr>
          <w:rFonts w:eastAsia="宋体" w:hint="eastAsia"/>
          <w:szCs w:val="28"/>
        </w:rPr>
        <w:t>进行“</w:t>
      </w:r>
      <w:r w:rsidRPr="00B87AB8">
        <w:rPr>
          <w:rFonts w:eastAsia="宋体"/>
          <w:szCs w:val="28"/>
        </w:rPr>
        <w:t>奇</w:t>
      </w:r>
      <w:r w:rsidRPr="00B87AB8">
        <w:rPr>
          <w:rFonts w:eastAsia="宋体" w:hint="eastAsia"/>
          <w:szCs w:val="28"/>
        </w:rPr>
        <w:t>、</w:t>
      </w:r>
      <w:r w:rsidRPr="00B87AB8">
        <w:rPr>
          <w:rFonts w:eastAsia="宋体"/>
          <w:szCs w:val="28"/>
        </w:rPr>
        <w:t>偶</w:t>
      </w:r>
      <w:r w:rsidRPr="00B87AB8">
        <w:rPr>
          <w:rFonts w:eastAsia="宋体" w:hint="eastAsia"/>
          <w:szCs w:val="28"/>
        </w:rPr>
        <w:t>”</w:t>
      </w:r>
      <w:r w:rsidRPr="00B87AB8">
        <w:rPr>
          <w:rFonts w:eastAsia="宋体"/>
          <w:szCs w:val="28"/>
        </w:rPr>
        <w:t>一对</w:t>
      </w:r>
      <w:r w:rsidRPr="00B87AB8">
        <w:rPr>
          <w:rFonts w:eastAsia="宋体" w:hint="eastAsia"/>
          <w:szCs w:val="28"/>
        </w:rPr>
        <w:t>的“比合”处理，输出</w:t>
      </w:r>
      <w:r w:rsidRPr="00B87AB8">
        <w:rPr>
          <w:rFonts w:eastAsia="宋体"/>
          <w:szCs w:val="28"/>
        </w:rPr>
        <w:t>到串行</w:t>
      </w:r>
      <w:r w:rsidRPr="00B87AB8">
        <w:rPr>
          <w:rFonts w:eastAsia="宋体" w:hint="eastAsia"/>
          <w:szCs w:val="28"/>
        </w:rPr>
        <w:t>的</w:t>
      </w:r>
      <w:r w:rsidRPr="00B87AB8">
        <w:rPr>
          <w:rFonts w:eastAsia="宋体" w:hint="eastAsia"/>
          <w:szCs w:val="28"/>
        </w:rPr>
        <w:t>[1,2],[3,4],[5,6]</w:t>
      </w:r>
      <w:r w:rsidRPr="00B87AB8">
        <w:rPr>
          <w:rFonts w:eastAsia="宋体" w:hint="eastAsia"/>
          <w:szCs w:val="28"/>
        </w:rPr>
        <w:t>，即，输出</w:t>
      </w:r>
      <w:r w:rsidRPr="00B87AB8">
        <w:rPr>
          <w:rFonts w:eastAsia="宋体"/>
          <w:szCs w:val="28"/>
        </w:rPr>
        <w:t>奇偶</w:t>
      </w:r>
      <w:r w:rsidRPr="00B87AB8">
        <w:rPr>
          <w:rFonts w:eastAsia="宋体" w:hint="eastAsia"/>
          <w:szCs w:val="28"/>
        </w:rPr>
        <w:t>“比合”三进制</w:t>
      </w:r>
      <w:r w:rsidRPr="00B87AB8">
        <w:rPr>
          <w:rFonts w:eastAsia="宋体"/>
          <w:szCs w:val="28"/>
        </w:rPr>
        <w:t>串联</w:t>
      </w:r>
      <w:r w:rsidRPr="00B87AB8">
        <w:rPr>
          <w:rFonts w:eastAsia="宋体" w:hint="eastAsia"/>
          <w:szCs w:val="28"/>
        </w:rPr>
        <w:t>（</w:t>
      </w:r>
      <w:r w:rsidRPr="00B87AB8">
        <w:rPr>
          <w:rFonts w:eastAsia="宋体" w:hint="eastAsia"/>
          <w:szCs w:val="28"/>
        </w:rPr>
        <w:t>Zipper</w:t>
      </w:r>
      <w:r w:rsidRPr="00B87AB8">
        <w:rPr>
          <w:rFonts w:eastAsia="宋体"/>
          <w:szCs w:val="28"/>
        </w:rPr>
        <w:t>）</w:t>
      </w:r>
      <w:r w:rsidRPr="00B87AB8">
        <w:rPr>
          <w:rFonts w:eastAsia="宋体" w:hint="eastAsia"/>
          <w:szCs w:val="28"/>
        </w:rPr>
        <w:t>转换</w:t>
      </w:r>
      <w:r w:rsidRPr="00B87AB8">
        <w:rPr>
          <w:rFonts w:eastAsia="宋体"/>
          <w:szCs w:val="28"/>
        </w:rPr>
        <w:t>方式</w:t>
      </w:r>
      <w:r w:rsidRPr="00B87AB8">
        <w:rPr>
          <w:rFonts w:eastAsia="宋体" w:hint="eastAsia"/>
          <w:szCs w:val="28"/>
        </w:rPr>
        <w:t>。</w:t>
      </w:r>
      <w:r w:rsidRPr="00B87AB8">
        <w:rPr>
          <w:rFonts w:eastAsia="宋体"/>
          <w:szCs w:val="28"/>
        </w:rPr>
        <w:t>与此同理另一端</w:t>
      </w:r>
      <w:r w:rsidRPr="00B87AB8">
        <w:rPr>
          <w:rFonts w:eastAsia="宋体" w:hint="eastAsia"/>
          <w:szCs w:val="28"/>
        </w:rPr>
        <w:t>[1,2],[3,4],[5,6]</w:t>
      </w:r>
      <w:r w:rsidRPr="00B87AB8">
        <w:rPr>
          <w:rFonts w:eastAsia="宋体" w:hint="eastAsia"/>
          <w:szCs w:val="28"/>
        </w:rPr>
        <w:t>串行</w:t>
      </w:r>
      <w:r w:rsidRPr="00B87AB8">
        <w:rPr>
          <w:rFonts w:eastAsia="宋体"/>
          <w:szCs w:val="28"/>
        </w:rPr>
        <w:t>输入后，</w:t>
      </w:r>
      <w:r w:rsidRPr="00B87AB8">
        <w:rPr>
          <w:rFonts w:eastAsia="宋体" w:hint="eastAsia"/>
          <w:szCs w:val="28"/>
        </w:rPr>
        <w:t>输出信号</w:t>
      </w:r>
      <w:r w:rsidRPr="00B87AB8">
        <w:rPr>
          <w:rFonts w:eastAsia="宋体" w:hint="eastAsia"/>
          <w:szCs w:val="28"/>
        </w:rPr>
        <w:t>(</w:t>
      </w:r>
      <w:r w:rsidRPr="00B87AB8">
        <w:rPr>
          <w:rFonts w:eastAsia="宋体"/>
          <w:szCs w:val="28"/>
        </w:rPr>
        <w:t>A</w:t>
      </w:r>
      <w:r w:rsidRPr="00B87AB8">
        <w:rPr>
          <w:rFonts w:eastAsia="宋体"/>
          <w:szCs w:val="28"/>
        </w:rPr>
        <w:t>、</w:t>
      </w:r>
      <w:r w:rsidRPr="00B87AB8">
        <w:rPr>
          <w:rFonts w:eastAsia="宋体"/>
          <w:szCs w:val="28"/>
        </w:rPr>
        <w:t>B</w:t>
      </w:r>
      <w:r w:rsidRPr="00B87AB8">
        <w:rPr>
          <w:rFonts w:eastAsia="宋体"/>
          <w:szCs w:val="28"/>
        </w:rPr>
        <w:t>、</w:t>
      </w:r>
      <w:r w:rsidRPr="00B87AB8">
        <w:rPr>
          <w:rFonts w:eastAsia="宋体"/>
          <w:szCs w:val="28"/>
        </w:rPr>
        <w:t>C)</w:t>
      </w:r>
      <w:r w:rsidRPr="00B87AB8">
        <w:rPr>
          <w:rFonts w:eastAsia="宋体"/>
          <w:szCs w:val="28"/>
        </w:rPr>
        <w:t>和</w:t>
      </w:r>
      <w:r w:rsidRPr="00B87AB8">
        <w:rPr>
          <w:rFonts w:eastAsia="宋体" w:hint="eastAsia"/>
          <w:szCs w:val="28"/>
        </w:rPr>
        <w:t>(a</w:t>
      </w:r>
      <w:r w:rsidRPr="00B87AB8">
        <w:rPr>
          <w:rFonts w:eastAsia="宋体" w:hint="eastAsia"/>
          <w:szCs w:val="28"/>
        </w:rPr>
        <w:t>、</w:t>
      </w:r>
      <w:r w:rsidRPr="00B87AB8">
        <w:rPr>
          <w:rFonts w:eastAsia="宋体"/>
          <w:szCs w:val="28"/>
        </w:rPr>
        <w:t>b</w:t>
      </w:r>
      <w:r w:rsidRPr="00B87AB8">
        <w:rPr>
          <w:rFonts w:eastAsia="宋体" w:hint="eastAsia"/>
          <w:szCs w:val="28"/>
        </w:rPr>
        <w:t>、</w:t>
      </w:r>
      <w:r w:rsidRPr="00B87AB8">
        <w:rPr>
          <w:rFonts w:eastAsia="宋体"/>
          <w:szCs w:val="28"/>
        </w:rPr>
        <w:t>c)</w:t>
      </w:r>
      <w:r w:rsidRPr="00B87AB8">
        <w:rPr>
          <w:rFonts w:eastAsia="宋体" w:hint="eastAsia"/>
          <w:szCs w:val="28"/>
        </w:rPr>
        <w:t>的</w:t>
      </w:r>
      <w:r w:rsidRPr="00B87AB8">
        <w:rPr>
          <w:rFonts w:eastAsia="宋体"/>
          <w:szCs w:val="28"/>
        </w:rPr>
        <w:t>并联</w:t>
      </w:r>
      <w:r w:rsidRPr="00B87AB8">
        <w:rPr>
          <w:rFonts w:eastAsia="宋体" w:hint="eastAsia"/>
          <w:szCs w:val="28"/>
        </w:rPr>
        <w:t>（</w:t>
      </w:r>
      <w:r w:rsidRPr="00B87AB8">
        <w:rPr>
          <w:rFonts w:eastAsia="宋体" w:hint="eastAsia"/>
          <w:szCs w:val="28"/>
        </w:rPr>
        <w:t>Un-Zipper</w:t>
      </w:r>
      <w:r w:rsidRPr="00B87AB8">
        <w:rPr>
          <w:rFonts w:eastAsia="宋体"/>
          <w:szCs w:val="28"/>
        </w:rPr>
        <w:t>）</w:t>
      </w:r>
      <w:r w:rsidRPr="00B87AB8">
        <w:rPr>
          <w:rFonts w:eastAsia="宋体" w:hint="eastAsia"/>
          <w:szCs w:val="28"/>
        </w:rPr>
        <w:t>转换</w:t>
      </w:r>
      <w:r w:rsidRPr="00B87AB8">
        <w:rPr>
          <w:rFonts w:eastAsia="宋体"/>
          <w:szCs w:val="28"/>
        </w:rPr>
        <w:t>方式。</w:t>
      </w:r>
    </w:p>
    <w:p w14:paraId="113FBC26" w14:textId="77777777" w:rsidR="00022740" w:rsidRPr="00B87AB8" w:rsidRDefault="00022740" w:rsidP="00022740">
      <w:pPr>
        <w:ind w:firstLine="600"/>
        <w:jc w:val="both"/>
        <w:rPr>
          <w:rFonts w:eastAsia="宋体"/>
          <w:szCs w:val="28"/>
        </w:rPr>
      </w:pPr>
      <w:r w:rsidRPr="00B87AB8">
        <w:rPr>
          <w:rFonts w:eastAsia="宋体" w:hint="eastAsia"/>
          <w:szCs w:val="28"/>
        </w:rPr>
        <w:lastRenderedPageBreak/>
        <w:t>并联</w:t>
      </w:r>
      <w:r w:rsidRPr="00B87AB8">
        <w:rPr>
          <w:rFonts w:eastAsia="宋体"/>
          <w:szCs w:val="28"/>
        </w:rPr>
        <w:t>与串联</w:t>
      </w:r>
      <w:r w:rsidRPr="00B87AB8">
        <w:rPr>
          <w:rFonts w:eastAsia="宋体" w:hint="eastAsia"/>
          <w:szCs w:val="28"/>
        </w:rPr>
        <w:t>“比合”互换</w:t>
      </w:r>
      <w:r w:rsidRPr="00B87AB8">
        <w:rPr>
          <w:rFonts w:eastAsia="宋体"/>
          <w:szCs w:val="28"/>
        </w:rPr>
        <w:t>电路</w:t>
      </w:r>
      <w:r w:rsidRPr="00B87AB8">
        <w:rPr>
          <w:rFonts w:eastAsia="宋体" w:hint="eastAsia"/>
          <w:szCs w:val="28"/>
        </w:rPr>
        <w:t>在</w:t>
      </w:r>
      <w:r w:rsidRPr="00B87AB8">
        <w:rPr>
          <w:rFonts w:eastAsia="宋体"/>
          <w:szCs w:val="28"/>
        </w:rPr>
        <w:t>硬件上</w:t>
      </w:r>
      <w:r w:rsidRPr="00B87AB8">
        <w:rPr>
          <w:rFonts w:eastAsia="宋体" w:hint="eastAsia"/>
          <w:szCs w:val="28"/>
        </w:rPr>
        <w:t>不仅</w:t>
      </w:r>
      <w:r w:rsidRPr="00B87AB8">
        <w:rPr>
          <w:rFonts w:eastAsia="宋体"/>
          <w:szCs w:val="28"/>
        </w:rPr>
        <w:t>可用传统的单面印刷电路方式，</w:t>
      </w:r>
      <w:r w:rsidRPr="00B87AB8">
        <w:rPr>
          <w:rFonts w:eastAsia="宋体" w:hint="eastAsia"/>
          <w:szCs w:val="28"/>
        </w:rPr>
        <w:t>根据</w:t>
      </w:r>
      <w:r w:rsidRPr="00B87AB8">
        <w:rPr>
          <w:rFonts w:eastAsia="宋体"/>
          <w:szCs w:val="28"/>
        </w:rPr>
        <w:t>TRIA</w:t>
      </w:r>
      <w:r w:rsidRPr="00B87AB8">
        <w:rPr>
          <w:rFonts w:eastAsia="宋体" w:hint="eastAsia"/>
          <w:szCs w:val="28"/>
        </w:rPr>
        <w:t>数据</w:t>
      </w:r>
      <w:r w:rsidRPr="00B87AB8">
        <w:rPr>
          <w:rFonts w:eastAsia="宋体"/>
          <w:szCs w:val="28"/>
        </w:rPr>
        <w:t>结构的特点</w:t>
      </w:r>
      <w:r w:rsidRPr="00B87AB8">
        <w:rPr>
          <w:rFonts w:eastAsia="宋体" w:hint="eastAsia"/>
          <w:szCs w:val="28"/>
        </w:rPr>
        <w:t>还可</w:t>
      </w:r>
      <w:r w:rsidRPr="00B87AB8">
        <w:rPr>
          <w:rFonts w:eastAsia="宋体"/>
          <w:szCs w:val="28"/>
        </w:rPr>
        <w:t>在三层电路板上</w:t>
      </w:r>
      <w:r w:rsidRPr="00B87AB8">
        <w:rPr>
          <w:rFonts w:eastAsia="宋体" w:hint="eastAsia"/>
          <w:szCs w:val="28"/>
        </w:rPr>
        <w:t>实现，其中，</w:t>
      </w:r>
      <w:r w:rsidRPr="00B87AB8">
        <w:rPr>
          <w:rFonts w:eastAsia="宋体"/>
          <w:szCs w:val="28"/>
        </w:rPr>
        <w:t>正数部元器件</w:t>
      </w:r>
      <w:r w:rsidRPr="00B87AB8">
        <w:rPr>
          <w:rFonts w:eastAsia="宋体" w:hint="eastAsia"/>
          <w:szCs w:val="28"/>
        </w:rPr>
        <w:t>布置</w:t>
      </w:r>
      <w:r w:rsidRPr="00B87AB8">
        <w:rPr>
          <w:rFonts w:eastAsia="宋体"/>
          <w:szCs w:val="28"/>
        </w:rPr>
        <w:t>在上层电路</w:t>
      </w:r>
      <w:r w:rsidRPr="00B87AB8">
        <w:rPr>
          <w:rFonts w:eastAsia="宋体" w:hint="eastAsia"/>
          <w:szCs w:val="28"/>
        </w:rPr>
        <w:t>板上、</w:t>
      </w:r>
      <w:r w:rsidRPr="00B87AB8">
        <w:rPr>
          <w:rFonts w:eastAsia="宋体"/>
          <w:szCs w:val="28"/>
        </w:rPr>
        <w:t>反数部</w:t>
      </w:r>
      <w:r w:rsidRPr="00B87AB8">
        <w:rPr>
          <w:rFonts w:eastAsia="宋体" w:hint="eastAsia"/>
          <w:szCs w:val="28"/>
        </w:rPr>
        <w:t>元器件</w:t>
      </w:r>
      <w:r w:rsidRPr="00B87AB8">
        <w:rPr>
          <w:rFonts w:eastAsia="宋体"/>
          <w:szCs w:val="28"/>
        </w:rPr>
        <w:t>布置在下层</w:t>
      </w:r>
      <w:r w:rsidRPr="00B87AB8">
        <w:rPr>
          <w:rFonts w:eastAsia="宋体" w:hint="eastAsia"/>
          <w:szCs w:val="28"/>
        </w:rPr>
        <w:t>电路</w:t>
      </w:r>
      <w:r w:rsidRPr="00B87AB8">
        <w:rPr>
          <w:rFonts w:eastAsia="宋体"/>
          <w:szCs w:val="28"/>
        </w:rPr>
        <w:t>板上</w:t>
      </w:r>
      <w:r w:rsidRPr="00B87AB8">
        <w:rPr>
          <w:rFonts w:eastAsia="宋体" w:hint="eastAsia"/>
          <w:szCs w:val="28"/>
        </w:rPr>
        <w:t>、正反</w:t>
      </w:r>
      <w:r w:rsidRPr="00B87AB8">
        <w:rPr>
          <w:rFonts w:eastAsia="宋体"/>
          <w:szCs w:val="28"/>
        </w:rPr>
        <w:t>相互结合的中间层部分</w:t>
      </w:r>
      <w:r w:rsidRPr="00B87AB8">
        <w:rPr>
          <w:rFonts w:eastAsia="宋体" w:hint="eastAsia"/>
          <w:szCs w:val="28"/>
        </w:rPr>
        <w:t>，通过</w:t>
      </w:r>
      <w:r w:rsidRPr="00B87AB8">
        <w:rPr>
          <w:rFonts w:eastAsia="宋体"/>
          <w:szCs w:val="28"/>
        </w:rPr>
        <w:t>奇偶相互交替方式把上层和下层的一对</w:t>
      </w:r>
      <w:r w:rsidRPr="00B87AB8">
        <w:rPr>
          <w:rFonts w:eastAsia="宋体" w:hint="eastAsia"/>
          <w:szCs w:val="28"/>
        </w:rPr>
        <w:t>信号转换</w:t>
      </w:r>
      <w:r w:rsidRPr="00B87AB8">
        <w:rPr>
          <w:rFonts w:eastAsia="宋体"/>
          <w:szCs w:val="28"/>
        </w:rPr>
        <w:t>电路布置在中间层电路上。</w:t>
      </w:r>
    </w:p>
    <w:p w14:paraId="5521BDB8" w14:textId="77777777" w:rsidR="00022740" w:rsidRPr="00B87AB8" w:rsidRDefault="00022740" w:rsidP="00022740">
      <w:pPr>
        <w:ind w:firstLine="600"/>
        <w:jc w:val="both"/>
        <w:rPr>
          <w:rFonts w:eastAsia="宋体"/>
          <w:szCs w:val="28"/>
        </w:rPr>
      </w:pPr>
      <w:r w:rsidRPr="00B87AB8">
        <w:rPr>
          <w:rFonts w:eastAsia="宋体" w:hint="eastAsia"/>
          <w:szCs w:val="28"/>
        </w:rPr>
        <w:t>TRI</w:t>
      </w:r>
      <w:r w:rsidRPr="00B87AB8">
        <w:rPr>
          <w:rFonts w:eastAsia="宋体"/>
          <w:szCs w:val="28"/>
        </w:rPr>
        <w:t>A</w:t>
      </w:r>
      <w:r w:rsidRPr="00B87AB8">
        <w:rPr>
          <w:rFonts w:eastAsia="宋体" w:hint="eastAsia"/>
          <w:szCs w:val="28"/>
        </w:rPr>
        <w:t>“比合”计算处理</w:t>
      </w:r>
      <w:r w:rsidRPr="00B87AB8">
        <w:rPr>
          <w:rFonts w:eastAsia="宋体"/>
          <w:szCs w:val="28"/>
        </w:rPr>
        <w:t>过程中</w:t>
      </w:r>
      <w:r w:rsidRPr="00B87AB8">
        <w:rPr>
          <w:rFonts w:eastAsia="宋体" w:hint="eastAsia"/>
          <w:szCs w:val="28"/>
        </w:rPr>
        <w:t>包括</w:t>
      </w:r>
      <w:r w:rsidRPr="00B87AB8">
        <w:rPr>
          <w:rFonts w:eastAsia="宋体"/>
          <w:szCs w:val="28"/>
        </w:rPr>
        <w:t>两种计算机存储</w:t>
      </w:r>
      <w:r w:rsidRPr="00B87AB8">
        <w:rPr>
          <w:rFonts w:eastAsia="宋体" w:hint="eastAsia"/>
          <w:szCs w:val="28"/>
        </w:rPr>
        <w:t>方式</w:t>
      </w:r>
      <w:r w:rsidRPr="00B87AB8">
        <w:rPr>
          <w:rFonts w:eastAsia="宋体"/>
          <w:szCs w:val="28"/>
        </w:rPr>
        <w:t>。</w:t>
      </w:r>
      <w:r w:rsidRPr="00B87AB8">
        <w:rPr>
          <w:rFonts w:eastAsia="宋体" w:hint="eastAsia"/>
          <w:szCs w:val="28"/>
        </w:rPr>
        <w:t>一种是“</w:t>
      </w:r>
      <w:r w:rsidRPr="00B87AB8">
        <w:rPr>
          <w:rFonts w:eastAsia="宋体"/>
          <w:szCs w:val="28"/>
        </w:rPr>
        <w:t>比合</w:t>
      </w:r>
      <w:r w:rsidRPr="00B87AB8">
        <w:rPr>
          <w:rFonts w:eastAsia="宋体" w:hint="eastAsia"/>
          <w:szCs w:val="28"/>
        </w:rPr>
        <w:t>”三进制的</w:t>
      </w:r>
      <w:r w:rsidRPr="00B87AB8">
        <w:rPr>
          <w:rFonts w:eastAsia="宋体"/>
          <w:szCs w:val="28"/>
        </w:rPr>
        <w:t>正反一对数据以相互交替方式串联</w:t>
      </w:r>
      <w:r w:rsidRPr="00B87AB8">
        <w:rPr>
          <w:rFonts w:eastAsia="宋体" w:hint="eastAsia"/>
          <w:szCs w:val="28"/>
        </w:rPr>
        <w:t>（</w:t>
      </w:r>
      <w:r w:rsidRPr="00B87AB8">
        <w:rPr>
          <w:rFonts w:eastAsia="宋体" w:hint="eastAsia"/>
          <w:szCs w:val="28"/>
        </w:rPr>
        <w:t>Zipper</w:t>
      </w:r>
      <w:r w:rsidRPr="00B87AB8">
        <w:rPr>
          <w:rFonts w:eastAsia="宋体"/>
          <w:szCs w:val="28"/>
        </w:rPr>
        <w:t>）</w:t>
      </w:r>
      <w:r w:rsidRPr="00B87AB8">
        <w:rPr>
          <w:rFonts w:eastAsia="宋体" w:hint="eastAsia"/>
          <w:szCs w:val="28"/>
        </w:rPr>
        <w:t>操作的</w:t>
      </w:r>
      <w:r w:rsidRPr="00B87AB8">
        <w:rPr>
          <w:rFonts w:eastAsia="宋体"/>
          <w:szCs w:val="28"/>
        </w:rPr>
        <w:t>存储</w:t>
      </w:r>
      <w:r w:rsidRPr="00B87AB8">
        <w:rPr>
          <w:rFonts w:eastAsia="宋体" w:hint="eastAsia"/>
          <w:szCs w:val="28"/>
        </w:rPr>
        <w:t>方式。另一种</w:t>
      </w:r>
      <w:r w:rsidRPr="00B87AB8">
        <w:rPr>
          <w:rFonts w:eastAsia="宋体"/>
          <w:szCs w:val="28"/>
        </w:rPr>
        <w:t>是</w:t>
      </w:r>
      <w:r w:rsidRPr="00B87AB8">
        <w:rPr>
          <w:rFonts w:eastAsia="宋体" w:hint="eastAsia"/>
          <w:szCs w:val="28"/>
        </w:rPr>
        <w:t>正、</w:t>
      </w:r>
      <w:r w:rsidRPr="00B87AB8">
        <w:rPr>
          <w:rFonts w:eastAsia="宋体"/>
          <w:szCs w:val="28"/>
        </w:rPr>
        <w:t>反两个</w:t>
      </w:r>
      <w:r w:rsidRPr="00B87AB8">
        <w:rPr>
          <w:rFonts w:eastAsia="宋体" w:hint="eastAsia"/>
          <w:szCs w:val="28"/>
        </w:rPr>
        <w:t>阵列</w:t>
      </w:r>
      <w:r w:rsidRPr="00B87AB8">
        <w:rPr>
          <w:rFonts w:eastAsia="宋体"/>
          <w:szCs w:val="28"/>
        </w:rPr>
        <w:t>的一对数据并联</w:t>
      </w:r>
      <w:r w:rsidRPr="00B87AB8">
        <w:rPr>
          <w:rFonts w:eastAsia="宋体" w:hint="eastAsia"/>
          <w:szCs w:val="28"/>
        </w:rPr>
        <w:t>（</w:t>
      </w:r>
      <w:r w:rsidRPr="00B87AB8">
        <w:rPr>
          <w:rFonts w:eastAsia="宋体" w:hint="eastAsia"/>
          <w:szCs w:val="28"/>
        </w:rPr>
        <w:t>Un-Zipper</w:t>
      </w:r>
      <w:r w:rsidRPr="00B87AB8">
        <w:rPr>
          <w:rFonts w:eastAsia="宋体"/>
          <w:szCs w:val="28"/>
        </w:rPr>
        <w:t>）</w:t>
      </w:r>
      <w:r w:rsidRPr="00B87AB8">
        <w:rPr>
          <w:rFonts w:eastAsia="宋体" w:hint="eastAsia"/>
          <w:szCs w:val="28"/>
        </w:rPr>
        <w:t>操作的</w:t>
      </w:r>
      <w:r w:rsidRPr="00B87AB8">
        <w:rPr>
          <w:rFonts w:eastAsia="宋体"/>
          <w:szCs w:val="28"/>
        </w:rPr>
        <w:t>存储方式。</w:t>
      </w:r>
      <w:r w:rsidRPr="00B87AB8">
        <w:rPr>
          <w:rFonts w:eastAsia="宋体" w:hint="eastAsia"/>
          <w:szCs w:val="28"/>
        </w:rPr>
        <w:t>TRIA</w:t>
      </w:r>
      <w:r w:rsidRPr="00B87AB8">
        <w:rPr>
          <w:rFonts w:eastAsia="宋体" w:hint="eastAsia"/>
          <w:szCs w:val="28"/>
        </w:rPr>
        <w:t>“比合”三进制存储结构的串联布置方式和并联布置方式之间，可以相互转换。例如</w:t>
      </w:r>
      <w:r w:rsidRPr="00B87AB8">
        <w:rPr>
          <w:rFonts w:eastAsia="宋体"/>
          <w:szCs w:val="28"/>
        </w:rPr>
        <w:t>，计算机的</w:t>
      </w:r>
      <w:r w:rsidRPr="00B87AB8">
        <w:rPr>
          <w:rFonts w:eastAsia="宋体" w:hint="eastAsia"/>
          <w:szCs w:val="28"/>
        </w:rPr>
        <w:t>寄存器</w:t>
      </w:r>
      <w:r w:rsidRPr="00B87AB8">
        <w:rPr>
          <w:rFonts w:eastAsia="宋体" w:hint="eastAsia"/>
          <w:szCs w:val="28"/>
        </w:rPr>
        <w:t>AX</w:t>
      </w:r>
      <w:r w:rsidRPr="00B87AB8">
        <w:rPr>
          <w:rFonts w:eastAsia="宋体"/>
          <w:szCs w:val="28"/>
        </w:rPr>
        <w:t>中</w:t>
      </w:r>
      <w:r w:rsidRPr="00B87AB8">
        <w:rPr>
          <w:rFonts w:eastAsia="宋体" w:hint="eastAsia"/>
          <w:szCs w:val="28"/>
        </w:rPr>
        <w:t>高位（</w:t>
      </w:r>
      <w:r w:rsidRPr="00B87AB8">
        <w:rPr>
          <w:rFonts w:eastAsia="宋体"/>
          <w:szCs w:val="28"/>
        </w:rPr>
        <w:t>AH</w:t>
      </w:r>
      <w:r w:rsidRPr="00B87AB8">
        <w:rPr>
          <w:rFonts w:eastAsia="宋体"/>
          <w:szCs w:val="28"/>
        </w:rPr>
        <w:t>）放置正数部数据，</w:t>
      </w:r>
      <w:r w:rsidRPr="00B87AB8">
        <w:rPr>
          <w:rFonts w:eastAsia="宋体" w:hint="eastAsia"/>
          <w:szCs w:val="28"/>
        </w:rPr>
        <w:t>（</w:t>
      </w:r>
      <w:r w:rsidRPr="00B87AB8">
        <w:rPr>
          <w:rFonts w:eastAsia="宋体"/>
          <w:szCs w:val="28"/>
        </w:rPr>
        <w:t>AL</w:t>
      </w:r>
      <w:r w:rsidRPr="00B87AB8">
        <w:rPr>
          <w:rFonts w:eastAsia="宋体"/>
          <w:szCs w:val="28"/>
        </w:rPr>
        <w:t>）低位放置反数</w:t>
      </w:r>
      <w:r w:rsidRPr="00B87AB8">
        <w:rPr>
          <w:rFonts w:eastAsia="宋体" w:hint="eastAsia"/>
          <w:szCs w:val="28"/>
        </w:rPr>
        <w:t>，</w:t>
      </w:r>
      <w:r w:rsidRPr="00B87AB8">
        <w:rPr>
          <w:rFonts w:eastAsia="宋体"/>
          <w:szCs w:val="28"/>
        </w:rPr>
        <w:t>或</w:t>
      </w:r>
      <w:r w:rsidRPr="00B87AB8">
        <w:rPr>
          <w:rFonts w:eastAsia="宋体" w:hint="eastAsia"/>
          <w:szCs w:val="28"/>
        </w:rPr>
        <w:t>相反</w:t>
      </w:r>
      <w:r w:rsidRPr="00B87AB8">
        <w:rPr>
          <w:rFonts w:eastAsia="宋体"/>
          <w:szCs w:val="28"/>
        </w:rPr>
        <w:t>方式，低位放置正数、高位放置反数。另一种</w:t>
      </w:r>
      <w:r w:rsidRPr="00B87AB8">
        <w:rPr>
          <w:rFonts w:eastAsia="宋体" w:hint="eastAsia"/>
          <w:szCs w:val="28"/>
        </w:rPr>
        <w:t>是</w:t>
      </w:r>
      <w:r w:rsidRPr="00B87AB8">
        <w:rPr>
          <w:rFonts w:eastAsia="宋体"/>
          <w:szCs w:val="28"/>
        </w:rPr>
        <w:t>在计算机</w:t>
      </w:r>
      <w:r w:rsidRPr="00B87AB8">
        <w:rPr>
          <w:rFonts w:eastAsia="宋体" w:hint="eastAsia"/>
          <w:szCs w:val="28"/>
        </w:rPr>
        <w:t>存储</w:t>
      </w:r>
      <w:r w:rsidRPr="00B87AB8">
        <w:rPr>
          <w:rFonts w:eastAsia="宋体"/>
          <w:szCs w:val="28"/>
        </w:rPr>
        <w:t>结构中</w:t>
      </w:r>
      <w:r w:rsidRPr="00B87AB8">
        <w:rPr>
          <w:rFonts w:eastAsia="宋体" w:hint="eastAsia"/>
          <w:szCs w:val="28"/>
        </w:rPr>
        <w:t>，</w:t>
      </w:r>
      <w:r w:rsidRPr="00B87AB8">
        <w:rPr>
          <w:rFonts w:eastAsia="宋体"/>
          <w:szCs w:val="28"/>
        </w:rPr>
        <w:t>满二叉树</w:t>
      </w:r>
      <w:r w:rsidRPr="00B87AB8">
        <w:rPr>
          <w:rFonts w:eastAsia="宋体" w:hint="eastAsia"/>
          <w:szCs w:val="28"/>
        </w:rPr>
        <w:t>（</w:t>
      </w:r>
      <w:r w:rsidRPr="00B87AB8">
        <w:rPr>
          <w:rFonts w:eastAsia="宋体" w:hint="eastAsia"/>
          <w:szCs w:val="28"/>
        </w:rPr>
        <w:t>B</w:t>
      </w:r>
      <w:r w:rsidRPr="00B87AB8">
        <w:rPr>
          <w:rFonts w:eastAsia="宋体"/>
          <w:szCs w:val="28"/>
        </w:rPr>
        <w:t>-Tree</w:t>
      </w:r>
      <w:r w:rsidRPr="00B87AB8">
        <w:rPr>
          <w:rFonts w:eastAsia="宋体"/>
          <w:szCs w:val="28"/>
        </w:rPr>
        <w:t>）</w:t>
      </w:r>
      <w:r w:rsidRPr="00B87AB8">
        <w:rPr>
          <w:rFonts w:eastAsia="宋体" w:hint="eastAsia"/>
          <w:szCs w:val="28"/>
        </w:rPr>
        <w:t>存储</w:t>
      </w:r>
      <w:r w:rsidRPr="00B87AB8">
        <w:rPr>
          <w:rFonts w:eastAsia="宋体"/>
          <w:szCs w:val="28"/>
        </w:rPr>
        <w:t>结构方式，左叶</w:t>
      </w:r>
      <w:r w:rsidRPr="00B87AB8">
        <w:rPr>
          <w:rFonts w:eastAsia="宋体" w:hint="eastAsia"/>
          <w:szCs w:val="28"/>
        </w:rPr>
        <w:t>节点</w:t>
      </w:r>
      <w:r w:rsidRPr="00B87AB8">
        <w:rPr>
          <w:rFonts w:eastAsia="宋体"/>
          <w:szCs w:val="28"/>
        </w:rPr>
        <w:t>上存储正数</w:t>
      </w:r>
      <w:r w:rsidRPr="00B87AB8">
        <w:rPr>
          <w:rFonts w:eastAsia="宋体" w:hint="eastAsia"/>
          <w:szCs w:val="28"/>
        </w:rPr>
        <w:t>（</w:t>
      </w:r>
      <w:r w:rsidRPr="00B87AB8">
        <w:rPr>
          <w:rFonts w:eastAsia="宋体" w:hint="eastAsia"/>
          <w:szCs w:val="28"/>
        </w:rPr>
        <w:t>X</w:t>
      </w:r>
      <w:r w:rsidRPr="00B87AB8">
        <w:rPr>
          <w:rFonts w:eastAsia="宋体"/>
          <w:szCs w:val="28"/>
        </w:rPr>
        <w:t>链）部数据，右叶</w:t>
      </w:r>
      <w:r w:rsidRPr="00B87AB8">
        <w:rPr>
          <w:rFonts w:eastAsia="宋体" w:hint="eastAsia"/>
          <w:szCs w:val="28"/>
        </w:rPr>
        <w:t>节点</w:t>
      </w:r>
      <w:r w:rsidRPr="00B87AB8">
        <w:rPr>
          <w:rFonts w:eastAsia="宋体"/>
          <w:szCs w:val="28"/>
        </w:rPr>
        <w:t>上存储</w:t>
      </w:r>
      <w:r w:rsidRPr="00B87AB8">
        <w:rPr>
          <w:rFonts w:eastAsia="宋体" w:hint="eastAsia"/>
          <w:szCs w:val="28"/>
        </w:rPr>
        <w:t>反数</w:t>
      </w:r>
      <w:r w:rsidRPr="00B87AB8">
        <w:rPr>
          <w:rFonts w:eastAsia="宋体"/>
          <w:szCs w:val="28"/>
        </w:rPr>
        <w:t>部数据</w:t>
      </w:r>
      <w:r w:rsidRPr="00B87AB8">
        <w:rPr>
          <w:rFonts w:eastAsia="宋体" w:hint="eastAsia"/>
          <w:szCs w:val="28"/>
        </w:rPr>
        <w:t>（</w:t>
      </w:r>
      <w:r w:rsidRPr="00B87AB8">
        <w:rPr>
          <w:rFonts w:eastAsia="宋体"/>
          <w:szCs w:val="28"/>
        </w:rPr>
        <w:t>Y</w:t>
      </w:r>
      <w:r w:rsidRPr="00B87AB8">
        <w:rPr>
          <w:rFonts w:eastAsia="宋体"/>
          <w:szCs w:val="28"/>
        </w:rPr>
        <w:t>链）存储方式</w:t>
      </w:r>
      <w:r w:rsidRPr="00B87AB8">
        <w:rPr>
          <w:rFonts w:eastAsia="宋体" w:hint="eastAsia"/>
          <w:szCs w:val="28"/>
        </w:rPr>
        <w:t>。</w:t>
      </w:r>
    </w:p>
    <w:p w14:paraId="0A782A5E" w14:textId="77777777" w:rsidR="00022740" w:rsidRPr="00B87AB8" w:rsidRDefault="00022740" w:rsidP="00022740">
      <w:pPr>
        <w:ind w:firstLine="600"/>
        <w:jc w:val="both"/>
        <w:rPr>
          <w:rFonts w:eastAsia="宋体"/>
          <w:szCs w:val="28"/>
        </w:rPr>
      </w:pPr>
      <w:r w:rsidRPr="00B87AB8">
        <w:rPr>
          <w:rFonts w:eastAsia="宋体" w:hint="eastAsia"/>
          <w:szCs w:val="28"/>
        </w:rPr>
        <w:t>表</w:t>
      </w:r>
      <w:r w:rsidRPr="00B87AB8">
        <w:rPr>
          <w:rFonts w:eastAsia="宋体" w:hint="eastAsia"/>
          <w:szCs w:val="28"/>
        </w:rPr>
        <w:t>2</w:t>
      </w:r>
      <w:r w:rsidRPr="00B87AB8">
        <w:rPr>
          <w:rFonts w:eastAsia="宋体"/>
          <w:szCs w:val="28"/>
        </w:rPr>
        <w:t>9</w:t>
      </w:r>
      <w:r w:rsidRPr="00B87AB8">
        <w:rPr>
          <w:rFonts w:eastAsia="宋体" w:hint="eastAsia"/>
          <w:szCs w:val="28"/>
        </w:rPr>
        <w:t>串联布置至并联布置的转换</w:t>
      </w:r>
    </w:p>
    <w:tbl>
      <w:tblPr>
        <w:tblW w:w="5000" w:type="pct"/>
        <w:tblLook w:val="04A0" w:firstRow="1" w:lastRow="0" w:firstColumn="1" w:lastColumn="0" w:noHBand="0" w:noVBand="1"/>
      </w:tblPr>
      <w:tblGrid>
        <w:gridCol w:w="1647"/>
        <w:gridCol w:w="1391"/>
        <w:gridCol w:w="490"/>
        <w:gridCol w:w="361"/>
        <w:gridCol w:w="361"/>
        <w:gridCol w:w="360"/>
        <w:gridCol w:w="360"/>
        <w:gridCol w:w="360"/>
        <w:gridCol w:w="360"/>
        <w:gridCol w:w="360"/>
        <w:gridCol w:w="360"/>
        <w:gridCol w:w="360"/>
        <w:gridCol w:w="360"/>
        <w:gridCol w:w="360"/>
        <w:gridCol w:w="360"/>
        <w:gridCol w:w="360"/>
        <w:gridCol w:w="360"/>
        <w:gridCol w:w="360"/>
        <w:gridCol w:w="359"/>
      </w:tblGrid>
      <w:tr w:rsidR="00022740" w:rsidRPr="00B87AB8" w14:paraId="2D7860D6" w14:textId="77777777" w:rsidTr="009656E1">
        <w:trPr>
          <w:trHeight w:val="372"/>
        </w:trPr>
        <w:tc>
          <w:tcPr>
            <w:tcW w:w="886" w:type="pct"/>
            <w:tcBorders>
              <w:top w:val="single" w:sz="4" w:space="0" w:color="auto"/>
              <w:left w:val="single" w:sz="4" w:space="0" w:color="auto"/>
              <w:bottom w:val="single" w:sz="4" w:space="0" w:color="auto"/>
              <w:right w:val="single" w:sz="4" w:space="0" w:color="auto"/>
            </w:tcBorders>
          </w:tcPr>
          <w:p w14:paraId="3EFE088D"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hint="eastAsia"/>
                <w:kern w:val="0"/>
                <w:sz w:val="24"/>
                <w:szCs w:val="28"/>
              </w:rPr>
              <w:t>二叉树</w:t>
            </w:r>
          </w:p>
        </w:tc>
        <w:tc>
          <w:tcPr>
            <w:tcW w:w="74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9AF01A"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p>
        </w:tc>
        <w:tc>
          <w:tcPr>
            <w:tcW w:w="263" w:type="pct"/>
            <w:tcBorders>
              <w:top w:val="single" w:sz="4" w:space="0" w:color="auto"/>
              <w:left w:val="nil"/>
              <w:bottom w:val="single" w:sz="4" w:space="0" w:color="auto"/>
              <w:right w:val="single" w:sz="4" w:space="0" w:color="auto"/>
            </w:tcBorders>
            <w:shd w:val="clear" w:color="auto" w:fill="auto"/>
            <w:noWrap/>
            <w:vAlign w:val="center"/>
          </w:tcPr>
          <w:p w14:paraId="7CF9D7FA" w14:textId="77777777" w:rsidR="00022740" w:rsidRPr="00B87AB8" w:rsidRDefault="00022740" w:rsidP="009656E1">
            <w:pPr>
              <w:widowControl/>
              <w:adjustRightInd/>
              <w:spacing w:line="240" w:lineRule="auto"/>
              <w:ind w:firstLine="0"/>
              <w:jc w:val="center"/>
              <w:textAlignment w:val="auto"/>
              <w:rPr>
                <w:rFonts w:ascii="宋体" w:eastAsia="宋体" w:hAnsi="宋体"/>
                <w:kern w:val="0"/>
                <w:sz w:val="24"/>
                <w:szCs w:val="28"/>
              </w:rPr>
            </w:pPr>
          </w:p>
        </w:tc>
        <w:tc>
          <w:tcPr>
            <w:tcW w:w="1551" w:type="pct"/>
            <w:gridSpan w:val="8"/>
            <w:tcBorders>
              <w:top w:val="single" w:sz="4" w:space="0" w:color="auto"/>
              <w:left w:val="nil"/>
              <w:bottom w:val="single" w:sz="4" w:space="0" w:color="auto"/>
              <w:right w:val="single" w:sz="4" w:space="0" w:color="auto"/>
            </w:tcBorders>
            <w:shd w:val="clear" w:color="auto" w:fill="auto"/>
            <w:noWrap/>
            <w:vAlign w:val="center"/>
          </w:tcPr>
          <w:p w14:paraId="17DF9D6A" w14:textId="77777777" w:rsidR="00022740" w:rsidRPr="00B87AB8" w:rsidRDefault="00022740" w:rsidP="009656E1">
            <w:pPr>
              <w:widowControl/>
              <w:adjustRightInd/>
              <w:spacing w:line="240" w:lineRule="auto"/>
              <w:ind w:firstLine="0"/>
              <w:jc w:val="center"/>
              <w:textAlignment w:val="auto"/>
              <w:rPr>
                <w:rFonts w:ascii="宋体" w:eastAsia="宋体" w:hAnsi="宋体"/>
                <w:kern w:val="0"/>
                <w:sz w:val="24"/>
                <w:szCs w:val="28"/>
              </w:rPr>
            </w:pPr>
            <w:r w:rsidRPr="00B87AB8">
              <w:rPr>
                <w:rFonts w:ascii="宋体" w:eastAsia="宋体" w:hAnsi="宋体" w:hint="eastAsia"/>
                <w:kern w:val="0"/>
                <w:sz w:val="24"/>
                <w:szCs w:val="28"/>
              </w:rPr>
              <w:t>满</w:t>
            </w:r>
            <w:r w:rsidRPr="00B87AB8">
              <w:rPr>
                <w:rFonts w:ascii="宋体" w:eastAsia="宋体" w:hAnsi="宋体"/>
                <w:kern w:val="0"/>
                <w:sz w:val="24"/>
                <w:szCs w:val="28"/>
              </w:rPr>
              <w:t>二叉树</w:t>
            </w:r>
            <w:r w:rsidRPr="00B87AB8">
              <w:rPr>
                <w:rFonts w:ascii="宋体" w:eastAsia="宋体" w:hAnsi="宋体" w:hint="eastAsia"/>
                <w:kern w:val="0"/>
                <w:sz w:val="24"/>
                <w:szCs w:val="28"/>
              </w:rPr>
              <w:t>左</w:t>
            </w:r>
            <w:r w:rsidRPr="00B87AB8">
              <w:rPr>
                <w:rFonts w:ascii="宋体" w:eastAsia="宋体" w:hAnsi="宋体"/>
                <w:kern w:val="0"/>
                <w:sz w:val="24"/>
                <w:szCs w:val="28"/>
              </w:rPr>
              <w:t>叶</w:t>
            </w:r>
            <w:r w:rsidRPr="00B87AB8">
              <w:rPr>
                <w:rFonts w:ascii="宋体" w:eastAsia="宋体" w:hAnsi="宋体" w:hint="eastAsia"/>
                <w:kern w:val="0"/>
                <w:sz w:val="24"/>
                <w:szCs w:val="28"/>
              </w:rPr>
              <w:t>节点</w:t>
            </w:r>
            <w:r w:rsidRPr="00B87AB8">
              <w:rPr>
                <w:rFonts w:ascii="宋体" w:eastAsia="宋体" w:hAnsi="宋体"/>
                <w:kern w:val="0"/>
                <w:sz w:val="24"/>
                <w:szCs w:val="28"/>
              </w:rPr>
              <w:t>组</w:t>
            </w:r>
          </w:p>
        </w:tc>
        <w:tc>
          <w:tcPr>
            <w:tcW w:w="1551" w:type="pct"/>
            <w:gridSpan w:val="8"/>
            <w:tcBorders>
              <w:top w:val="single" w:sz="4" w:space="0" w:color="auto"/>
              <w:left w:val="nil"/>
              <w:bottom w:val="single" w:sz="4" w:space="0" w:color="auto"/>
              <w:right w:val="single" w:sz="4" w:space="0" w:color="auto"/>
            </w:tcBorders>
            <w:shd w:val="clear" w:color="auto" w:fill="auto"/>
            <w:noWrap/>
            <w:vAlign w:val="center"/>
          </w:tcPr>
          <w:p w14:paraId="78A6AE44" w14:textId="77777777" w:rsidR="00022740" w:rsidRPr="00B87AB8" w:rsidRDefault="00022740" w:rsidP="009656E1">
            <w:pPr>
              <w:widowControl/>
              <w:adjustRightInd/>
              <w:spacing w:line="240" w:lineRule="auto"/>
              <w:ind w:firstLine="0"/>
              <w:jc w:val="center"/>
              <w:textAlignment w:val="auto"/>
              <w:rPr>
                <w:rFonts w:ascii="宋体" w:eastAsia="宋体" w:hAnsi="宋体"/>
                <w:kern w:val="0"/>
                <w:sz w:val="24"/>
                <w:szCs w:val="28"/>
              </w:rPr>
            </w:pPr>
            <w:r w:rsidRPr="00B87AB8">
              <w:rPr>
                <w:rFonts w:ascii="宋体" w:eastAsia="宋体" w:hAnsi="宋体" w:hint="eastAsia"/>
                <w:kern w:val="0"/>
                <w:sz w:val="24"/>
                <w:szCs w:val="28"/>
              </w:rPr>
              <w:t>满</w:t>
            </w:r>
            <w:r w:rsidRPr="00B87AB8">
              <w:rPr>
                <w:rFonts w:ascii="宋体" w:eastAsia="宋体" w:hAnsi="宋体"/>
                <w:kern w:val="0"/>
                <w:sz w:val="24"/>
                <w:szCs w:val="28"/>
              </w:rPr>
              <w:t>二叉树</w:t>
            </w:r>
            <w:r w:rsidRPr="00B87AB8">
              <w:rPr>
                <w:rFonts w:ascii="宋体" w:eastAsia="宋体" w:hAnsi="宋体" w:hint="eastAsia"/>
                <w:kern w:val="0"/>
                <w:sz w:val="24"/>
                <w:szCs w:val="28"/>
              </w:rPr>
              <w:t>右</w:t>
            </w:r>
            <w:r w:rsidRPr="00B87AB8">
              <w:rPr>
                <w:rFonts w:ascii="宋体" w:eastAsia="宋体" w:hAnsi="宋体"/>
                <w:kern w:val="0"/>
                <w:sz w:val="24"/>
                <w:szCs w:val="28"/>
              </w:rPr>
              <w:t>叶</w:t>
            </w:r>
            <w:r w:rsidRPr="00B87AB8">
              <w:rPr>
                <w:rFonts w:ascii="宋体" w:eastAsia="宋体" w:hAnsi="宋体" w:hint="eastAsia"/>
                <w:kern w:val="0"/>
                <w:sz w:val="24"/>
                <w:szCs w:val="28"/>
              </w:rPr>
              <w:t>节点</w:t>
            </w:r>
            <w:r w:rsidRPr="00B87AB8">
              <w:rPr>
                <w:rFonts w:ascii="宋体" w:eastAsia="宋体" w:hAnsi="宋体"/>
                <w:kern w:val="0"/>
                <w:sz w:val="24"/>
                <w:szCs w:val="28"/>
              </w:rPr>
              <w:t>组</w:t>
            </w:r>
          </w:p>
        </w:tc>
      </w:tr>
      <w:tr w:rsidR="00022740" w:rsidRPr="00B87AB8" w14:paraId="6C8DEE9B" w14:textId="77777777" w:rsidTr="009656E1">
        <w:trPr>
          <w:trHeight w:val="372"/>
        </w:trPr>
        <w:tc>
          <w:tcPr>
            <w:tcW w:w="886" w:type="pct"/>
            <w:tcBorders>
              <w:top w:val="single" w:sz="4" w:space="0" w:color="auto"/>
              <w:left w:val="single" w:sz="4" w:space="0" w:color="auto"/>
              <w:bottom w:val="single" w:sz="4" w:space="0" w:color="auto"/>
              <w:right w:val="single" w:sz="4" w:space="0" w:color="auto"/>
            </w:tcBorders>
          </w:tcPr>
          <w:p w14:paraId="7E27CE93"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hint="eastAsia"/>
                <w:kern w:val="0"/>
                <w:sz w:val="24"/>
                <w:szCs w:val="28"/>
              </w:rPr>
              <w:t>寄存器</w:t>
            </w:r>
          </w:p>
        </w:tc>
        <w:tc>
          <w:tcPr>
            <w:tcW w:w="74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2CDFA0"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AX</w:t>
            </w:r>
          </w:p>
        </w:tc>
        <w:tc>
          <w:tcPr>
            <w:tcW w:w="263" w:type="pct"/>
            <w:tcBorders>
              <w:top w:val="single" w:sz="4" w:space="0" w:color="auto"/>
              <w:left w:val="nil"/>
              <w:bottom w:val="single" w:sz="4" w:space="0" w:color="auto"/>
              <w:right w:val="single" w:sz="4" w:space="0" w:color="auto"/>
            </w:tcBorders>
            <w:shd w:val="clear" w:color="auto" w:fill="auto"/>
            <w:noWrap/>
            <w:vAlign w:val="center"/>
          </w:tcPr>
          <w:p w14:paraId="4C8BF1A3" w14:textId="77777777" w:rsidR="00022740" w:rsidRPr="00B87AB8" w:rsidRDefault="00022740" w:rsidP="009656E1">
            <w:pPr>
              <w:widowControl/>
              <w:adjustRightInd/>
              <w:spacing w:line="240" w:lineRule="auto"/>
              <w:ind w:firstLine="0"/>
              <w:jc w:val="center"/>
              <w:textAlignment w:val="auto"/>
              <w:rPr>
                <w:rFonts w:ascii="宋体" w:eastAsia="宋体" w:hAnsi="宋体"/>
                <w:kern w:val="0"/>
                <w:sz w:val="24"/>
                <w:szCs w:val="28"/>
              </w:rPr>
            </w:pPr>
          </w:p>
        </w:tc>
        <w:tc>
          <w:tcPr>
            <w:tcW w:w="1551" w:type="pct"/>
            <w:gridSpan w:val="8"/>
            <w:tcBorders>
              <w:top w:val="single" w:sz="4" w:space="0" w:color="auto"/>
              <w:left w:val="nil"/>
              <w:bottom w:val="single" w:sz="4" w:space="0" w:color="auto"/>
              <w:right w:val="single" w:sz="4" w:space="0" w:color="auto"/>
            </w:tcBorders>
            <w:shd w:val="clear" w:color="auto" w:fill="auto"/>
            <w:noWrap/>
            <w:vAlign w:val="center"/>
          </w:tcPr>
          <w:p w14:paraId="2FC1E55D" w14:textId="77777777" w:rsidR="00022740" w:rsidRPr="00B87AB8" w:rsidRDefault="00022740" w:rsidP="009656E1">
            <w:pPr>
              <w:widowControl/>
              <w:adjustRightInd/>
              <w:spacing w:line="240" w:lineRule="auto"/>
              <w:ind w:firstLine="0"/>
              <w:jc w:val="center"/>
              <w:textAlignment w:val="auto"/>
              <w:rPr>
                <w:rFonts w:ascii="宋体" w:eastAsia="宋体" w:hAnsi="宋体"/>
                <w:kern w:val="0"/>
                <w:sz w:val="24"/>
                <w:szCs w:val="28"/>
              </w:rPr>
            </w:pPr>
            <w:r w:rsidRPr="00B87AB8">
              <w:rPr>
                <w:rFonts w:ascii="宋体" w:eastAsia="宋体" w:hAnsi="宋体"/>
                <w:kern w:val="0"/>
                <w:sz w:val="24"/>
                <w:szCs w:val="28"/>
              </w:rPr>
              <w:t>AH</w:t>
            </w:r>
            <w:r w:rsidRPr="00B87AB8">
              <w:rPr>
                <w:rFonts w:ascii="宋体" w:eastAsia="宋体" w:hAnsi="宋体" w:hint="eastAsia"/>
                <w:kern w:val="0"/>
                <w:sz w:val="24"/>
                <w:szCs w:val="28"/>
              </w:rPr>
              <w:t>高位</w:t>
            </w:r>
            <w:r w:rsidRPr="00B87AB8">
              <w:rPr>
                <w:rFonts w:ascii="宋体" w:eastAsia="宋体" w:hAnsi="宋体"/>
                <w:kern w:val="0"/>
                <w:sz w:val="24"/>
                <w:szCs w:val="28"/>
              </w:rPr>
              <w:t>(X</w:t>
            </w:r>
            <w:r w:rsidRPr="00B87AB8">
              <w:rPr>
                <w:rFonts w:ascii="宋体" w:eastAsia="宋体" w:hAnsi="宋体" w:hint="eastAsia"/>
                <w:kern w:val="0"/>
                <w:sz w:val="24"/>
                <w:szCs w:val="28"/>
              </w:rPr>
              <w:t>链</w:t>
            </w:r>
            <w:r w:rsidRPr="00B87AB8">
              <w:rPr>
                <w:rFonts w:ascii="宋体" w:eastAsia="宋体" w:hAnsi="宋体"/>
                <w:kern w:val="0"/>
                <w:sz w:val="24"/>
                <w:szCs w:val="28"/>
              </w:rPr>
              <w:t>)</w:t>
            </w:r>
          </w:p>
        </w:tc>
        <w:tc>
          <w:tcPr>
            <w:tcW w:w="1551" w:type="pct"/>
            <w:gridSpan w:val="8"/>
            <w:tcBorders>
              <w:top w:val="single" w:sz="4" w:space="0" w:color="auto"/>
              <w:left w:val="nil"/>
              <w:bottom w:val="single" w:sz="4" w:space="0" w:color="auto"/>
              <w:right w:val="single" w:sz="4" w:space="0" w:color="auto"/>
            </w:tcBorders>
            <w:shd w:val="clear" w:color="auto" w:fill="auto"/>
            <w:noWrap/>
            <w:vAlign w:val="center"/>
          </w:tcPr>
          <w:p w14:paraId="3C88F0E2" w14:textId="77777777" w:rsidR="00022740" w:rsidRPr="00B87AB8" w:rsidRDefault="00022740" w:rsidP="009656E1">
            <w:pPr>
              <w:widowControl/>
              <w:adjustRightInd/>
              <w:spacing w:line="240" w:lineRule="auto"/>
              <w:ind w:firstLine="0"/>
              <w:jc w:val="center"/>
              <w:textAlignment w:val="auto"/>
              <w:rPr>
                <w:rFonts w:ascii="宋体" w:eastAsia="宋体" w:hAnsi="宋体"/>
                <w:kern w:val="0"/>
                <w:sz w:val="24"/>
                <w:szCs w:val="28"/>
              </w:rPr>
            </w:pPr>
            <w:r w:rsidRPr="00B87AB8">
              <w:rPr>
                <w:rFonts w:ascii="宋体" w:eastAsia="宋体" w:hAnsi="宋体"/>
                <w:kern w:val="0"/>
                <w:sz w:val="24"/>
                <w:szCs w:val="28"/>
              </w:rPr>
              <w:t>AL</w:t>
            </w:r>
            <w:r w:rsidRPr="00B87AB8">
              <w:rPr>
                <w:rFonts w:ascii="宋体" w:eastAsia="宋体" w:hAnsi="宋体" w:hint="eastAsia"/>
                <w:kern w:val="0"/>
                <w:sz w:val="24"/>
                <w:szCs w:val="28"/>
              </w:rPr>
              <w:t>低位</w:t>
            </w:r>
            <w:r w:rsidRPr="00B87AB8">
              <w:rPr>
                <w:rFonts w:ascii="宋体" w:eastAsia="宋体" w:hAnsi="宋体"/>
                <w:kern w:val="0"/>
                <w:sz w:val="24"/>
                <w:szCs w:val="28"/>
              </w:rPr>
              <w:t>(Y</w:t>
            </w:r>
            <w:r w:rsidRPr="00B87AB8">
              <w:rPr>
                <w:rFonts w:ascii="宋体" w:eastAsia="宋体" w:hAnsi="宋体" w:hint="eastAsia"/>
                <w:kern w:val="0"/>
                <w:sz w:val="24"/>
                <w:szCs w:val="28"/>
              </w:rPr>
              <w:t>链</w:t>
            </w:r>
            <w:r w:rsidRPr="00B87AB8">
              <w:rPr>
                <w:rFonts w:ascii="宋体" w:eastAsia="宋体" w:hAnsi="宋体"/>
                <w:kern w:val="0"/>
                <w:sz w:val="24"/>
                <w:szCs w:val="28"/>
              </w:rPr>
              <w:t>)</w:t>
            </w:r>
          </w:p>
        </w:tc>
      </w:tr>
      <w:tr w:rsidR="00022740" w:rsidRPr="00B87AB8" w14:paraId="230B7E3A" w14:textId="77777777" w:rsidTr="009656E1">
        <w:trPr>
          <w:trHeight w:val="288"/>
        </w:trPr>
        <w:tc>
          <w:tcPr>
            <w:tcW w:w="886" w:type="pct"/>
            <w:tcBorders>
              <w:top w:val="nil"/>
              <w:left w:val="single" w:sz="4" w:space="0" w:color="auto"/>
              <w:bottom w:val="single" w:sz="4" w:space="0" w:color="auto"/>
              <w:right w:val="single" w:sz="4" w:space="0" w:color="auto"/>
            </w:tcBorders>
          </w:tcPr>
          <w:p w14:paraId="1C07AEB7"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hint="eastAsia"/>
                <w:kern w:val="0"/>
                <w:sz w:val="24"/>
                <w:szCs w:val="28"/>
              </w:rPr>
              <w:t>节点</w:t>
            </w:r>
            <w:r w:rsidRPr="00B87AB8">
              <w:rPr>
                <w:rFonts w:ascii="宋体" w:eastAsia="宋体" w:hAnsi="宋体"/>
                <w:kern w:val="0"/>
                <w:sz w:val="24"/>
                <w:szCs w:val="28"/>
              </w:rPr>
              <w:t>编号</w:t>
            </w:r>
          </w:p>
        </w:tc>
        <w:tc>
          <w:tcPr>
            <w:tcW w:w="748" w:type="pct"/>
            <w:tcBorders>
              <w:top w:val="nil"/>
              <w:left w:val="single" w:sz="4" w:space="0" w:color="auto"/>
              <w:bottom w:val="single" w:sz="4" w:space="0" w:color="auto"/>
              <w:right w:val="single" w:sz="4" w:space="0" w:color="auto"/>
            </w:tcBorders>
            <w:shd w:val="clear" w:color="auto" w:fill="auto"/>
            <w:noWrap/>
            <w:vAlign w:val="center"/>
          </w:tcPr>
          <w:p w14:paraId="6DC66670"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hint="eastAsia"/>
                <w:kern w:val="0"/>
                <w:sz w:val="24"/>
                <w:szCs w:val="28"/>
              </w:rPr>
              <w:t>位操作</w:t>
            </w:r>
          </w:p>
        </w:tc>
        <w:tc>
          <w:tcPr>
            <w:tcW w:w="263" w:type="pct"/>
            <w:tcBorders>
              <w:top w:val="nil"/>
              <w:left w:val="nil"/>
              <w:bottom w:val="single" w:sz="4" w:space="0" w:color="auto"/>
              <w:right w:val="single" w:sz="4" w:space="0" w:color="auto"/>
            </w:tcBorders>
            <w:shd w:val="clear" w:color="auto" w:fill="auto"/>
            <w:noWrap/>
            <w:vAlign w:val="center"/>
          </w:tcPr>
          <w:p w14:paraId="6F54CD39" w14:textId="77777777" w:rsidR="00022740" w:rsidRPr="00B87AB8" w:rsidRDefault="00022740" w:rsidP="009656E1">
            <w:pPr>
              <w:widowControl/>
              <w:adjustRightInd/>
              <w:spacing w:line="240" w:lineRule="auto"/>
              <w:ind w:firstLine="0"/>
              <w:jc w:val="center"/>
              <w:textAlignment w:val="auto"/>
              <w:rPr>
                <w:rFonts w:ascii="宋体" w:eastAsia="宋体" w:hAnsi="宋体"/>
                <w:kern w:val="0"/>
                <w:sz w:val="24"/>
                <w:szCs w:val="28"/>
              </w:rPr>
            </w:pPr>
            <w:r w:rsidRPr="00B87AB8">
              <w:rPr>
                <w:rFonts w:ascii="宋体" w:eastAsia="宋体" w:hAnsi="宋体" w:hint="eastAsia"/>
                <w:kern w:val="0"/>
                <w:sz w:val="24"/>
                <w:szCs w:val="28"/>
              </w:rPr>
              <w:t>位</w:t>
            </w:r>
          </w:p>
        </w:tc>
        <w:tc>
          <w:tcPr>
            <w:tcW w:w="194" w:type="pct"/>
            <w:tcBorders>
              <w:top w:val="nil"/>
              <w:left w:val="nil"/>
              <w:bottom w:val="single" w:sz="4" w:space="0" w:color="auto"/>
              <w:right w:val="single" w:sz="4" w:space="0" w:color="auto"/>
            </w:tcBorders>
            <w:shd w:val="clear" w:color="auto" w:fill="auto"/>
            <w:noWrap/>
            <w:vAlign w:val="center"/>
          </w:tcPr>
          <w:p w14:paraId="2351EB56"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7</w:t>
            </w:r>
          </w:p>
        </w:tc>
        <w:tc>
          <w:tcPr>
            <w:tcW w:w="194" w:type="pct"/>
            <w:tcBorders>
              <w:top w:val="nil"/>
              <w:left w:val="nil"/>
              <w:bottom w:val="single" w:sz="4" w:space="0" w:color="auto"/>
              <w:right w:val="single" w:sz="4" w:space="0" w:color="auto"/>
            </w:tcBorders>
            <w:shd w:val="clear" w:color="auto" w:fill="auto"/>
            <w:noWrap/>
            <w:vAlign w:val="center"/>
          </w:tcPr>
          <w:p w14:paraId="18BDFDD0"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6</w:t>
            </w:r>
          </w:p>
        </w:tc>
        <w:tc>
          <w:tcPr>
            <w:tcW w:w="194" w:type="pct"/>
            <w:tcBorders>
              <w:top w:val="nil"/>
              <w:left w:val="nil"/>
              <w:bottom w:val="single" w:sz="4" w:space="0" w:color="auto"/>
              <w:right w:val="single" w:sz="4" w:space="0" w:color="auto"/>
            </w:tcBorders>
            <w:shd w:val="clear" w:color="auto" w:fill="auto"/>
            <w:noWrap/>
            <w:vAlign w:val="center"/>
          </w:tcPr>
          <w:p w14:paraId="4BBED78C"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5</w:t>
            </w:r>
          </w:p>
        </w:tc>
        <w:tc>
          <w:tcPr>
            <w:tcW w:w="194" w:type="pct"/>
            <w:tcBorders>
              <w:top w:val="nil"/>
              <w:left w:val="nil"/>
              <w:bottom w:val="single" w:sz="4" w:space="0" w:color="auto"/>
              <w:right w:val="single" w:sz="4" w:space="0" w:color="auto"/>
            </w:tcBorders>
            <w:shd w:val="clear" w:color="auto" w:fill="auto"/>
            <w:noWrap/>
            <w:vAlign w:val="center"/>
          </w:tcPr>
          <w:p w14:paraId="735FFE88"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4</w:t>
            </w:r>
          </w:p>
        </w:tc>
        <w:tc>
          <w:tcPr>
            <w:tcW w:w="194" w:type="pct"/>
            <w:tcBorders>
              <w:top w:val="nil"/>
              <w:left w:val="nil"/>
              <w:bottom w:val="single" w:sz="4" w:space="0" w:color="auto"/>
              <w:right w:val="single" w:sz="4" w:space="0" w:color="auto"/>
            </w:tcBorders>
            <w:shd w:val="clear" w:color="auto" w:fill="auto"/>
            <w:noWrap/>
            <w:vAlign w:val="center"/>
          </w:tcPr>
          <w:p w14:paraId="44B49E18"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3</w:t>
            </w:r>
          </w:p>
        </w:tc>
        <w:tc>
          <w:tcPr>
            <w:tcW w:w="194" w:type="pct"/>
            <w:tcBorders>
              <w:top w:val="nil"/>
              <w:left w:val="nil"/>
              <w:bottom w:val="single" w:sz="4" w:space="0" w:color="auto"/>
              <w:right w:val="single" w:sz="4" w:space="0" w:color="auto"/>
            </w:tcBorders>
            <w:shd w:val="clear" w:color="auto" w:fill="auto"/>
            <w:noWrap/>
            <w:vAlign w:val="center"/>
          </w:tcPr>
          <w:p w14:paraId="6021CDC4"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2</w:t>
            </w:r>
          </w:p>
        </w:tc>
        <w:tc>
          <w:tcPr>
            <w:tcW w:w="194" w:type="pct"/>
            <w:tcBorders>
              <w:top w:val="nil"/>
              <w:left w:val="nil"/>
              <w:bottom w:val="single" w:sz="4" w:space="0" w:color="auto"/>
              <w:right w:val="single" w:sz="4" w:space="0" w:color="auto"/>
            </w:tcBorders>
            <w:shd w:val="clear" w:color="auto" w:fill="auto"/>
            <w:noWrap/>
            <w:vAlign w:val="center"/>
          </w:tcPr>
          <w:p w14:paraId="0BDFCA3F"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auto" w:fill="auto"/>
            <w:noWrap/>
            <w:vAlign w:val="center"/>
          </w:tcPr>
          <w:p w14:paraId="235E97E6"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auto" w:fill="auto"/>
            <w:noWrap/>
            <w:vAlign w:val="center"/>
          </w:tcPr>
          <w:p w14:paraId="7EF61131"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7</w:t>
            </w:r>
          </w:p>
        </w:tc>
        <w:tc>
          <w:tcPr>
            <w:tcW w:w="194" w:type="pct"/>
            <w:tcBorders>
              <w:top w:val="nil"/>
              <w:left w:val="nil"/>
              <w:bottom w:val="single" w:sz="4" w:space="0" w:color="auto"/>
              <w:right w:val="single" w:sz="4" w:space="0" w:color="auto"/>
            </w:tcBorders>
            <w:shd w:val="clear" w:color="auto" w:fill="auto"/>
            <w:noWrap/>
            <w:vAlign w:val="center"/>
          </w:tcPr>
          <w:p w14:paraId="40FE7F4F"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6</w:t>
            </w:r>
          </w:p>
        </w:tc>
        <w:tc>
          <w:tcPr>
            <w:tcW w:w="194" w:type="pct"/>
            <w:tcBorders>
              <w:top w:val="nil"/>
              <w:left w:val="nil"/>
              <w:bottom w:val="single" w:sz="4" w:space="0" w:color="auto"/>
              <w:right w:val="single" w:sz="4" w:space="0" w:color="auto"/>
            </w:tcBorders>
            <w:shd w:val="clear" w:color="auto" w:fill="auto"/>
            <w:noWrap/>
            <w:vAlign w:val="center"/>
          </w:tcPr>
          <w:p w14:paraId="7E66D2EF"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5</w:t>
            </w:r>
          </w:p>
        </w:tc>
        <w:tc>
          <w:tcPr>
            <w:tcW w:w="194" w:type="pct"/>
            <w:tcBorders>
              <w:top w:val="nil"/>
              <w:left w:val="nil"/>
              <w:bottom w:val="single" w:sz="4" w:space="0" w:color="auto"/>
              <w:right w:val="single" w:sz="4" w:space="0" w:color="auto"/>
            </w:tcBorders>
            <w:shd w:val="clear" w:color="auto" w:fill="auto"/>
            <w:noWrap/>
            <w:vAlign w:val="center"/>
          </w:tcPr>
          <w:p w14:paraId="49B727D7"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4</w:t>
            </w:r>
          </w:p>
        </w:tc>
        <w:tc>
          <w:tcPr>
            <w:tcW w:w="194" w:type="pct"/>
            <w:tcBorders>
              <w:top w:val="nil"/>
              <w:left w:val="nil"/>
              <w:bottom w:val="single" w:sz="4" w:space="0" w:color="auto"/>
              <w:right w:val="single" w:sz="4" w:space="0" w:color="auto"/>
            </w:tcBorders>
            <w:shd w:val="clear" w:color="auto" w:fill="auto"/>
            <w:noWrap/>
            <w:vAlign w:val="center"/>
          </w:tcPr>
          <w:p w14:paraId="12803741"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3</w:t>
            </w:r>
          </w:p>
        </w:tc>
        <w:tc>
          <w:tcPr>
            <w:tcW w:w="194" w:type="pct"/>
            <w:tcBorders>
              <w:top w:val="nil"/>
              <w:left w:val="nil"/>
              <w:bottom w:val="single" w:sz="4" w:space="0" w:color="auto"/>
              <w:right w:val="single" w:sz="4" w:space="0" w:color="auto"/>
            </w:tcBorders>
            <w:shd w:val="clear" w:color="auto" w:fill="auto"/>
            <w:noWrap/>
            <w:vAlign w:val="center"/>
          </w:tcPr>
          <w:p w14:paraId="5BD46B6A"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2</w:t>
            </w:r>
          </w:p>
        </w:tc>
        <w:tc>
          <w:tcPr>
            <w:tcW w:w="194" w:type="pct"/>
            <w:tcBorders>
              <w:top w:val="nil"/>
              <w:left w:val="nil"/>
              <w:bottom w:val="single" w:sz="4" w:space="0" w:color="auto"/>
              <w:right w:val="single" w:sz="4" w:space="0" w:color="auto"/>
            </w:tcBorders>
            <w:shd w:val="clear" w:color="auto" w:fill="auto"/>
            <w:noWrap/>
            <w:vAlign w:val="center"/>
          </w:tcPr>
          <w:p w14:paraId="7F29A130"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auto" w:fill="auto"/>
            <w:noWrap/>
            <w:vAlign w:val="center"/>
          </w:tcPr>
          <w:p w14:paraId="7B19ACEA"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r>
      <w:tr w:rsidR="00022740" w:rsidRPr="00B87AB8" w14:paraId="7E7B3A8E" w14:textId="77777777" w:rsidTr="009656E1">
        <w:trPr>
          <w:trHeight w:val="288"/>
        </w:trPr>
        <w:tc>
          <w:tcPr>
            <w:tcW w:w="886" w:type="pct"/>
            <w:tcBorders>
              <w:top w:val="nil"/>
              <w:left w:val="single" w:sz="4" w:space="0" w:color="auto"/>
              <w:bottom w:val="single" w:sz="4" w:space="0" w:color="auto"/>
              <w:right w:val="single" w:sz="4" w:space="0" w:color="auto"/>
            </w:tcBorders>
          </w:tcPr>
          <w:p w14:paraId="0AF63C3C" w14:textId="77777777" w:rsidR="00022740" w:rsidRPr="00B87AB8" w:rsidRDefault="00022740" w:rsidP="009656E1">
            <w:pPr>
              <w:widowControl/>
              <w:adjustRightInd/>
              <w:spacing w:line="240" w:lineRule="auto"/>
              <w:ind w:firstLine="0"/>
              <w:textAlignment w:val="auto"/>
              <w:rPr>
                <w:rFonts w:ascii="宋体" w:eastAsia="宋体" w:hAnsi="宋体"/>
                <w:kern w:val="0"/>
                <w:sz w:val="24"/>
                <w:szCs w:val="28"/>
              </w:rPr>
            </w:pPr>
            <w:r w:rsidRPr="00B87AB8">
              <w:rPr>
                <w:rFonts w:ascii="宋体" w:eastAsia="宋体" w:hAnsi="宋体" w:hint="eastAsia"/>
                <w:kern w:val="0"/>
                <w:sz w:val="24"/>
                <w:szCs w:val="28"/>
              </w:rPr>
              <w:t>左右分</w:t>
            </w:r>
            <w:r w:rsidRPr="00B87AB8">
              <w:rPr>
                <w:rFonts w:ascii="宋体" w:eastAsia="宋体" w:hAnsi="宋体"/>
                <w:kern w:val="0"/>
                <w:sz w:val="24"/>
                <w:szCs w:val="28"/>
              </w:rPr>
              <w:t>叶</w:t>
            </w:r>
          </w:p>
        </w:tc>
        <w:tc>
          <w:tcPr>
            <w:tcW w:w="748" w:type="pct"/>
            <w:tcBorders>
              <w:top w:val="nil"/>
              <w:left w:val="single" w:sz="4" w:space="0" w:color="auto"/>
              <w:bottom w:val="single" w:sz="4" w:space="0" w:color="auto"/>
              <w:right w:val="single" w:sz="4" w:space="0" w:color="auto"/>
            </w:tcBorders>
            <w:shd w:val="clear" w:color="auto" w:fill="auto"/>
            <w:noWrap/>
            <w:vAlign w:val="center"/>
          </w:tcPr>
          <w:p w14:paraId="23717003" w14:textId="77777777" w:rsidR="00022740" w:rsidRPr="00B87AB8" w:rsidRDefault="00022740" w:rsidP="009656E1">
            <w:pPr>
              <w:widowControl/>
              <w:adjustRightInd/>
              <w:spacing w:line="240" w:lineRule="auto"/>
              <w:ind w:firstLine="0"/>
              <w:textAlignment w:val="auto"/>
              <w:rPr>
                <w:rFonts w:ascii="宋体" w:eastAsia="宋体" w:hAnsi="宋体"/>
                <w:kern w:val="0"/>
                <w:sz w:val="24"/>
                <w:szCs w:val="28"/>
              </w:rPr>
            </w:pPr>
            <w:r w:rsidRPr="00B87AB8">
              <w:rPr>
                <w:rFonts w:ascii="宋体" w:eastAsia="宋体" w:hAnsi="宋体"/>
                <w:kern w:val="0"/>
                <w:sz w:val="24"/>
                <w:szCs w:val="28"/>
              </w:rPr>
              <w:t>U</w:t>
            </w:r>
            <w:r w:rsidRPr="00B87AB8">
              <w:rPr>
                <w:rFonts w:ascii="宋体" w:eastAsia="宋体" w:hAnsi="宋体" w:hint="eastAsia"/>
                <w:kern w:val="0"/>
                <w:sz w:val="24"/>
                <w:szCs w:val="28"/>
              </w:rPr>
              <w:t>n</w:t>
            </w:r>
            <w:r w:rsidRPr="00B87AB8">
              <w:rPr>
                <w:rFonts w:ascii="宋体" w:eastAsia="宋体" w:hAnsi="宋体"/>
                <w:kern w:val="0"/>
                <w:sz w:val="24"/>
                <w:szCs w:val="28"/>
              </w:rPr>
              <w:t>-Zipper</w:t>
            </w:r>
          </w:p>
        </w:tc>
        <w:tc>
          <w:tcPr>
            <w:tcW w:w="263" w:type="pct"/>
            <w:tcBorders>
              <w:top w:val="nil"/>
              <w:left w:val="nil"/>
              <w:bottom w:val="single" w:sz="4" w:space="0" w:color="auto"/>
              <w:right w:val="single" w:sz="4" w:space="0" w:color="auto"/>
            </w:tcBorders>
            <w:shd w:val="clear" w:color="auto" w:fill="auto"/>
            <w:noWrap/>
            <w:vAlign w:val="center"/>
          </w:tcPr>
          <w:p w14:paraId="51E2EEFE" w14:textId="77777777" w:rsidR="00022740" w:rsidRPr="00B87AB8" w:rsidRDefault="00022740" w:rsidP="009656E1">
            <w:pPr>
              <w:widowControl/>
              <w:adjustRightInd/>
              <w:spacing w:line="240" w:lineRule="auto"/>
              <w:ind w:firstLine="0"/>
              <w:jc w:val="center"/>
              <w:textAlignment w:val="auto"/>
              <w:rPr>
                <w:rFonts w:ascii="宋体" w:eastAsia="宋体" w:hAnsi="宋体"/>
                <w:kern w:val="0"/>
                <w:sz w:val="24"/>
                <w:szCs w:val="28"/>
              </w:rPr>
            </w:pPr>
            <w:r w:rsidRPr="00B87AB8">
              <w:rPr>
                <w:rFonts w:ascii="宋体" w:eastAsia="宋体" w:hAnsi="宋体" w:hint="eastAsia"/>
                <w:kern w:val="0"/>
                <w:sz w:val="24"/>
                <w:szCs w:val="28"/>
              </w:rPr>
              <w:t>并</w:t>
            </w:r>
          </w:p>
        </w:tc>
        <w:tc>
          <w:tcPr>
            <w:tcW w:w="194" w:type="pct"/>
            <w:tcBorders>
              <w:top w:val="nil"/>
              <w:left w:val="nil"/>
              <w:bottom w:val="single" w:sz="4" w:space="0" w:color="auto"/>
              <w:right w:val="single" w:sz="4" w:space="0" w:color="auto"/>
            </w:tcBorders>
            <w:shd w:val="clear" w:color="000000" w:fill="BFBFBF"/>
            <w:noWrap/>
            <w:vAlign w:val="center"/>
          </w:tcPr>
          <w:p w14:paraId="09F76031"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000000" w:fill="BFBFBF"/>
            <w:noWrap/>
            <w:vAlign w:val="center"/>
          </w:tcPr>
          <w:p w14:paraId="7231EA13"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000000" w:fill="BFBFBF"/>
            <w:noWrap/>
            <w:vAlign w:val="center"/>
          </w:tcPr>
          <w:p w14:paraId="7FEDD688"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000000" w:fill="BFBFBF"/>
            <w:noWrap/>
            <w:vAlign w:val="center"/>
          </w:tcPr>
          <w:p w14:paraId="624C1484"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000000" w:fill="BFBFBF"/>
            <w:noWrap/>
            <w:vAlign w:val="center"/>
          </w:tcPr>
          <w:p w14:paraId="1BBC0890"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000000" w:fill="BFBFBF"/>
            <w:noWrap/>
            <w:vAlign w:val="center"/>
          </w:tcPr>
          <w:p w14:paraId="17A1326A"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000000" w:fill="BFBFBF"/>
            <w:noWrap/>
            <w:vAlign w:val="center"/>
          </w:tcPr>
          <w:p w14:paraId="1E17C588"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000000" w:fill="BFBFBF"/>
            <w:noWrap/>
            <w:vAlign w:val="center"/>
          </w:tcPr>
          <w:p w14:paraId="1101AEA7"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auto" w:fill="auto"/>
            <w:noWrap/>
            <w:vAlign w:val="center"/>
          </w:tcPr>
          <w:p w14:paraId="0895F1A5"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auto" w:fill="auto"/>
            <w:noWrap/>
            <w:vAlign w:val="center"/>
          </w:tcPr>
          <w:p w14:paraId="7B640A86"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auto" w:fill="auto"/>
            <w:noWrap/>
            <w:vAlign w:val="center"/>
          </w:tcPr>
          <w:p w14:paraId="47F4B0BD"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auto" w:fill="auto"/>
            <w:noWrap/>
            <w:vAlign w:val="center"/>
          </w:tcPr>
          <w:p w14:paraId="112D1875"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auto" w:fill="auto"/>
            <w:noWrap/>
            <w:vAlign w:val="center"/>
          </w:tcPr>
          <w:p w14:paraId="0A0FF329"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auto" w:fill="auto"/>
            <w:noWrap/>
            <w:vAlign w:val="center"/>
          </w:tcPr>
          <w:p w14:paraId="20F01748"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auto" w:fill="auto"/>
            <w:noWrap/>
            <w:vAlign w:val="center"/>
          </w:tcPr>
          <w:p w14:paraId="35B9DF27"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auto" w:fill="auto"/>
            <w:noWrap/>
            <w:vAlign w:val="center"/>
          </w:tcPr>
          <w:p w14:paraId="36B2A546"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r>
      <w:tr w:rsidR="00022740" w:rsidRPr="00B87AB8" w14:paraId="4271A4DD" w14:textId="77777777" w:rsidTr="009656E1">
        <w:trPr>
          <w:trHeight w:val="300"/>
        </w:trPr>
        <w:tc>
          <w:tcPr>
            <w:tcW w:w="886" w:type="pct"/>
            <w:tcBorders>
              <w:top w:val="nil"/>
              <w:left w:val="single" w:sz="4" w:space="0" w:color="auto"/>
              <w:bottom w:val="single" w:sz="4" w:space="0" w:color="auto"/>
              <w:right w:val="single" w:sz="4" w:space="0" w:color="auto"/>
            </w:tcBorders>
          </w:tcPr>
          <w:p w14:paraId="58824867"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hint="eastAsia"/>
                <w:sz w:val="24"/>
                <w:szCs w:val="28"/>
              </w:rPr>
              <w:t>满</w:t>
            </w:r>
            <w:r w:rsidRPr="00B87AB8">
              <w:rPr>
                <w:rFonts w:ascii="宋体" w:eastAsia="宋体" w:hAnsi="宋体"/>
                <w:sz w:val="24"/>
                <w:szCs w:val="28"/>
              </w:rPr>
              <w:t>二叉树</w:t>
            </w:r>
            <w:r w:rsidRPr="00B87AB8">
              <w:rPr>
                <w:rFonts w:ascii="宋体" w:eastAsia="宋体" w:hAnsi="宋体" w:hint="eastAsia"/>
                <w:sz w:val="24"/>
                <w:szCs w:val="28"/>
              </w:rPr>
              <w:t>/AX</w:t>
            </w:r>
          </w:p>
        </w:tc>
        <w:tc>
          <w:tcPr>
            <w:tcW w:w="748" w:type="pct"/>
            <w:tcBorders>
              <w:top w:val="nil"/>
              <w:left w:val="single" w:sz="4" w:space="0" w:color="auto"/>
              <w:bottom w:val="single" w:sz="4" w:space="0" w:color="auto"/>
              <w:right w:val="single" w:sz="4" w:space="0" w:color="auto"/>
            </w:tcBorders>
            <w:shd w:val="clear" w:color="auto" w:fill="auto"/>
            <w:noWrap/>
            <w:vAlign w:val="center"/>
          </w:tcPr>
          <w:p w14:paraId="19208A23"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Zipper</w:t>
            </w:r>
          </w:p>
        </w:tc>
        <w:tc>
          <w:tcPr>
            <w:tcW w:w="263" w:type="pct"/>
            <w:tcBorders>
              <w:top w:val="nil"/>
              <w:left w:val="nil"/>
              <w:bottom w:val="single" w:sz="4" w:space="0" w:color="auto"/>
              <w:right w:val="single" w:sz="4" w:space="0" w:color="auto"/>
            </w:tcBorders>
            <w:shd w:val="clear" w:color="auto" w:fill="auto"/>
            <w:noWrap/>
            <w:vAlign w:val="center"/>
          </w:tcPr>
          <w:p w14:paraId="106017B7" w14:textId="77777777" w:rsidR="00022740" w:rsidRPr="00B87AB8" w:rsidRDefault="00022740" w:rsidP="009656E1">
            <w:pPr>
              <w:widowControl/>
              <w:adjustRightInd/>
              <w:spacing w:line="240" w:lineRule="auto"/>
              <w:ind w:firstLine="0"/>
              <w:jc w:val="center"/>
              <w:textAlignment w:val="auto"/>
              <w:rPr>
                <w:rFonts w:ascii="宋体" w:eastAsia="宋体" w:hAnsi="宋体"/>
                <w:kern w:val="0"/>
                <w:sz w:val="24"/>
                <w:szCs w:val="28"/>
              </w:rPr>
            </w:pPr>
            <w:r w:rsidRPr="00B87AB8">
              <w:rPr>
                <w:rFonts w:ascii="宋体" w:eastAsia="宋体" w:hAnsi="宋体" w:hint="eastAsia"/>
                <w:kern w:val="0"/>
                <w:sz w:val="24"/>
                <w:szCs w:val="28"/>
              </w:rPr>
              <w:t>串</w:t>
            </w:r>
          </w:p>
        </w:tc>
        <w:tc>
          <w:tcPr>
            <w:tcW w:w="194" w:type="pct"/>
            <w:tcBorders>
              <w:top w:val="nil"/>
              <w:left w:val="nil"/>
              <w:bottom w:val="single" w:sz="4" w:space="0" w:color="auto"/>
              <w:right w:val="single" w:sz="4" w:space="0" w:color="auto"/>
            </w:tcBorders>
            <w:shd w:val="clear" w:color="000000" w:fill="BFBFBF"/>
            <w:noWrap/>
            <w:vAlign w:val="center"/>
          </w:tcPr>
          <w:p w14:paraId="517A8765"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auto" w:fill="auto"/>
            <w:noWrap/>
            <w:vAlign w:val="center"/>
          </w:tcPr>
          <w:p w14:paraId="64A90535"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000000" w:fill="BFBFBF"/>
            <w:noWrap/>
            <w:vAlign w:val="center"/>
          </w:tcPr>
          <w:p w14:paraId="4339A216"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auto" w:fill="auto"/>
            <w:noWrap/>
            <w:vAlign w:val="center"/>
          </w:tcPr>
          <w:p w14:paraId="150C0C0C"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000000" w:fill="BFBFBF"/>
            <w:noWrap/>
            <w:vAlign w:val="center"/>
          </w:tcPr>
          <w:p w14:paraId="0A36EAF9"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auto" w:fill="auto"/>
            <w:noWrap/>
            <w:vAlign w:val="center"/>
          </w:tcPr>
          <w:p w14:paraId="77E1184A"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000000" w:fill="BFBFBF"/>
            <w:noWrap/>
            <w:vAlign w:val="center"/>
          </w:tcPr>
          <w:p w14:paraId="116DB3D0"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auto" w:fill="auto"/>
            <w:noWrap/>
            <w:vAlign w:val="center"/>
          </w:tcPr>
          <w:p w14:paraId="3897FFD0"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000000" w:fill="BFBFBF"/>
            <w:noWrap/>
            <w:vAlign w:val="center"/>
          </w:tcPr>
          <w:p w14:paraId="3A3DB2D1"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auto" w:fill="auto"/>
            <w:noWrap/>
            <w:vAlign w:val="center"/>
          </w:tcPr>
          <w:p w14:paraId="6C01D71C"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000000" w:fill="BFBFBF"/>
            <w:noWrap/>
            <w:vAlign w:val="center"/>
          </w:tcPr>
          <w:p w14:paraId="1DA64F8D"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auto" w:fill="auto"/>
            <w:noWrap/>
            <w:vAlign w:val="center"/>
          </w:tcPr>
          <w:p w14:paraId="104689CD"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000000" w:fill="BFBFBF"/>
            <w:noWrap/>
            <w:vAlign w:val="center"/>
          </w:tcPr>
          <w:p w14:paraId="7D212C13"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c>
          <w:tcPr>
            <w:tcW w:w="194" w:type="pct"/>
            <w:tcBorders>
              <w:top w:val="nil"/>
              <w:left w:val="nil"/>
              <w:bottom w:val="single" w:sz="4" w:space="0" w:color="auto"/>
              <w:right w:val="single" w:sz="4" w:space="0" w:color="auto"/>
            </w:tcBorders>
            <w:shd w:val="clear" w:color="auto" w:fill="auto"/>
            <w:noWrap/>
            <w:vAlign w:val="center"/>
          </w:tcPr>
          <w:p w14:paraId="7CA4D45A"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000000" w:fill="BFBFBF"/>
            <w:noWrap/>
            <w:vAlign w:val="center"/>
          </w:tcPr>
          <w:p w14:paraId="5A737FD9"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0</w:t>
            </w:r>
          </w:p>
        </w:tc>
        <w:tc>
          <w:tcPr>
            <w:tcW w:w="194" w:type="pct"/>
            <w:tcBorders>
              <w:top w:val="nil"/>
              <w:left w:val="nil"/>
              <w:bottom w:val="single" w:sz="4" w:space="0" w:color="auto"/>
              <w:right w:val="single" w:sz="4" w:space="0" w:color="auto"/>
            </w:tcBorders>
            <w:shd w:val="clear" w:color="auto" w:fill="auto"/>
            <w:noWrap/>
            <w:vAlign w:val="center"/>
          </w:tcPr>
          <w:p w14:paraId="1BFC8B1D" w14:textId="77777777" w:rsidR="00022740" w:rsidRPr="00B87AB8" w:rsidRDefault="00022740" w:rsidP="009656E1">
            <w:pPr>
              <w:widowControl/>
              <w:adjustRightInd/>
              <w:spacing w:line="240" w:lineRule="auto"/>
              <w:ind w:firstLine="0"/>
              <w:jc w:val="both"/>
              <w:textAlignment w:val="auto"/>
              <w:rPr>
                <w:rFonts w:ascii="宋体" w:eastAsia="宋体" w:hAnsi="宋体"/>
                <w:kern w:val="0"/>
                <w:sz w:val="24"/>
                <w:szCs w:val="28"/>
              </w:rPr>
            </w:pPr>
            <w:r w:rsidRPr="00B87AB8">
              <w:rPr>
                <w:rFonts w:ascii="宋体" w:eastAsia="宋体" w:hAnsi="宋体"/>
                <w:kern w:val="0"/>
                <w:sz w:val="24"/>
                <w:szCs w:val="28"/>
              </w:rPr>
              <w:t>1</w:t>
            </w:r>
          </w:p>
        </w:tc>
      </w:tr>
    </w:tbl>
    <w:p w14:paraId="1CCE7726" w14:textId="77777777" w:rsidR="00022740" w:rsidRPr="00B87AB8" w:rsidRDefault="00022740" w:rsidP="00022740">
      <w:pPr>
        <w:ind w:firstLine="600"/>
        <w:jc w:val="both"/>
        <w:rPr>
          <w:rFonts w:eastAsia="宋体"/>
          <w:szCs w:val="28"/>
        </w:rPr>
      </w:pPr>
      <w:r w:rsidRPr="00B87AB8">
        <w:rPr>
          <w:rFonts w:eastAsia="宋体" w:hint="eastAsia"/>
          <w:szCs w:val="28"/>
        </w:rPr>
        <w:t>如上所述，根据本发明的</w:t>
      </w:r>
      <w:r w:rsidRPr="00B87AB8">
        <w:rPr>
          <w:rFonts w:eastAsia="宋体" w:hint="eastAsia"/>
          <w:szCs w:val="28"/>
        </w:rPr>
        <w:t>TRIA</w:t>
      </w:r>
      <w:r w:rsidRPr="00B87AB8">
        <w:rPr>
          <w:rFonts w:eastAsia="宋体" w:hint="eastAsia"/>
          <w:szCs w:val="28"/>
        </w:rPr>
        <w:t>存储系统中，利用二进制的两个位表示对称三进制的一个位。例如，若两个对应</w:t>
      </w:r>
      <w:r w:rsidRPr="00B87AB8">
        <w:rPr>
          <w:rFonts w:eastAsia="宋体" w:hint="eastAsia"/>
          <w:szCs w:val="28"/>
        </w:rPr>
        <w:t>(</w:t>
      </w:r>
      <w:r w:rsidRPr="00B87AB8">
        <w:rPr>
          <w:rFonts w:eastAsia="宋体" w:hint="eastAsia"/>
          <w:szCs w:val="28"/>
        </w:rPr>
        <w:t>或配对的</w:t>
      </w:r>
      <w:r w:rsidRPr="00B87AB8">
        <w:rPr>
          <w:rFonts w:eastAsia="宋体" w:hint="eastAsia"/>
          <w:szCs w:val="28"/>
        </w:rPr>
        <w:t>)</w:t>
      </w:r>
      <w:r w:rsidRPr="00B87AB8">
        <w:rPr>
          <w:rFonts w:eastAsia="宋体" w:hint="eastAsia"/>
          <w:szCs w:val="28"/>
        </w:rPr>
        <w:t>二进制位是</w:t>
      </w:r>
      <w:r w:rsidRPr="00B87AB8">
        <w:rPr>
          <w:rFonts w:eastAsia="宋体" w:hint="eastAsia"/>
          <w:szCs w:val="28"/>
        </w:rPr>
        <w:t>(1,0)</w:t>
      </w:r>
      <w:r w:rsidRPr="00B87AB8">
        <w:rPr>
          <w:rFonts w:eastAsia="宋体" w:hint="eastAsia"/>
          <w:szCs w:val="28"/>
        </w:rPr>
        <w:t>，则表示对称三进制的“</w:t>
      </w:r>
      <w:r w:rsidRPr="00B87AB8">
        <w:rPr>
          <w:rFonts w:eastAsia="宋体" w:hint="eastAsia"/>
          <w:szCs w:val="28"/>
        </w:rPr>
        <w:t>1</w:t>
      </w:r>
      <w:r w:rsidRPr="00B87AB8">
        <w:rPr>
          <w:rFonts w:eastAsia="宋体" w:hint="eastAsia"/>
          <w:szCs w:val="28"/>
        </w:rPr>
        <w:t>”；若两个位是</w:t>
      </w:r>
      <w:r w:rsidRPr="00B87AB8">
        <w:rPr>
          <w:rFonts w:eastAsia="宋体" w:hint="eastAsia"/>
          <w:szCs w:val="28"/>
        </w:rPr>
        <w:t>(0</w:t>
      </w:r>
      <w:r w:rsidRPr="00B87AB8">
        <w:rPr>
          <w:rFonts w:eastAsia="宋体" w:hint="eastAsia"/>
          <w:szCs w:val="28"/>
        </w:rPr>
        <w:t>，</w:t>
      </w:r>
      <w:r w:rsidRPr="00B87AB8">
        <w:rPr>
          <w:rFonts w:eastAsia="宋体" w:hint="eastAsia"/>
          <w:szCs w:val="28"/>
        </w:rPr>
        <w:t>0)</w:t>
      </w:r>
      <w:r w:rsidRPr="00B87AB8">
        <w:rPr>
          <w:rFonts w:eastAsia="宋体" w:hint="eastAsia"/>
          <w:szCs w:val="28"/>
        </w:rPr>
        <w:t>，则表示对称三进制的“</w:t>
      </w:r>
      <w:r w:rsidRPr="00B87AB8">
        <w:rPr>
          <w:rFonts w:eastAsia="宋体" w:hint="eastAsia"/>
          <w:szCs w:val="28"/>
        </w:rPr>
        <w:t>0</w:t>
      </w:r>
      <w:r w:rsidRPr="00B87AB8">
        <w:rPr>
          <w:rFonts w:eastAsia="宋体" w:hint="eastAsia"/>
          <w:szCs w:val="28"/>
        </w:rPr>
        <w:t>”；若两个位是</w:t>
      </w:r>
      <w:r w:rsidRPr="00B87AB8">
        <w:rPr>
          <w:rFonts w:eastAsia="宋体" w:hint="eastAsia"/>
          <w:szCs w:val="28"/>
        </w:rPr>
        <w:t>(0</w:t>
      </w:r>
      <w:r w:rsidRPr="00B87AB8">
        <w:rPr>
          <w:rFonts w:eastAsia="宋体" w:hint="eastAsia"/>
          <w:szCs w:val="28"/>
        </w:rPr>
        <w:t>，</w:t>
      </w:r>
      <w:r w:rsidRPr="00B87AB8">
        <w:rPr>
          <w:rFonts w:eastAsia="宋体" w:hint="eastAsia"/>
          <w:szCs w:val="28"/>
        </w:rPr>
        <w:t>1)</w:t>
      </w:r>
      <w:r w:rsidRPr="00B87AB8">
        <w:rPr>
          <w:rFonts w:eastAsia="宋体" w:hint="eastAsia"/>
          <w:szCs w:val="28"/>
        </w:rPr>
        <w:t>，则表示对称三进制的“</w:t>
      </w:r>
      <w:r w:rsidRPr="00B87AB8">
        <w:rPr>
          <w:rFonts w:eastAsia="宋体" w:hint="eastAsia"/>
          <w:szCs w:val="28"/>
        </w:rPr>
        <w:t>T</w:t>
      </w:r>
      <w:r w:rsidRPr="00B87AB8">
        <w:rPr>
          <w:rFonts w:eastAsia="宋体" w:hint="eastAsia"/>
          <w:szCs w:val="28"/>
        </w:rPr>
        <w:t>”。由于不存在与</w:t>
      </w:r>
      <w:r w:rsidRPr="00B87AB8">
        <w:rPr>
          <w:rFonts w:eastAsia="宋体" w:hint="eastAsia"/>
          <w:szCs w:val="28"/>
        </w:rPr>
        <w:t>(1</w:t>
      </w:r>
      <w:r w:rsidRPr="00B87AB8">
        <w:rPr>
          <w:rFonts w:eastAsia="宋体" w:hint="eastAsia"/>
          <w:szCs w:val="28"/>
        </w:rPr>
        <w:t>，</w:t>
      </w:r>
      <w:r w:rsidRPr="00B87AB8">
        <w:rPr>
          <w:rFonts w:eastAsia="宋体" w:hint="eastAsia"/>
          <w:szCs w:val="28"/>
        </w:rPr>
        <w:t>1)</w:t>
      </w:r>
      <w:r w:rsidRPr="00B87AB8">
        <w:rPr>
          <w:rFonts w:eastAsia="宋体" w:hint="eastAsia"/>
          <w:szCs w:val="28"/>
        </w:rPr>
        <w:t>对应的对称三进制的“数”，因此二进制对</w:t>
      </w:r>
      <w:r w:rsidRPr="00B87AB8">
        <w:rPr>
          <w:rFonts w:eastAsia="宋体" w:hint="eastAsia"/>
          <w:szCs w:val="28"/>
        </w:rPr>
        <w:t>(1,1)</w:t>
      </w:r>
      <w:r w:rsidRPr="00B87AB8">
        <w:rPr>
          <w:rFonts w:eastAsia="宋体" w:hint="eastAsia"/>
          <w:szCs w:val="28"/>
        </w:rPr>
        <w:t>可用来表示控制符或用于特殊用途，</w:t>
      </w:r>
      <w:r w:rsidRPr="00B87AB8">
        <w:rPr>
          <w:rFonts w:eastAsia="宋体"/>
          <w:szCs w:val="28"/>
        </w:rPr>
        <w:t>(1,</w:t>
      </w:r>
      <w:r w:rsidRPr="00B87AB8">
        <w:rPr>
          <w:rFonts w:eastAsia="宋体" w:hint="eastAsia"/>
          <w:szCs w:val="28"/>
        </w:rPr>
        <w:t>1)</w:t>
      </w:r>
      <w:r w:rsidRPr="00B87AB8">
        <w:rPr>
          <w:rFonts w:eastAsia="宋体" w:hint="eastAsia"/>
          <w:szCs w:val="28"/>
        </w:rPr>
        <w:t>比合</w:t>
      </w:r>
      <w:r w:rsidRPr="00B87AB8">
        <w:rPr>
          <w:rFonts w:eastAsia="宋体"/>
          <w:szCs w:val="28"/>
        </w:rPr>
        <w:t>操作</w:t>
      </w:r>
      <w:r w:rsidRPr="00B87AB8">
        <w:rPr>
          <w:rFonts w:eastAsia="宋体" w:hint="eastAsia"/>
          <w:szCs w:val="28"/>
        </w:rPr>
        <w:t>(0,0)</w:t>
      </w:r>
      <w:r w:rsidRPr="00B87AB8">
        <w:rPr>
          <w:rFonts w:eastAsia="宋体" w:hint="eastAsia"/>
          <w:szCs w:val="28"/>
        </w:rPr>
        <w:t>相同结果。</w:t>
      </w:r>
    </w:p>
    <w:p w14:paraId="37BD9D82" w14:textId="77777777" w:rsidR="00022740" w:rsidRPr="00B87AB8" w:rsidRDefault="00022740" w:rsidP="00022740">
      <w:pPr>
        <w:ind w:firstLine="600"/>
        <w:jc w:val="both"/>
        <w:rPr>
          <w:rFonts w:eastAsia="宋体"/>
          <w:szCs w:val="28"/>
        </w:rPr>
      </w:pPr>
      <w:r w:rsidRPr="00B87AB8">
        <w:rPr>
          <w:rFonts w:eastAsia="宋体" w:hint="eastAsia"/>
          <w:szCs w:val="28"/>
        </w:rPr>
        <w:t>现有的存储器结构中，可以以</w:t>
      </w:r>
      <w:r w:rsidRPr="00B87AB8">
        <w:rPr>
          <w:rFonts w:eastAsia="宋体" w:hint="eastAsia"/>
          <w:szCs w:val="28"/>
        </w:rPr>
        <w:t>16</w:t>
      </w:r>
      <w:r w:rsidRPr="00B87AB8">
        <w:rPr>
          <w:rFonts w:eastAsia="宋体" w:hint="eastAsia"/>
          <w:szCs w:val="28"/>
        </w:rPr>
        <w:t>比特、</w:t>
      </w:r>
      <w:r w:rsidRPr="00B87AB8">
        <w:rPr>
          <w:rFonts w:eastAsia="宋体" w:hint="eastAsia"/>
          <w:szCs w:val="28"/>
        </w:rPr>
        <w:t>32</w:t>
      </w:r>
      <w:r w:rsidRPr="00B87AB8">
        <w:rPr>
          <w:rFonts w:eastAsia="宋体" w:hint="eastAsia"/>
          <w:szCs w:val="28"/>
        </w:rPr>
        <w:t>比特、</w:t>
      </w:r>
      <w:r w:rsidRPr="00B87AB8">
        <w:rPr>
          <w:rFonts w:eastAsia="宋体" w:hint="eastAsia"/>
          <w:szCs w:val="28"/>
        </w:rPr>
        <w:t>64</w:t>
      </w:r>
      <w:r w:rsidRPr="00B87AB8">
        <w:rPr>
          <w:rFonts w:eastAsia="宋体" w:hint="eastAsia"/>
          <w:szCs w:val="28"/>
        </w:rPr>
        <w:t>比特等为单位存储数据。下面的描述中，为了描述的方便，假设根据本发明的</w:t>
      </w:r>
      <w:r w:rsidRPr="00B87AB8">
        <w:rPr>
          <w:rFonts w:eastAsia="宋体" w:hint="eastAsia"/>
          <w:szCs w:val="28"/>
        </w:rPr>
        <w:t>TRIA</w:t>
      </w:r>
      <w:r w:rsidRPr="00B87AB8">
        <w:rPr>
          <w:rFonts w:eastAsia="宋体" w:hint="eastAsia"/>
          <w:szCs w:val="28"/>
        </w:rPr>
        <w:t>存储系统以</w:t>
      </w:r>
      <w:r w:rsidRPr="00B87AB8">
        <w:rPr>
          <w:rFonts w:eastAsia="宋体" w:hint="eastAsia"/>
          <w:szCs w:val="28"/>
        </w:rPr>
        <w:t>16</w:t>
      </w:r>
      <w:r w:rsidRPr="00B87AB8">
        <w:rPr>
          <w:rFonts w:eastAsia="宋体" w:hint="eastAsia"/>
          <w:szCs w:val="28"/>
        </w:rPr>
        <w:t>比特为单位存储数据，即，二进制数据和对称三进制数据都是以</w:t>
      </w:r>
      <w:r w:rsidRPr="00B87AB8">
        <w:rPr>
          <w:rFonts w:eastAsia="宋体" w:hint="eastAsia"/>
          <w:szCs w:val="28"/>
        </w:rPr>
        <w:t>16</w:t>
      </w:r>
      <w:r w:rsidRPr="00B87AB8">
        <w:rPr>
          <w:rFonts w:eastAsia="宋体" w:hint="eastAsia"/>
          <w:szCs w:val="28"/>
        </w:rPr>
        <w:t>比特位单位存储数据。需要注意的是，虽然下面将以二进制和对称三进制均以</w:t>
      </w:r>
      <w:r w:rsidRPr="00B87AB8">
        <w:rPr>
          <w:rFonts w:eastAsia="宋体" w:hint="eastAsia"/>
          <w:szCs w:val="28"/>
        </w:rPr>
        <w:t>16</w:t>
      </w:r>
      <w:r w:rsidRPr="00B87AB8">
        <w:rPr>
          <w:rFonts w:eastAsia="宋体" w:hint="eastAsia"/>
          <w:szCs w:val="28"/>
        </w:rPr>
        <w:t>比特为单位存储数据的假设进行描述，但是根据本发明的</w:t>
      </w:r>
      <w:r w:rsidRPr="00B87AB8">
        <w:rPr>
          <w:rFonts w:eastAsia="宋体" w:hint="eastAsia"/>
          <w:szCs w:val="28"/>
        </w:rPr>
        <w:t>TRIA</w:t>
      </w:r>
      <w:r w:rsidRPr="00B87AB8">
        <w:rPr>
          <w:rFonts w:eastAsia="宋体" w:hint="eastAsia"/>
          <w:szCs w:val="28"/>
        </w:rPr>
        <w:t>存储系统，二进制和对称三进制的存储数据的单位可以不同，也可以相同，且存储数据的单位可以包括但不限于</w:t>
      </w:r>
      <w:r w:rsidRPr="00B87AB8">
        <w:rPr>
          <w:rFonts w:eastAsia="宋体" w:hint="eastAsia"/>
          <w:szCs w:val="28"/>
        </w:rPr>
        <w:t>16</w:t>
      </w:r>
      <w:r w:rsidRPr="00B87AB8">
        <w:rPr>
          <w:rFonts w:eastAsia="宋体" w:hint="eastAsia"/>
          <w:szCs w:val="28"/>
        </w:rPr>
        <w:t>比特、</w:t>
      </w:r>
      <w:r w:rsidRPr="00B87AB8">
        <w:rPr>
          <w:rFonts w:eastAsia="宋体" w:hint="eastAsia"/>
          <w:szCs w:val="28"/>
        </w:rPr>
        <w:t>32</w:t>
      </w:r>
      <w:r w:rsidRPr="00B87AB8">
        <w:rPr>
          <w:rFonts w:eastAsia="宋体" w:hint="eastAsia"/>
          <w:szCs w:val="28"/>
        </w:rPr>
        <w:t>比特、</w:t>
      </w:r>
      <w:r w:rsidRPr="00B87AB8">
        <w:rPr>
          <w:rFonts w:eastAsia="宋体" w:hint="eastAsia"/>
          <w:szCs w:val="28"/>
        </w:rPr>
        <w:t>64</w:t>
      </w:r>
      <w:r w:rsidRPr="00B87AB8">
        <w:rPr>
          <w:rFonts w:eastAsia="宋体" w:hint="eastAsia"/>
          <w:szCs w:val="28"/>
        </w:rPr>
        <w:t>比特。</w:t>
      </w:r>
    </w:p>
    <w:p w14:paraId="0050609E" w14:textId="77777777" w:rsidR="00022740" w:rsidRPr="00B87AB8" w:rsidRDefault="00022740" w:rsidP="00022740">
      <w:pPr>
        <w:ind w:firstLine="600"/>
        <w:jc w:val="both"/>
        <w:rPr>
          <w:rFonts w:eastAsia="宋体"/>
          <w:szCs w:val="28"/>
        </w:rPr>
      </w:pPr>
      <w:r w:rsidRPr="00B87AB8">
        <w:rPr>
          <w:rFonts w:eastAsia="宋体" w:hint="eastAsia"/>
          <w:szCs w:val="28"/>
        </w:rPr>
        <w:lastRenderedPageBreak/>
        <w:t>根据本发明的</w:t>
      </w:r>
      <w:r w:rsidRPr="00B87AB8">
        <w:rPr>
          <w:rFonts w:eastAsia="宋体" w:hint="eastAsia"/>
          <w:szCs w:val="28"/>
        </w:rPr>
        <w:t>TRIA</w:t>
      </w:r>
      <w:r w:rsidRPr="00B87AB8">
        <w:rPr>
          <w:rFonts w:eastAsia="宋体" w:hint="eastAsia"/>
          <w:szCs w:val="28"/>
        </w:rPr>
        <w:t>存储系统以</w:t>
      </w:r>
      <w:r w:rsidRPr="00B87AB8">
        <w:rPr>
          <w:rFonts w:eastAsia="宋体" w:hint="eastAsia"/>
          <w:szCs w:val="28"/>
        </w:rPr>
        <w:t>16</w:t>
      </w:r>
      <w:r w:rsidRPr="00B87AB8">
        <w:rPr>
          <w:rFonts w:eastAsia="宋体" w:hint="eastAsia"/>
          <w:szCs w:val="28"/>
        </w:rPr>
        <w:t>比特为单位存储数据，即，一个字或两个字节。根据本发明的</w:t>
      </w:r>
      <w:r w:rsidRPr="00B87AB8">
        <w:rPr>
          <w:rFonts w:eastAsia="宋体" w:hint="eastAsia"/>
          <w:szCs w:val="28"/>
        </w:rPr>
        <w:t>TRIA</w:t>
      </w:r>
      <w:r w:rsidRPr="00B87AB8">
        <w:rPr>
          <w:rFonts w:eastAsia="宋体" w:hint="eastAsia"/>
          <w:szCs w:val="28"/>
        </w:rPr>
        <w:t>存储系统，将</w:t>
      </w:r>
      <w:r w:rsidRPr="00B87AB8">
        <w:rPr>
          <w:rFonts w:eastAsia="宋体" w:hint="eastAsia"/>
          <w:szCs w:val="28"/>
        </w:rPr>
        <w:t>16</w:t>
      </w:r>
      <w:r w:rsidRPr="00B87AB8">
        <w:rPr>
          <w:rFonts w:eastAsia="宋体" w:hint="eastAsia"/>
          <w:szCs w:val="28"/>
        </w:rPr>
        <w:t>比特的存储单位划分为正数链</w:t>
      </w:r>
      <w:r w:rsidRPr="00B87AB8">
        <w:rPr>
          <w:rFonts w:eastAsia="宋体" w:hint="eastAsia"/>
          <w:szCs w:val="28"/>
        </w:rPr>
        <w:t>(</w:t>
      </w:r>
      <w:r w:rsidRPr="00B87AB8">
        <w:rPr>
          <w:rFonts w:eastAsia="宋体" w:hint="eastAsia"/>
          <w:szCs w:val="28"/>
        </w:rPr>
        <w:t>以下，简称“</w:t>
      </w:r>
      <w:r w:rsidRPr="00B87AB8">
        <w:rPr>
          <w:rFonts w:eastAsia="宋体" w:hint="eastAsia"/>
          <w:szCs w:val="28"/>
        </w:rPr>
        <w:t>X</w:t>
      </w:r>
      <w:r w:rsidRPr="00B87AB8">
        <w:rPr>
          <w:rFonts w:eastAsia="宋体" w:hint="eastAsia"/>
          <w:szCs w:val="28"/>
        </w:rPr>
        <w:t>链”</w:t>
      </w:r>
      <w:r w:rsidRPr="00B87AB8">
        <w:rPr>
          <w:rFonts w:eastAsia="宋体" w:hint="eastAsia"/>
          <w:szCs w:val="28"/>
        </w:rPr>
        <w:t>)</w:t>
      </w:r>
      <w:r w:rsidRPr="00B87AB8">
        <w:rPr>
          <w:rFonts w:eastAsia="宋体" w:hint="eastAsia"/>
          <w:szCs w:val="28"/>
        </w:rPr>
        <w:t>和反数链</w:t>
      </w:r>
      <w:r w:rsidRPr="00B87AB8">
        <w:rPr>
          <w:rFonts w:eastAsia="宋体" w:hint="eastAsia"/>
          <w:szCs w:val="28"/>
        </w:rPr>
        <w:t>(</w:t>
      </w:r>
      <w:r w:rsidRPr="00B87AB8">
        <w:rPr>
          <w:rFonts w:eastAsia="宋体" w:hint="eastAsia"/>
          <w:szCs w:val="28"/>
        </w:rPr>
        <w:t>以下，简称“</w:t>
      </w:r>
      <w:r w:rsidRPr="00B87AB8">
        <w:rPr>
          <w:rFonts w:eastAsia="宋体" w:hint="eastAsia"/>
          <w:szCs w:val="28"/>
        </w:rPr>
        <w:t>Y</w:t>
      </w:r>
      <w:r w:rsidRPr="00B87AB8">
        <w:rPr>
          <w:rFonts w:eastAsia="宋体" w:hint="eastAsia"/>
          <w:szCs w:val="28"/>
        </w:rPr>
        <w:t>链”</w:t>
      </w:r>
      <w:r w:rsidRPr="00B87AB8">
        <w:rPr>
          <w:rFonts w:eastAsia="宋体" w:hint="eastAsia"/>
          <w:szCs w:val="28"/>
        </w:rPr>
        <w:t>)</w:t>
      </w:r>
      <w:r w:rsidRPr="00B87AB8">
        <w:rPr>
          <w:rFonts w:eastAsia="宋体" w:hint="eastAsia"/>
          <w:szCs w:val="28"/>
        </w:rPr>
        <w:t>。</w:t>
      </w:r>
    </w:p>
    <w:p w14:paraId="26973F74" w14:textId="77777777" w:rsidR="00022740" w:rsidRPr="00B87AB8" w:rsidRDefault="00022740" w:rsidP="00022740">
      <w:pPr>
        <w:ind w:firstLine="600"/>
        <w:jc w:val="both"/>
        <w:rPr>
          <w:rFonts w:eastAsia="宋体"/>
          <w:szCs w:val="28"/>
        </w:rPr>
      </w:pPr>
      <w:r w:rsidRPr="00B87AB8">
        <w:rPr>
          <w:rFonts w:eastAsia="宋体" w:hint="eastAsia"/>
          <w:szCs w:val="28"/>
        </w:rPr>
        <w:t>根据本发明的</w:t>
      </w:r>
      <w:r w:rsidRPr="00B87AB8">
        <w:rPr>
          <w:rFonts w:eastAsia="宋体" w:hint="eastAsia"/>
          <w:szCs w:val="28"/>
        </w:rPr>
        <w:t>TRIA</w:t>
      </w:r>
      <w:r w:rsidRPr="00B87AB8">
        <w:rPr>
          <w:rFonts w:eastAsia="宋体" w:hint="eastAsia"/>
          <w:szCs w:val="28"/>
        </w:rPr>
        <w:t>存储系统中，</w:t>
      </w:r>
      <w:r w:rsidRPr="00B87AB8">
        <w:rPr>
          <w:rFonts w:eastAsia="宋体" w:hint="eastAsia"/>
          <w:szCs w:val="28"/>
        </w:rPr>
        <w:t>X</w:t>
      </w:r>
      <w:r w:rsidRPr="00B87AB8">
        <w:rPr>
          <w:rFonts w:eastAsia="宋体" w:hint="eastAsia"/>
          <w:szCs w:val="28"/>
        </w:rPr>
        <w:t>链中与对称三进制数据的“</w:t>
      </w:r>
      <w:r w:rsidRPr="00B87AB8">
        <w:rPr>
          <w:rFonts w:eastAsia="宋体" w:hint="eastAsia"/>
          <w:szCs w:val="28"/>
        </w:rPr>
        <w:t>1</w:t>
      </w:r>
      <w:r w:rsidRPr="00B87AB8">
        <w:rPr>
          <w:rFonts w:eastAsia="宋体" w:hint="eastAsia"/>
          <w:szCs w:val="28"/>
        </w:rPr>
        <w:t>”对应的位为“</w:t>
      </w:r>
      <w:r w:rsidRPr="00B87AB8">
        <w:rPr>
          <w:rFonts w:eastAsia="宋体" w:hint="eastAsia"/>
          <w:szCs w:val="28"/>
        </w:rPr>
        <w:t>1</w:t>
      </w:r>
      <w:r w:rsidRPr="00B87AB8">
        <w:rPr>
          <w:rFonts w:eastAsia="宋体" w:hint="eastAsia"/>
          <w:szCs w:val="28"/>
        </w:rPr>
        <w:t>”，其余位为“</w:t>
      </w:r>
      <w:r w:rsidRPr="00B87AB8">
        <w:rPr>
          <w:rFonts w:eastAsia="宋体" w:hint="eastAsia"/>
          <w:szCs w:val="28"/>
        </w:rPr>
        <w:t>0</w:t>
      </w:r>
      <w:r w:rsidRPr="00B87AB8">
        <w:rPr>
          <w:rFonts w:eastAsia="宋体" w:hint="eastAsia"/>
          <w:szCs w:val="28"/>
        </w:rPr>
        <w:t>”，而</w:t>
      </w:r>
      <w:r w:rsidRPr="00B87AB8">
        <w:rPr>
          <w:rFonts w:eastAsia="宋体" w:hint="eastAsia"/>
          <w:szCs w:val="28"/>
        </w:rPr>
        <w:t>Y</w:t>
      </w:r>
      <w:r w:rsidRPr="00B87AB8">
        <w:rPr>
          <w:rFonts w:eastAsia="宋体" w:hint="eastAsia"/>
          <w:szCs w:val="28"/>
        </w:rPr>
        <w:t>链中与对称三进制数据的“</w:t>
      </w:r>
      <w:r w:rsidRPr="00B87AB8">
        <w:rPr>
          <w:rFonts w:eastAsia="宋体" w:hint="eastAsia"/>
          <w:szCs w:val="28"/>
        </w:rPr>
        <w:t>T</w:t>
      </w:r>
      <w:r w:rsidRPr="00B87AB8">
        <w:rPr>
          <w:rFonts w:eastAsia="宋体" w:hint="eastAsia"/>
          <w:szCs w:val="28"/>
        </w:rPr>
        <w:t>”对应的位为“</w:t>
      </w:r>
      <w:r w:rsidRPr="00B87AB8">
        <w:rPr>
          <w:rFonts w:eastAsia="宋体" w:hint="eastAsia"/>
          <w:szCs w:val="28"/>
        </w:rPr>
        <w:t>1</w:t>
      </w:r>
      <w:r w:rsidRPr="00B87AB8">
        <w:rPr>
          <w:rFonts w:eastAsia="宋体" w:hint="eastAsia"/>
          <w:szCs w:val="28"/>
        </w:rPr>
        <w:t>”，其余位为“</w:t>
      </w:r>
      <w:r w:rsidRPr="00B87AB8">
        <w:rPr>
          <w:rFonts w:eastAsia="宋体" w:hint="eastAsia"/>
          <w:szCs w:val="28"/>
        </w:rPr>
        <w:t>0</w:t>
      </w:r>
      <w:r w:rsidRPr="00B87AB8">
        <w:rPr>
          <w:rFonts w:eastAsia="宋体" w:hint="eastAsia"/>
          <w:szCs w:val="28"/>
        </w:rPr>
        <w:t>”。例如，针对对称三进制数据</w:t>
      </w:r>
      <w:r w:rsidRPr="00B87AB8">
        <w:rPr>
          <w:rFonts w:eastAsia="宋体" w:hint="eastAsia"/>
          <w:szCs w:val="28"/>
        </w:rPr>
        <w:t>A=(0010TT01)</w:t>
      </w:r>
      <w:r w:rsidRPr="00B87AB8">
        <w:rPr>
          <w:rFonts w:eastAsia="宋体" w:hint="eastAsia"/>
          <w:szCs w:val="28"/>
        </w:rPr>
        <w:t>，其等于十进制</w:t>
      </w:r>
      <w:r w:rsidRPr="00B87AB8">
        <w:rPr>
          <w:rFonts w:eastAsia="宋体" w:hint="eastAsia"/>
          <w:szCs w:val="28"/>
        </w:rPr>
        <w:t>1</w:t>
      </w:r>
      <w:r w:rsidRPr="00B87AB8">
        <w:rPr>
          <w:rFonts w:eastAsia="宋体" w:hint="eastAsia"/>
          <w:szCs w:val="28"/>
        </w:rPr>
        <w:t>×</w:t>
      </w:r>
      <w:r w:rsidRPr="00B87AB8">
        <w:rPr>
          <w:rFonts w:eastAsia="宋体" w:hint="eastAsia"/>
          <w:szCs w:val="28"/>
        </w:rPr>
        <w:t>3</w:t>
      </w:r>
      <w:r w:rsidRPr="00B87AB8">
        <w:rPr>
          <w:rFonts w:eastAsia="宋体" w:hint="eastAsia"/>
          <w:szCs w:val="28"/>
          <w:vertAlign w:val="superscript"/>
        </w:rPr>
        <w:t>5</w:t>
      </w:r>
      <w:r w:rsidRPr="00B87AB8">
        <w:rPr>
          <w:rFonts w:eastAsia="宋体" w:hint="eastAsia"/>
          <w:szCs w:val="28"/>
        </w:rPr>
        <w:t>+(-1)</w:t>
      </w:r>
      <w:r w:rsidRPr="00B87AB8">
        <w:rPr>
          <w:rFonts w:eastAsia="宋体" w:hint="eastAsia"/>
          <w:szCs w:val="28"/>
        </w:rPr>
        <w:t>×</w:t>
      </w:r>
      <w:r w:rsidRPr="00B87AB8">
        <w:rPr>
          <w:rFonts w:eastAsia="宋体" w:hint="eastAsia"/>
          <w:szCs w:val="28"/>
        </w:rPr>
        <w:t>3</w:t>
      </w:r>
      <w:r w:rsidRPr="00B87AB8">
        <w:rPr>
          <w:rFonts w:eastAsia="宋体" w:hint="eastAsia"/>
          <w:szCs w:val="28"/>
          <w:vertAlign w:val="superscript"/>
        </w:rPr>
        <w:t>3</w:t>
      </w:r>
      <w:r w:rsidRPr="00B87AB8">
        <w:rPr>
          <w:rFonts w:eastAsia="宋体" w:hint="eastAsia"/>
          <w:szCs w:val="28"/>
        </w:rPr>
        <w:t>+(-1)</w:t>
      </w:r>
      <w:r w:rsidRPr="00B87AB8">
        <w:rPr>
          <w:rFonts w:eastAsia="宋体" w:hint="eastAsia"/>
          <w:szCs w:val="28"/>
        </w:rPr>
        <w:t>×</w:t>
      </w:r>
      <w:r w:rsidRPr="00B87AB8">
        <w:rPr>
          <w:rFonts w:eastAsia="宋体" w:hint="eastAsia"/>
          <w:szCs w:val="28"/>
        </w:rPr>
        <w:t>3</w:t>
      </w:r>
      <w:r w:rsidRPr="00B87AB8">
        <w:rPr>
          <w:rFonts w:eastAsia="宋体" w:hint="eastAsia"/>
          <w:szCs w:val="28"/>
          <w:vertAlign w:val="superscript"/>
        </w:rPr>
        <w:t>2</w:t>
      </w:r>
      <w:r w:rsidRPr="00B87AB8">
        <w:rPr>
          <w:rFonts w:eastAsia="宋体" w:hint="eastAsia"/>
          <w:szCs w:val="28"/>
        </w:rPr>
        <w:t>+1</w:t>
      </w:r>
      <w:r w:rsidRPr="00B87AB8">
        <w:rPr>
          <w:rFonts w:eastAsia="宋体" w:hint="eastAsia"/>
          <w:szCs w:val="28"/>
        </w:rPr>
        <w:t>×</w:t>
      </w:r>
      <w:r w:rsidRPr="00B87AB8">
        <w:rPr>
          <w:rFonts w:eastAsia="宋体" w:hint="eastAsia"/>
          <w:szCs w:val="28"/>
        </w:rPr>
        <w:t>3</w:t>
      </w:r>
      <w:r w:rsidRPr="00B87AB8">
        <w:rPr>
          <w:rFonts w:eastAsia="宋体" w:hint="eastAsia"/>
          <w:szCs w:val="28"/>
          <w:vertAlign w:val="superscript"/>
        </w:rPr>
        <w:t>0</w:t>
      </w:r>
      <w:r w:rsidRPr="00B87AB8">
        <w:rPr>
          <w:rFonts w:eastAsia="宋体" w:hint="eastAsia"/>
          <w:szCs w:val="28"/>
        </w:rPr>
        <w:t>=243-27-9+1=208</w:t>
      </w:r>
      <w:r w:rsidRPr="00B87AB8">
        <w:rPr>
          <w:rFonts w:eastAsia="宋体" w:hint="eastAsia"/>
          <w:szCs w:val="28"/>
        </w:rPr>
        <w:t>。</w:t>
      </w:r>
      <w:r w:rsidRPr="00B87AB8">
        <w:rPr>
          <w:rFonts w:eastAsia="宋体" w:hint="eastAsia"/>
          <w:szCs w:val="28"/>
        </w:rPr>
        <w:t>X</w:t>
      </w:r>
      <w:r w:rsidRPr="00B87AB8">
        <w:rPr>
          <w:rFonts w:eastAsia="宋体" w:hint="eastAsia"/>
          <w:szCs w:val="28"/>
        </w:rPr>
        <w:t>链的</w:t>
      </w:r>
      <w:r w:rsidRPr="00B87AB8">
        <w:rPr>
          <w:rFonts w:eastAsia="宋体" w:hint="eastAsia"/>
          <w:szCs w:val="28"/>
        </w:rPr>
        <w:t>(00100001)</w:t>
      </w:r>
      <w:r w:rsidRPr="00B87AB8">
        <w:rPr>
          <w:rFonts w:eastAsia="宋体" w:hint="eastAsia"/>
          <w:szCs w:val="28"/>
        </w:rPr>
        <w:t>，在十进制可以是</w:t>
      </w:r>
      <w:r w:rsidRPr="00B87AB8">
        <w:rPr>
          <w:rFonts w:eastAsia="宋体" w:hint="eastAsia"/>
          <w:szCs w:val="28"/>
        </w:rPr>
        <w:t>1</w:t>
      </w:r>
      <w:r w:rsidRPr="00B87AB8">
        <w:rPr>
          <w:rFonts w:eastAsia="宋体" w:hint="eastAsia"/>
          <w:szCs w:val="28"/>
        </w:rPr>
        <w:t>×</w:t>
      </w:r>
      <w:r w:rsidRPr="00B87AB8">
        <w:rPr>
          <w:rFonts w:eastAsia="宋体" w:hint="eastAsia"/>
          <w:szCs w:val="28"/>
        </w:rPr>
        <w:t>3</w:t>
      </w:r>
      <w:r w:rsidRPr="00B87AB8">
        <w:rPr>
          <w:rFonts w:eastAsia="宋体" w:hint="eastAsia"/>
          <w:szCs w:val="28"/>
          <w:vertAlign w:val="superscript"/>
        </w:rPr>
        <w:t>5</w:t>
      </w:r>
      <w:r w:rsidRPr="00B87AB8">
        <w:rPr>
          <w:rFonts w:eastAsia="宋体" w:hint="eastAsia"/>
          <w:szCs w:val="28"/>
        </w:rPr>
        <w:t>+1</w:t>
      </w:r>
      <w:r w:rsidRPr="00B87AB8">
        <w:rPr>
          <w:rFonts w:eastAsia="宋体" w:hint="eastAsia"/>
          <w:szCs w:val="28"/>
        </w:rPr>
        <w:t>×</w:t>
      </w:r>
      <w:r w:rsidRPr="00B87AB8">
        <w:rPr>
          <w:rFonts w:eastAsia="宋体" w:hint="eastAsia"/>
          <w:szCs w:val="28"/>
        </w:rPr>
        <w:t>3</w:t>
      </w:r>
      <w:r w:rsidRPr="00B87AB8">
        <w:rPr>
          <w:rFonts w:eastAsia="宋体" w:hint="eastAsia"/>
          <w:szCs w:val="28"/>
          <w:vertAlign w:val="superscript"/>
        </w:rPr>
        <w:t>0</w:t>
      </w:r>
      <w:r w:rsidRPr="00B87AB8">
        <w:rPr>
          <w:rFonts w:eastAsia="宋体" w:hint="eastAsia"/>
          <w:szCs w:val="28"/>
        </w:rPr>
        <w:t>=244</w:t>
      </w:r>
      <w:r w:rsidRPr="00B87AB8">
        <w:rPr>
          <w:rFonts w:eastAsia="宋体" w:hint="eastAsia"/>
          <w:szCs w:val="28"/>
        </w:rPr>
        <w:t>，而</w:t>
      </w:r>
      <w:r w:rsidRPr="00B87AB8">
        <w:rPr>
          <w:rFonts w:eastAsia="宋体" w:hint="eastAsia"/>
          <w:szCs w:val="28"/>
        </w:rPr>
        <w:t>Y</w:t>
      </w:r>
      <w:r w:rsidRPr="00B87AB8">
        <w:rPr>
          <w:rFonts w:eastAsia="宋体" w:hint="eastAsia"/>
          <w:szCs w:val="28"/>
        </w:rPr>
        <w:t>链的</w:t>
      </w:r>
      <w:r w:rsidRPr="00B87AB8">
        <w:rPr>
          <w:rFonts w:eastAsia="宋体" w:hint="eastAsia"/>
          <w:szCs w:val="28"/>
        </w:rPr>
        <w:t>(00001100)</w:t>
      </w:r>
      <w:r w:rsidRPr="00B87AB8">
        <w:rPr>
          <w:rFonts w:eastAsia="宋体" w:hint="eastAsia"/>
          <w:szCs w:val="28"/>
        </w:rPr>
        <w:t>，在十进制可以是</w:t>
      </w:r>
      <w:r w:rsidRPr="00B87AB8">
        <w:rPr>
          <w:rFonts w:eastAsia="宋体" w:hint="eastAsia"/>
          <w:szCs w:val="28"/>
        </w:rPr>
        <w:t>(-1)</w:t>
      </w:r>
      <w:r w:rsidRPr="00B87AB8">
        <w:rPr>
          <w:rFonts w:eastAsia="宋体" w:hint="eastAsia"/>
          <w:szCs w:val="28"/>
        </w:rPr>
        <w:t>×</w:t>
      </w:r>
      <w:r w:rsidRPr="00B87AB8">
        <w:rPr>
          <w:rFonts w:eastAsia="宋体" w:hint="eastAsia"/>
          <w:szCs w:val="28"/>
        </w:rPr>
        <w:t>3</w:t>
      </w:r>
      <w:r w:rsidRPr="00B87AB8">
        <w:rPr>
          <w:rFonts w:eastAsia="宋体" w:hint="eastAsia"/>
          <w:szCs w:val="28"/>
          <w:vertAlign w:val="superscript"/>
        </w:rPr>
        <w:t>3</w:t>
      </w:r>
      <w:r w:rsidRPr="00B87AB8">
        <w:rPr>
          <w:rFonts w:eastAsia="宋体" w:hint="eastAsia"/>
          <w:szCs w:val="28"/>
        </w:rPr>
        <w:t>+(-1)</w:t>
      </w:r>
      <w:r w:rsidRPr="00B87AB8">
        <w:rPr>
          <w:rFonts w:eastAsia="宋体" w:hint="eastAsia"/>
          <w:szCs w:val="28"/>
        </w:rPr>
        <w:t>×</w:t>
      </w:r>
      <w:r w:rsidRPr="00B87AB8">
        <w:rPr>
          <w:rFonts w:eastAsia="宋体" w:hint="eastAsia"/>
          <w:szCs w:val="28"/>
        </w:rPr>
        <w:t>3</w:t>
      </w:r>
      <w:r w:rsidRPr="00B87AB8">
        <w:rPr>
          <w:rFonts w:eastAsia="宋体" w:hint="eastAsia"/>
          <w:szCs w:val="28"/>
          <w:vertAlign w:val="superscript"/>
        </w:rPr>
        <w:t>2</w:t>
      </w:r>
      <w:r w:rsidRPr="00B87AB8">
        <w:rPr>
          <w:rFonts w:eastAsia="宋体" w:hint="eastAsia"/>
          <w:szCs w:val="28"/>
        </w:rPr>
        <w:t>=36</w:t>
      </w:r>
      <w:r w:rsidRPr="00B87AB8">
        <w:rPr>
          <w:rFonts w:eastAsia="宋体" w:hint="eastAsia"/>
          <w:szCs w:val="28"/>
        </w:rPr>
        <w:t>。因此，</w:t>
      </w:r>
      <w:r w:rsidRPr="00B87AB8">
        <w:rPr>
          <w:rFonts w:eastAsia="宋体" w:hint="eastAsia"/>
          <w:szCs w:val="28"/>
        </w:rPr>
        <w:t>A=X</w:t>
      </w:r>
      <w:r w:rsidRPr="00B87AB8">
        <w:rPr>
          <w:rFonts w:eastAsia="宋体" w:hint="eastAsia"/>
          <w:szCs w:val="28"/>
        </w:rPr>
        <w:t>链值</w:t>
      </w:r>
      <w:r w:rsidRPr="00B87AB8">
        <w:rPr>
          <w:rFonts w:eastAsia="宋体" w:hint="eastAsia"/>
          <w:szCs w:val="28"/>
        </w:rPr>
        <w:t>-Y</w:t>
      </w:r>
      <w:r w:rsidRPr="00B87AB8">
        <w:rPr>
          <w:rFonts w:eastAsia="宋体" w:hint="eastAsia"/>
          <w:szCs w:val="28"/>
        </w:rPr>
        <w:t>链值。</w:t>
      </w:r>
    </w:p>
    <w:p w14:paraId="136A0582" w14:textId="77777777" w:rsidR="00022740" w:rsidRPr="00B87AB8" w:rsidRDefault="00022740" w:rsidP="00022740">
      <w:pPr>
        <w:ind w:firstLine="600"/>
        <w:jc w:val="both"/>
        <w:rPr>
          <w:rFonts w:eastAsia="宋体"/>
          <w:szCs w:val="28"/>
        </w:rPr>
      </w:pPr>
      <w:r w:rsidRPr="00B87AB8">
        <w:rPr>
          <w:rFonts w:eastAsia="宋体" w:hint="eastAsia"/>
          <w:szCs w:val="28"/>
        </w:rPr>
        <w:t>如上所述，由于</w:t>
      </w:r>
      <w:r w:rsidRPr="00B87AB8">
        <w:rPr>
          <w:rFonts w:eastAsia="宋体" w:hint="eastAsia"/>
          <w:szCs w:val="28"/>
        </w:rPr>
        <w:t>X</w:t>
      </w:r>
      <w:r w:rsidRPr="00B87AB8">
        <w:rPr>
          <w:rFonts w:eastAsia="宋体" w:hint="eastAsia"/>
          <w:szCs w:val="28"/>
        </w:rPr>
        <w:t>链中与对称三进制数据的“</w:t>
      </w:r>
      <w:r w:rsidRPr="00B87AB8">
        <w:rPr>
          <w:rFonts w:eastAsia="宋体" w:hint="eastAsia"/>
          <w:szCs w:val="28"/>
        </w:rPr>
        <w:t>1</w:t>
      </w:r>
      <w:r w:rsidRPr="00B87AB8">
        <w:rPr>
          <w:rFonts w:eastAsia="宋体" w:hint="eastAsia"/>
          <w:szCs w:val="28"/>
        </w:rPr>
        <w:t>”对应的位为“</w:t>
      </w:r>
      <w:r w:rsidRPr="00B87AB8">
        <w:rPr>
          <w:rFonts w:eastAsia="宋体" w:hint="eastAsia"/>
          <w:szCs w:val="28"/>
        </w:rPr>
        <w:t>1</w:t>
      </w:r>
      <w:r w:rsidRPr="00B87AB8">
        <w:rPr>
          <w:rFonts w:eastAsia="宋体" w:hint="eastAsia"/>
          <w:szCs w:val="28"/>
        </w:rPr>
        <w:t>”，其余位为“</w:t>
      </w:r>
      <w:r w:rsidRPr="00B87AB8">
        <w:rPr>
          <w:rFonts w:eastAsia="宋体" w:hint="eastAsia"/>
          <w:szCs w:val="28"/>
        </w:rPr>
        <w:t>0</w:t>
      </w:r>
      <w:r w:rsidRPr="00B87AB8">
        <w:rPr>
          <w:rFonts w:eastAsia="宋体" w:hint="eastAsia"/>
          <w:szCs w:val="28"/>
        </w:rPr>
        <w:t>”，而</w:t>
      </w:r>
      <w:r w:rsidRPr="00B87AB8">
        <w:rPr>
          <w:rFonts w:eastAsia="宋体" w:hint="eastAsia"/>
          <w:szCs w:val="28"/>
        </w:rPr>
        <w:t>Y</w:t>
      </w:r>
      <w:r w:rsidRPr="00B87AB8">
        <w:rPr>
          <w:rFonts w:eastAsia="宋体" w:hint="eastAsia"/>
          <w:szCs w:val="28"/>
        </w:rPr>
        <w:t>链中与对称三进制数据的“</w:t>
      </w:r>
      <w:r w:rsidRPr="00B87AB8">
        <w:rPr>
          <w:rFonts w:eastAsia="宋体" w:hint="eastAsia"/>
          <w:szCs w:val="28"/>
        </w:rPr>
        <w:t>T</w:t>
      </w:r>
      <w:r w:rsidRPr="00B87AB8">
        <w:rPr>
          <w:rFonts w:eastAsia="宋体" w:hint="eastAsia"/>
          <w:szCs w:val="28"/>
        </w:rPr>
        <w:t>”对应的位为“</w:t>
      </w:r>
      <w:r w:rsidRPr="00B87AB8">
        <w:rPr>
          <w:rFonts w:eastAsia="宋体" w:hint="eastAsia"/>
          <w:szCs w:val="28"/>
        </w:rPr>
        <w:t>1</w:t>
      </w:r>
      <w:r w:rsidRPr="00B87AB8">
        <w:rPr>
          <w:rFonts w:eastAsia="宋体" w:hint="eastAsia"/>
          <w:szCs w:val="28"/>
        </w:rPr>
        <w:t>”，其余位为“</w:t>
      </w:r>
      <w:r w:rsidRPr="00B87AB8">
        <w:rPr>
          <w:rFonts w:eastAsia="宋体" w:hint="eastAsia"/>
          <w:szCs w:val="28"/>
        </w:rPr>
        <w:t>0</w:t>
      </w:r>
      <w:r w:rsidRPr="00B87AB8">
        <w:rPr>
          <w:rFonts w:eastAsia="宋体" w:hint="eastAsia"/>
          <w:szCs w:val="28"/>
        </w:rPr>
        <w:t>”，因此不会出现情况，而这种</w:t>
      </w:r>
      <w:r w:rsidRPr="00B87AB8">
        <w:rPr>
          <w:rFonts w:eastAsia="宋体" w:hint="eastAsia"/>
          <w:szCs w:val="28"/>
        </w:rPr>
        <w:t>X</w:t>
      </w:r>
      <w:r w:rsidRPr="00B87AB8">
        <w:rPr>
          <w:rFonts w:eastAsia="宋体" w:hint="eastAsia"/>
          <w:szCs w:val="28"/>
        </w:rPr>
        <w:t>链和</w:t>
      </w:r>
      <w:r w:rsidRPr="00B87AB8">
        <w:rPr>
          <w:rFonts w:eastAsia="宋体" w:hint="eastAsia"/>
          <w:szCs w:val="28"/>
        </w:rPr>
        <w:t>Y</w:t>
      </w:r>
      <w:r w:rsidRPr="00B87AB8">
        <w:rPr>
          <w:rFonts w:eastAsia="宋体" w:hint="eastAsia"/>
          <w:szCs w:val="28"/>
        </w:rPr>
        <w:t>链的对应的位均为“</w:t>
      </w:r>
      <w:r w:rsidRPr="00B87AB8">
        <w:rPr>
          <w:rFonts w:eastAsia="宋体" w:hint="eastAsia"/>
          <w:szCs w:val="28"/>
        </w:rPr>
        <w:t>1</w:t>
      </w:r>
      <w:r w:rsidRPr="00B87AB8">
        <w:rPr>
          <w:rFonts w:eastAsia="宋体" w:hint="eastAsia"/>
          <w:szCs w:val="28"/>
        </w:rPr>
        <w:t>”的数据可用作信息</w:t>
      </w:r>
      <w:r w:rsidRPr="00B87AB8">
        <w:rPr>
          <w:rFonts w:eastAsia="宋体"/>
          <w:szCs w:val="28"/>
        </w:rPr>
        <w:t>传递</w:t>
      </w:r>
      <w:r w:rsidRPr="00B87AB8">
        <w:rPr>
          <w:rFonts w:eastAsia="宋体" w:hint="eastAsia"/>
          <w:szCs w:val="28"/>
        </w:rPr>
        <w:t>或</w:t>
      </w:r>
      <w:r w:rsidRPr="00B87AB8">
        <w:rPr>
          <w:rFonts w:eastAsia="宋体"/>
          <w:szCs w:val="28"/>
        </w:rPr>
        <w:t>存储</w:t>
      </w:r>
      <w:r w:rsidRPr="00B87AB8">
        <w:rPr>
          <w:rFonts w:eastAsia="宋体" w:hint="eastAsia"/>
          <w:szCs w:val="28"/>
        </w:rPr>
        <w:t>时</w:t>
      </w:r>
      <w:r w:rsidRPr="00B87AB8">
        <w:rPr>
          <w:rFonts w:eastAsia="宋体"/>
          <w:szCs w:val="28"/>
        </w:rPr>
        <w:t>的</w:t>
      </w:r>
      <w:r w:rsidRPr="00B87AB8">
        <w:rPr>
          <w:rFonts w:eastAsia="宋体" w:hint="eastAsia"/>
          <w:szCs w:val="28"/>
        </w:rPr>
        <w:t>控制或</w:t>
      </w:r>
      <w:r w:rsidRPr="00B87AB8">
        <w:rPr>
          <w:rFonts w:eastAsia="宋体"/>
          <w:szCs w:val="28"/>
        </w:rPr>
        <w:t>校验</w:t>
      </w:r>
      <w:r w:rsidRPr="00B87AB8">
        <w:rPr>
          <w:rFonts w:eastAsia="宋体" w:hint="eastAsia"/>
          <w:szCs w:val="28"/>
        </w:rPr>
        <w:t>信号。</w:t>
      </w:r>
    </w:p>
    <w:p w14:paraId="65620F36" w14:textId="77777777" w:rsidR="00022740" w:rsidRPr="00B87AB8" w:rsidRDefault="00022740" w:rsidP="00022740">
      <w:pPr>
        <w:ind w:firstLine="600"/>
        <w:jc w:val="both"/>
        <w:rPr>
          <w:rFonts w:eastAsia="宋体"/>
          <w:szCs w:val="28"/>
        </w:rPr>
      </w:pPr>
      <w:r w:rsidRPr="00B87AB8">
        <w:rPr>
          <w:rFonts w:eastAsia="宋体" w:hint="eastAsia"/>
          <w:szCs w:val="28"/>
        </w:rPr>
        <w:t>根据本发明的</w:t>
      </w:r>
      <w:r w:rsidRPr="00B87AB8">
        <w:rPr>
          <w:rFonts w:eastAsia="宋体" w:hint="eastAsia"/>
          <w:szCs w:val="28"/>
        </w:rPr>
        <w:t>TRIA</w:t>
      </w:r>
      <w:r w:rsidRPr="00B87AB8">
        <w:rPr>
          <w:rFonts w:eastAsia="宋体" w:hint="eastAsia"/>
          <w:szCs w:val="28"/>
        </w:rPr>
        <w:t>存储系统中，</w:t>
      </w:r>
      <w:r w:rsidRPr="00B87AB8">
        <w:rPr>
          <w:rFonts w:eastAsia="宋体"/>
          <w:szCs w:val="28"/>
        </w:rPr>
        <w:t>X</w:t>
      </w:r>
      <w:r w:rsidRPr="00B87AB8">
        <w:rPr>
          <w:rFonts w:eastAsia="宋体"/>
          <w:szCs w:val="28"/>
        </w:rPr>
        <w:t>链的数据和</w:t>
      </w:r>
      <w:r w:rsidRPr="00B87AB8">
        <w:rPr>
          <w:rFonts w:eastAsia="宋体"/>
          <w:szCs w:val="28"/>
        </w:rPr>
        <w:t>Y</w:t>
      </w:r>
      <w:r w:rsidRPr="00B87AB8">
        <w:rPr>
          <w:rFonts w:eastAsia="宋体"/>
          <w:szCs w:val="28"/>
        </w:rPr>
        <w:t>链的数据</w:t>
      </w:r>
      <w:r w:rsidRPr="00B87AB8">
        <w:rPr>
          <w:rFonts w:eastAsia="宋体" w:hint="eastAsia"/>
          <w:szCs w:val="28"/>
        </w:rPr>
        <w:t>分别</w:t>
      </w:r>
      <w:r w:rsidRPr="00B87AB8">
        <w:rPr>
          <w:rFonts w:eastAsia="宋体"/>
          <w:szCs w:val="28"/>
        </w:rPr>
        <w:t>存储于不同的</w:t>
      </w:r>
      <w:r w:rsidRPr="00B87AB8">
        <w:rPr>
          <w:rFonts w:eastAsia="宋体" w:hint="eastAsia"/>
          <w:szCs w:val="28"/>
        </w:rPr>
        <w:t>存储</w:t>
      </w:r>
      <w:r w:rsidRPr="00B87AB8">
        <w:rPr>
          <w:rFonts w:eastAsia="宋体"/>
          <w:szCs w:val="28"/>
        </w:rPr>
        <w:t>节点上，</w:t>
      </w:r>
      <w:r w:rsidRPr="00B87AB8">
        <w:rPr>
          <w:rFonts w:eastAsia="宋体" w:hint="eastAsia"/>
          <w:szCs w:val="28"/>
        </w:rPr>
        <w:t>当</w:t>
      </w:r>
      <w:r w:rsidRPr="00B87AB8">
        <w:rPr>
          <w:rFonts w:eastAsia="宋体"/>
          <w:szCs w:val="28"/>
        </w:rPr>
        <w:t>TRIA</w:t>
      </w:r>
      <w:r w:rsidRPr="00B87AB8">
        <w:rPr>
          <w:rFonts w:eastAsia="宋体"/>
          <w:szCs w:val="28"/>
        </w:rPr>
        <w:t>计算机系统使用的时候，</w:t>
      </w:r>
      <w:r w:rsidRPr="00B87AB8">
        <w:rPr>
          <w:rFonts w:eastAsia="宋体" w:hint="eastAsia"/>
          <w:szCs w:val="28"/>
        </w:rPr>
        <w:t>并行</w:t>
      </w:r>
      <w:r w:rsidRPr="00B87AB8">
        <w:rPr>
          <w:rFonts w:eastAsia="宋体"/>
          <w:szCs w:val="28"/>
        </w:rPr>
        <w:t>读入此两个节点上的数据块，</w:t>
      </w:r>
      <w:r w:rsidRPr="00B87AB8">
        <w:rPr>
          <w:rFonts w:eastAsia="宋体" w:hint="eastAsia"/>
          <w:szCs w:val="28"/>
        </w:rPr>
        <w:t>“</w:t>
      </w:r>
      <w:r w:rsidRPr="00B87AB8">
        <w:rPr>
          <w:rFonts w:eastAsia="宋体"/>
          <w:szCs w:val="28"/>
        </w:rPr>
        <w:t>比合</w:t>
      </w:r>
      <w:r w:rsidRPr="00B87AB8">
        <w:rPr>
          <w:rFonts w:eastAsia="宋体" w:hint="eastAsia"/>
          <w:szCs w:val="28"/>
        </w:rPr>
        <w:t>”处理</w:t>
      </w:r>
      <w:r w:rsidRPr="00B87AB8">
        <w:rPr>
          <w:rFonts w:eastAsia="宋体"/>
          <w:szCs w:val="28"/>
        </w:rPr>
        <w:t>成一个完整的数据信息，</w:t>
      </w:r>
      <w:r w:rsidRPr="00B87AB8">
        <w:rPr>
          <w:rFonts w:eastAsia="宋体" w:hint="eastAsia"/>
          <w:szCs w:val="28"/>
        </w:rPr>
        <w:t>在“</w:t>
      </w:r>
      <w:r w:rsidRPr="00B87AB8">
        <w:rPr>
          <w:rFonts w:eastAsia="宋体"/>
          <w:szCs w:val="28"/>
        </w:rPr>
        <w:t>云计算</w:t>
      </w:r>
      <w:r w:rsidRPr="00B87AB8">
        <w:rPr>
          <w:rFonts w:eastAsia="宋体" w:hint="eastAsia"/>
          <w:szCs w:val="28"/>
        </w:rPr>
        <w:t>”</w:t>
      </w:r>
      <w:r w:rsidRPr="00B87AB8">
        <w:rPr>
          <w:rFonts w:eastAsia="宋体"/>
          <w:szCs w:val="28"/>
        </w:rPr>
        <w:t>中把数据拆分成两个部分</w:t>
      </w:r>
      <w:r w:rsidRPr="00B87AB8">
        <w:rPr>
          <w:rFonts w:eastAsia="宋体" w:hint="eastAsia"/>
          <w:szCs w:val="28"/>
        </w:rPr>
        <w:t>存储于</w:t>
      </w:r>
      <w:r w:rsidRPr="00B87AB8">
        <w:rPr>
          <w:rFonts w:eastAsia="宋体"/>
          <w:szCs w:val="28"/>
        </w:rPr>
        <w:t>不同节点，即使一个</w:t>
      </w:r>
      <w:r w:rsidRPr="00B87AB8">
        <w:rPr>
          <w:rFonts w:eastAsia="宋体" w:hint="eastAsia"/>
          <w:szCs w:val="28"/>
        </w:rPr>
        <w:t>节点</w:t>
      </w:r>
      <w:r w:rsidRPr="00B87AB8">
        <w:rPr>
          <w:rFonts w:eastAsia="宋体"/>
          <w:szCs w:val="28"/>
        </w:rPr>
        <w:t>的数据泄露也不影响数据的安全性</w:t>
      </w:r>
      <w:r w:rsidRPr="00B87AB8">
        <w:rPr>
          <w:rFonts w:eastAsia="宋体" w:hint="eastAsia"/>
          <w:szCs w:val="28"/>
        </w:rPr>
        <w:t>，</w:t>
      </w:r>
      <w:r w:rsidRPr="00B87AB8">
        <w:rPr>
          <w:rFonts w:eastAsia="宋体"/>
          <w:szCs w:val="28"/>
        </w:rPr>
        <w:t>只有通过</w:t>
      </w:r>
      <w:r w:rsidRPr="00B87AB8">
        <w:rPr>
          <w:rFonts w:eastAsia="宋体" w:hint="eastAsia"/>
          <w:szCs w:val="28"/>
        </w:rPr>
        <w:t>安全</w:t>
      </w:r>
      <w:r w:rsidRPr="00B87AB8">
        <w:rPr>
          <w:rFonts w:eastAsia="宋体"/>
          <w:szCs w:val="28"/>
        </w:rPr>
        <w:t>机制在一个计算节点上</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两个节点的数据才能解密此数据</w:t>
      </w:r>
      <w:r w:rsidRPr="00B87AB8">
        <w:rPr>
          <w:rFonts w:eastAsia="宋体" w:hint="eastAsia"/>
          <w:szCs w:val="28"/>
        </w:rPr>
        <w:t>，</w:t>
      </w:r>
      <w:r w:rsidRPr="00B87AB8">
        <w:rPr>
          <w:rFonts w:eastAsia="宋体"/>
          <w:szCs w:val="28"/>
        </w:rPr>
        <w:t>二进制计算机</w:t>
      </w:r>
      <w:r w:rsidRPr="00B87AB8">
        <w:rPr>
          <w:rFonts w:eastAsia="宋体" w:hint="eastAsia"/>
          <w:szCs w:val="28"/>
        </w:rPr>
        <w:t>存储</w:t>
      </w:r>
      <w:r w:rsidRPr="00B87AB8">
        <w:rPr>
          <w:rFonts w:eastAsia="宋体"/>
          <w:szCs w:val="28"/>
        </w:rPr>
        <w:t>方式</w:t>
      </w:r>
      <w:r w:rsidRPr="00B87AB8">
        <w:rPr>
          <w:rFonts w:eastAsia="宋体" w:hint="eastAsia"/>
          <w:szCs w:val="28"/>
        </w:rPr>
        <w:t>相比</w:t>
      </w:r>
      <w:r w:rsidRPr="00B87AB8">
        <w:rPr>
          <w:rFonts w:eastAsia="宋体"/>
          <w:szCs w:val="28"/>
        </w:rPr>
        <w:t>提高了</w:t>
      </w:r>
      <w:r w:rsidRPr="00B87AB8">
        <w:rPr>
          <w:rFonts w:eastAsia="宋体" w:hint="eastAsia"/>
          <w:szCs w:val="28"/>
        </w:rPr>
        <w:t>“</w:t>
      </w:r>
      <w:r w:rsidRPr="00B87AB8">
        <w:rPr>
          <w:rFonts w:eastAsia="宋体"/>
          <w:szCs w:val="28"/>
        </w:rPr>
        <w:t>云计算</w:t>
      </w:r>
      <w:r w:rsidRPr="00B87AB8">
        <w:rPr>
          <w:rFonts w:eastAsia="宋体" w:hint="eastAsia"/>
          <w:szCs w:val="28"/>
        </w:rPr>
        <w:t>”</w:t>
      </w:r>
      <w:r w:rsidRPr="00B87AB8">
        <w:rPr>
          <w:rFonts w:eastAsia="宋体"/>
          <w:szCs w:val="28"/>
        </w:rPr>
        <w:t>中的</w:t>
      </w:r>
      <w:r w:rsidRPr="00B87AB8">
        <w:rPr>
          <w:rFonts w:eastAsia="宋体" w:hint="eastAsia"/>
          <w:szCs w:val="28"/>
        </w:rPr>
        <w:t>数据</w:t>
      </w:r>
      <w:r w:rsidRPr="00B87AB8">
        <w:rPr>
          <w:rFonts w:eastAsia="宋体"/>
          <w:szCs w:val="28"/>
        </w:rPr>
        <w:t>安全性。</w:t>
      </w:r>
    </w:p>
    <w:p w14:paraId="7DEE734A" w14:textId="77777777" w:rsidR="00022740" w:rsidRPr="00B87AB8" w:rsidRDefault="00022740" w:rsidP="00022740">
      <w:pPr>
        <w:ind w:firstLine="600"/>
        <w:jc w:val="both"/>
        <w:rPr>
          <w:rFonts w:eastAsia="宋体"/>
          <w:szCs w:val="28"/>
          <w:u w:val="single"/>
        </w:rPr>
      </w:pPr>
      <w:r w:rsidRPr="00B87AB8">
        <w:rPr>
          <w:rFonts w:eastAsia="宋体" w:hint="eastAsia"/>
          <w:szCs w:val="28"/>
          <w:u w:val="single"/>
        </w:rPr>
        <w:t>双层记录</w:t>
      </w:r>
      <w:r w:rsidRPr="00B87AB8">
        <w:rPr>
          <w:rFonts w:eastAsia="宋体"/>
          <w:szCs w:val="28"/>
          <w:u w:val="single"/>
        </w:rPr>
        <w:t>光盘</w:t>
      </w:r>
      <w:r w:rsidRPr="00B87AB8">
        <w:rPr>
          <w:rFonts w:eastAsia="宋体" w:hint="eastAsia"/>
          <w:szCs w:val="28"/>
          <w:u w:val="single"/>
        </w:rPr>
        <w:t>“比合”三进制</w:t>
      </w:r>
      <w:r w:rsidRPr="00B87AB8">
        <w:rPr>
          <w:rFonts w:eastAsia="宋体"/>
          <w:szCs w:val="28"/>
          <w:u w:val="single"/>
        </w:rPr>
        <w:t>存储</w:t>
      </w:r>
    </w:p>
    <w:p w14:paraId="3FC9D492" w14:textId="77777777" w:rsidR="00022740" w:rsidRPr="00B87AB8" w:rsidRDefault="00022740" w:rsidP="00022740">
      <w:pPr>
        <w:ind w:firstLine="600"/>
        <w:jc w:val="both"/>
        <w:rPr>
          <w:rFonts w:eastAsia="宋体"/>
          <w:szCs w:val="28"/>
        </w:rPr>
      </w:pPr>
      <w:r w:rsidRPr="00B87AB8">
        <w:rPr>
          <w:rFonts w:eastAsia="宋体" w:hint="eastAsia"/>
          <w:szCs w:val="28"/>
        </w:rPr>
        <w:t>根据本发明的记录光盘主要</w:t>
      </w:r>
      <w:r w:rsidRPr="00B87AB8">
        <w:rPr>
          <w:rFonts w:eastAsia="宋体"/>
          <w:szCs w:val="28"/>
        </w:rPr>
        <w:t>包括，基板、记录</w:t>
      </w:r>
      <w:r w:rsidRPr="00B87AB8">
        <w:rPr>
          <w:rFonts w:eastAsia="宋体" w:hint="eastAsia"/>
          <w:szCs w:val="28"/>
        </w:rPr>
        <w:t>层</w:t>
      </w:r>
      <w:r w:rsidRPr="00B87AB8">
        <w:rPr>
          <w:rFonts w:eastAsia="宋体"/>
          <w:szCs w:val="28"/>
        </w:rPr>
        <w:t>和反射层</w:t>
      </w:r>
      <w:r w:rsidRPr="00B87AB8">
        <w:rPr>
          <w:rFonts w:eastAsia="宋体" w:hint="eastAsia"/>
          <w:szCs w:val="28"/>
        </w:rPr>
        <w:t>，当此光盘在进行烧录时，激光就会对在基板上涂的有机染料，进行烧录，直接烧录成一个接一个的</w:t>
      </w:r>
      <w:r w:rsidRPr="00B87AB8">
        <w:rPr>
          <w:rFonts w:eastAsia="宋体" w:hint="eastAsia"/>
          <w:szCs w:val="28"/>
        </w:rPr>
        <w:t>"</w:t>
      </w:r>
      <w:r w:rsidRPr="00B87AB8">
        <w:rPr>
          <w:rFonts w:eastAsia="宋体" w:hint="eastAsia"/>
          <w:szCs w:val="28"/>
        </w:rPr>
        <w:t>坑</w:t>
      </w:r>
      <w:r w:rsidRPr="00B87AB8">
        <w:rPr>
          <w:rFonts w:eastAsia="宋体" w:hint="eastAsia"/>
          <w:szCs w:val="28"/>
        </w:rPr>
        <w:t>"</w:t>
      </w:r>
      <w:r w:rsidRPr="00B87AB8">
        <w:rPr>
          <w:rFonts w:eastAsia="宋体" w:hint="eastAsia"/>
          <w:szCs w:val="28"/>
        </w:rPr>
        <w:t>，这样有</w:t>
      </w:r>
      <w:r w:rsidRPr="00B87AB8">
        <w:rPr>
          <w:rFonts w:eastAsia="宋体" w:hint="eastAsia"/>
          <w:szCs w:val="28"/>
        </w:rPr>
        <w:t>"</w:t>
      </w:r>
      <w:r w:rsidRPr="00B87AB8">
        <w:rPr>
          <w:rFonts w:eastAsia="宋体" w:hint="eastAsia"/>
          <w:szCs w:val="28"/>
        </w:rPr>
        <w:t>坑</w:t>
      </w:r>
      <w:r w:rsidRPr="00B87AB8">
        <w:rPr>
          <w:rFonts w:eastAsia="宋体" w:hint="eastAsia"/>
          <w:szCs w:val="28"/>
        </w:rPr>
        <w:t>"</w:t>
      </w:r>
      <w:r w:rsidRPr="00B87AB8">
        <w:rPr>
          <w:rFonts w:eastAsia="宋体" w:hint="eastAsia"/>
          <w:szCs w:val="28"/>
        </w:rPr>
        <w:t>和没有</w:t>
      </w:r>
      <w:r w:rsidRPr="00B87AB8">
        <w:rPr>
          <w:rFonts w:eastAsia="宋体" w:hint="eastAsia"/>
          <w:szCs w:val="28"/>
        </w:rPr>
        <w:t>"</w:t>
      </w:r>
      <w:r w:rsidRPr="00B87AB8">
        <w:rPr>
          <w:rFonts w:eastAsia="宋体" w:hint="eastAsia"/>
          <w:szCs w:val="28"/>
        </w:rPr>
        <w:t>坑</w:t>
      </w:r>
      <w:r w:rsidRPr="00B87AB8">
        <w:rPr>
          <w:rFonts w:eastAsia="宋体" w:hint="eastAsia"/>
          <w:szCs w:val="28"/>
        </w:rPr>
        <w:t>"</w:t>
      </w:r>
      <w:r w:rsidRPr="00B87AB8">
        <w:rPr>
          <w:rFonts w:eastAsia="宋体" w:hint="eastAsia"/>
          <w:szCs w:val="28"/>
        </w:rPr>
        <w:t>的状态就形成了‘</w:t>
      </w:r>
      <w:r w:rsidRPr="00B87AB8">
        <w:rPr>
          <w:rFonts w:eastAsia="宋体" w:hint="eastAsia"/>
          <w:szCs w:val="28"/>
        </w:rPr>
        <w:t>0</w:t>
      </w:r>
      <w:r w:rsidRPr="00B87AB8">
        <w:rPr>
          <w:rFonts w:eastAsia="宋体" w:hint="eastAsia"/>
          <w:szCs w:val="28"/>
        </w:rPr>
        <w:t>’和‘</w:t>
      </w:r>
      <w:r w:rsidRPr="00B87AB8">
        <w:rPr>
          <w:rFonts w:eastAsia="宋体" w:hint="eastAsia"/>
          <w:szCs w:val="28"/>
        </w:rPr>
        <w:t>1</w:t>
      </w:r>
      <w:r w:rsidRPr="00B87AB8">
        <w:rPr>
          <w:rFonts w:eastAsia="宋体" w:hint="eastAsia"/>
          <w:szCs w:val="28"/>
        </w:rPr>
        <w:t>’的信号。通过</w:t>
      </w:r>
      <w:r w:rsidRPr="00B87AB8">
        <w:rPr>
          <w:rFonts w:eastAsia="宋体"/>
          <w:szCs w:val="28"/>
        </w:rPr>
        <w:t>激光头写</w:t>
      </w:r>
      <w:r w:rsidRPr="00B87AB8">
        <w:rPr>
          <w:rFonts w:eastAsia="宋体" w:hint="eastAsia"/>
          <w:szCs w:val="28"/>
        </w:rPr>
        <w:t>在</w:t>
      </w:r>
      <w:r w:rsidRPr="00B87AB8">
        <w:rPr>
          <w:rFonts w:eastAsia="宋体"/>
          <w:szCs w:val="28"/>
        </w:rPr>
        <w:t>光盘</w:t>
      </w:r>
      <w:r w:rsidRPr="00B87AB8">
        <w:rPr>
          <w:rFonts w:eastAsia="宋体" w:hint="eastAsia"/>
          <w:szCs w:val="28"/>
        </w:rPr>
        <w:t>记录层，可</w:t>
      </w:r>
      <w:r w:rsidRPr="00B87AB8">
        <w:rPr>
          <w:rFonts w:eastAsia="宋体"/>
          <w:szCs w:val="28"/>
        </w:rPr>
        <w:t>使用</w:t>
      </w:r>
      <w:r w:rsidRPr="00B87AB8">
        <w:rPr>
          <w:rFonts w:eastAsia="宋体" w:hint="eastAsia"/>
          <w:szCs w:val="28"/>
        </w:rPr>
        <w:t>单层</w:t>
      </w:r>
      <w:r w:rsidRPr="00B87AB8">
        <w:rPr>
          <w:rFonts w:eastAsia="宋体"/>
          <w:szCs w:val="28"/>
        </w:rPr>
        <w:t>不同角度或双</w:t>
      </w:r>
      <w:r w:rsidRPr="00B87AB8">
        <w:rPr>
          <w:rFonts w:eastAsia="宋体" w:hint="eastAsia"/>
          <w:szCs w:val="28"/>
        </w:rPr>
        <w:t>层记录的两个</w:t>
      </w:r>
      <w:r w:rsidRPr="00B87AB8">
        <w:rPr>
          <w:rFonts w:eastAsia="宋体"/>
          <w:szCs w:val="28"/>
        </w:rPr>
        <w:t>反光点方式，</w:t>
      </w:r>
      <w:r w:rsidRPr="00B87AB8">
        <w:rPr>
          <w:rFonts w:eastAsia="宋体"/>
          <w:szCs w:val="28"/>
        </w:rPr>
        <w:t>TRIA</w:t>
      </w:r>
      <w:r w:rsidRPr="00B87AB8">
        <w:rPr>
          <w:rFonts w:eastAsia="宋体" w:hint="eastAsia"/>
          <w:szCs w:val="28"/>
        </w:rPr>
        <w:t>“比合”三进制</w:t>
      </w:r>
      <w:r w:rsidRPr="00B87AB8">
        <w:rPr>
          <w:rFonts w:eastAsia="宋体"/>
          <w:szCs w:val="28"/>
        </w:rPr>
        <w:t>数的正数部和负数部的数据</w:t>
      </w:r>
      <w:r w:rsidRPr="00B87AB8">
        <w:rPr>
          <w:rFonts w:eastAsia="宋体" w:hint="eastAsia"/>
          <w:szCs w:val="28"/>
        </w:rPr>
        <w:t>，</w:t>
      </w:r>
      <w:r w:rsidRPr="00B87AB8">
        <w:rPr>
          <w:rFonts w:eastAsia="宋体"/>
          <w:szCs w:val="28"/>
        </w:rPr>
        <w:t>通过光信号写入光盘上存储</w:t>
      </w:r>
      <w:r w:rsidRPr="00B87AB8">
        <w:rPr>
          <w:rFonts w:eastAsia="宋体" w:hint="eastAsia"/>
          <w:szCs w:val="28"/>
        </w:rPr>
        <w:t>。</w:t>
      </w:r>
    </w:p>
    <w:p w14:paraId="3CECB417" w14:textId="77777777" w:rsidR="00022740" w:rsidRPr="00B87AB8" w:rsidRDefault="00022740" w:rsidP="00022740">
      <w:pPr>
        <w:ind w:firstLine="600"/>
        <w:jc w:val="both"/>
        <w:rPr>
          <w:rFonts w:eastAsia="宋体"/>
          <w:szCs w:val="28"/>
        </w:rPr>
      </w:pPr>
      <w:r w:rsidRPr="00B87AB8">
        <w:rPr>
          <w:rFonts w:eastAsia="宋体" w:hint="eastAsia"/>
          <w:szCs w:val="28"/>
        </w:rPr>
        <w:t>表</w:t>
      </w:r>
      <w:r w:rsidRPr="00B87AB8">
        <w:rPr>
          <w:rFonts w:eastAsia="宋体"/>
          <w:szCs w:val="28"/>
        </w:rPr>
        <w:t>30</w:t>
      </w:r>
      <w:r w:rsidRPr="00B87AB8">
        <w:rPr>
          <w:rFonts w:eastAsia="宋体"/>
          <w:szCs w:val="28"/>
        </w:rPr>
        <w:t>：</w:t>
      </w:r>
    </w:p>
    <w:tbl>
      <w:tblPr>
        <w:tblW w:w="0" w:type="auto"/>
        <w:tblInd w:w="108" w:type="dxa"/>
        <w:tblLook w:val="04A0" w:firstRow="1" w:lastRow="0" w:firstColumn="1" w:lastColumn="0" w:noHBand="0" w:noVBand="1"/>
      </w:tblPr>
      <w:tblGrid>
        <w:gridCol w:w="973"/>
        <w:gridCol w:w="973"/>
        <w:gridCol w:w="436"/>
        <w:gridCol w:w="328"/>
        <w:gridCol w:w="328"/>
        <w:gridCol w:w="328"/>
        <w:gridCol w:w="328"/>
        <w:gridCol w:w="328"/>
        <w:gridCol w:w="328"/>
        <w:gridCol w:w="328"/>
        <w:gridCol w:w="328"/>
        <w:gridCol w:w="704"/>
        <w:gridCol w:w="301"/>
        <w:gridCol w:w="331"/>
        <w:gridCol w:w="331"/>
        <w:gridCol w:w="301"/>
        <w:gridCol w:w="301"/>
        <w:gridCol w:w="301"/>
        <w:gridCol w:w="301"/>
        <w:gridCol w:w="331"/>
        <w:gridCol w:w="973"/>
      </w:tblGrid>
      <w:tr w:rsidR="00022740" w:rsidRPr="00B87AB8" w14:paraId="054D7F63" w14:textId="77777777" w:rsidTr="009656E1">
        <w:trPr>
          <w:trHeight w:val="28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FC5A208"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双层光存</w:t>
            </w:r>
            <w:r w:rsidRPr="00B87AB8">
              <w:rPr>
                <w:rFonts w:ascii="宋体" w:eastAsia="宋体" w:hAnsi="宋体" w:cs="宋体"/>
                <w:kern w:val="0"/>
                <w:sz w:val="22"/>
                <w:szCs w:val="22"/>
              </w:rPr>
              <w:t>储</w:t>
            </w:r>
          </w:p>
        </w:tc>
        <w:tc>
          <w:tcPr>
            <w:tcW w:w="0" w:type="auto"/>
            <w:gridSpan w:val="2"/>
            <w:tcBorders>
              <w:top w:val="single" w:sz="4" w:space="0" w:color="auto"/>
              <w:left w:val="nil"/>
              <w:bottom w:val="single" w:sz="4" w:space="0" w:color="auto"/>
              <w:right w:val="single" w:sz="4" w:space="0" w:color="auto"/>
            </w:tcBorders>
            <w:shd w:val="clear" w:color="auto" w:fill="auto"/>
            <w:vAlign w:val="center"/>
          </w:tcPr>
          <w:p w14:paraId="3BE5F84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对称三进制</w:t>
            </w:r>
          </w:p>
        </w:tc>
        <w:tc>
          <w:tcPr>
            <w:tcW w:w="0" w:type="auto"/>
            <w:tcBorders>
              <w:top w:val="single" w:sz="4" w:space="0" w:color="auto"/>
              <w:left w:val="nil"/>
              <w:bottom w:val="single" w:sz="4" w:space="0" w:color="auto"/>
              <w:right w:val="single" w:sz="4" w:space="0" w:color="auto"/>
            </w:tcBorders>
            <w:shd w:val="clear" w:color="auto" w:fill="auto"/>
            <w:vAlign w:val="center"/>
          </w:tcPr>
          <w:p w14:paraId="0072A0C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single" w:sz="4" w:space="0" w:color="auto"/>
              <w:left w:val="nil"/>
              <w:bottom w:val="single" w:sz="4" w:space="0" w:color="auto"/>
              <w:right w:val="single" w:sz="4" w:space="0" w:color="auto"/>
            </w:tcBorders>
            <w:shd w:val="clear" w:color="auto" w:fill="auto"/>
            <w:vAlign w:val="center"/>
          </w:tcPr>
          <w:p w14:paraId="488F8641"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single" w:sz="4" w:space="0" w:color="auto"/>
              <w:left w:val="nil"/>
              <w:bottom w:val="single" w:sz="4" w:space="0" w:color="auto"/>
              <w:right w:val="single" w:sz="4" w:space="0" w:color="auto"/>
            </w:tcBorders>
            <w:shd w:val="clear" w:color="auto" w:fill="auto"/>
            <w:vAlign w:val="center"/>
          </w:tcPr>
          <w:p w14:paraId="451E44C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single" w:sz="4" w:space="0" w:color="auto"/>
              <w:left w:val="nil"/>
              <w:bottom w:val="single" w:sz="4" w:space="0" w:color="auto"/>
              <w:right w:val="single" w:sz="4" w:space="0" w:color="auto"/>
            </w:tcBorders>
            <w:shd w:val="clear" w:color="auto" w:fill="auto"/>
            <w:vAlign w:val="center"/>
          </w:tcPr>
          <w:p w14:paraId="35417171"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w:t>
            </w:r>
          </w:p>
        </w:tc>
        <w:tc>
          <w:tcPr>
            <w:tcW w:w="0" w:type="auto"/>
            <w:tcBorders>
              <w:top w:val="single" w:sz="4" w:space="0" w:color="auto"/>
              <w:left w:val="nil"/>
              <w:bottom w:val="single" w:sz="4" w:space="0" w:color="auto"/>
              <w:right w:val="single" w:sz="4" w:space="0" w:color="auto"/>
            </w:tcBorders>
            <w:shd w:val="clear" w:color="auto" w:fill="auto"/>
            <w:vAlign w:val="center"/>
          </w:tcPr>
          <w:p w14:paraId="2AA9CC2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single" w:sz="4" w:space="0" w:color="auto"/>
              <w:left w:val="nil"/>
              <w:bottom w:val="single" w:sz="4" w:space="0" w:color="auto"/>
              <w:right w:val="single" w:sz="4" w:space="0" w:color="auto"/>
            </w:tcBorders>
            <w:shd w:val="clear" w:color="auto" w:fill="auto"/>
            <w:vAlign w:val="center"/>
          </w:tcPr>
          <w:p w14:paraId="4F09AE50"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w:t>
            </w:r>
          </w:p>
        </w:tc>
        <w:tc>
          <w:tcPr>
            <w:tcW w:w="0" w:type="auto"/>
            <w:tcBorders>
              <w:top w:val="single" w:sz="4" w:space="0" w:color="auto"/>
              <w:left w:val="nil"/>
              <w:bottom w:val="single" w:sz="4" w:space="0" w:color="auto"/>
              <w:right w:val="single" w:sz="4" w:space="0" w:color="auto"/>
            </w:tcBorders>
            <w:shd w:val="clear" w:color="auto" w:fill="auto"/>
            <w:vAlign w:val="center"/>
          </w:tcPr>
          <w:p w14:paraId="41710B1A"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w:t>
            </w:r>
          </w:p>
        </w:tc>
        <w:tc>
          <w:tcPr>
            <w:tcW w:w="0" w:type="auto"/>
            <w:tcBorders>
              <w:top w:val="single" w:sz="4" w:space="0" w:color="auto"/>
              <w:left w:val="nil"/>
              <w:bottom w:val="single" w:sz="4" w:space="0" w:color="auto"/>
              <w:right w:val="single" w:sz="4" w:space="0" w:color="auto"/>
            </w:tcBorders>
            <w:shd w:val="clear" w:color="auto" w:fill="auto"/>
            <w:vAlign w:val="center"/>
          </w:tcPr>
          <w:p w14:paraId="28C3CEB2"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single" w:sz="4" w:space="0" w:color="auto"/>
              <w:left w:val="nil"/>
              <w:bottom w:val="single" w:sz="4" w:space="0" w:color="auto"/>
              <w:right w:val="single" w:sz="4" w:space="0" w:color="auto"/>
            </w:tcBorders>
            <w:shd w:val="clear" w:color="auto" w:fill="auto"/>
            <w:vAlign w:val="center"/>
          </w:tcPr>
          <w:p w14:paraId="7ADD4BDE" w14:textId="77777777" w:rsidR="00022740" w:rsidRPr="00B87AB8" w:rsidRDefault="00022740" w:rsidP="009656E1">
            <w:pPr>
              <w:widowControl/>
              <w:adjustRightInd/>
              <w:spacing w:line="240" w:lineRule="auto"/>
              <w:ind w:firstLine="0"/>
              <w:jc w:val="center"/>
              <w:textAlignment w:val="auto"/>
              <w:rPr>
                <w:rFonts w:ascii="Calibri" w:eastAsia="宋体" w:hAnsi="Calibri"/>
                <w:kern w:val="0"/>
                <w:sz w:val="22"/>
                <w:szCs w:val="22"/>
              </w:rPr>
            </w:pPr>
            <w:r w:rsidRPr="00B87AB8">
              <w:rPr>
                <w:rFonts w:ascii="Calibri" w:eastAsia="宋体" w:hAnsi="Calibri" w:hint="eastAsia"/>
                <w:kern w:val="0"/>
                <w:sz w:val="22"/>
                <w:szCs w:val="22"/>
              </w:rPr>
              <w:t>记录</w:t>
            </w:r>
            <w:r w:rsidRPr="00B87AB8">
              <w:rPr>
                <w:rFonts w:ascii="Calibri" w:eastAsia="宋体" w:hAnsi="Calibri"/>
                <w:kern w:val="0"/>
                <w:sz w:val="22"/>
                <w:szCs w:val="22"/>
              </w:rPr>
              <w:t>层</w:t>
            </w:r>
          </w:p>
        </w:tc>
        <w:tc>
          <w:tcPr>
            <w:tcW w:w="0" w:type="auto"/>
            <w:tcBorders>
              <w:top w:val="single" w:sz="4" w:space="0" w:color="auto"/>
              <w:left w:val="nil"/>
              <w:bottom w:val="single" w:sz="4" w:space="0" w:color="auto"/>
              <w:right w:val="single" w:sz="4" w:space="0" w:color="auto"/>
            </w:tcBorders>
            <w:shd w:val="clear" w:color="auto" w:fill="auto"/>
            <w:vAlign w:val="center"/>
          </w:tcPr>
          <w:p w14:paraId="16B46F40"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231C976F"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X</w:t>
            </w:r>
          </w:p>
        </w:tc>
        <w:tc>
          <w:tcPr>
            <w:tcW w:w="0" w:type="auto"/>
            <w:tcBorders>
              <w:top w:val="single" w:sz="4" w:space="0" w:color="auto"/>
              <w:left w:val="nil"/>
              <w:bottom w:val="single" w:sz="4" w:space="0" w:color="auto"/>
              <w:right w:val="single" w:sz="4" w:space="0" w:color="auto"/>
            </w:tcBorders>
            <w:shd w:val="clear" w:color="auto" w:fill="auto"/>
            <w:vAlign w:val="center"/>
          </w:tcPr>
          <w:p w14:paraId="1AEA451C"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X</w:t>
            </w:r>
          </w:p>
        </w:tc>
        <w:tc>
          <w:tcPr>
            <w:tcW w:w="0" w:type="auto"/>
            <w:tcBorders>
              <w:top w:val="single" w:sz="4" w:space="0" w:color="auto"/>
              <w:left w:val="nil"/>
              <w:bottom w:val="single" w:sz="4" w:space="0" w:color="auto"/>
              <w:right w:val="single" w:sz="4" w:space="0" w:color="auto"/>
            </w:tcBorders>
            <w:shd w:val="clear" w:color="auto" w:fill="auto"/>
            <w:vAlign w:val="center"/>
          </w:tcPr>
          <w:p w14:paraId="2869F719"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04394F34"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25A03E8E"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0F8C9E10"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20988270"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X</w:t>
            </w:r>
          </w:p>
        </w:tc>
        <w:tc>
          <w:tcPr>
            <w:tcW w:w="0" w:type="auto"/>
            <w:tcBorders>
              <w:top w:val="single" w:sz="4" w:space="0" w:color="auto"/>
              <w:left w:val="nil"/>
              <w:bottom w:val="single" w:sz="4" w:space="0" w:color="auto"/>
              <w:right w:val="single" w:sz="4" w:space="0" w:color="auto"/>
            </w:tcBorders>
            <w:shd w:val="clear" w:color="auto" w:fill="auto"/>
            <w:vAlign w:val="center"/>
          </w:tcPr>
          <w:p w14:paraId="15D0C620"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双反射读取</w:t>
            </w:r>
          </w:p>
        </w:tc>
      </w:tr>
      <w:tr w:rsidR="00022740" w:rsidRPr="00B87AB8" w14:paraId="33E33731" w14:textId="77777777" w:rsidTr="009656E1">
        <w:trPr>
          <w:trHeight w:val="288"/>
        </w:trPr>
        <w:tc>
          <w:tcPr>
            <w:tcW w:w="0" w:type="auto"/>
            <w:vMerge/>
            <w:tcBorders>
              <w:top w:val="single" w:sz="4" w:space="0" w:color="auto"/>
              <w:left w:val="single" w:sz="4" w:space="0" w:color="auto"/>
              <w:bottom w:val="single" w:sz="4" w:space="0" w:color="auto"/>
              <w:right w:val="single" w:sz="4" w:space="0" w:color="auto"/>
            </w:tcBorders>
            <w:vAlign w:val="center"/>
          </w:tcPr>
          <w:p w14:paraId="091CB091" w14:textId="77777777" w:rsidR="00022740" w:rsidRPr="00B87AB8" w:rsidRDefault="00022740" w:rsidP="009656E1">
            <w:pPr>
              <w:widowControl/>
              <w:adjustRightInd/>
              <w:spacing w:line="240" w:lineRule="auto"/>
              <w:ind w:firstLine="0"/>
              <w:textAlignment w:val="auto"/>
              <w:rPr>
                <w:rFonts w:ascii="Calibri" w:eastAsia="Times New Roman" w:hAnsi="Calibri"/>
                <w:kern w:val="0"/>
                <w:sz w:val="22"/>
                <w:szCs w:val="22"/>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2CAE559C"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比合三进制</w:t>
            </w:r>
          </w:p>
        </w:tc>
        <w:tc>
          <w:tcPr>
            <w:tcW w:w="0" w:type="auto"/>
            <w:tcBorders>
              <w:top w:val="nil"/>
              <w:left w:val="nil"/>
              <w:bottom w:val="single" w:sz="4" w:space="0" w:color="auto"/>
              <w:right w:val="single" w:sz="4" w:space="0" w:color="auto"/>
            </w:tcBorders>
            <w:shd w:val="clear" w:color="auto" w:fill="auto"/>
            <w:vAlign w:val="center"/>
          </w:tcPr>
          <w:p w14:paraId="37171E95"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正</w:t>
            </w:r>
          </w:p>
        </w:tc>
        <w:tc>
          <w:tcPr>
            <w:tcW w:w="0" w:type="auto"/>
            <w:tcBorders>
              <w:top w:val="nil"/>
              <w:left w:val="nil"/>
              <w:bottom w:val="single" w:sz="4" w:space="0" w:color="auto"/>
              <w:right w:val="single" w:sz="4" w:space="0" w:color="auto"/>
            </w:tcBorders>
            <w:shd w:val="clear" w:color="000000" w:fill="FFFFFF"/>
            <w:vAlign w:val="center"/>
          </w:tcPr>
          <w:p w14:paraId="0CFD1CF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000000" w:fill="FFFFFF"/>
            <w:vAlign w:val="center"/>
          </w:tcPr>
          <w:p w14:paraId="654CD33F"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000000" w:fill="FFFFFF"/>
            <w:vAlign w:val="center"/>
          </w:tcPr>
          <w:p w14:paraId="4F50F579"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000000" w:fill="F2F2F2"/>
            <w:vAlign w:val="center"/>
          </w:tcPr>
          <w:p w14:paraId="6FE5F7C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000000" w:fill="FFFFFF"/>
            <w:vAlign w:val="center"/>
          </w:tcPr>
          <w:p w14:paraId="645F5872"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000000" w:fill="F2F2F2"/>
            <w:vAlign w:val="center"/>
          </w:tcPr>
          <w:p w14:paraId="38D0EE72"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000000" w:fill="F2F2F2"/>
            <w:vAlign w:val="center"/>
          </w:tcPr>
          <w:p w14:paraId="42586DDF"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000000" w:fill="FFFFFF"/>
            <w:vAlign w:val="center"/>
          </w:tcPr>
          <w:p w14:paraId="557BD169"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vAlign w:val="center"/>
          </w:tcPr>
          <w:p w14:paraId="0A1D9B5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上</w:t>
            </w:r>
            <w:r w:rsidRPr="00B87AB8">
              <w:rPr>
                <w:rFonts w:ascii="宋体" w:eastAsia="宋体" w:hAnsi="宋体" w:cs="宋体"/>
                <w:kern w:val="0"/>
                <w:sz w:val="22"/>
                <w:szCs w:val="22"/>
              </w:rPr>
              <w:t>层</w:t>
            </w:r>
          </w:p>
        </w:tc>
        <w:tc>
          <w:tcPr>
            <w:tcW w:w="0" w:type="auto"/>
            <w:tcBorders>
              <w:top w:val="nil"/>
              <w:left w:val="nil"/>
              <w:bottom w:val="single" w:sz="4" w:space="0" w:color="auto"/>
              <w:right w:val="single" w:sz="4" w:space="0" w:color="auto"/>
            </w:tcBorders>
            <w:shd w:val="clear" w:color="auto" w:fill="auto"/>
            <w:vAlign w:val="center"/>
          </w:tcPr>
          <w:p w14:paraId="2CDD0530"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361CDF33"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0CAB7C6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000000" w:fill="D9D9D9"/>
            <w:vAlign w:val="center"/>
          </w:tcPr>
          <w:p w14:paraId="29D10D5C"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0" w:type="auto"/>
            <w:tcBorders>
              <w:top w:val="nil"/>
              <w:left w:val="nil"/>
              <w:bottom w:val="single" w:sz="4" w:space="0" w:color="auto"/>
              <w:right w:val="single" w:sz="4" w:space="0" w:color="auto"/>
            </w:tcBorders>
            <w:shd w:val="clear" w:color="auto" w:fill="auto"/>
            <w:vAlign w:val="center"/>
          </w:tcPr>
          <w:p w14:paraId="53FA38E5"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000000" w:fill="D9D9D9"/>
            <w:vAlign w:val="center"/>
          </w:tcPr>
          <w:p w14:paraId="4165850E"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0" w:type="auto"/>
            <w:tcBorders>
              <w:top w:val="nil"/>
              <w:left w:val="nil"/>
              <w:bottom w:val="single" w:sz="4" w:space="0" w:color="auto"/>
              <w:right w:val="single" w:sz="4" w:space="0" w:color="auto"/>
            </w:tcBorders>
            <w:shd w:val="clear" w:color="000000" w:fill="D9D9D9"/>
            <w:vAlign w:val="center"/>
          </w:tcPr>
          <w:p w14:paraId="6EAE3815"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0" w:type="auto"/>
            <w:tcBorders>
              <w:top w:val="nil"/>
              <w:left w:val="nil"/>
              <w:bottom w:val="single" w:sz="4" w:space="0" w:color="auto"/>
              <w:right w:val="single" w:sz="4" w:space="0" w:color="auto"/>
            </w:tcBorders>
            <w:shd w:val="clear" w:color="auto" w:fill="auto"/>
            <w:vAlign w:val="center"/>
          </w:tcPr>
          <w:p w14:paraId="2CAA8134" w14:textId="77777777" w:rsidR="00022740" w:rsidRPr="00B87AB8" w:rsidRDefault="00022740" w:rsidP="009656E1">
            <w:pPr>
              <w:widowControl/>
              <w:adjustRightInd/>
              <w:spacing w:line="240" w:lineRule="auto"/>
              <w:ind w:firstLine="0"/>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242B803C"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上</w:t>
            </w:r>
            <w:r w:rsidRPr="00B87AB8">
              <w:rPr>
                <w:rFonts w:ascii="宋体" w:eastAsia="宋体" w:hAnsi="宋体" w:cs="宋体"/>
                <w:kern w:val="0"/>
                <w:sz w:val="22"/>
                <w:szCs w:val="22"/>
              </w:rPr>
              <w:t>层</w:t>
            </w:r>
          </w:p>
        </w:tc>
      </w:tr>
      <w:tr w:rsidR="00022740" w:rsidRPr="00B87AB8" w14:paraId="29E2578C" w14:textId="77777777" w:rsidTr="009656E1">
        <w:trPr>
          <w:trHeight w:val="288"/>
        </w:trPr>
        <w:tc>
          <w:tcPr>
            <w:tcW w:w="0" w:type="auto"/>
            <w:vMerge/>
            <w:tcBorders>
              <w:top w:val="single" w:sz="4" w:space="0" w:color="auto"/>
              <w:left w:val="single" w:sz="4" w:space="0" w:color="auto"/>
              <w:bottom w:val="single" w:sz="4" w:space="0" w:color="auto"/>
              <w:right w:val="single" w:sz="4" w:space="0" w:color="auto"/>
            </w:tcBorders>
            <w:vAlign w:val="center"/>
          </w:tcPr>
          <w:p w14:paraId="2EC931E3" w14:textId="77777777" w:rsidR="00022740" w:rsidRPr="00B87AB8" w:rsidRDefault="00022740" w:rsidP="009656E1">
            <w:pPr>
              <w:widowControl/>
              <w:adjustRightInd/>
              <w:spacing w:line="240" w:lineRule="auto"/>
              <w:ind w:firstLine="0"/>
              <w:textAlignment w:val="auto"/>
              <w:rPr>
                <w:rFonts w:ascii="Calibri" w:eastAsia="Times New Roman" w:hAnsi="Calibri"/>
                <w:kern w:val="0"/>
                <w:sz w:val="22"/>
                <w:szCs w:val="22"/>
              </w:rPr>
            </w:pPr>
          </w:p>
        </w:tc>
        <w:tc>
          <w:tcPr>
            <w:tcW w:w="0" w:type="auto"/>
            <w:vMerge/>
            <w:tcBorders>
              <w:top w:val="nil"/>
              <w:left w:val="single" w:sz="4" w:space="0" w:color="auto"/>
              <w:bottom w:val="single" w:sz="4" w:space="0" w:color="auto"/>
              <w:right w:val="single" w:sz="4" w:space="0" w:color="auto"/>
            </w:tcBorders>
            <w:vAlign w:val="center"/>
          </w:tcPr>
          <w:p w14:paraId="778B9832" w14:textId="77777777" w:rsidR="00022740" w:rsidRPr="00B87AB8" w:rsidRDefault="00022740" w:rsidP="009656E1">
            <w:pPr>
              <w:widowControl/>
              <w:adjustRightInd/>
              <w:spacing w:line="240" w:lineRule="auto"/>
              <w:ind w:firstLine="0"/>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auto" w:fill="auto"/>
            <w:vAlign w:val="center"/>
          </w:tcPr>
          <w:p w14:paraId="415AA1FC"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反</w:t>
            </w:r>
          </w:p>
        </w:tc>
        <w:tc>
          <w:tcPr>
            <w:tcW w:w="0" w:type="auto"/>
            <w:tcBorders>
              <w:top w:val="nil"/>
              <w:left w:val="nil"/>
              <w:bottom w:val="single" w:sz="4" w:space="0" w:color="auto"/>
              <w:right w:val="single" w:sz="4" w:space="0" w:color="auto"/>
            </w:tcBorders>
            <w:shd w:val="clear" w:color="000000" w:fill="F2F2F2"/>
            <w:vAlign w:val="center"/>
          </w:tcPr>
          <w:p w14:paraId="4D052912"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vAlign w:val="center"/>
          </w:tcPr>
          <w:p w14:paraId="5A05804A"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vAlign w:val="center"/>
          </w:tcPr>
          <w:p w14:paraId="20176E2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vAlign w:val="center"/>
          </w:tcPr>
          <w:p w14:paraId="3DEA7F4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000000" w:fill="F2F2F2"/>
            <w:vAlign w:val="center"/>
          </w:tcPr>
          <w:p w14:paraId="682192D8"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vAlign w:val="center"/>
          </w:tcPr>
          <w:p w14:paraId="6B0B5051"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vAlign w:val="center"/>
          </w:tcPr>
          <w:p w14:paraId="2C152A30"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vAlign w:val="center"/>
          </w:tcPr>
          <w:p w14:paraId="43004988"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vAlign w:val="center"/>
          </w:tcPr>
          <w:p w14:paraId="7D11B4E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下层</w:t>
            </w:r>
          </w:p>
        </w:tc>
        <w:tc>
          <w:tcPr>
            <w:tcW w:w="0" w:type="auto"/>
            <w:tcBorders>
              <w:top w:val="nil"/>
              <w:left w:val="nil"/>
              <w:bottom w:val="single" w:sz="4" w:space="0" w:color="auto"/>
              <w:right w:val="single" w:sz="4" w:space="0" w:color="auto"/>
            </w:tcBorders>
            <w:shd w:val="clear" w:color="000000" w:fill="D9D9D9"/>
            <w:vAlign w:val="center"/>
          </w:tcPr>
          <w:p w14:paraId="2B56F61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0" w:type="auto"/>
            <w:tcBorders>
              <w:top w:val="nil"/>
              <w:left w:val="nil"/>
              <w:bottom w:val="single" w:sz="4" w:space="0" w:color="auto"/>
              <w:right w:val="single" w:sz="4" w:space="0" w:color="auto"/>
            </w:tcBorders>
            <w:shd w:val="clear" w:color="auto" w:fill="auto"/>
            <w:vAlign w:val="center"/>
          </w:tcPr>
          <w:p w14:paraId="422B8BEC"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1BA3C61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74F2FC4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000000" w:fill="D9D9D9"/>
            <w:vAlign w:val="center"/>
          </w:tcPr>
          <w:p w14:paraId="28C60CA9"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0" w:type="auto"/>
            <w:tcBorders>
              <w:top w:val="nil"/>
              <w:left w:val="nil"/>
              <w:bottom w:val="single" w:sz="4" w:space="0" w:color="auto"/>
              <w:right w:val="single" w:sz="4" w:space="0" w:color="auto"/>
            </w:tcBorders>
            <w:shd w:val="clear" w:color="auto" w:fill="auto"/>
            <w:vAlign w:val="center"/>
          </w:tcPr>
          <w:p w14:paraId="50E07E71"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4F5FA71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239A08BB"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674DAC92"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下</w:t>
            </w:r>
            <w:r w:rsidRPr="00B87AB8">
              <w:rPr>
                <w:rFonts w:ascii="宋体" w:eastAsia="宋体" w:hAnsi="宋体" w:cs="宋体"/>
                <w:kern w:val="0"/>
                <w:sz w:val="22"/>
                <w:szCs w:val="22"/>
              </w:rPr>
              <w:t>层</w:t>
            </w:r>
          </w:p>
        </w:tc>
      </w:tr>
    </w:tbl>
    <w:p w14:paraId="6B456F06" w14:textId="77777777" w:rsidR="00022740" w:rsidRPr="00B87AB8" w:rsidRDefault="00022740" w:rsidP="00022740">
      <w:pPr>
        <w:ind w:firstLine="600"/>
        <w:jc w:val="both"/>
        <w:rPr>
          <w:rFonts w:eastAsia="宋体"/>
          <w:szCs w:val="28"/>
          <w:u w:val="single"/>
        </w:rPr>
      </w:pPr>
      <w:r w:rsidRPr="00B87AB8">
        <w:rPr>
          <w:rFonts w:eastAsia="宋体" w:hint="eastAsia"/>
          <w:szCs w:val="28"/>
          <w:u w:val="single"/>
        </w:rPr>
        <w:t>偏振光单层</w:t>
      </w:r>
      <w:r w:rsidRPr="00B87AB8">
        <w:rPr>
          <w:rFonts w:eastAsia="宋体"/>
          <w:szCs w:val="28"/>
          <w:u w:val="single"/>
        </w:rPr>
        <w:t>光盘</w:t>
      </w:r>
      <w:r w:rsidRPr="00B87AB8">
        <w:rPr>
          <w:rFonts w:eastAsia="宋体" w:hint="eastAsia"/>
          <w:szCs w:val="28"/>
          <w:u w:val="single"/>
        </w:rPr>
        <w:t>“比合”三进制</w:t>
      </w:r>
      <w:r w:rsidRPr="00B87AB8">
        <w:rPr>
          <w:rFonts w:eastAsia="宋体"/>
          <w:szCs w:val="28"/>
          <w:u w:val="single"/>
        </w:rPr>
        <w:t>存储</w:t>
      </w:r>
    </w:p>
    <w:p w14:paraId="61C118DD" w14:textId="77777777" w:rsidR="00022740" w:rsidRPr="00B87AB8" w:rsidRDefault="00022740" w:rsidP="00022740">
      <w:pPr>
        <w:ind w:firstLine="600"/>
        <w:jc w:val="both"/>
        <w:rPr>
          <w:rFonts w:eastAsia="宋体"/>
          <w:szCs w:val="28"/>
        </w:rPr>
      </w:pPr>
      <w:r w:rsidRPr="00B87AB8">
        <w:rPr>
          <w:rFonts w:eastAsia="宋体" w:hint="eastAsia"/>
          <w:szCs w:val="28"/>
        </w:rPr>
        <w:lastRenderedPageBreak/>
        <w:t>如上所述，</w:t>
      </w:r>
      <w:bookmarkStart w:id="43" w:name="OLE_LINK36"/>
      <w:bookmarkStart w:id="44" w:name="OLE_LINK37"/>
      <w:r w:rsidRPr="00B87AB8">
        <w:rPr>
          <w:rFonts w:eastAsia="宋体" w:hint="eastAsia"/>
          <w:szCs w:val="28"/>
        </w:rPr>
        <w:t>根据本发明的</w:t>
      </w:r>
      <w:r w:rsidRPr="00B87AB8">
        <w:rPr>
          <w:rFonts w:eastAsia="宋体" w:hint="eastAsia"/>
          <w:szCs w:val="28"/>
        </w:rPr>
        <w:t>TRIA</w:t>
      </w:r>
      <w:r w:rsidRPr="00B87AB8">
        <w:rPr>
          <w:rFonts w:eastAsia="宋体" w:hint="eastAsia"/>
          <w:szCs w:val="28"/>
        </w:rPr>
        <w:t>计算机系统</w:t>
      </w:r>
      <w:bookmarkEnd w:id="43"/>
      <w:bookmarkEnd w:id="44"/>
      <w:r w:rsidRPr="00B87AB8">
        <w:rPr>
          <w:rFonts w:eastAsia="宋体" w:hint="eastAsia"/>
          <w:szCs w:val="28"/>
        </w:rPr>
        <w:t>，通过一对</w:t>
      </w:r>
      <w:r w:rsidRPr="00B87AB8">
        <w:rPr>
          <w:rFonts w:eastAsia="宋体"/>
          <w:szCs w:val="28"/>
        </w:rPr>
        <w:t>相互垂直方向的刻录</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三进制的正反</w:t>
      </w:r>
      <w:r w:rsidRPr="00B87AB8">
        <w:rPr>
          <w:rFonts w:eastAsia="宋体" w:hint="eastAsia"/>
          <w:szCs w:val="28"/>
        </w:rPr>
        <w:t>一对二元</w:t>
      </w:r>
      <w:r w:rsidRPr="00B87AB8">
        <w:rPr>
          <w:rFonts w:eastAsia="宋体"/>
          <w:szCs w:val="28"/>
        </w:rPr>
        <w:t>数据在</w:t>
      </w:r>
      <w:r w:rsidRPr="00B87AB8">
        <w:rPr>
          <w:rFonts w:eastAsia="宋体" w:hint="eastAsia"/>
          <w:szCs w:val="28"/>
        </w:rPr>
        <w:t>写在</w:t>
      </w:r>
      <w:r w:rsidRPr="00B87AB8">
        <w:rPr>
          <w:rFonts w:eastAsia="宋体"/>
          <w:szCs w:val="28"/>
        </w:rPr>
        <w:t>光盘</w:t>
      </w:r>
      <w:r w:rsidRPr="00B87AB8">
        <w:rPr>
          <w:rFonts w:eastAsia="宋体" w:hint="eastAsia"/>
          <w:szCs w:val="28"/>
        </w:rPr>
        <w:t>的</w:t>
      </w:r>
      <w:r w:rsidRPr="00B87AB8">
        <w:rPr>
          <w:rFonts w:eastAsia="宋体"/>
          <w:szCs w:val="28"/>
        </w:rPr>
        <w:t>一个</w:t>
      </w:r>
      <w:r w:rsidRPr="00B87AB8">
        <w:rPr>
          <w:rFonts w:eastAsia="宋体" w:hint="eastAsia"/>
          <w:szCs w:val="28"/>
        </w:rPr>
        <w:t>相互</w:t>
      </w:r>
      <w:r w:rsidRPr="00B87AB8">
        <w:rPr>
          <w:rFonts w:eastAsia="宋体"/>
          <w:szCs w:val="28"/>
        </w:rPr>
        <w:t>垂直的一个</w:t>
      </w:r>
      <w:r w:rsidRPr="00B87AB8">
        <w:rPr>
          <w:rFonts w:eastAsia="宋体" w:hint="eastAsia"/>
          <w:szCs w:val="28"/>
        </w:rPr>
        <w:t>点的</w:t>
      </w:r>
      <w:r w:rsidRPr="00B87AB8">
        <w:rPr>
          <w:rFonts w:eastAsia="宋体"/>
          <w:szCs w:val="28"/>
        </w:rPr>
        <w:t>交叉区域上，合成写入一个对称三进制信息，当读取信息时</w:t>
      </w:r>
      <w:r w:rsidRPr="00B87AB8">
        <w:rPr>
          <w:rFonts w:eastAsia="宋体" w:hint="eastAsia"/>
          <w:szCs w:val="28"/>
        </w:rPr>
        <w:t>两个</w:t>
      </w:r>
      <w:r w:rsidRPr="00B87AB8">
        <w:rPr>
          <w:rFonts w:eastAsia="宋体"/>
          <w:szCs w:val="28"/>
        </w:rPr>
        <w:t>感光器通过刻录的凸凹垂直反射光分离出来，转换成</w:t>
      </w:r>
      <w:r w:rsidRPr="00B87AB8">
        <w:rPr>
          <w:rFonts w:eastAsia="宋体" w:hint="eastAsia"/>
          <w:szCs w:val="28"/>
        </w:rPr>
        <w:t>一对</w:t>
      </w:r>
      <w:r w:rsidRPr="00B87AB8">
        <w:rPr>
          <w:rFonts w:eastAsia="宋体" w:hint="eastAsia"/>
          <w:szCs w:val="28"/>
        </w:rPr>
        <w:t>TRIA</w:t>
      </w:r>
      <w:r w:rsidRPr="00B87AB8">
        <w:rPr>
          <w:rFonts w:eastAsia="宋体" w:hint="eastAsia"/>
          <w:szCs w:val="28"/>
        </w:rPr>
        <w:t>“</w:t>
      </w:r>
      <w:r w:rsidRPr="00B87AB8">
        <w:rPr>
          <w:rFonts w:eastAsia="宋体"/>
          <w:szCs w:val="28"/>
        </w:rPr>
        <w:t>比合</w:t>
      </w:r>
      <w:r w:rsidRPr="00B87AB8">
        <w:rPr>
          <w:rFonts w:eastAsia="宋体" w:hint="eastAsia"/>
          <w:szCs w:val="28"/>
        </w:rPr>
        <w:t>”</w:t>
      </w:r>
      <w:r w:rsidRPr="00B87AB8">
        <w:rPr>
          <w:rFonts w:eastAsia="宋体"/>
          <w:szCs w:val="28"/>
        </w:rPr>
        <w:t>三进制数。</w:t>
      </w:r>
    </w:p>
    <w:p w14:paraId="47E3AE7A" w14:textId="77777777" w:rsidR="00022740" w:rsidRPr="00B87AB8" w:rsidRDefault="00022740" w:rsidP="00022740">
      <w:pPr>
        <w:ind w:firstLine="600"/>
        <w:jc w:val="both"/>
        <w:rPr>
          <w:rFonts w:eastAsia="宋体"/>
          <w:szCs w:val="28"/>
        </w:rPr>
      </w:pPr>
      <w:r w:rsidRPr="00B87AB8">
        <w:rPr>
          <w:rFonts w:eastAsia="宋体" w:hint="eastAsia"/>
          <w:szCs w:val="28"/>
        </w:rPr>
        <w:t>通过</w:t>
      </w:r>
      <w:r w:rsidRPr="00B87AB8">
        <w:rPr>
          <w:rFonts w:eastAsia="宋体"/>
          <w:szCs w:val="28"/>
        </w:rPr>
        <w:t>一对垂直交叉的反射</w:t>
      </w:r>
      <w:r w:rsidRPr="00B87AB8">
        <w:rPr>
          <w:rFonts w:eastAsia="宋体" w:hint="eastAsia"/>
          <w:szCs w:val="28"/>
        </w:rPr>
        <w:t>光</w:t>
      </w:r>
      <w:r w:rsidRPr="00B87AB8">
        <w:rPr>
          <w:rFonts w:eastAsia="宋体"/>
          <w:szCs w:val="28"/>
        </w:rPr>
        <w:t>信号值，分别采集和转换成</w:t>
      </w:r>
      <w:r w:rsidRPr="00B87AB8">
        <w:rPr>
          <w:rFonts w:eastAsia="宋体" w:hint="eastAsia"/>
          <w:szCs w:val="28"/>
        </w:rPr>
        <w:t>“比合”三进制</w:t>
      </w:r>
      <w:r w:rsidRPr="00B87AB8">
        <w:rPr>
          <w:rFonts w:eastAsia="宋体"/>
          <w:szCs w:val="28"/>
        </w:rPr>
        <w:t>数据</w:t>
      </w:r>
      <w:r w:rsidRPr="00B87AB8">
        <w:rPr>
          <w:rFonts w:eastAsia="宋体" w:hint="eastAsia"/>
          <w:szCs w:val="28"/>
        </w:rPr>
        <w:t>读取</w:t>
      </w:r>
      <w:r w:rsidRPr="00B87AB8">
        <w:rPr>
          <w:rFonts w:eastAsia="宋体"/>
          <w:szCs w:val="28"/>
        </w:rPr>
        <w:t>双反射光的一位对称三进制数，</w:t>
      </w:r>
      <w:r w:rsidRPr="00B87AB8">
        <w:rPr>
          <w:rFonts w:eastAsia="宋体" w:hint="eastAsia"/>
          <w:szCs w:val="28"/>
        </w:rPr>
        <w:t>提高</w:t>
      </w:r>
      <w:r w:rsidRPr="00B87AB8">
        <w:rPr>
          <w:rFonts w:eastAsia="宋体"/>
          <w:szCs w:val="28"/>
        </w:rPr>
        <w:t>单位</w:t>
      </w:r>
      <w:r w:rsidRPr="00B87AB8">
        <w:rPr>
          <w:rFonts w:eastAsia="宋体" w:hint="eastAsia"/>
          <w:szCs w:val="28"/>
        </w:rPr>
        <w:t>存储单元</w:t>
      </w:r>
      <w:r w:rsidRPr="00B87AB8">
        <w:rPr>
          <w:rFonts w:eastAsia="宋体"/>
          <w:szCs w:val="28"/>
        </w:rPr>
        <w:t>的存储密度。</w:t>
      </w:r>
    </w:p>
    <w:p w14:paraId="04A95025" w14:textId="77777777" w:rsidR="00022740" w:rsidRPr="00B87AB8" w:rsidRDefault="00022740" w:rsidP="00022740">
      <w:pPr>
        <w:ind w:firstLine="600"/>
        <w:jc w:val="both"/>
        <w:rPr>
          <w:rFonts w:eastAsia="宋体"/>
          <w:szCs w:val="28"/>
        </w:rPr>
      </w:pPr>
      <w:r w:rsidRPr="00B87AB8">
        <w:rPr>
          <w:rFonts w:eastAsia="宋体" w:hint="eastAsia"/>
          <w:szCs w:val="28"/>
        </w:rPr>
        <w:t>表</w:t>
      </w:r>
      <w:r w:rsidRPr="00B87AB8">
        <w:rPr>
          <w:rFonts w:eastAsia="宋体" w:hint="eastAsia"/>
          <w:szCs w:val="28"/>
        </w:rPr>
        <w:t>3</w:t>
      </w:r>
      <w:r w:rsidRPr="00B87AB8">
        <w:rPr>
          <w:rFonts w:eastAsia="宋体"/>
          <w:szCs w:val="28"/>
        </w:rPr>
        <w:t>1</w:t>
      </w:r>
      <w:r w:rsidRPr="00B87AB8">
        <w:rPr>
          <w:rFonts w:eastAsia="宋体"/>
          <w:szCs w:val="28"/>
        </w:rPr>
        <w:t>：</w:t>
      </w:r>
    </w:p>
    <w:tbl>
      <w:tblPr>
        <w:tblW w:w="0" w:type="auto"/>
        <w:tblInd w:w="108" w:type="dxa"/>
        <w:tblLook w:val="04A0" w:firstRow="1" w:lastRow="0" w:firstColumn="1" w:lastColumn="0" w:noHBand="0" w:noVBand="1"/>
      </w:tblPr>
      <w:tblGrid>
        <w:gridCol w:w="1222"/>
        <w:gridCol w:w="886"/>
        <w:gridCol w:w="436"/>
        <w:gridCol w:w="328"/>
        <w:gridCol w:w="328"/>
        <w:gridCol w:w="328"/>
        <w:gridCol w:w="328"/>
        <w:gridCol w:w="328"/>
        <w:gridCol w:w="328"/>
        <w:gridCol w:w="328"/>
        <w:gridCol w:w="328"/>
        <w:gridCol w:w="661"/>
        <w:gridCol w:w="318"/>
        <w:gridCol w:w="326"/>
        <w:gridCol w:w="326"/>
        <w:gridCol w:w="284"/>
        <w:gridCol w:w="318"/>
        <w:gridCol w:w="284"/>
        <w:gridCol w:w="284"/>
        <w:gridCol w:w="326"/>
        <w:gridCol w:w="886"/>
      </w:tblGrid>
      <w:tr w:rsidR="00022740" w:rsidRPr="00B87AB8" w14:paraId="6297619B" w14:textId="77777777" w:rsidTr="009656E1">
        <w:trPr>
          <w:trHeight w:val="28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E745C6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hint="eastAsia"/>
                <w:kern w:val="0"/>
                <w:sz w:val="22"/>
                <w:szCs w:val="22"/>
              </w:rPr>
              <w:t>偏振光存储和传</w:t>
            </w:r>
            <w:r w:rsidRPr="00B87AB8">
              <w:rPr>
                <w:rFonts w:ascii="宋体" w:eastAsia="宋体" w:hAnsi="宋体" w:cs="宋体"/>
                <w:kern w:val="0"/>
                <w:sz w:val="22"/>
                <w:szCs w:val="22"/>
              </w:rPr>
              <w:t>递</w:t>
            </w:r>
          </w:p>
        </w:tc>
        <w:tc>
          <w:tcPr>
            <w:tcW w:w="0" w:type="auto"/>
            <w:gridSpan w:val="2"/>
            <w:tcBorders>
              <w:top w:val="single" w:sz="4" w:space="0" w:color="auto"/>
              <w:left w:val="nil"/>
              <w:bottom w:val="single" w:sz="4" w:space="0" w:color="auto"/>
              <w:right w:val="single" w:sz="4" w:space="0" w:color="auto"/>
            </w:tcBorders>
            <w:shd w:val="clear" w:color="auto" w:fill="auto"/>
            <w:vAlign w:val="center"/>
          </w:tcPr>
          <w:p w14:paraId="0109C7C5"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对称三进制</w:t>
            </w:r>
          </w:p>
        </w:tc>
        <w:tc>
          <w:tcPr>
            <w:tcW w:w="0" w:type="auto"/>
            <w:tcBorders>
              <w:top w:val="single" w:sz="4" w:space="0" w:color="auto"/>
              <w:left w:val="nil"/>
              <w:bottom w:val="single" w:sz="4" w:space="0" w:color="auto"/>
              <w:right w:val="single" w:sz="4" w:space="0" w:color="auto"/>
            </w:tcBorders>
            <w:shd w:val="clear" w:color="auto" w:fill="auto"/>
            <w:vAlign w:val="center"/>
          </w:tcPr>
          <w:p w14:paraId="6F4176DA"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single" w:sz="4" w:space="0" w:color="auto"/>
              <w:left w:val="nil"/>
              <w:bottom w:val="single" w:sz="4" w:space="0" w:color="auto"/>
              <w:right w:val="single" w:sz="4" w:space="0" w:color="auto"/>
            </w:tcBorders>
            <w:shd w:val="clear" w:color="auto" w:fill="auto"/>
            <w:vAlign w:val="center"/>
          </w:tcPr>
          <w:p w14:paraId="3D79826E"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single" w:sz="4" w:space="0" w:color="auto"/>
              <w:left w:val="nil"/>
              <w:bottom w:val="single" w:sz="4" w:space="0" w:color="auto"/>
              <w:right w:val="single" w:sz="4" w:space="0" w:color="auto"/>
            </w:tcBorders>
            <w:shd w:val="clear" w:color="auto" w:fill="auto"/>
            <w:vAlign w:val="center"/>
          </w:tcPr>
          <w:p w14:paraId="798D974A"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single" w:sz="4" w:space="0" w:color="auto"/>
              <w:left w:val="nil"/>
              <w:bottom w:val="single" w:sz="4" w:space="0" w:color="auto"/>
              <w:right w:val="single" w:sz="4" w:space="0" w:color="auto"/>
            </w:tcBorders>
            <w:shd w:val="clear" w:color="auto" w:fill="auto"/>
            <w:vAlign w:val="center"/>
          </w:tcPr>
          <w:p w14:paraId="47F1F03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w:t>
            </w:r>
          </w:p>
        </w:tc>
        <w:tc>
          <w:tcPr>
            <w:tcW w:w="0" w:type="auto"/>
            <w:tcBorders>
              <w:top w:val="single" w:sz="4" w:space="0" w:color="auto"/>
              <w:left w:val="nil"/>
              <w:bottom w:val="single" w:sz="4" w:space="0" w:color="auto"/>
              <w:right w:val="single" w:sz="4" w:space="0" w:color="auto"/>
            </w:tcBorders>
            <w:shd w:val="clear" w:color="auto" w:fill="auto"/>
            <w:vAlign w:val="center"/>
          </w:tcPr>
          <w:p w14:paraId="27992B0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single" w:sz="4" w:space="0" w:color="auto"/>
              <w:left w:val="nil"/>
              <w:bottom w:val="single" w:sz="4" w:space="0" w:color="auto"/>
              <w:right w:val="single" w:sz="4" w:space="0" w:color="auto"/>
            </w:tcBorders>
            <w:shd w:val="clear" w:color="auto" w:fill="auto"/>
            <w:vAlign w:val="center"/>
          </w:tcPr>
          <w:p w14:paraId="3A15469F"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w:t>
            </w:r>
          </w:p>
        </w:tc>
        <w:tc>
          <w:tcPr>
            <w:tcW w:w="0" w:type="auto"/>
            <w:tcBorders>
              <w:top w:val="single" w:sz="4" w:space="0" w:color="auto"/>
              <w:left w:val="nil"/>
              <w:bottom w:val="single" w:sz="4" w:space="0" w:color="auto"/>
              <w:right w:val="single" w:sz="4" w:space="0" w:color="auto"/>
            </w:tcBorders>
            <w:shd w:val="clear" w:color="auto" w:fill="auto"/>
            <w:vAlign w:val="center"/>
          </w:tcPr>
          <w:p w14:paraId="5D4324BE"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w:t>
            </w:r>
          </w:p>
        </w:tc>
        <w:tc>
          <w:tcPr>
            <w:tcW w:w="0" w:type="auto"/>
            <w:tcBorders>
              <w:top w:val="single" w:sz="4" w:space="0" w:color="auto"/>
              <w:left w:val="nil"/>
              <w:bottom w:val="single" w:sz="4" w:space="0" w:color="auto"/>
              <w:right w:val="single" w:sz="4" w:space="0" w:color="auto"/>
            </w:tcBorders>
            <w:shd w:val="clear" w:color="auto" w:fill="auto"/>
            <w:vAlign w:val="center"/>
          </w:tcPr>
          <w:p w14:paraId="73E564D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single" w:sz="4" w:space="0" w:color="auto"/>
              <w:left w:val="nil"/>
              <w:bottom w:val="single" w:sz="4" w:space="0" w:color="auto"/>
              <w:right w:val="single" w:sz="4" w:space="0" w:color="auto"/>
            </w:tcBorders>
            <w:shd w:val="clear" w:color="auto" w:fill="auto"/>
            <w:vAlign w:val="center"/>
          </w:tcPr>
          <w:p w14:paraId="425A6173"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偏振光</w:t>
            </w:r>
          </w:p>
        </w:tc>
        <w:tc>
          <w:tcPr>
            <w:tcW w:w="0" w:type="auto"/>
            <w:tcBorders>
              <w:top w:val="single" w:sz="4" w:space="0" w:color="auto"/>
              <w:left w:val="nil"/>
              <w:bottom w:val="single" w:sz="4" w:space="0" w:color="auto"/>
              <w:right w:val="single" w:sz="4" w:space="0" w:color="auto"/>
            </w:tcBorders>
            <w:shd w:val="clear" w:color="auto" w:fill="auto"/>
            <w:vAlign w:val="center"/>
          </w:tcPr>
          <w:p w14:paraId="20594E6C"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1D225051"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486FE70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07FFBD5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790F370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57BED684"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4F38712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435AA26A"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single" w:sz="4" w:space="0" w:color="auto"/>
              <w:left w:val="nil"/>
              <w:bottom w:val="single" w:sz="4" w:space="0" w:color="auto"/>
              <w:right w:val="single" w:sz="4" w:space="0" w:color="auto"/>
            </w:tcBorders>
            <w:shd w:val="clear" w:color="auto" w:fill="auto"/>
            <w:vAlign w:val="center"/>
          </w:tcPr>
          <w:p w14:paraId="071598E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双反射读取</w:t>
            </w:r>
          </w:p>
        </w:tc>
      </w:tr>
      <w:tr w:rsidR="00022740" w:rsidRPr="00B87AB8" w14:paraId="69B421E8" w14:textId="77777777" w:rsidTr="009656E1">
        <w:trPr>
          <w:trHeight w:val="288"/>
        </w:trPr>
        <w:tc>
          <w:tcPr>
            <w:tcW w:w="0" w:type="auto"/>
            <w:vMerge/>
            <w:tcBorders>
              <w:top w:val="single" w:sz="4" w:space="0" w:color="auto"/>
              <w:left w:val="single" w:sz="4" w:space="0" w:color="auto"/>
              <w:bottom w:val="single" w:sz="4" w:space="0" w:color="auto"/>
              <w:right w:val="single" w:sz="4" w:space="0" w:color="auto"/>
            </w:tcBorders>
            <w:vAlign w:val="center"/>
          </w:tcPr>
          <w:p w14:paraId="64885E09" w14:textId="77777777" w:rsidR="00022740" w:rsidRPr="00B87AB8" w:rsidRDefault="00022740" w:rsidP="009656E1">
            <w:pPr>
              <w:widowControl/>
              <w:adjustRightInd/>
              <w:spacing w:line="240" w:lineRule="auto"/>
              <w:ind w:firstLine="0"/>
              <w:textAlignment w:val="auto"/>
              <w:rPr>
                <w:rFonts w:ascii="Calibri" w:eastAsia="Times New Roman" w:hAnsi="Calibri"/>
                <w:kern w:val="0"/>
                <w:sz w:val="22"/>
                <w:szCs w:val="22"/>
              </w:rPr>
            </w:pPr>
          </w:p>
        </w:tc>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5E8C5A3B"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比合三进制</w:t>
            </w:r>
          </w:p>
        </w:tc>
        <w:tc>
          <w:tcPr>
            <w:tcW w:w="0" w:type="auto"/>
            <w:tcBorders>
              <w:top w:val="nil"/>
              <w:left w:val="nil"/>
              <w:bottom w:val="single" w:sz="4" w:space="0" w:color="auto"/>
              <w:right w:val="single" w:sz="4" w:space="0" w:color="auto"/>
            </w:tcBorders>
            <w:shd w:val="clear" w:color="auto" w:fill="auto"/>
            <w:vAlign w:val="center"/>
          </w:tcPr>
          <w:p w14:paraId="496E76E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正</w:t>
            </w:r>
          </w:p>
        </w:tc>
        <w:tc>
          <w:tcPr>
            <w:tcW w:w="0" w:type="auto"/>
            <w:tcBorders>
              <w:top w:val="nil"/>
              <w:left w:val="nil"/>
              <w:bottom w:val="single" w:sz="4" w:space="0" w:color="auto"/>
              <w:right w:val="single" w:sz="4" w:space="0" w:color="auto"/>
            </w:tcBorders>
            <w:shd w:val="clear" w:color="000000" w:fill="FFFFFF"/>
            <w:vAlign w:val="center"/>
          </w:tcPr>
          <w:p w14:paraId="2DD46438"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000000" w:fill="FFFFFF"/>
            <w:vAlign w:val="center"/>
          </w:tcPr>
          <w:p w14:paraId="48158C30"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000000" w:fill="FFFFFF"/>
            <w:vAlign w:val="center"/>
          </w:tcPr>
          <w:p w14:paraId="7DAFF11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000000" w:fill="F2F2F2"/>
            <w:vAlign w:val="center"/>
          </w:tcPr>
          <w:p w14:paraId="61C0EF85"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000000" w:fill="FFFFFF"/>
            <w:vAlign w:val="center"/>
          </w:tcPr>
          <w:p w14:paraId="41B1BE5F"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000000" w:fill="F2F2F2"/>
            <w:vAlign w:val="center"/>
          </w:tcPr>
          <w:p w14:paraId="5AE1226B"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000000" w:fill="F2F2F2"/>
            <w:vAlign w:val="center"/>
          </w:tcPr>
          <w:p w14:paraId="09F24FE5"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000000" w:fill="FFFFFF"/>
            <w:vAlign w:val="center"/>
          </w:tcPr>
          <w:p w14:paraId="2FEFC2AF"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vAlign w:val="center"/>
          </w:tcPr>
          <w:p w14:paraId="1C0C79C9"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纵波</w:t>
            </w:r>
          </w:p>
        </w:tc>
        <w:tc>
          <w:tcPr>
            <w:tcW w:w="0" w:type="auto"/>
            <w:tcBorders>
              <w:top w:val="nil"/>
              <w:left w:val="nil"/>
              <w:bottom w:val="single" w:sz="4" w:space="0" w:color="auto"/>
              <w:right w:val="single" w:sz="4" w:space="0" w:color="auto"/>
            </w:tcBorders>
            <w:shd w:val="clear" w:color="auto" w:fill="auto"/>
            <w:vAlign w:val="center"/>
          </w:tcPr>
          <w:p w14:paraId="25A8CF11"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581C77BF"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572AB98B"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000000" w:fill="D9D9D9"/>
            <w:vAlign w:val="center"/>
          </w:tcPr>
          <w:p w14:paraId="1D1CFD90"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0" w:type="auto"/>
            <w:tcBorders>
              <w:top w:val="nil"/>
              <w:left w:val="nil"/>
              <w:bottom w:val="single" w:sz="4" w:space="0" w:color="auto"/>
              <w:right w:val="single" w:sz="4" w:space="0" w:color="auto"/>
            </w:tcBorders>
            <w:shd w:val="clear" w:color="auto" w:fill="auto"/>
            <w:vAlign w:val="center"/>
          </w:tcPr>
          <w:p w14:paraId="7C383EA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000000" w:fill="D9D9D9"/>
            <w:vAlign w:val="center"/>
          </w:tcPr>
          <w:p w14:paraId="14C84F22"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0" w:type="auto"/>
            <w:tcBorders>
              <w:top w:val="nil"/>
              <w:left w:val="nil"/>
              <w:bottom w:val="single" w:sz="4" w:space="0" w:color="auto"/>
              <w:right w:val="single" w:sz="4" w:space="0" w:color="auto"/>
            </w:tcBorders>
            <w:shd w:val="clear" w:color="000000" w:fill="D9D9D9"/>
            <w:vAlign w:val="center"/>
          </w:tcPr>
          <w:p w14:paraId="63908352"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0" w:type="auto"/>
            <w:tcBorders>
              <w:top w:val="nil"/>
              <w:left w:val="nil"/>
              <w:bottom w:val="single" w:sz="4" w:space="0" w:color="auto"/>
              <w:right w:val="single" w:sz="4" w:space="0" w:color="auto"/>
            </w:tcBorders>
            <w:shd w:val="clear" w:color="auto" w:fill="auto"/>
            <w:vAlign w:val="center"/>
          </w:tcPr>
          <w:p w14:paraId="3A0AD4EE"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4C9776C4"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纵向写</w:t>
            </w:r>
          </w:p>
        </w:tc>
      </w:tr>
      <w:tr w:rsidR="00022740" w:rsidRPr="00B87AB8" w14:paraId="7A15EDC4" w14:textId="77777777" w:rsidTr="009656E1">
        <w:trPr>
          <w:trHeight w:val="288"/>
        </w:trPr>
        <w:tc>
          <w:tcPr>
            <w:tcW w:w="0" w:type="auto"/>
            <w:vMerge/>
            <w:tcBorders>
              <w:top w:val="single" w:sz="4" w:space="0" w:color="auto"/>
              <w:left w:val="single" w:sz="4" w:space="0" w:color="auto"/>
              <w:bottom w:val="single" w:sz="4" w:space="0" w:color="auto"/>
              <w:right w:val="single" w:sz="4" w:space="0" w:color="auto"/>
            </w:tcBorders>
            <w:vAlign w:val="center"/>
          </w:tcPr>
          <w:p w14:paraId="3E859FEB" w14:textId="77777777" w:rsidR="00022740" w:rsidRPr="00B87AB8" w:rsidRDefault="00022740" w:rsidP="009656E1">
            <w:pPr>
              <w:widowControl/>
              <w:adjustRightInd/>
              <w:spacing w:line="240" w:lineRule="auto"/>
              <w:ind w:firstLine="0"/>
              <w:textAlignment w:val="auto"/>
              <w:rPr>
                <w:rFonts w:ascii="Calibri" w:eastAsia="Times New Roman" w:hAnsi="Calibri"/>
                <w:kern w:val="0"/>
                <w:sz w:val="22"/>
                <w:szCs w:val="22"/>
              </w:rPr>
            </w:pPr>
          </w:p>
        </w:tc>
        <w:tc>
          <w:tcPr>
            <w:tcW w:w="0" w:type="auto"/>
            <w:vMerge/>
            <w:tcBorders>
              <w:top w:val="nil"/>
              <w:left w:val="single" w:sz="4" w:space="0" w:color="auto"/>
              <w:bottom w:val="single" w:sz="4" w:space="0" w:color="auto"/>
              <w:right w:val="single" w:sz="4" w:space="0" w:color="auto"/>
            </w:tcBorders>
            <w:vAlign w:val="center"/>
          </w:tcPr>
          <w:p w14:paraId="2754BDA9" w14:textId="77777777" w:rsidR="00022740" w:rsidRPr="00B87AB8" w:rsidRDefault="00022740" w:rsidP="009656E1">
            <w:pPr>
              <w:widowControl/>
              <w:adjustRightInd/>
              <w:spacing w:line="240" w:lineRule="auto"/>
              <w:ind w:firstLine="0"/>
              <w:textAlignment w:val="auto"/>
              <w:rPr>
                <w:rFonts w:ascii="Calibri" w:eastAsia="Times New Roman" w:hAnsi="Calibri"/>
                <w:kern w:val="0"/>
                <w:sz w:val="22"/>
                <w:szCs w:val="22"/>
              </w:rPr>
            </w:pPr>
          </w:p>
        </w:tc>
        <w:tc>
          <w:tcPr>
            <w:tcW w:w="0" w:type="auto"/>
            <w:tcBorders>
              <w:top w:val="nil"/>
              <w:left w:val="nil"/>
              <w:bottom w:val="single" w:sz="4" w:space="0" w:color="auto"/>
              <w:right w:val="single" w:sz="4" w:space="0" w:color="auto"/>
            </w:tcBorders>
            <w:shd w:val="clear" w:color="auto" w:fill="auto"/>
            <w:vAlign w:val="center"/>
          </w:tcPr>
          <w:p w14:paraId="78FCB43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反</w:t>
            </w:r>
          </w:p>
        </w:tc>
        <w:tc>
          <w:tcPr>
            <w:tcW w:w="0" w:type="auto"/>
            <w:tcBorders>
              <w:top w:val="nil"/>
              <w:left w:val="nil"/>
              <w:bottom w:val="single" w:sz="4" w:space="0" w:color="auto"/>
              <w:right w:val="single" w:sz="4" w:space="0" w:color="auto"/>
            </w:tcBorders>
            <w:shd w:val="clear" w:color="000000" w:fill="F2F2F2"/>
            <w:vAlign w:val="center"/>
          </w:tcPr>
          <w:p w14:paraId="119A8830"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vAlign w:val="center"/>
          </w:tcPr>
          <w:p w14:paraId="7067439F"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vAlign w:val="center"/>
          </w:tcPr>
          <w:p w14:paraId="449A0EB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vAlign w:val="center"/>
          </w:tcPr>
          <w:p w14:paraId="6533684E"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000000" w:fill="F2F2F2"/>
            <w:vAlign w:val="center"/>
          </w:tcPr>
          <w:p w14:paraId="003572C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p>
        </w:tc>
        <w:tc>
          <w:tcPr>
            <w:tcW w:w="0" w:type="auto"/>
            <w:tcBorders>
              <w:top w:val="nil"/>
              <w:left w:val="nil"/>
              <w:bottom w:val="single" w:sz="4" w:space="0" w:color="auto"/>
              <w:right w:val="single" w:sz="4" w:space="0" w:color="auto"/>
            </w:tcBorders>
            <w:shd w:val="clear" w:color="auto" w:fill="auto"/>
            <w:vAlign w:val="center"/>
          </w:tcPr>
          <w:p w14:paraId="1D80C1C4"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vAlign w:val="center"/>
          </w:tcPr>
          <w:p w14:paraId="6F9639A5"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vAlign w:val="center"/>
          </w:tcPr>
          <w:p w14:paraId="712E5511"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c>
          <w:tcPr>
            <w:tcW w:w="0" w:type="auto"/>
            <w:tcBorders>
              <w:top w:val="nil"/>
              <w:left w:val="nil"/>
              <w:bottom w:val="single" w:sz="4" w:space="0" w:color="auto"/>
              <w:right w:val="single" w:sz="4" w:space="0" w:color="auto"/>
            </w:tcBorders>
            <w:shd w:val="clear" w:color="auto" w:fill="auto"/>
            <w:vAlign w:val="center"/>
          </w:tcPr>
          <w:p w14:paraId="19825D32"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横波</w:t>
            </w:r>
          </w:p>
        </w:tc>
        <w:tc>
          <w:tcPr>
            <w:tcW w:w="0" w:type="auto"/>
            <w:tcBorders>
              <w:top w:val="nil"/>
              <w:left w:val="nil"/>
              <w:bottom w:val="single" w:sz="4" w:space="0" w:color="auto"/>
              <w:right w:val="single" w:sz="4" w:space="0" w:color="auto"/>
            </w:tcBorders>
            <w:shd w:val="clear" w:color="000000" w:fill="D9D9D9"/>
            <w:vAlign w:val="center"/>
          </w:tcPr>
          <w:p w14:paraId="393E0FEC"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0" w:type="auto"/>
            <w:tcBorders>
              <w:top w:val="nil"/>
              <w:left w:val="nil"/>
              <w:bottom w:val="single" w:sz="4" w:space="0" w:color="auto"/>
              <w:right w:val="single" w:sz="4" w:space="0" w:color="auto"/>
            </w:tcBorders>
            <w:shd w:val="clear" w:color="auto" w:fill="auto"/>
            <w:vAlign w:val="center"/>
          </w:tcPr>
          <w:p w14:paraId="1CF5928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1402E49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4E083A63"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000000" w:fill="D9D9D9"/>
            <w:vAlign w:val="center"/>
          </w:tcPr>
          <w:p w14:paraId="2CB4D762"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 </w:t>
            </w:r>
          </w:p>
        </w:tc>
        <w:tc>
          <w:tcPr>
            <w:tcW w:w="0" w:type="auto"/>
            <w:tcBorders>
              <w:top w:val="nil"/>
              <w:left w:val="nil"/>
              <w:bottom w:val="single" w:sz="4" w:space="0" w:color="auto"/>
              <w:right w:val="single" w:sz="4" w:space="0" w:color="auto"/>
            </w:tcBorders>
            <w:shd w:val="clear" w:color="auto" w:fill="auto"/>
            <w:vAlign w:val="center"/>
          </w:tcPr>
          <w:p w14:paraId="30B7A843"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10BEEE21"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07C22F0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w:t>
            </w:r>
          </w:p>
        </w:tc>
        <w:tc>
          <w:tcPr>
            <w:tcW w:w="0" w:type="auto"/>
            <w:tcBorders>
              <w:top w:val="nil"/>
              <w:left w:val="nil"/>
              <w:bottom w:val="single" w:sz="4" w:space="0" w:color="auto"/>
              <w:right w:val="single" w:sz="4" w:space="0" w:color="auto"/>
            </w:tcBorders>
            <w:shd w:val="clear" w:color="auto" w:fill="auto"/>
            <w:vAlign w:val="center"/>
          </w:tcPr>
          <w:p w14:paraId="3F92B42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横向写</w:t>
            </w:r>
          </w:p>
        </w:tc>
      </w:tr>
    </w:tbl>
    <w:p w14:paraId="364F81D9" w14:textId="77777777" w:rsidR="00022740" w:rsidRPr="00B87AB8" w:rsidRDefault="00022740" w:rsidP="00022740">
      <w:pPr>
        <w:ind w:firstLine="600"/>
        <w:jc w:val="both"/>
        <w:rPr>
          <w:rFonts w:eastAsia="宋体"/>
          <w:szCs w:val="28"/>
          <w:u w:val="single"/>
        </w:rPr>
      </w:pPr>
      <w:r w:rsidRPr="00B87AB8">
        <w:rPr>
          <w:rFonts w:eastAsia="宋体" w:hint="eastAsia"/>
          <w:szCs w:val="28"/>
          <w:u w:val="single"/>
        </w:rPr>
        <w:t>全息技术</w:t>
      </w:r>
      <w:r w:rsidRPr="00B87AB8">
        <w:rPr>
          <w:rFonts w:eastAsia="宋体"/>
          <w:szCs w:val="28"/>
          <w:u w:val="single"/>
        </w:rPr>
        <w:t>存储三进制数据</w:t>
      </w:r>
    </w:p>
    <w:p w14:paraId="23352F3C" w14:textId="77777777" w:rsidR="00022740" w:rsidRPr="00B87AB8" w:rsidRDefault="00022740" w:rsidP="00022740">
      <w:pPr>
        <w:ind w:firstLine="600"/>
        <w:jc w:val="both"/>
        <w:rPr>
          <w:rFonts w:eastAsia="宋体"/>
          <w:szCs w:val="28"/>
        </w:rPr>
      </w:pPr>
      <w:r w:rsidRPr="00B87AB8">
        <w:rPr>
          <w:rFonts w:eastAsia="宋体" w:hint="eastAsia"/>
          <w:szCs w:val="28"/>
        </w:rPr>
        <w:t>全息存储与全息照相完全相同，同样是利用了光的干涉原理。与其它存储技术不同，全息存储技术并不仅仅利用介质表面，它通过在整个存储介质内记录干涉图案来存储数据，这些干涉图案是由两束激光在某种晶体上相交来改变材料的光学特性所形成。激光器产生的激光束被分光镜一分为二，其中一束被命名为“物光束”，直接照射到被拍摄的物体，另一束则被称为“参考光束”，直接照射到感光</w:t>
      </w:r>
      <w:bookmarkStart w:id="45" w:name="OLE_LINK35"/>
      <w:r w:rsidRPr="00B87AB8">
        <w:rPr>
          <w:rFonts w:eastAsia="宋体" w:hint="eastAsia"/>
          <w:szCs w:val="28"/>
        </w:rPr>
        <w:t>胶</w:t>
      </w:r>
      <w:bookmarkEnd w:id="45"/>
      <w:r w:rsidRPr="00B87AB8">
        <w:rPr>
          <w:rFonts w:eastAsia="宋体" w:hint="eastAsia"/>
          <w:szCs w:val="28"/>
        </w:rPr>
        <w:t>片上。根据本发明的</w:t>
      </w:r>
      <w:r w:rsidRPr="00B87AB8">
        <w:rPr>
          <w:rFonts w:eastAsia="宋体" w:hint="eastAsia"/>
          <w:szCs w:val="28"/>
        </w:rPr>
        <w:t>TRIA</w:t>
      </w:r>
      <w:r w:rsidRPr="00B87AB8">
        <w:rPr>
          <w:rFonts w:eastAsia="宋体" w:hint="eastAsia"/>
          <w:szCs w:val="28"/>
        </w:rPr>
        <w:t>计算机系统，</w:t>
      </w:r>
      <w:r w:rsidRPr="00B87AB8">
        <w:rPr>
          <w:rFonts w:eastAsia="宋体" w:hint="eastAsia"/>
          <w:szCs w:val="28"/>
        </w:rPr>
        <w:t>TRIA</w:t>
      </w:r>
      <w:r w:rsidRPr="00B87AB8">
        <w:rPr>
          <w:rFonts w:eastAsia="宋体"/>
          <w:szCs w:val="28"/>
        </w:rPr>
        <w:t>比合三进制信号</w:t>
      </w:r>
      <w:r w:rsidRPr="00B87AB8">
        <w:rPr>
          <w:rFonts w:eastAsia="宋体" w:hint="eastAsia"/>
          <w:szCs w:val="28"/>
        </w:rPr>
        <w:t>通过</w:t>
      </w:r>
      <w:r w:rsidRPr="00B87AB8">
        <w:rPr>
          <w:rFonts w:eastAsia="宋体"/>
          <w:szCs w:val="28"/>
        </w:rPr>
        <w:t>调制解调</w:t>
      </w:r>
      <w:r w:rsidRPr="00B87AB8">
        <w:rPr>
          <w:rFonts w:eastAsia="宋体" w:hint="eastAsia"/>
          <w:szCs w:val="28"/>
        </w:rPr>
        <w:t>的两束</w:t>
      </w:r>
      <w:r w:rsidRPr="00B87AB8">
        <w:rPr>
          <w:rFonts w:eastAsia="宋体"/>
          <w:szCs w:val="28"/>
        </w:rPr>
        <w:t>激光</w:t>
      </w:r>
      <w:r w:rsidRPr="00B87AB8">
        <w:rPr>
          <w:rFonts w:eastAsia="宋体" w:hint="eastAsia"/>
          <w:szCs w:val="28"/>
        </w:rPr>
        <w:t>的</w:t>
      </w:r>
      <w:r w:rsidRPr="00B87AB8">
        <w:rPr>
          <w:rFonts w:eastAsia="宋体"/>
          <w:szCs w:val="28"/>
        </w:rPr>
        <w:t>在</w:t>
      </w:r>
      <w:r w:rsidRPr="00B87AB8">
        <w:rPr>
          <w:rFonts w:eastAsia="宋体" w:hint="eastAsia"/>
          <w:szCs w:val="28"/>
        </w:rPr>
        <w:t>感光胶片</w:t>
      </w:r>
      <w:r w:rsidRPr="00B87AB8">
        <w:rPr>
          <w:rFonts w:eastAsia="宋体"/>
          <w:szCs w:val="28"/>
        </w:rPr>
        <w:t>上产生</w:t>
      </w:r>
      <w:r w:rsidRPr="00B87AB8">
        <w:rPr>
          <w:rFonts w:eastAsia="宋体" w:hint="eastAsia"/>
          <w:szCs w:val="28"/>
        </w:rPr>
        <w:t>的</w:t>
      </w:r>
      <w:r w:rsidRPr="00B87AB8">
        <w:rPr>
          <w:rFonts w:eastAsia="宋体"/>
          <w:szCs w:val="28"/>
        </w:rPr>
        <w:t>干涉条纹记录</w:t>
      </w:r>
      <w:r w:rsidRPr="00B87AB8">
        <w:rPr>
          <w:rFonts w:eastAsia="宋体" w:hint="eastAsia"/>
          <w:szCs w:val="28"/>
        </w:rPr>
        <w:t>存储</w:t>
      </w:r>
      <w:r w:rsidRPr="00B87AB8">
        <w:rPr>
          <w:rFonts w:eastAsia="宋体"/>
          <w:szCs w:val="28"/>
        </w:rPr>
        <w:t>TRIA</w:t>
      </w:r>
      <w:r w:rsidRPr="00B87AB8">
        <w:rPr>
          <w:rFonts w:eastAsia="宋体" w:hint="eastAsia"/>
          <w:szCs w:val="28"/>
        </w:rPr>
        <w:t>比合</w:t>
      </w:r>
      <w:r w:rsidRPr="00B87AB8">
        <w:rPr>
          <w:rFonts w:eastAsia="宋体"/>
          <w:szCs w:val="28"/>
        </w:rPr>
        <w:t>三进制数据</w:t>
      </w:r>
      <w:r w:rsidRPr="00B87AB8">
        <w:rPr>
          <w:rFonts w:eastAsia="宋体" w:hint="eastAsia"/>
          <w:szCs w:val="28"/>
        </w:rPr>
        <w:t>信息</w:t>
      </w:r>
      <w:r w:rsidRPr="00B87AB8">
        <w:rPr>
          <w:rFonts w:eastAsia="宋体"/>
          <w:szCs w:val="28"/>
        </w:rPr>
        <w:t>，</w:t>
      </w:r>
      <w:r w:rsidRPr="00B87AB8">
        <w:rPr>
          <w:rFonts w:eastAsia="宋体" w:hint="eastAsia"/>
          <w:szCs w:val="28"/>
        </w:rPr>
        <w:t>再次</w:t>
      </w:r>
      <w:r w:rsidRPr="00B87AB8">
        <w:rPr>
          <w:rFonts w:eastAsia="宋体"/>
          <w:szCs w:val="28"/>
        </w:rPr>
        <w:t>通过</w:t>
      </w:r>
      <w:r w:rsidRPr="00B87AB8">
        <w:rPr>
          <w:rFonts w:eastAsia="宋体" w:hint="eastAsia"/>
          <w:szCs w:val="28"/>
        </w:rPr>
        <w:t>一套高效率的全息照相系统读取</w:t>
      </w:r>
      <w:r w:rsidRPr="00B87AB8">
        <w:rPr>
          <w:rFonts w:eastAsia="宋体"/>
          <w:szCs w:val="28"/>
        </w:rPr>
        <w:t>感光胶片上的</w:t>
      </w:r>
      <w:r w:rsidRPr="00B87AB8">
        <w:rPr>
          <w:rFonts w:eastAsia="宋体" w:hint="eastAsia"/>
          <w:szCs w:val="28"/>
        </w:rPr>
        <w:t>TRIA</w:t>
      </w:r>
      <w:r w:rsidRPr="00B87AB8">
        <w:rPr>
          <w:rFonts w:eastAsia="宋体"/>
          <w:szCs w:val="28"/>
        </w:rPr>
        <w:t>三进制记录的干涉条纹</w:t>
      </w:r>
      <w:r w:rsidRPr="00B87AB8">
        <w:rPr>
          <w:rFonts w:eastAsia="宋体" w:hint="eastAsia"/>
          <w:szCs w:val="28"/>
        </w:rPr>
        <w:t>，</w:t>
      </w:r>
      <w:r w:rsidRPr="00B87AB8">
        <w:rPr>
          <w:rFonts w:eastAsia="宋体"/>
          <w:szCs w:val="28"/>
        </w:rPr>
        <w:t>提取</w:t>
      </w:r>
      <w:r w:rsidRPr="00B87AB8">
        <w:rPr>
          <w:rFonts w:eastAsia="宋体" w:hint="eastAsia"/>
          <w:szCs w:val="28"/>
        </w:rPr>
        <w:t>全息</w:t>
      </w:r>
      <w:r w:rsidRPr="00B87AB8">
        <w:rPr>
          <w:rFonts w:eastAsia="宋体"/>
          <w:szCs w:val="28"/>
        </w:rPr>
        <w:t>感光胶片上的</w:t>
      </w:r>
      <w:r w:rsidRPr="00B87AB8">
        <w:rPr>
          <w:rFonts w:eastAsia="宋体"/>
          <w:szCs w:val="28"/>
        </w:rPr>
        <w:t>TRIA</w:t>
      </w:r>
      <w:r w:rsidRPr="00B87AB8">
        <w:rPr>
          <w:rFonts w:eastAsia="宋体"/>
          <w:szCs w:val="28"/>
        </w:rPr>
        <w:t>三进制的数据。</w:t>
      </w:r>
      <w:r w:rsidRPr="00B87AB8">
        <w:rPr>
          <w:rFonts w:eastAsia="宋体" w:hint="eastAsia"/>
          <w:szCs w:val="28"/>
        </w:rPr>
        <w:t>参考</w:t>
      </w:r>
      <w:r w:rsidRPr="00B87AB8">
        <w:rPr>
          <w:rFonts w:eastAsia="宋体"/>
          <w:szCs w:val="28"/>
        </w:rPr>
        <w:t>表</w:t>
      </w:r>
      <w:r w:rsidRPr="00B87AB8">
        <w:rPr>
          <w:rFonts w:eastAsia="宋体" w:hint="eastAsia"/>
          <w:szCs w:val="28"/>
        </w:rPr>
        <w:t>30</w:t>
      </w:r>
      <w:r w:rsidRPr="00B87AB8">
        <w:rPr>
          <w:rFonts w:eastAsia="宋体" w:hint="eastAsia"/>
          <w:szCs w:val="28"/>
        </w:rPr>
        <w:t>，两束</w:t>
      </w:r>
      <w:r w:rsidRPr="00B87AB8">
        <w:rPr>
          <w:rFonts w:eastAsia="宋体"/>
          <w:szCs w:val="28"/>
        </w:rPr>
        <w:t>光的比合三进制信号在光的衍射和干涉下不同的明暗条纹</w:t>
      </w:r>
      <w:r w:rsidRPr="00B87AB8">
        <w:rPr>
          <w:rFonts w:eastAsia="宋体" w:hint="eastAsia"/>
          <w:szCs w:val="28"/>
        </w:rPr>
        <w:t>在</w:t>
      </w:r>
      <w:r w:rsidRPr="00B87AB8">
        <w:rPr>
          <w:rFonts w:eastAsia="宋体"/>
          <w:szCs w:val="28"/>
        </w:rPr>
        <w:t>感光胶片上，记录</w:t>
      </w:r>
      <w:r w:rsidRPr="00B87AB8">
        <w:rPr>
          <w:rFonts w:eastAsia="宋体" w:hint="eastAsia"/>
          <w:szCs w:val="28"/>
        </w:rPr>
        <w:t>正反</w:t>
      </w:r>
      <w:r w:rsidRPr="00B87AB8">
        <w:rPr>
          <w:rFonts w:eastAsia="宋体"/>
          <w:szCs w:val="28"/>
        </w:rPr>
        <w:t>比合三进制的数据信息</w:t>
      </w:r>
      <w:r w:rsidRPr="00B87AB8">
        <w:rPr>
          <w:rFonts w:eastAsia="宋体" w:hint="eastAsia"/>
          <w:szCs w:val="28"/>
        </w:rPr>
        <w:t>，</w:t>
      </w:r>
      <w:r w:rsidRPr="00B87AB8">
        <w:rPr>
          <w:rFonts w:eastAsia="宋体"/>
          <w:szCs w:val="28"/>
        </w:rPr>
        <w:t>并且逆向操作读取比合三进制数据。</w:t>
      </w:r>
    </w:p>
    <w:p w14:paraId="4A61DCA0" w14:textId="77777777" w:rsidR="00022740" w:rsidRPr="00B87AB8" w:rsidRDefault="00022740" w:rsidP="00022740">
      <w:pPr>
        <w:ind w:firstLine="600"/>
        <w:jc w:val="both"/>
        <w:rPr>
          <w:rFonts w:eastAsia="宋体"/>
          <w:szCs w:val="28"/>
          <w:u w:val="single"/>
        </w:rPr>
      </w:pPr>
      <w:r w:rsidRPr="00B87AB8">
        <w:rPr>
          <w:rFonts w:eastAsia="宋体" w:hint="eastAsia"/>
          <w:szCs w:val="28"/>
          <w:u w:val="single"/>
        </w:rPr>
        <w:t>“比合”三进制转“对称”三进制</w:t>
      </w:r>
      <w:r w:rsidRPr="00B87AB8">
        <w:rPr>
          <w:rFonts w:eastAsia="宋体"/>
          <w:szCs w:val="28"/>
          <w:u w:val="single"/>
        </w:rPr>
        <w:t>存储</w:t>
      </w:r>
    </w:p>
    <w:p w14:paraId="2759B913" w14:textId="77777777" w:rsidR="00022740" w:rsidRPr="00B87AB8" w:rsidRDefault="00022740" w:rsidP="00022740">
      <w:pPr>
        <w:ind w:firstLine="600"/>
        <w:jc w:val="both"/>
        <w:rPr>
          <w:rFonts w:eastAsia="宋体"/>
          <w:szCs w:val="28"/>
        </w:rPr>
      </w:pPr>
      <w:r w:rsidRPr="00B87AB8">
        <w:rPr>
          <w:rFonts w:eastAsia="宋体" w:hint="eastAsia"/>
          <w:szCs w:val="28"/>
        </w:rPr>
        <w:t>如上所述，根据本发明的</w:t>
      </w:r>
      <w:r w:rsidRPr="00B87AB8">
        <w:rPr>
          <w:rFonts w:eastAsia="宋体" w:hint="eastAsia"/>
          <w:szCs w:val="28"/>
        </w:rPr>
        <w:t>TRIA</w:t>
      </w:r>
      <w:r w:rsidRPr="00B87AB8">
        <w:rPr>
          <w:rFonts w:eastAsia="宋体" w:hint="eastAsia"/>
          <w:szCs w:val="28"/>
        </w:rPr>
        <w:t>计算机系统，正反位</w:t>
      </w:r>
      <w:r w:rsidRPr="00B87AB8">
        <w:rPr>
          <w:rFonts w:eastAsia="宋体"/>
          <w:szCs w:val="28"/>
        </w:rPr>
        <w:t>的</w:t>
      </w:r>
      <w:r w:rsidRPr="00B87AB8">
        <w:rPr>
          <w:rFonts w:eastAsia="宋体" w:hint="eastAsia"/>
          <w:szCs w:val="28"/>
        </w:rPr>
        <w:t>“比合”三进制和一位“对称”三进制存在</w:t>
      </w:r>
      <w:r w:rsidRPr="00B87AB8">
        <w:rPr>
          <w:rFonts w:eastAsia="宋体"/>
          <w:szCs w:val="28"/>
        </w:rPr>
        <w:t>一对一的关系，</w:t>
      </w:r>
      <w:r w:rsidRPr="00B87AB8">
        <w:rPr>
          <w:rFonts w:eastAsia="宋体" w:hint="eastAsia"/>
          <w:szCs w:val="28"/>
        </w:rPr>
        <w:t>因此参照表</w:t>
      </w:r>
      <w:r w:rsidR="004529E0" w:rsidRPr="00B87AB8">
        <w:rPr>
          <w:rFonts w:eastAsia="宋体" w:hint="eastAsia"/>
          <w:szCs w:val="28"/>
        </w:rPr>
        <w:t>16</w:t>
      </w:r>
      <w:r w:rsidRPr="00B87AB8">
        <w:rPr>
          <w:rFonts w:eastAsia="宋体" w:hint="eastAsia"/>
          <w:szCs w:val="28"/>
        </w:rPr>
        <w:t>的</w:t>
      </w:r>
      <w:r w:rsidRPr="00B87AB8">
        <w:rPr>
          <w:rFonts w:eastAsia="宋体"/>
          <w:szCs w:val="28"/>
        </w:rPr>
        <w:t>转换</w:t>
      </w:r>
      <w:r w:rsidRPr="00B87AB8">
        <w:rPr>
          <w:rFonts w:eastAsia="宋体" w:hint="eastAsia"/>
          <w:szCs w:val="28"/>
        </w:rPr>
        <w:t>方式</w:t>
      </w:r>
      <w:r w:rsidRPr="00B87AB8">
        <w:rPr>
          <w:rFonts w:eastAsia="宋体"/>
          <w:szCs w:val="28"/>
        </w:rPr>
        <w:t>，</w:t>
      </w:r>
      <w:r w:rsidRPr="00B87AB8">
        <w:rPr>
          <w:rFonts w:eastAsia="宋体" w:hint="eastAsia"/>
          <w:szCs w:val="28"/>
        </w:rPr>
        <w:t>可将“比合”三进制</w:t>
      </w:r>
      <w:r w:rsidRPr="00B87AB8">
        <w:rPr>
          <w:rFonts w:eastAsia="宋体"/>
          <w:szCs w:val="28"/>
        </w:rPr>
        <w:t>数据输出成一个三值状态的存储介质上，提高存储密度，</w:t>
      </w:r>
      <w:r w:rsidRPr="00B87AB8">
        <w:rPr>
          <w:rFonts w:eastAsia="宋体" w:hint="eastAsia"/>
          <w:szCs w:val="28"/>
        </w:rPr>
        <w:t>再次</w:t>
      </w:r>
      <w:r w:rsidRPr="00B87AB8">
        <w:rPr>
          <w:rFonts w:eastAsia="宋体"/>
          <w:szCs w:val="28"/>
        </w:rPr>
        <w:t>，存储介质上的三值状态的信号转换成</w:t>
      </w:r>
      <w:r w:rsidRPr="00B87AB8">
        <w:rPr>
          <w:rFonts w:eastAsia="宋体" w:hint="eastAsia"/>
          <w:szCs w:val="28"/>
        </w:rPr>
        <w:t>“比合”三进制</w:t>
      </w:r>
      <w:r w:rsidRPr="00B87AB8">
        <w:rPr>
          <w:rFonts w:eastAsia="宋体"/>
          <w:szCs w:val="28"/>
        </w:rPr>
        <w:t>数据，在</w:t>
      </w:r>
      <w:r w:rsidRPr="00B87AB8">
        <w:rPr>
          <w:rFonts w:eastAsia="宋体"/>
          <w:szCs w:val="28"/>
        </w:rPr>
        <w:t>TRIA</w:t>
      </w:r>
      <w:r w:rsidRPr="00B87AB8">
        <w:rPr>
          <w:rFonts w:eastAsia="宋体"/>
          <w:szCs w:val="28"/>
        </w:rPr>
        <w:t>计算机系统中运算处理，</w:t>
      </w:r>
      <w:r w:rsidRPr="00B87AB8">
        <w:rPr>
          <w:rFonts w:eastAsia="宋体" w:hint="eastAsia"/>
          <w:szCs w:val="28"/>
        </w:rPr>
        <w:t>“比合”和“对称”三进制</w:t>
      </w:r>
      <w:r w:rsidRPr="00B87AB8">
        <w:rPr>
          <w:rFonts w:eastAsia="宋体"/>
          <w:szCs w:val="28"/>
        </w:rPr>
        <w:t>存储</w:t>
      </w:r>
      <w:r w:rsidRPr="00B87AB8">
        <w:rPr>
          <w:rFonts w:eastAsia="宋体" w:hint="eastAsia"/>
          <w:szCs w:val="28"/>
        </w:rPr>
        <w:t>信息相</w:t>
      </w:r>
      <w:r w:rsidRPr="00B87AB8">
        <w:rPr>
          <w:rFonts w:eastAsia="宋体"/>
          <w:szCs w:val="28"/>
        </w:rPr>
        <w:t>互转</w:t>
      </w:r>
      <w:r w:rsidRPr="00B87AB8">
        <w:rPr>
          <w:rFonts w:eastAsia="宋体" w:hint="eastAsia"/>
          <w:szCs w:val="28"/>
        </w:rPr>
        <w:t>换</w:t>
      </w:r>
      <w:r w:rsidRPr="00B87AB8">
        <w:rPr>
          <w:rFonts w:eastAsia="宋体"/>
          <w:szCs w:val="28"/>
        </w:rPr>
        <w:t>。</w:t>
      </w:r>
    </w:p>
    <w:p w14:paraId="381DC44D" w14:textId="77777777" w:rsidR="00022740" w:rsidRPr="00B87AB8" w:rsidRDefault="00022740" w:rsidP="00022740">
      <w:pPr>
        <w:pStyle w:val="Heading3"/>
        <w:numPr>
          <w:ilvl w:val="0"/>
          <w:numId w:val="0"/>
        </w:numPr>
        <w:spacing w:after="0"/>
        <w:rPr>
          <w:rFonts w:ascii="宋体" w:eastAsia="宋体" w:hAnsi="宋体"/>
          <w:sz w:val="28"/>
          <w:szCs w:val="28"/>
          <w:u w:val="single"/>
        </w:rPr>
      </w:pPr>
      <w:r w:rsidRPr="00B87AB8">
        <w:rPr>
          <w:rFonts w:ascii="宋体" w:eastAsia="宋体" w:hAnsi="宋体"/>
          <w:sz w:val="28"/>
          <w:szCs w:val="28"/>
          <w:u w:val="single"/>
        </w:rPr>
        <w:lastRenderedPageBreak/>
        <w:t>TRIA网络系统</w:t>
      </w:r>
    </w:p>
    <w:p w14:paraId="690092DD" w14:textId="77777777" w:rsidR="00022740" w:rsidRPr="00B87AB8" w:rsidRDefault="00022740" w:rsidP="00022740">
      <w:pPr>
        <w:ind w:firstLine="600"/>
        <w:jc w:val="both"/>
        <w:rPr>
          <w:rFonts w:eastAsia="宋体"/>
          <w:szCs w:val="28"/>
        </w:rPr>
      </w:pPr>
      <w:r w:rsidRPr="00B87AB8">
        <w:rPr>
          <w:rFonts w:eastAsia="宋体"/>
          <w:szCs w:val="28"/>
        </w:rPr>
        <w:t>TRIA</w:t>
      </w:r>
      <w:r w:rsidRPr="00B87AB8">
        <w:rPr>
          <w:rFonts w:eastAsia="宋体" w:hint="eastAsia"/>
          <w:szCs w:val="28"/>
        </w:rPr>
        <w:t>计算系统</w:t>
      </w:r>
      <w:r w:rsidRPr="00B87AB8">
        <w:rPr>
          <w:rFonts w:eastAsia="宋体"/>
          <w:szCs w:val="28"/>
        </w:rPr>
        <w:t>的</w:t>
      </w:r>
      <w:r w:rsidRPr="00B87AB8">
        <w:rPr>
          <w:rFonts w:eastAsia="宋体" w:hint="eastAsia"/>
          <w:szCs w:val="28"/>
        </w:rPr>
        <w:t>数据</w:t>
      </w:r>
      <w:r w:rsidRPr="00B87AB8">
        <w:rPr>
          <w:rFonts w:eastAsia="宋体"/>
          <w:szCs w:val="28"/>
        </w:rPr>
        <w:t>结构</w:t>
      </w:r>
      <w:r w:rsidRPr="00B87AB8">
        <w:rPr>
          <w:rFonts w:eastAsia="宋体" w:hint="eastAsia"/>
          <w:szCs w:val="28"/>
        </w:rPr>
        <w:t>方式跟</w:t>
      </w:r>
      <w:r w:rsidRPr="00B87AB8">
        <w:rPr>
          <w:rFonts w:eastAsia="宋体"/>
          <w:szCs w:val="28"/>
        </w:rPr>
        <w:t>二进制计算机的数据结构方式不同</w:t>
      </w:r>
      <w:r w:rsidRPr="00B87AB8">
        <w:rPr>
          <w:rFonts w:eastAsia="宋体" w:hint="eastAsia"/>
          <w:szCs w:val="28"/>
        </w:rPr>
        <w:t>，</w:t>
      </w:r>
      <w:r w:rsidRPr="00B87AB8">
        <w:rPr>
          <w:rFonts w:eastAsia="宋体"/>
          <w:szCs w:val="28"/>
        </w:rPr>
        <w:t>使网络协议上比合式</w:t>
      </w:r>
      <w:r w:rsidRPr="00B87AB8">
        <w:rPr>
          <w:rFonts w:eastAsia="宋体"/>
          <w:szCs w:val="28"/>
        </w:rPr>
        <w:t>IPv4</w:t>
      </w:r>
      <w:r w:rsidRPr="00B87AB8">
        <w:rPr>
          <w:rFonts w:eastAsia="宋体" w:hint="eastAsia"/>
          <w:szCs w:val="28"/>
        </w:rPr>
        <w:t>或</w:t>
      </w:r>
      <w:r w:rsidRPr="00B87AB8">
        <w:rPr>
          <w:rFonts w:eastAsia="宋体" w:hint="eastAsia"/>
          <w:szCs w:val="28"/>
        </w:rPr>
        <w:t>IPv6</w:t>
      </w:r>
      <w:r w:rsidRPr="00B87AB8">
        <w:rPr>
          <w:rFonts w:eastAsia="宋体" w:hint="eastAsia"/>
          <w:szCs w:val="28"/>
        </w:rPr>
        <w:t>形式</w:t>
      </w:r>
      <w:r w:rsidRPr="00B87AB8">
        <w:rPr>
          <w:rFonts w:eastAsia="宋体"/>
          <w:szCs w:val="28"/>
        </w:rPr>
        <w:t>表示，</w:t>
      </w:r>
      <w:r w:rsidRPr="00B87AB8">
        <w:rPr>
          <w:rFonts w:eastAsia="宋体"/>
          <w:szCs w:val="28"/>
        </w:rPr>
        <w:t>IPv4</w:t>
      </w:r>
      <w:r w:rsidRPr="00B87AB8">
        <w:rPr>
          <w:rFonts w:eastAsia="宋体" w:hint="eastAsia"/>
          <w:szCs w:val="28"/>
        </w:rPr>
        <w:t>是</w:t>
      </w:r>
      <w:r w:rsidRPr="00B87AB8">
        <w:rPr>
          <w:rFonts w:eastAsia="宋体" w:hint="eastAsia"/>
          <w:szCs w:val="28"/>
        </w:rPr>
        <w:t>2</w:t>
      </w:r>
      <w:r w:rsidRPr="00B87AB8">
        <w:rPr>
          <w:rFonts w:eastAsia="宋体" w:hint="eastAsia"/>
          <w:szCs w:val="28"/>
        </w:rPr>
        <w:t>的</w:t>
      </w:r>
      <w:r w:rsidRPr="00B87AB8">
        <w:rPr>
          <w:rFonts w:eastAsia="宋体" w:hint="eastAsia"/>
          <w:szCs w:val="28"/>
        </w:rPr>
        <w:t>32</w:t>
      </w:r>
      <w:r w:rsidRPr="00B87AB8">
        <w:rPr>
          <w:rFonts w:eastAsia="宋体" w:hint="eastAsia"/>
          <w:szCs w:val="28"/>
        </w:rPr>
        <w:t>位</w:t>
      </w:r>
      <w:r w:rsidRPr="00B87AB8">
        <w:rPr>
          <w:rFonts w:eastAsia="宋体"/>
          <w:szCs w:val="28"/>
        </w:rPr>
        <w:t>表示一个网络地址</w:t>
      </w:r>
      <w:r w:rsidRPr="00B87AB8">
        <w:rPr>
          <w:rFonts w:eastAsia="宋体" w:hint="eastAsia"/>
          <w:szCs w:val="28"/>
        </w:rPr>
        <w:t>，</w:t>
      </w:r>
      <w:r w:rsidRPr="00B87AB8">
        <w:rPr>
          <w:rFonts w:eastAsia="宋体"/>
          <w:szCs w:val="28"/>
        </w:rPr>
        <w:t>网络节点</w:t>
      </w:r>
      <w:r w:rsidRPr="00B87AB8">
        <w:rPr>
          <w:rFonts w:eastAsia="宋体" w:hint="eastAsia"/>
          <w:szCs w:val="28"/>
        </w:rPr>
        <w:t>数</w:t>
      </w:r>
      <w:r w:rsidRPr="00B87AB8">
        <w:rPr>
          <w:rFonts w:eastAsia="宋体"/>
          <w:szCs w:val="28"/>
        </w:rPr>
        <w:t>是</w:t>
      </w:r>
      <w:r w:rsidRPr="00B87AB8">
        <w:rPr>
          <w:rFonts w:eastAsia="宋体" w:hint="eastAsia"/>
          <w:szCs w:val="28"/>
        </w:rPr>
        <w:t>2</w:t>
      </w:r>
      <w:r w:rsidRPr="00B87AB8">
        <w:rPr>
          <w:rFonts w:eastAsia="宋体" w:hint="eastAsia"/>
          <w:szCs w:val="28"/>
          <w:vertAlign w:val="superscript"/>
        </w:rPr>
        <w:t>32</w:t>
      </w:r>
      <w:r w:rsidRPr="00B87AB8">
        <w:rPr>
          <w:rFonts w:eastAsia="宋体" w:hint="eastAsia"/>
          <w:szCs w:val="28"/>
        </w:rPr>
        <w:t>=</w:t>
      </w:r>
      <w:r w:rsidRPr="00B87AB8">
        <w:rPr>
          <w:rFonts w:eastAsia="宋体"/>
          <w:szCs w:val="28"/>
        </w:rPr>
        <w:t>4</w:t>
      </w:r>
      <w:r w:rsidRPr="00B87AB8">
        <w:rPr>
          <w:rFonts w:eastAsia="宋体" w:hint="eastAsia"/>
          <w:szCs w:val="28"/>
        </w:rPr>
        <w:t>.</w:t>
      </w:r>
      <w:r w:rsidRPr="00B87AB8">
        <w:rPr>
          <w:rFonts w:eastAsia="宋体"/>
          <w:szCs w:val="28"/>
        </w:rPr>
        <w:t>294967296E+9</w:t>
      </w:r>
      <w:r w:rsidRPr="00B87AB8">
        <w:rPr>
          <w:rFonts w:eastAsia="宋体" w:hint="eastAsia"/>
          <w:szCs w:val="28"/>
        </w:rPr>
        <w:t>个</w:t>
      </w:r>
      <w:r w:rsidRPr="00B87AB8">
        <w:rPr>
          <w:rFonts w:eastAsia="宋体"/>
          <w:szCs w:val="28"/>
        </w:rPr>
        <w:t>，基于</w:t>
      </w:r>
      <w:r w:rsidRPr="00B87AB8">
        <w:rPr>
          <w:rFonts w:eastAsia="宋体" w:hint="eastAsia"/>
          <w:szCs w:val="28"/>
        </w:rPr>
        <w:t>TRIA</w:t>
      </w:r>
      <w:r w:rsidRPr="00B87AB8">
        <w:rPr>
          <w:rFonts w:eastAsia="宋体"/>
          <w:szCs w:val="28"/>
        </w:rPr>
        <w:t>三进制的网络</w:t>
      </w:r>
      <w:r w:rsidRPr="00B87AB8">
        <w:rPr>
          <w:rFonts w:eastAsia="宋体" w:hint="eastAsia"/>
          <w:szCs w:val="28"/>
        </w:rPr>
        <w:t>节点</w:t>
      </w:r>
      <w:r w:rsidRPr="00B87AB8">
        <w:rPr>
          <w:rFonts w:eastAsia="宋体"/>
          <w:szCs w:val="28"/>
        </w:rPr>
        <w:t>数是</w:t>
      </w:r>
      <w:r w:rsidRPr="00B87AB8">
        <w:rPr>
          <w:rFonts w:eastAsia="宋体" w:hint="eastAsia"/>
          <w:szCs w:val="28"/>
        </w:rPr>
        <w:t>3</w:t>
      </w:r>
      <w:r w:rsidRPr="00B87AB8">
        <w:rPr>
          <w:rFonts w:eastAsia="宋体" w:hint="eastAsia"/>
          <w:szCs w:val="28"/>
          <w:vertAlign w:val="superscript"/>
        </w:rPr>
        <w:t>32</w:t>
      </w:r>
      <w:r w:rsidRPr="00B87AB8">
        <w:rPr>
          <w:rFonts w:eastAsia="宋体" w:hint="eastAsia"/>
          <w:szCs w:val="28"/>
        </w:rPr>
        <w:t>=</w:t>
      </w:r>
      <w:r w:rsidRPr="00B87AB8">
        <w:rPr>
          <w:rFonts w:eastAsia="宋体"/>
          <w:szCs w:val="28"/>
        </w:rPr>
        <w:t>1.85302E+15</w:t>
      </w:r>
      <w:r w:rsidRPr="00B87AB8">
        <w:rPr>
          <w:rFonts w:eastAsia="宋体" w:hint="eastAsia"/>
          <w:szCs w:val="28"/>
        </w:rPr>
        <w:t>个，</w:t>
      </w:r>
      <w:r w:rsidRPr="00B87AB8">
        <w:rPr>
          <w:rFonts w:eastAsia="宋体"/>
          <w:szCs w:val="28"/>
        </w:rPr>
        <w:t>IPv6</w:t>
      </w:r>
      <w:r w:rsidRPr="00B87AB8">
        <w:rPr>
          <w:rFonts w:eastAsia="宋体" w:hint="eastAsia"/>
          <w:szCs w:val="28"/>
        </w:rPr>
        <w:t>是</w:t>
      </w:r>
      <w:r w:rsidRPr="00B87AB8">
        <w:rPr>
          <w:rFonts w:eastAsia="宋体" w:hint="eastAsia"/>
          <w:szCs w:val="28"/>
        </w:rPr>
        <w:t>2</w:t>
      </w:r>
      <w:r w:rsidRPr="00B87AB8">
        <w:rPr>
          <w:rFonts w:eastAsia="宋体" w:hint="eastAsia"/>
          <w:szCs w:val="28"/>
        </w:rPr>
        <w:t>的</w:t>
      </w:r>
      <w:r w:rsidRPr="00B87AB8">
        <w:rPr>
          <w:rFonts w:eastAsia="宋体" w:hint="eastAsia"/>
          <w:szCs w:val="28"/>
        </w:rPr>
        <w:t>128</w:t>
      </w:r>
      <w:r w:rsidRPr="00B87AB8">
        <w:rPr>
          <w:rFonts w:eastAsia="宋体" w:hint="eastAsia"/>
          <w:szCs w:val="28"/>
        </w:rPr>
        <w:t>位表示</w:t>
      </w:r>
      <w:r w:rsidRPr="00B87AB8">
        <w:rPr>
          <w:rFonts w:eastAsia="宋体"/>
          <w:szCs w:val="28"/>
        </w:rPr>
        <w:t>一个网络地址，网络节点数是</w:t>
      </w:r>
      <w:r w:rsidRPr="00B87AB8">
        <w:rPr>
          <w:rFonts w:eastAsia="宋体" w:hint="eastAsia"/>
          <w:szCs w:val="28"/>
        </w:rPr>
        <w:t>2</w:t>
      </w:r>
      <w:r w:rsidRPr="00B87AB8">
        <w:rPr>
          <w:rFonts w:eastAsia="宋体" w:hint="eastAsia"/>
          <w:szCs w:val="28"/>
          <w:vertAlign w:val="superscript"/>
        </w:rPr>
        <w:t>128</w:t>
      </w:r>
      <w:r w:rsidRPr="00B87AB8">
        <w:rPr>
          <w:rFonts w:eastAsia="宋体" w:hint="eastAsia"/>
          <w:szCs w:val="28"/>
        </w:rPr>
        <w:t>=</w:t>
      </w:r>
      <w:r w:rsidRPr="00B87AB8">
        <w:rPr>
          <w:rFonts w:eastAsia="宋体"/>
          <w:szCs w:val="28"/>
        </w:rPr>
        <w:t>3.40282E+38</w:t>
      </w:r>
      <w:r w:rsidRPr="00B87AB8">
        <w:rPr>
          <w:rFonts w:eastAsia="宋体" w:hint="eastAsia"/>
          <w:szCs w:val="28"/>
        </w:rPr>
        <w:t>个</w:t>
      </w:r>
      <w:r w:rsidRPr="00B87AB8">
        <w:rPr>
          <w:rFonts w:eastAsia="宋体"/>
          <w:szCs w:val="28"/>
        </w:rPr>
        <w:t>，基于</w:t>
      </w:r>
      <w:r w:rsidRPr="00B87AB8">
        <w:rPr>
          <w:rFonts w:eastAsia="宋体" w:hint="eastAsia"/>
          <w:szCs w:val="28"/>
        </w:rPr>
        <w:t>TRIA</w:t>
      </w:r>
      <w:r w:rsidRPr="00B87AB8">
        <w:rPr>
          <w:rFonts w:eastAsia="宋体"/>
          <w:szCs w:val="28"/>
        </w:rPr>
        <w:t>三进制的网络</w:t>
      </w:r>
      <w:r w:rsidRPr="00B87AB8">
        <w:rPr>
          <w:rFonts w:eastAsia="宋体" w:hint="eastAsia"/>
          <w:szCs w:val="28"/>
        </w:rPr>
        <w:t>节点</w:t>
      </w:r>
      <w:r w:rsidRPr="00B87AB8">
        <w:rPr>
          <w:rFonts w:eastAsia="宋体"/>
          <w:szCs w:val="28"/>
        </w:rPr>
        <w:t>数是</w:t>
      </w:r>
      <w:r w:rsidRPr="00B87AB8">
        <w:rPr>
          <w:rFonts w:eastAsia="宋体" w:hint="eastAsia"/>
          <w:szCs w:val="28"/>
        </w:rPr>
        <w:t>3</w:t>
      </w:r>
      <w:r w:rsidRPr="00B87AB8">
        <w:rPr>
          <w:rFonts w:eastAsia="宋体" w:hint="eastAsia"/>
          <w:szCs w:val="28"/>
          <w:vertAlign w:val="superscript"/>
        </w:rPr>
        <w:t>128</w:t>
      </w:r>
      <w:r w:rsidRPr="00B87AB8">
        <w:rPr>
          <w:rFonts w:eastAsia="宋体" w:hint="eastAsia"/>
          <w:szCs w:val="28"/>
        </w:rPr>
        <w:t>=</w:t>
      </w:r>
      <w:r w:rsidRPr="00B87AB8">
        <w:rPr>
          <w:rFonts w:eastAsia="宋体"/>
          <w:szCs w:val="28"/>
        </w:rPr>
        <w:t>1.17902E+61</w:t>
      </w:r>
      <w:r w:rsidRPr="00B87AB8">
        <w:rPr>
          <w:rFonts w:eastAsia="宋体" w:hint="eastAsia"/>
          <w:szCs w:val="28"/>
        </w:rPr>
        <w:t>个</w:t>
      </w:r>
      <w:r w:rsidRPr="00B87AB8">
        <w:rPr>
          <w:rFonts w:eastAsia="宋体"/>
          <w:szCs w:val="28"/>
        </w:rPr>
        <w:t>。</w:t>
      </w:r>
    </w:p>
    <w:p w14:paraId="560F20C5" w14:textId="77777777" w:rsidR="00022740" w:rsidRPr="00B87AB8" w:rsidRDefault="00022740" w:rsidP="00022740">
      <w:pPr>
        <w:ind w:firstLine="600"/>
        <w:jc w:val="both"/>
        <w:rPr>
          <w:rFonts w:eastAsia="宋体"/>
          <w:szCs w:val="28"/>
        </w:rPr>
      </w:pPr>
      <w:r w:rsidRPr="00B87AB8">
        <w:rPr>
          <w:rFonts w:eastAsia="宋体" w:hint="eastAsia"/>
          <w:szCs w:val="28"/>
        </w:rPr>
        <w:t>根据</w:t>
      </w:r>
      <w:r w:rsidRPr="00B87AB8">
        <w:rPr>
          <w:rFonts w:eastAsia="宋体"/>
          <w:szCs w:val="28"/>
        </w:rPr>
        <w:t>本发明的</w:t>
      </w:r>
      <w:r w:rsidRPr="00B87AB8">
        <w:rPr>
          <w:rFonts w:eastAsia="宋体"/>
          <w:szCs w:val="28"/>
        </w:rPr>
        <w:t>TRIA</w:t>
      </w:r>
      <w:r w:rsidRPr="00B87AB8">
        <w:rPr>
          <w:rFonts w:eastAsia="宋体"/>
          <w:szCs w:val="28"/>
        </w:rPr>
        <w:t>计算机</w:t>
      </w:r>
      <w:r w:rsidRPr="00B87AB8">
        <w:rPr>
          <w:rFonts w:eastAsia="宋体" w:hint="eastAsia"/>
          <w:szCs w:val="28"/>
        </w:rPr>
        <w:t>网络系统</w:t>
      </w:r>
      <w:r w:rsidRPr="00B87AB8">
        <w:rPr>
          <w:rFonts w:eastAsia="宋体"/>
          <w:szCs w:val="28"/>
        </w:rPr>
        <w:t>，使用</w:t>
      </w:r>
      <w:r w:rsidRPr="00B87AB8">
        <w:rPr>
          <w:rFonts w:eastAsia="宋体" w:hint="eastAsia"/>
          <w:szCs w:val="28"/>
        </w:rPr>
        <w:t>实体</w:t>
      </w:r>
      <w:r w:rsidRPr="00B87AB8">
        <w:rPr>
          <w:rFonts w:eastAsia="宋体"/>
          <w:szCs w:val="28"/>
        </w:rPr>
        <w:t>IP</w:t>
      </w:r>
      <w:r w:rsidRPr="00B87AB8">
        <w:rPr>
          <w:rFonts w:eastAsia="宋体"/>
          <w:szCs w:val="28"/>
        </w:rPr>
        <w:t>地址和虚拟</w:t>
      </w:r>
      <w:r w:rsidRPr="00B87AB8">
        <w:rPr>
          <w:rFonts w:eastAsia="宋体"/>
          <w:szCs w:val="28"/>
        </w:rPr>
        <w:t>IP</w:t>
      </w:r>
      <w:r w:rsidRPr="00B87AB8">
        <w:rPr>
          <w:rFonts w:eastAsia="宋体"/>
          <w:szCs w:val="28"/>
        </w:rPr>
        <w:t>地址的</w:t>
      </w:r>
      <w:r w:rsidRPr="00B87AB8">
        <w:rPr>
          <w:rFonts w:eastAsia="宋体" w:hint="eastAsia"/>
          <w:szCs w:val="28"/>
        </w:rPr>
        <w:t>“比合”方式组合</w:t>
      </w:r>
      <w:r w:rsidRPr="00B87AB8">
        <w:rPr>
          <w:rFonts w:eastAsia="宋体"/>
          <w:szCs w:val="28"/>
        </w:rPr>
        <w:t>编制成一个</w:t>
      </w:r>
      <w:r w:rsidRPr="00B87AB8">
        <w:rPr>
          <w:rFonts w:eastAsia="宋体" w:hint="eastAsia"/>
          <w:szCs w:val="28"/>
        </w:rPr>
        <w:t>对称</w:t>
      </w:r>
      <w:r w:rsidRPr="00B87AB8">
        <w:rPr>
          <w:rFonts w:eastAsia="宋体"/>
          <w:szCs w:val="28"/>
        </w:rPr>
        <w:t>三进制地址</w:t>
      </w:r>
      <w:r w:rsidRPr="00B87AB8">
        <w:rPr>
          <w:rFonts w:eastAsia="宋体" w:hint="eastAsia"/>
          <w:szCs w:val="28"/>
        </w:rPr>
        <w:t>。</w:t>
      </w:r>
      <w:r w:rsidRPr="00B87AB8">
        <w:rPr>
          <w:rFonts w:eastAsia="宋体"/>
          <w:szCs w:val="28"/>
        </w:rPr>
        <w:t>如</w:t>
      </w:r>
      <w:r w:rsidRPr="00B87AB8">
        <w:rPr>
          <w:rFonts w:eastAsia="宋体" w:hint="eastAsia"/>
          <w:szCs w:val="28"/>
        </w:rPr>
        <w:t>实体</w:t>
      </w:r>
      <w:r w:rsidRPr="00B87AB8">
        <w:rPr>
          <w:rFonts w:eastAsia="宋体"/>
          <w:szCs w:val="28"/>
        </w:rPr>
        <w:t>IPv4</w:t>
      </w:r>
      <w:r w:rsidRPr="00B87AB8">
        <w:rPr>
          <w:rFonts w:eastAsia="宋体" w:hint="eastAsia"/>
          <w:szCs w:val="28"/>
        </w:rPr>
        <w:t>地址</w:t>
      </w:r>
      <w:r w:rsidRPr="00B87AB8">
        <w:rPr>
          <w:rFonts w:eastAsia="宋体"/>
          <w:szCs w:val="28"/>
        </w:rPr>
        <w:t>为</w:t>
      </w:r>
      <w:r w:rsidRPr="00B87AB8">
        <w:rPr>
          <w:rFonts w:eastAsia="宋体" w:hint="eastAsia"/>
          <w:szCs w:val="28"/>
        </w:rPr>
        <w:t>172</w:t>
      </w:r>
      <w:r w:rsidRPr="00B87AB8">
        <w:rPr>
          <w:rFonts w:eastAsia="宋体"/>
          <w:szCs w:val="28"/>
        </w:rPr>
        <w:t>.16</w:t>
      </w:r>
      <w:r w:rsidRPr="00B87AB8">
        <w:rPr>
          <w:rFonts w:eastAsia="宋体" w:hint="eastAsia"/>
          <w:szCs w:val="28"/>
        </w:rPr>
        <w:t>.30.1</w:t>
      </w:r>
      <w:r w:rsidRPr="00B87AB8">
        <w:rPr>
          <w:rFonts w:eastAsia="宋体" w:hint="eastAsia"/>
          <w:szCs w:val="28"/>
        </w:rPr>
        <w:t>主机</w:t>
      </w:r>
      <w:r w:rsidRPr="00B87AB8">
        <w:rPr>
          <w:rFonts w:eastAsia="宋体"/>
          <w:szCs w:val="28"/>
        </w:rPr>
        <w:t>上</w:t>
      </w:r>
      <w:r w:rsidRPr="00B87AB8">
        <w:rPr>
          <w:rFonts w:eastAsia="宋体" w:hint="eastAsia"/>
          <w:szCs w:val="28"/>
        </w:rPr>
        <w:t>虚拟机</w:t>
      </w:r>
      <w:r w:rsidRPr="00B87AB8">
        <w:rPr>
          <w:rFonts w:eastAsia="宋体"/>
          <w:szCs w:val="28"/>
        </w:rPr>
        <w:t>的</w:t>
      </w:r>
      <w:r w:rsidRPr="00B87AB8">
        <w:rPr>
          <w:rFonts w:eastAsia="宋体"/>
          <w:szCs w:val="28"/>
        </w:rPr>
        <w:t>IPv4</w:t>
      </w:r>
      <w:r w:rsidRPr="00B87AB8">
        <w:rPr>
          <w:rFonts w:eastAsia="宋体" w:hint="eastAsia"/>
          <w:szCs w:val="28"/>
        </w:rPr>
        <w:t>地址</w:t>
      </w:r>
      <w:r w:rsidRPr="00B87AB8">
        <w:rPr>
          <w:rFonts w:eastAsia="宋体"/>
          <w:szCs w:val="28"/>
        </w:rPr>
        <w:t>为</w:t>
      </w:r>
      <w:r w:rsidRPr="00B87AB8">
        <w:rPr>
          <w:rFonts w:eastAsia="宋体" w:hint="eastAsia"/>
          <w:szCs w:val="28"/>
        </w:rPr>
        <w:t>192</w:t>
      </w:r>
      <w:r w:rsidRPr="00B87AB8">
        <w:rPr>
          <w:rFonts w:eastAsia="宋体"/>
          <w:szCs w:val="28"/>
        </w:rPr>
        <w:t>.168.30.2</w:t>
      </w:r>
      <w:r w:rsidRPr="00B87AB8">
        <w:rPr>
          <w:rFonts w:eastAsia="宋体" w:hint="eastAsia"/>
          <w:szCs w:val="28"/>
        </w:rPr>
        <w:t>的</w:t>
      </w:r>
      <w:r w:rsidRPr="00B87AB8">
        <w:rPr>
          <w:rFonts w:eastAsia="宋体"/>
          <w:szCs w:val="28"/>
        </w:rPr>
        <w:t>网络环境下，</w:t>
      </w:r>
      <w:r w:rsidRPr="00B87AB8">
        <w:rPr>
          <w:rFonts w:eastAsia="宋体" w:hint="eastAsia"/>
          <w:szCs w:val="28"/>
        </w:rPr>
        <w:t>对称</w:t>
      </w:r>
      <w:r w:rsidRPr="00B87AB8">
        <w:rPr>
          <w:rFonts w:eastAsia="宋体"/>
          <w:szCs w:val="28"/>
        </w:rPr>
        <w:t>三进制</w:t>
      </w:r>
      <w:r w:rsidRPr="00B87AB8">
        <w:rPr>
          <w:rFonts w:eastAsia="宋体" w:hint="eastAsia"/>
          <w:szCs w:val="28"/>
        </w:rPr>
        <w:t>表示</w:t>
      </w:r>
      <w:r w:rsidRPr="00B87AB8">
        <w:rPr>
          <w:rFonts w:eastAsia="宋体" w:hint="eastAsia"/>
          <w:szCs w:val="28"/>
        </w:rPr>
        <w:t>(</w:t>
      </w:r>
      <w:r w:rsidRPr="00B87AB8">
        <w:rPr>
          <w:rFonts w:eastAsia="宋体"/>
          <w:szCs w:val="28"/>
        </w:rPr>
        <w:t>0T101100</w:t>
      </w:r>
      <w:r w:rsidRPr="00B87AB8">
        <w:rPr>
          <w:rFonts w:eastAsia="宋体" w:hint="eastAsia"/>
          <w:szCs w:val="28"/>
        </w:rPr>
        <w:t>.</w:t>
      </w:r>
      <w:r w:rsidRPr="00B87AB8">
        <w:rPr>
          <w:rFonts w:eastAsia="宋体"/>
          <w:szCs w:val="28"/>
        </w:rPr>
        <w:t>T0T1T000.0.T0</w:t>
      </w:r>
      <w:r w:rsidRPr="00B87AB8">
        <w:rPr>
          <w:rFonts w:eastAsia="宋体" w:hint="eastAsia"/>
          <w:szCs w:val="28"/>
        </w:rPr>
        <w:t>)</w:t>
      </w:r>
      <w:r w:rsidRPr="00B87AB8">
        <w:rPr>
          <w:rFonts w:eastAsia="宋体"/>
          <w:szCs w:val="28"/>
          <w:vertAlign w:val="subscript"/>
        </w:rPr>
        <w:t>Z</w:t>
      </w:r>
      <w:r w:rsidRPr="00B87AB8">
        <w:rPr>
          <w:rFonts w:eastAsia="宋体" w:hint="eastAsia"/>
          <w:szCs w:val="28"/>
        </w:rPr>
        <w:t>和</w:t>
      </w:r>
      <w:r w:rsidRPr="00B87AB8">
        <w:rPr>
          <w:rFonts w:eastAsia="宋体"/>
          <w:szCs w:val="28"/>
        </w:rPr>
        <w:t>对称九进制表示</w:t>
      </w:r>
      <w:r w:rsidRPr="00B87AB8">
        <w:rPr>
          <w:rFonts w:eastAsia="宋体" w:hint="eastAsia"/>
          <w:szCs w:val="28"/>
        </w:rPr>
        <w:t>(</w:t>
      </w:r>
      <w:r w:rsidRPr="00B87AB8">
        <w:rPr>
          <w:rFonts w:eastAsia="宋体"/>
          <w:szCs w:val="28"/>
        </w:rPr>
        <w:t>A340.CBC0.0.B</w:t>
      </w:r>
      <w:r w:rsidRPr="00B87AB8">
        <w:rPr>
          <w:rFonts w:eastAsia="宋体" w:hint="eastAsia"/>
          <w:szCs w:val="28"/>
        </w:rPr>
        <w:t>)</w:t>
      </w:r>
      <w:r w:rsidRPr="00B87AB8">
        <w:rPr>
          <w:rFonts w:eastAsia="宋体"/>
          <w:szCs w:val="28"/>
          <w:vertAlign w:val="subscript"/>
        </w:rPr>
        <w:t>N</w:t>
      </w:r>
      <w:r w:rsidRPr="00B87AB8">
        <w:rPr>
          <w:rFonts w:eastAsia="宋体" w:hint="eastAsia"/>
          <w:szCs w:val="28"/>
        </w:rPr>
        <w:t>的</w:t>
      </w:r>
      <w:r w:rsidRPr="00B87AB8">
        <w:rPr>
          <w:rFonts w:eastAsia="宋体"/>
          <w:szCs w:val="28"/>
        </w:rPr>
        <w:t>TRIA</w:t>
      </w:r>
      <w:r w:rsidRPr="00B87AB8">
        <w:rPr>
          <w:rFonts w:eastAsia="宋体"/>
          <w:szCs w:val="28"/>
        </w:rPr>
        <w:t>网络编码</w:t>
      </w:r>
      <w:r w:rsidRPr="00B87AB8">
        <w:rPr>
          <w:rFonts w:eastAsia="宋体" w:hint="eastAsia"/>
          <w:szCs w:val="28"/>
        </w:rPr>
        <w:t>。</w:t>
      </w:r>
      <w:r w:rsidRPr="00B87AB8">
        <w:rPr>
          <w:rFonts w:eastAsia="宋体"/>
          <w:szCs w:val="28"/>
        </w:rPr>
        <w:t>TRIA</w:t>
      </w:r>
      <w:r w:rsidRPr="00B87AB8">
        <w:rPr>
          <w:rFonts w:eastAsia="宋体" w:hint="eastAsia"/>
          <w:szCs w:val="28"/>
        </w:rPr>
        <w:t>网络</w:t>
      </w:r>
      <w:r w:rsidRPr="00B87AB8">
        <w:rPr>
          <w:rFonts w:eastAsia="宋体"/>
          <w:szCs w:val="28"/>
        </w:rPr>
        <w:t>编码</w:t>
      </w:r>
      <w:r w:rsidRPr="00B87AB8">
        <w:rPr>
          <w:rFonts w:eastAsia="宋体" w:hint="eastAsia"/>
          <w:szCs w:val="28"/>
        </w:rPr>
        <w:t>IPv4</w:t>
      </w:r>
      <w:r w:rsidRPr="00B87AB8">
        <w:rPr>
          <w:rFonts w:eastAsia="宋体"/>
          <w:szCs w:val="28"/>
        </w:rPr>
        <w:t>方式的</w:t>
      </w:r>
      <w:r w:rsidRPr="00B87AB8">
        <w:rPr>
          <w:rFonts w:eastAsia="宋体" w:hint="eastAsia"/>
          <w:szCs w:val="28"/>
        </w:rPr>
        <w:t>一个</w:t>
      </w:r>
      <w:r w:rsidRPr="00B87AB8">
        <w:rPr>
          <w:rFonts w:eastAsia="宋体"/>
          <w:szCs w:val="28"/>
        </w:rPr>
        <w:t>子网编码数是</w:t>
      </w:r>
      <w:r w:rsidRPr="00B87AB8">
        <w:rPr>
          <w:rFonts w:eastAsia="宋体" w:hint="eastAsia"/>
          <w:szCs w:val="28"/>
        </w:rPr>
        <w:t>3</w:t>
      </w:r>
      <w:r w:rsidRPr="00B87AB8">
        <w:rPr>
          <w:rFonts w:eastAsia="宋体" w:hint="eastAsia"/>
          <w:szCs w:val="28"/>
          <w:vertAlign w:val="superscript"/>
        </w:rPr>
        <w:t>8</w:t>
      </w:r>
      <w:r w:rsidRPr="00B87AB8">
        <w:rPr>
          <w:rFonts w:eastAsia="宋体" w:hint="eastAsia"/>
          <w:szCs w:val="28"/>
        </w:rPr>
        <w:t>=</w:t>
      </w:r>
      <w:r w:rsidRPr="00B87AB8">
        <w:rPr>
          <w:rFonts w:eastAsia="宋体"/>
          <w:szCs w:val="28"/>
        </w:rPr>
        <w:t>6561</w:t>
      </w:r>
      <w:r w:rsidRPr="00B87AB8">
        <w:rPr>
          <w:rFonts w:eastAsia="宋体" w:hint="eastAsia"/>
          <w:szCs w:val="28"/>
        </w:rPr>
        <w:t>个</w:t>
      </w:r>
      <w:r w:rsidRPr="00B87AB8">
        <w:rPr>
          <w:rFonts w:eastAsia="宋体"/>
          <w:szCs w:val="28"/>
        </w:rPr>
        <w:t>，二进制的子网编码数</w:t>
      </w:r>
      <w:r w:rsidRPr="00B87AB8">
        <w:rPr>
          <w:rFonts w:eastAsia="宋体" w:hint="eastAsia"/>
          <w:szCs w:val="28"/>
        </w:rPr>
        <w:t>2</w:t>
      </w:r>
      <w:r w:rsidRPr="00B87AB8">
        <w:rPr>
          <w:rFonts w:eastAsia="宋体" w:hint="eastAsia"/>
          <w:szCs w:val="28"/>
          <w:vertAlign w:val="superscript"/>
        </w:rPr>
        <w:t>8</w:t>
      </w:r>
      <w:r w:rsidRPr="00B87AB8">
        <w:rPr>
          <w:rFonts w:eastAsia="宋体" w:hint="eastAsia"/>
          <w:szCs w:val="28"/>
        </w:rPr>
        <w:t>=256</w:t>
      </w:r>
      <w:r w:rsidRPr="00B87AB8">
        <w:rPr>
          <w:rFonts w:eastAsia="宋体" w:hint="eastAsia"/>
          <w:szCs w:val="28"/>
        </w:rPr>
        <w:t>个</w:t>
      </w:r>
      <w:r w:rsidRPr="00B87AB8">
        <w:rPr>
          <w:rFonts w:eastAsia="宋体"/>
          <w:szCs w:val="28"/>
        </w:rPr>
        <w:t>相比</w:t>
      </w:r>
      <w:r w:rsidRPr="00B87AB8">
        <w:rPr>
          <w:rFonts w:eastAsia="宋体" w:hint="eastAsia"/>
          <w:szCs w:val="28"/>
        </w:rPr>
        <w:t>更</w:t>
      </w:r>
      <w:r w:rsidRPr="00B87AB8">
        <w:rPr>
          <w:rFonts w:eastAsia="宋体"/>
          <w:szCs w:val="28"/>
        </w:rPr>
        <w:t>多的网络编码容量</w:t>
      </w:r>
      <w:r w:rsidRPr="00B87AB8">
        <w:rPr>
          <w:rFonts w:eastAsia="宋体" w:hint="eastAsia"/>
          <w:szCs w:val="28"/>
        </w:rPr>
        <w:t>，解决</w:t>
      </w:r>
      <w:r w:rsidRPr="00B87AB8">
        <w:rPr>
          <w:rFonts w:eastAsia="宋体"/>
          <w:szCs w:val="28"/>
        </w:rPr>
        <w:t>虚拟机带来的</w:t>
      </w:r>
      <w:r w:rsidRPr="00B87AB8">
        <w:rPr>
          <w:rFonts w:eastAsia="宋体"/>
          <w:szCs w:val="28"/>
        </w:rPr>
        <w:t>IP</w:t>
      </w:r>
      <w:r w:rsidRPr="00B87AB8">
        <w:rPr>
          <w:rFonts w:eastAsia="宋体"/>
          <w:szCs w:val="28"/>
        </w:rPr>
        <w:t>数的增加</w:t>
      </w:r>
      <w:r w:rsidRPr="00B87AB8">
        <w:rPr>
          <w:rFonts w:eastAsia="宋体" w:hint="eastAsia"/>
          <w:szCs w:val="28"/>
        </w:rPr>
        <w:t>，</w:t>
      </w:r>
      <w:r w:rsidRPr="00B87AB8">
        <w:rPr>
          <w:rFonts w:eastAsia="宋体"/>
          <w:szCs w:val="28"/>
        </w:rPr>
        <w:t>参照如下表所示。</w:t>
      </w:r>
    </w:p>
    <w:p w14:paraId="1D690268" w14:textId="77777777" w:rsidR="00022740" w:rsidRPr="00B87AB8" w:rsidRDefault="00022740" w:rsidP="00022740">
      <w:pPr>
        <w:widowControl/>
        <w:adjustRightInd/>
        <w:spacing w:line="240" w:lineRule="auto"/>
        <w:ind w:firstLine="0"/>
        <w:jc w:val="both"/>
        <w:textAlignment w:val="auto"/>
        <w:rPr>
          <w:rFonts w:eastAsia="宋体"/>
          <w:szCs w:val="28"/>
        </w:rPr>
      </w:pPr>
      <w:r w:rsidRPr="00B87AB8">
        <w:rPr>
          <w:rFonts w:eastAsia="宋体" w:hint="eastAsia"/>
          <w:szCs w:val="28"/>
        </w:rPr>
        <w:t>表</w:t>
      </w:r>
      <w:r w:rsidRPr="00B87AB8">
        <w:rPr>
          <w:rFonts w:eastAsia="宋体" w:hint="eastAsia"/>
          <w:szCs w:val="28"/>
        </w:rPr>
        <w:t>3</w:t>
      </w:r>
      <w:r w:rsidRPr="00B87AB8">
        <w:rPr>
          <w:rFonts w:eastAsia="宋体"/>
          <w:szCs w:val="28"/>
        </w:rPr>
        <w:t>2</w:t>
      </w:r>
      <w:r w:rsidRPr="00B87AB8">
        <w:rPr>
          <w:rFonts w:eastAsia="宋体"/>
          <w:szCs w:val="28"/>
        </w:rPr>
        <w:t>：</w:t>
      </w:r>
    </w:p>
    <w:tbl>
      <w:tblPr>
        <w:tblW w:w="5000" w:type="pct"/>
        <w:tblLook w:val="04A0" w:firstRow="1" w:lastRow="0" w:firstColumn="1" w:lastColumn="0" w:noHBand="0" w:noVBand="1"/>
      </w:tblPr>
      <w:tblGrid>
        <w:gridCol w:w="2693"/>
        <w:gridCol w:w="2030"/>
        <w:gridCol w:w="2031"/>
        <w:gridCol w:w="1522"/>
        <w:gridCol w:w="1013"/>
      </w:tblGrid>
      <w:tr w:rsidR="00022740" w:rsidRPr="00B87AB8" w14:paraId="26DE7F95" w14:textId="77777777" w:rsidTr="009656E1">
        <w:trPr>
          <w:trHeight w:val="288"/>
        </w:trPr>
        <w:tc>
          <w:tcPr>
            <w:tcW w:w="14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08E0547"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TRIA IPv4</w:t>
            </w:r>
            <w:r w:rsidRPr="00B87AB8">
              <w:rPr>
                <w:rFonts w:ascii="Calibri" w:eastAsia="宋体" w:hAnsi="Calibri" w:hint="eastAsia"/>
                <w:kern w:val="0"/>
                <w:sz w:val="22"/>
                <w:szCs w:val="22"/>
              </w:rPr>
              <w:t>对称三进制</w:t>
            </w:r>
            <w:r w:rsidRPr="00B87AB8">
              <w:rPr>
                <w:rFonts w:ascii="宋体" w:eastAsia="宋体" w:hAnsi="宋体" w:cs="宋体" w:hint="eastAsia"/>
                <w:kern w:val="0"/>
                <w:sz w:val="22"/>
                <w:szCs w:val="22"/>
              </w:rPr>
              <w:t>表示</w:t>
            </w:r>
          </w:p>
        </w:tc>
        <w:tc>
          <w:tcPr>
            <w:tcW w:w="1093" w:type="pct"/>
            <w:tcBorders>
              <w:top w:val="single" w:sz="4" w:space="0" w:color="auto"/>
              <w:left w:val="nil"/>
              <w:bottom w:val="single" w:sz="4" w:space="0" w:color="auto"/>
              <w:right w:val="single" w:sz="4" w:space="0" w:color="auto"/>
            </w:tcBorders>
            <w:shd w:val="clear" w:color="auto" w:fill="auto"/>
            <w:noWrap/>
            <w:vAlign w:val="center"/>
          </w:tcPr>
          <w:p w14:paraId="436D6928"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宋体" w:hAnsi="Calibri" w:hint="eastAsia"/>
                <w:kern w:val="0"/>
                <w:sz w:val="22"/>
                <w:szCs w:val="22"/>
              </w:rPr>
              <w:t>(</w:t>
            </w:r>
            <w:r w:rsidRPr="00B87AB8">
              <w:rPr>
                <w:rFonts w:ascii="Calibri" w:eastAsia="Times New Roman" w:hAnsi="Calibri"/>
                <w:kern w:val="0"/>
                <w:sz w:val="22"/>
                <w:szCs w:val="22"/>
              </w:rPr>
              <w:t>0T101100)</w:t>
            </w:r>
            <w:r w:rsidRPr="00B87AB8">
              <w:rPr>
                <w:rFonts w:ascii="Calibri" w:eastAsia="Times New Roman" w:hAnsi="Calibri"/>
                <w:kern w:val="0"/>
                <w:sz w:val="22"/>
                <w:szCs w:val="22"/>
                <w:vertAlign w:val="subscript"/>
              </w:rPr>
              <w:t>Z</w:t>
            </w:r>
          </w:p>
        </w:tc>
        <w:tc>
          <w:tcPr>
            <w:tcW w:w="1093" w:type="pct"/>
            <w:tcBorders>
              <w:top w:val="single" w:sz="4" w:space="0" w:color="auto"/>
              <w:left w:val="nil"/>
              <w:bottom w:val="single" w:sz="4" w:space="0" w:color="auto"/>
              <w:right w:val="single" w:sz="4" w:space="0" w:color="auto"/>
            </w:tcBorders>
            <w:shd w:val="clear" w:color="auto" w:fill="auto"/>
            <w:noWrap/>
            <w:vAlign w:val="center"/>
          </w:tcPr>
          <w:p w14:paraId="576800BE"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(T0T1T000)</w:t>
            </w:r>
            <w:r w:rsidRPr="00B87AB8">
              <w:rPr>
                <w:rFonts w:ascii="Calibri" w:eastAsia="Times New Roman" w:hAnsi="Calibri"/>
                <w:kern w:val="0"/>
                <w:sz w:val="22"/>
                <w:szCs w:val="22"/>
                <w:vertAlign w:val="subscript"/>
              </w:rPr>
              <w:t>Z</w:t>
            </w:r>
          </w:p>
        </w:tc>
        <w:tc>
          <w:tcPr>
            <w:tcW w:w="819" w:type="pct"/>
            <w:tcBorders>
              <w:top w:val="single" w:sz="4" w:space="0" w:color="auto"/>
              <w:left w:val="nil"/>
              <w:bottom w:val="single" w:sz="4" w:space="0" w:color="auto"/>
              <w:right w:val="single" w:sz="4" w:space="0" w:color="auto"/>
            </w:tcBorders>
            <w:shd w:val="clear" w:color="auto" w:fill="auto"/>
            <w:noWrap/>
            <w:vAlign w:val="center"/>
          </w:tcPr>
          <w:p w14:paraId="4BF1515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r w:rsidRPr="00B87AB8">
              <w:rPr>
                <w:rFonts w:ascii="Calibri" w:eastAsia="Times New Roman" w:hAnsi="Calibri"/>
                <w:kern w:val="0"/>
                <w:sz w:val="22"/>
                <w:szCs w:val="22"/>
                <w:vertAlign w:val="subscript"/>
              </w:rPr>
              <w:t>Z</w:t>
            </w:r>
          </w:p>
        </w:tc>
        <w:tc>
          <w:tcPr>
            <w:tcW w:w="546" w:type="pct"/>
            <w:tcBorders>
              <w:top w:val="single" w:sz="4" w:space="0" w:color="auto"/>
              <w:left w:val="nil"/>
              <w:bottom w:val="single" w:sz="4" w:space="0" w:color="auto"/>
              <w:right w:val="single" w:sz="4" w:space="0" w:color="auto"/>
            </w:tcBorders>
            <w:shd w:val="clear" w:color="auto" w:fill="auto"/>
            <w:noWrap/>
            <w:vAlign w:val="center"/>
          </w:tcPr>
          <w:p w14:paraId="03CB3C8C"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(T1)</w:t>
            </w:r>
            <w:r w:rsidRPr="00B87AB8">
              <w:rPr>
                <w:rFonts w:ascii="Calibri" w:eastAsia="Times New Roman" w:hAnsi="Calibri"/>
                <w:kern w:val="0"/>
                <w:sz w:val="22"/>
                <w:szCs w:val="22"/>
                <w:vertAlign w:val="subscript"/>
              </w:rPr>
              <w:t>Z</w:t>
            </w:r>
          </w:p>
        </w:tc>
      </w:tr>
      <w:tr w:rsidR="00022740" w:rsidRPr="00B87AB8" w14:paraId="794D6574" w14:textId="77777777" w:rsidTr="009656E1">
        <w:trPr>
          <w:trHeight w:val="288"/>
        </w:trPr>
        <w:tc>
          <w:tcPr>
            <w:tcW w:w="1450" w:type="pct"/>
            <w:tcBorders>
              <w:top w:val="nil"/>
              <w:left w:val="single" w:sz="4" w:space="0" w:color="auto"/>
              <w:bottom w:val="single" w:sz="4" w:space="0" w:color="auto"/>
              <w:right w:val="single" w:sz="4" w:space="0" w:color="auto"/>
            </w:tcBorders>
            <w:shd w:val="clear" w:color="auto" w:fill="auto"/>
            <w:noWrap/>
            <w:vAlign w:val="center"/>
          </w:tcPr>
          <w:p w14:paraId="40D13DD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TRIA IPv4</w:t>
            </w:r>
            <w:r w:rsidRPr="00B87AB8">
              <w:rPr>
                <w:rFonts w:ascii="Calibri" w:eastAsia="宋体" w:hAnsi="Calibri" w:hint="eastAsia"/>
                <w:kern w:val="0"/>
                <w:sz w:val="22"/>
                <w:szCs w:val="22"/>
              </w:rPr>
              <w:t>平衡</w:t>
            </w:r>
            <w:r w:rsidRPr="00B87AB8">
              <w:rPr>
                <w:rFonts w:ascii="宋体" w:eastAsia="宋体" w:hAnsi="宋体" w:cs="宋体"/>
                <w:kern w:val="0"/>
                <w:sz w:val="22"/>
                <w:szCs w:val="22"/>
              </w:rPr>
              <w:t>九进制</w:t>
            </w:r>
            <w:r w:rsidRPr="00B87AB8">
              <w:rPr>
                <w:rFonts w:ascii="宋体" w:eastAsia="宋体" w:hAnsi="宋体" w:cs="宋体" w:hint="eastAsia"/>
                <w:kern w:val="0"/>
                <w:sz w:val="22"/>
                <w:szCs w:val="22"/>
              </w:rPr>
              <w:t>表示</w:t>
            </w:r>
          </w:p>
        </w:tc>
        <w:tc>
          <w:tcPr>
            <w:tcW w:w="1093" w:type="pct"/>
            <w:tcBorders>
              <w:top w:val="nil"/>
              <w:left w:val="nil"/>
              <w:bottom w:val="single" w:sz="4" w:space="0" w:color="auto"/>
              <w:right w:val="single" w:sz="4" w:space="0" w:color="auto"/>
            </w:tcBorders>
            <w:shd w:val="clear" w:color="auto" w:fill="auto"/>
            <w:noWrap/>
            <w:vAlign w:val="center"/>
          </w:tcPr>
          <w:p w14:paraId="363F0CBF"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(A340)</w:t>
            </w:r>
            <w:r w:rsidRPr="00B87AB8">
              <w:rPr>
                <w:rFonts w:ascii="Calibri" w:eastAsia="Times New Roman" w:hAnsi="Calibri"/>
                <w:kern w:val="0"/>
                <w:sz w:val="22"/>
                <w:szCs w:val="22"/>
                <w:vertAlign w:val="subscript"/>
              </w:rPr>
              <w:t>N</w:t>
            </w:r>
          </w:p>
        </w:tc>
        <w:tc>
          <w:tcPr>
            <w:tcW w:w="1093" w:type="pct"/>
            <w:tcBorders>
              <w:top w:val="nil"/>
              <w:left w:val="nil"/>
              <w:bottom w:val="single" w:sz="4" w:space="0" w:color="auto"/>
              <w:right w:val="single" w:sz="4" w:space="0" w:color="auto"/>
            </w:tcBorders>
            <w:shd w:val="clear" w:color="auto" w:fill="auto"/>
            <w:noWrap/>
            <w:vAlign w:val="center"/>
          </w:tcPr>
          <w:p w14:paraId="2BD8BD7A"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(CBC0)</w:t>
            </w:r>
            <w:r w:rsidRPr="00B87AB8">
              <w:rPr>
                <w:rFonts w:ascii="Calibri" w:eastAsia="Times New Roman" w:hAnsi="Calibri"/>
                <w:kern w:val="0"/>
                <w:sz w:val="22"/>
                <w:szCs w:val="22"/>
                <w:vertAlign w:val="subscript"/>
              </w:rPr>
              <w:t>N</w:t>
            </w:r>
          </w:p>
        </w:tc>
        <w:tc>
          <w:tcPr>
            <w:tcW w:w="819" w:type="pct"/>
            <w:tcBorders>
              <w:top w:val="nil"/>
              <w:left w:val="nil"/>
              <w:bottom w:val="single" w:sz="4" w:space="0" w:color="auto"/>
              <w:right w:val="single" w:sz="4" w:space="0" w:color="auto"/>
            </w:tcBorders>
            <w:shd w:val="clear" w:color="auto" w:fill="auto"/>
            <w:noWrap/>
            <w:vAlign w:val="center"/>
          </w:tcPr>
          <w:p w14:paraId="34E9ACB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(0)</w:t>
            </w:r>
            <w:r w:rsidRPr="00B87AB8">
              <w:rPr>
                <w:rFonts w:ascii="Calibri" w:eastAsia="Times New Roman" w:hAnsi="Calibri"/>
                <w:kern w:val="0"/>
                <w:sz w:val="22"/>
                <w:szCs w:val="22"/>
                <w:vertAlign w:val="subscript"/>
              </w:rPr>
              <w:t>N</w:t>
            </w:r>
          </w:p>
        </w:tc>
        <w:tc>
          <w:tcPr>
            <w:tcW w:w="546" w:type="pct"/>
            <w:tcBorders>
              <w:top w:val="nil"/>
              <w:left w:val="nil"/>
              <w:bottom w:val="single" w:sz="4" w:space="0" w:color="auto"/>
              <w:right w:val="single" w:sz="4" w:space="0" w:color="auto"/>
            </w:tcBorders>
            <w:shd w:val="clear" w:color="auto" w:fill="auto"/>
            <w:noWrap/>
            <w:vAlign w:val="center"/>
          </w:tcPr>
          <w:p w14:paraId="0394AA14"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(B)</w:t>
            </w:r>
            <w:r w:rsidRPr="00B87AB8">
              <w:rPr>
                <w:rFonts w:ascii="Calibri" w:eastAsia="Times New Roman" w:hAnsi="Calibri"/>
                <w:kern w:val="0"/>
                <w:sz w:val="22"/>
                <w:szCs w:val="22"/>
                <w:vertAlign w:val="subscript"/>
              </w:rPr>
              <w:t>N</w:t>
            </w:r>
          </w:p>
        </w:tc>
      </w:tr>
      <w:tr w:rsidR="00022740" w:rsidRPr="00B87AB8" w14:paraId="7AAC5E07" w14:textId="77777777" w:rsidTr="009656E1">
        <w:trPr>
          <w:trHeight w:val="288"/>
        </w:trPr>
        <w:tc>
          <w:tcPr>
            <w:tcW w:w="1450" w:type="pct"/>
            <w:vMerge w:val="restart"/>
            <w:tcBorders>
              <w:top w:val="nil"/>
              <w:left w:val="single" w:sz="4" w:space="0" w:color="auto"/>
              <w:bottom w:val="single" w:sz="4" w:space="0" w:color="000000"/>
              <w:right w:val="single" w:sz="4" w:space="0" w:color="auto"/>
            </w:tcBorders>
            <w:shd w:val="clear" w:color="auto" w:fill="auto"/>
            <w:noWrap/>
            <w:vAlign w:val="center"/>
          </w:tcPr>
          <w:p w14:paraId="293A0914"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实体</w:t>
            </w:r>
            <w:r w:rsidRPr="00B87AB8">
              <w:rPr>
                <w:rFonts w:ascii="Calibri" w:eastAsia="Times New Roman" w:hAnsi="Calibri"/>
                <w:kern w:val="0"/>
                <w:sz w:val="22"/>
                <w:szCs w:val="22"/>
              </w:rPr>
              <w:t xml:space="preserve">IPv4 </w:t>
            </w:r>
          </w:p>
        </w:tc>
        <w:tc>
          <w:tcPr>
            <w:tcW w:w="1093" w:type="pct"/>
            <w:tcBorders>
              <w:top w:val="nil"/>
              <w:left w:val="nil"/>
              <w:bottom w:val="single" w:sz="4" w:space="0" w:color="auto"/>
              <w:right w:val="single" w:sz="4" w:space="0" w:color="auto"/>
            </w:tcBorders>
            <w:shd w:val="clear" w:color="auto" w:fill="auto"/>
            <w:noWrap/>
            <w:vAlign w:val="center"/>
          </w:tcPr>
          <w:p w14:paraId="327B1A82"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172</w:t>
            </w:r>
          </w:p>
        </w:tc>
        <w:tc>
          <w:tcPr>
            <w:tcW w:w="1093" w:type="pct"/>
            <w:tcBorders>
              <w:top w:val="nil"/>
              <w:left w:val="nil"/>
              <w:bottom w:val="single" w:sz="4" w:space="0" w:color="auto"/>
              <w:right w:val="single" w:sz="4" w:space="0" w:color="auto"/>
            </w:tcBorders>
            <w:shd w:val="clear" w:color="auto" w:fill="auto"/>
            <w:noWrap/>
            <w:vAlign w:val="center"/>
          </w:tcPr>
          <w:p w14:paraId="37B4C9B0"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16</w:t>
            </w:r>
          </w:p>
        </w:tc>
        <w:tc>
          <w:tcPr>
            <w:tcW w:w="819" w:type="pct"/>
            <w:tcBorders>
              <w:top w:val="nil"/>
              <w:left w:val="nil"/>
              <w:bottom w:val="single" w:sz="4" w:space="0" w:color="auto"/>
              <w:right w:val="single" w:sz="4" w:space="0" w:color="auto"/>
            </w:tcBorders>
            <w:shd w:val="clear" w:color="auto" w:fill="auto"/>
            <w:noWrap/>
            <w:vAlign w:val="center"/>
          </w:tcPr>
          <w:p w14:paraId="2DAA4453"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30</w:t>
            </w:r>
          </w:p>
        </w:tc>
        <w:tc>
          <w:tcPr>
            <w:tcW w:w="546" w:type="pct"/>
            <w:tcBorders>
              <w:top w:val="nil"/>
              <w:left w:val="nil"/>
              <w:bottom w:val="single" w:sz="4" w:space="0" w:color="auto"/>
              <w:right w:val="single" w:sz="4" w:space="0" w:color="auto"/>
            </w:tcBorders>
            <w:shd w:val="clear" w:color="auto" w:fill="auto"/>
            <w:noWrap/>
            <w:vAlign w:val="center"/>
          </w:tcPr>
          <w:p w14:paraId="780BE064"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p>
        </w:tc>
      </w:tr>
      <w:tr w:rsidR="00022740" w:rsidRPr="00B87AB8" w14:paraId="1124AEE5" w14:textId="77777777" w:rsidTr="009656E1">
        <w:trPr>
          <w:trHeight w:val="288"/>
        </w:trPr>
        <w:tc>
          <w:tcPr>
            <w:tcW w:w="1450" w:type="pct"/>
            <w:vMerge/>
            <w:tcBorders>
              <w:top w:val="nil"/>
              <w:left w:val="single" w:sz="4" w:space="0" w:color="auto"/>
              <w:bottom w:val="single" w:sz="4" w:space="0" w:color="000000"/>
              <w:right w:val="single" w:sz="4" w:space="0" w:color="auto"/>
            </w:tcBorders>
            <w:vAlign w:val="center"/>
          </w:tcPr>
          <w:p w14:paraId="41A01C91" w14:textId="77777777" w:rsidR="00022740" w:rsidRPr="00B87AB8" w:rsidRDefault="00022740" w:rsidP="009656E1">
            <w:pPr>
              <w:widowControl/>
              <w:adjustRightInd/>
              <w:spacing w:line="240" w:lineRule="auto"/>
              <w:ind w:firstLine="0"/>
              <w:textAlignment w:val="auto"/>
              <w:rPr>
                <w:rFonts w:ascii="Calibri" w:eastAsia="Times New Roman" w:hAnsi="Calibri"/>
                <w:kern w:val="0"/>
                <w:sz w:val="22"/>
                <w:szCs w:val="22"/>
              </w:rPr>
            </w:pPr>
          </w:p>
        </w:tc>
        <w:tc>
          <w:tcPr>
            <w:tcW w:w="1093" w:type="pct"/>
            <w:tcBorders>
              <w:top w:val="nil"/>
              <w:left w:val="nil"/>
              <w:bottom w:val="single" w:sz="4" w:space="0" w:color="auto"/>
              <w:right w:val="single" w:sz="4" w:space="0" w:color="auto"/>
            </w:tcBorders>
            <w:shd w:val="clear" w:color="auto" w:fill="auto"/>
            <w:noWrap/>
            <w:vAlign w:val="center"/>
          </w:tcPr>
          <w:p w14:paraId="3674C16A"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(10101100)</w:t>
            </w:r>
            <w:r w:rsidRPr="00B87AB8">
              <w:rPr>
                <w:rFonts w:ascii="Calibri" w:eastAsia="Times New Roman" w:hAnsi="Calibri"/>
                <w:kern w:val="0"/>
                <w:sz w:val="22"/>
                <w:szCs w:val="22"/>
                <w:vertAlign w:val="subscript"/>
              </w:rPr>
              <w:t>B</w:t>
            </w:r>
          </w:p>
        </w:tc>
        <w:tc>
          <w:tcPr>
            <w:tcW w:w="1093" w:type="pct"/>
            <w:tcBorders>
              <w:top w:val="nil"/>
              <w:left w:val="nil"/>
              <w:bottom w:val="single" w:sz="4" w:space="0" w:color="auto"/>
              <w:right w:val="single" w:sz="4" w:space="0" w:color="auto"/>
            </w:tcBorders>
            <w:shd w:val="clear" w:color="auto" w:fill="auto"/>
            <w:noWrap/>
            <w:vAlign w:val="center"/>
          </w:tcPr>
          <w:p w14:paraId="382CD813"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(10000)</w:t>
            </w:r>
            <w:r w:rsidRPr="00B87AB8">
              <w:rPr>
                <w:rFonts w:ascii="Calibri" w:eastAsia="Times New Roman" w:hAnsi="Calibri"/>
                <w:kern w:val="0"/>
                <w:sz w:val="22"/>
                <w:szCs w:val="22"/>
                <w:vertAlign w:val="subscript"/>
              </w:rPr>
              <w:t>B</w:t>
            </w:r>
          </w:p>
        </w:tc>
        <w:tc>
          <w:tcPr>
            <w:tcW w:w="819" w:type="pct"/>
            <w:tcBorders>
              <w:top w:val="nil"/>
              <w:left w:val="nil"/>
              <w:bottom w:val="single" w:sz="4" w:space="0" w:color="auto"/>
              <w:right w:val="single" w:sz="4" w:space="0" w:color="auto"/>
            </w:tcBorders>
            <w:shd w:val="clear" w:color="auto" w:fill="auto"/>
            <w:noWrap/>
            <w:vAlign w:val="center"/>
          </w:tcPr>
          <w:p w14:paraId="2B6A1F34"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(11110)</w:t>
            </w:r>
            <w:r w:rsidRPr="00B87AB8">
              <w:rPr>
                <w:rFonts w:ascii="Calibri" w:eastAsia="Times New Roman" w:hAnsi="Calibri"/>
                <w:kern w:val="0"/>
                <w:sz w:val="22"/>
                <w:szCs w:val="22"/>
                <w:vertAlign w:val="subscript"/>
              </w:rPr>
              <w:t>B</w:t>
            </w:r>
          </w:p>
        </w:tc>
        <w:tc>
          <w:tcPr>
            <w:tcW w:w="546" w:type="pct"/>
            <w:tcBorders>
              <w:top w:val="nil"/>
              <w:left w:val="nil"/>
              <w:bottom w:val="single" w:sz="4" w:space="0" w:color="auto"/>
              <w:right w:val="single" w:sz="4" w:space="0" w:color="auto"/>
            </w:tcBorders>
            <w:shd w:val="clear" w:color="auto" w:fill="auto"/>
            <w:noWrap/>
            <w:vAlign w:val="center"/>
          </w:tcPr>
          <w:p w14:paraId="213BE09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w:t>
            </w:r>
            <w:r w:rsidRPr="00B87AB8">
              <w:rPr>
                <w:rFonts w:ascii="Calibri" w:eastAsia="Times New Roman" w:hAnsi="Calibri"/>
                <w:kern w:val="0"/>
                <w:sz w:val="22"/>
                <w:szCs w:val="22"/>
                <w:vertAlign w:val="subscript"/>
              </w:rPr>
              <w:t>B</w:t>
            </w:r>
          </w:p>
        </w:tc>
      </w:tr>
      <w:tr w:rsidR="00022740" w:rsidRPr="00B87AB8" w14:paraId="060BB90E" w14:textId="77777777" w:rsidTr="009656E1">
        <w:trPr>
          <w:trHeight w:val="288"/>
        </w:trPr>
        <w:tc>
          <w:tcPr>
            <w:tcW w:w="1450" w:type="pct"/>
            <w:vMerge w:val="restart"/>
            <w:tcBorders>
              <w:top w:val="nil"/>
              <w:left w:val="single" w:sz="4" w:space="0" w:color="auto"/>
              <w:bottom w:val="single" w:sz="4" w:space="0" w:color="000000"/>
              <w:right w:val="single" w:sz="4" w:space="0" w:color="auto"/>
            </w:tcBorders>
            <w:shd w:val="clear" w:color="auto" w:fill="auto"/>
            <w:noWrap/>
            <w:vAlign w:val="center"/>
          </w:tcPr>
          <w:p w14:paraId="47564216"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宋体" w:eastAsia="宋体" w:hAnsi="宋体" w:cs="宋体"/>
                <w:kern w:val="0"/>
                <w:sz w:val="22"/>
                <w:szCs w:val="22"/>
              </w:rPr>
              <w:t>虚拟</w:t>
            </w:r>
            <w:r w:rsidRPr="00B87AB8">
              <w:rPr>
                <w:rFonts w:ascii="Calibri" w:eastAsia="Times New Roman" w:hAnsi="Calibri"/>
                <w:kern w:val="0"/>
                <w:sz w:val="22"/>
                <w:szCs w:val="22"/>
              </w:rPr>
              <w:t xml:space="preserve">IPv4 </w:t>
            </w:r>
          </w:p>
        </w:tc>
        <w:tc>
          <w:tcPr>
            <w:tcW w:w="1093" w:type="pct"/>
            <w:tcBorders>
              <w:top w:val="nil"/>
              <w:left w:val="nil"/>
              <w:bottom w:val="single" w:sz="4" w:space="0" w:color="auto"/>
              <w:right w:val="single" w:sz="4" w:space="0" w:color="auto"/>
            </w:tcBorders>
            <w:shd w:val="clear" w:color="auto" w:fill="auto"/>
            <w:noWrap/>
            <w:vAlign w:val="center"/>
          </w:tcPr>
          <w:p w14:paraId="533216F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192</w:t>
            </w:r>
          </w:p>
        </w:tc>
        <w:tc>
          <w:tcPr>
            <w:tcW w:w="1093" w:type="pct"/>
            <w:tcBorders>
              <w:top w:val="nil"/>
              <w:left w:val="nil"/>
              <w:bottom w:val="single" w:sz="4" w:space="0" w:color="auto"/>
              <w:right w:val="single" w:sz="4" w:space="0" w:color="auto"/>
            </w:tcBorders>
            <w:shd w:val="clear" w:color="auto" w:fill="auto"/>
            <w:noWrap/>
            <w:vAlign w:val="center"/>
          </w:tcPr>
          <w:p w14:paraId="43A8CF50"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168</w:t>
            </w:r>
          </w:p>
        </w:tc>
        <w:tc>
          <w:tcPr>
            <w:tcW w:w="819" w:type="pct"/>
            <w:tcBorders>
              <w:top w:val="nil"/>
              <w:left w:val="nil"/>
              <w:bottom w:val="single" w:sz="4" w:space="0" w:color="auto"/>
              <w:right w:val="single" w:sz="4" w:space="0" w:color="auto"/>
            </w:tcBorders>
            <w:shd w:val="clear" w:color="auto" w:fill="auto"/>
            <w:noWrap/>
            <w:vAlign w:val="center"/>
          </w:tcPr>
          <w:p w14:paraId="3E25FD04"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30</w:t>
            </w:r>
          </w:p>
        </w:tc>
        <w:tc>
          <w:tcPr>
            <w:tcW w:w="546" w:type="pct"/>
            <w:tcBorders>
              <w:top w:val="nil"/>
              <w:left w:val="nil"/>
              <w:bottom w:val="single" w:sz="4" w:space="0" w:color="auto"/>
              <w:right w:val="single" w:sz="4" w:space="0" w:color="auto"/>
            </w:tcBorders>
            <w:shd w:val="clear" w:color="auto" w:fill="auto"/>
            <w:noWrap/>
            <w:vAlign w:val="center"/>
          </w:tcPr>
          <w:p w14:paraId="52684AD5"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2</w:t>
            </w:r>
          </w:p>
        </w:tc>
      </w:tr>
      <w:tr w:rsidR="00022740" w:rsidRPr="00B87AB8" w14:paraId="2836817A" w14:textId="77777777" w:rsidTr="009656E1">
        <w:trPr>
          <w:trHeight w:val="288"/>
        </w:trPr>
        <w:tc>
          <w:tcPr>
            <w:tcW w:w="1450" w:type="pct"/>
            <w:vMerge/>
            <w:tcBorders>
              <w:top w:val="nil"/>
              <w:left w:val="single" w:sz="4" w:space="0" w:color="auto"/>
              <w:bottom w:val="single" w:sz="4" w:space="0" w:color="000000"/>
              <w:right w:val="single" w:sz="4" w:space="0" w:color="auto"/>
            </w:tcBorders>
            <w:vAlign w:val="center"/>
          </w:tcPr>
          <w:p w14:paraId="0AC7023D" w14:textId="77777777" w:rsidR="00022740" w:rsidRPr="00B87AB8" w:rsidRDefault="00022740" w:rsidP="009656E1">
            <w:pPr>
              <w:widowControl/>
              <w:adjustRightInd/>
              <w:spacing w:line="240" w:lineRule="auto"/>
              <w:ind w:firstLine="0"/>
              <w:textAlignment w:val="auto"/>
              <w:rPr>
                <w:rFonts w:ascii="Calibri" w:eastAsia="Times New Roman" w:hAnsi="Calibri"/>
                <w:kern w:val="0"/>
                <w:sz w:val="22"/>
                <w:szCs w:val="22"/>
              </w:rPr>
            </w:pPr>
          </w:p>
        </w:tc>
        <w:tc>
          <w:tcPr>
            <w:tcW w:w="1093" w:type="pct"/>
            <w:tcBorders>
              <w:top w:val="nil"/>
              <w:left w:val="nil"/>
              <w:bottom w:val="single" w:sz="4" w:space="0" w:color="auto"/>
              <w:right w:val="single" w:sz="4" w:space="0" w:color="auto"/>
            </w:tcBorders>
            <w:shd w:val="clear" w:color="auto" w:fill="auto"/>
            <w:noWrap/>
            <w:vAlign w:val="center"/>
          </w:tcPr>
          <w:p w14:paraId="0FADA1D3"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(11000000)</w:t>
            </w:r>
            <w:r w:rsidRPr="00B87AB8">
              <w:rPr>
                <w:rFonts w:ascii="Calibri" w:eastAsia="Times New Roman" w:hAnsi="Calibri"/>
                <w:kern w:val="0"/>
                <w:sz w:val="22"/>
                <w:szCs w:val="22"/>
                <w:vertAlign w:val="subscript"/>
              </w:rPr>
              <w:t>B</w:t>
            </w:r>
          </w:p>
        </w:tc>
        <w:tc>
          <w:tcPr>
            <w:tcW w:w="1093" w:type="pct"/>
            <w:tcBorders>
              <w:top w:val="nil"/>
              <w:left w:val="nil"/>
              <w:bottom w:val="single" w:sz="4" w:space="0" w:color="auto"/>
              <w:right w:val="single" w:sz="4" w:space="0" w:color="auto"/>
            </w:tcBorders>
            <w:shd w:val="clear" w:color="auto" w:fill="auto"/>
            <w:noWrap/>
            <w:vAlign w:val="center"/>
          </w:tcPr>
          <w:p w14:paraId="1325CFF5"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(10101000)</w:t>
            </w:r>
            <w:r w:rsidRPr="00B87AB8">
              <w:rPr>
                <w:rFonts w:ascii="Calibri" w:eastAsia="Times New Roman" w:hAnsi="Calibri"/>
                <w:kern w:val="0"/>
                <w:sz w:val="22"/>
                <w:szCs w:val="22"/>
                <w:vertAlign w:val="subscript"/>
              </w:rPr>
              <w:t>B</w:t>
            </w:r>
          </w:p>
        </w:tc>
        <w:tc>
          <w:tcPr>
            <w:tcW w:w="819" w:type="pct"/>
            <w:tcBorders>
              <w:top w:val="nil"/>
              <w:left w:val="nil"/>
              <w:bottom w:val="single" w:sz="4" w:space="0" w:color="auto"/>
              <w:right w:val="single" w:sz="4" w:space="0" w:color="auto"/>
            </w:tcBorders>
            <w:shd w:val="clear" w:color="auto" w:fill="auto"/>
            <w:noWrap/>
            <w:vAlign w:val="center"/>
          </w:tcPr>
          <w:p w14:paraId="2CA7953D"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(11110)</w:t>
            </w:r>
            <w:r w:rsidRPr="00B87AB8">
              <w:rPr>
                <w:rFonts w:ascii="Calibri" w:eastAsia="Times New Roman" w:hAnsi="Calibri"/>
                <w:kern w:val="0"/>
                <w:sz w:val="22"/>
                <w:szCs w:val="22"/>
                <w:vertAlign w:val="subscript"/>
              </w:rPr>
              <w:t>B</w:t>
            </w:r>
          </w:p>
        </w:tc>
        <w:tc>
          <w:tcPr>
            <w:tcW w:w="546" w:type="pct"/>
            <w:tcBorders>
              <w:top w:val="nil"/>
              <w:left w:val="nil"/>
              <w:bottom w:val="single" w:sz="4" w:space="0" w:color="auto"/>
              <w:right w:val="single" w:sz="4" w:space="0" w:color="auto"/>
            </w:tcBorders>
            <w:shd w:val="clear" w:color="auto" w:fill="auto"/>
            <w:noWrap/>
            <w:vAlign w:val="center"/>
          </w:tcPr>
          <w:p w14:paraId="34151795" w14:textId="77777777" w:rsidR="00022740" w:rsidRPr="00B87AB8" w:rsidRDefault="00022740" w:rsidP="009656E1">
            <w:pPr>
              <w:widowControl/>
              <w:adjustRightInd/>
              <w:spacing w:line="240" w:lineRule="auto"/>
              <w:ind w:firstLine="0"/>
              <w:jc w:val="center"/>
              <w:textAlignment w:val="auto"/>
              <w:rPr>
                <w:rFonts w:ascii="Calibri" w:eastAsia="Times New Roman" w:hAnsi="Calibri"/>
                <w:kern w:val="0"/>
                <w:sz w:val="22"/>
                <w:szCs w:val="22"/>
              </w:rPr>
            </w:pPr>
            <w:r w:rsidRPr="00B87AB8">
              <w:rPr>
                <w:rFonts w:ascii="Calibri" w:eastAsia="Times New Roman" w:hAnsi="Calibri"/>
                <w:kern w:val="0"/>
                <w:sz w:val="22"/>
                <w:szCs w:val="22"/>
              </w:rPr>
              <w:t>(10)</w:t>
            </w:r>
            <w:r w:rsidRPr="00B87AB8">
              <w:rPr>
                <w:rFonts w:ascii="Calibri" w:eastAsia="Times New Roman" w:hAnsi="Calibri"/>
                <w:kern w:val="0"/>
                <w:sz w:val="22"/>
                <w:szCs w:val="22"/>
                <w:vertAlign w:val="subscript"/>
              </w:rPr>
              <w:t>B</w:t>
            </w:r>
          </w:p>
        </w:tc>
      </w:tr>
    </w:tbl>
    <w:p w14:paraId="4E11F0B3" w14:textId="77777777" w:rsidR="00022740" w:rsidRPr="00B87AB8" w:rsidRDefault="00022740" w:rsidP="00022740">
      <w:pPr>
        <w:ind w:firstLine="600"/>
        <w:jc w:val="both"/>
        <w:rPr>
          <w:rFonts w:eastAsia="宋体"/>
          <w:szCs w:val="28"/>
        </w:rPr>
      </w:pPr>
      <w:r w:rsidRPr="00B87AB8">
        <w:rPr>
          <w:rFonts w:eastAsia="宋体" w:hint="eastAsia"/>
          <w:szCs w:val="28"/>
        </w:rPr>
        <w:t>如上所述</w:t>
      </w:r>
      <w:r w:rsidRPr="00B87AB8">
        <w:rPr>
          <w:rFonts w:eastAsia="宋体"/>
          <w:szCs w:val="28"/>
        </w:rPr>
        <w:t>，根据本发明的</w:t>
      </w:r>
      <w:r w:rsidRPr="00B87AB8">
        <w:rPr>
          <w:rFonts w:eastAsia="宋体"/>
          <w:szCs w:val="28"/>
        </w:rPr>
        <w:t>TRIA</w:t>
      </w:r>
      <w:r w:rsidRPr="00B87AB8">
        <w:rPr>
          <w:rFonts w:eastAsia="宋体" w:hint="eastAsia"/>
          <w:szCs w:val="28"/>
        </w:rPr>
        <w:t>网络</w:t>
      </w:r>
      <w:r w:rsidRPr="00B87AB8">
        <w:rPr>
          <w:rFonts w:eastAsia="宋体"/>
          <w:szCs w:val="28"/>
        </w:rPr>
        <w:t>IP</w:t>
      </w:r>
      <w:r w:rsidRPr="00B87AB8">
        <w:rPr>
          <w:rFonts w:eastAsia="宋体"/>
          <w:szCs w:val="28"/>
        </w:rPr>
        <w:t>通过</w:t>
      </w:r>
      <w:r w:rsidRPr="00B87AB8">
        <w:rPr>
          <w:rFonts w:eastAsia="宋体" w:hint="eastAsia"/>
          <w:szCs w:val="28"/>
        </w:rPr>
        <w:t>实体</w:t>
      </w:r>
      <w:r w:rsidRPr="00B87AB8">
        <w:rPr>
          <w:rFonts w:eastAsia="宋体"/>
          <w:szCs w:val="28"/>
        </w:rPr>
        <w:t>和虚拟</w:t>
      </w:r>
      <w:r w:rsidRPr="00B87AB8">
        <w:rPr>
          <w:rFonts w:eastAsia="宋体"/>
          <w:szCs w:val="28"/>
        </w:rPr>
        <w:t>IP</w:t>
      </w:r>
      <w:r w:rsidRPr="00B87AB8">
        <w:rPr>
          <w:rFonts w:eastAsia="宋体"/>
          <w:szCs w:val="28"/>
        </w:rPr>
        <w:t>地址</w:t>
      </w:r>
      <w:r w:rsidRPr="00B87AB8">
        <w:rPr>
          <w:rFonts w:eastAsia="宋体" w:hint="eastAsia"/>
          <w:szCs w:val="28"/>
        </w:rPr>
        <w:t>的</w:t>
      </w:r>
      <w:r w:rsidRPr="00B87AB8">
        <w:rPr>
          <w:rFonts w:eastAsia="宋体"/>
          <w:szCs w:val="28"/>
        </w:rPr>
        <w:t>正反比合</w:t>
      </w:r>
      <w:r w:rsidRPr="00B87AB8">
        <w:rPr>
          <w:rFonts w:eastAsia="宋体" w:hint="eastAsia"/>
          <w:szCs w:val="28"/>
        </w:rPr>
        <w:t>叠加</w:t>
      </w:r>
      <w:r w:rsidRPr="00B87AB8">
        <w:rPr>
          <w:rFonts w:eastAsia="宋体"/>
          <w:szCs w:val="28"/>
        </w:rPr>
        <w:t>而成</w:t>
      </w:r>
      <w:r w:rsidRPr="00B87AB8">
        <w:rPr>
          <w:rFonts w:eastAsia="宋体" w:hint="eastAsia"/>
          <w:szCs w:val="28"/>
        </w:rPr>
        <w:t>的</w:t>
      </w:r>
      <w:r w:rsidRPr="00B87AB8">
        <w:rPr>
          <w:rFonts w:eastAsia="宋体"/>
          <w:szCs w:val="28"/>
        </w:rPr>
        <w:t>对称三进制或平衡九进制表示一个</w:t>
      </w:r>
      <w:r w:rsidRPr="00B87AB8">
        <w:rPr>
          <w:rFonts w:eastAsia="宋体" w:hint="eastAsia"/>
          <w:szCs w:val="28"/>
        </w:rPr>
        <w:t>地址</w:t>
      </w:r>
      <w:r w:rsidRPr="00B87AB8">
        <w:rPr>
          <w:rFonts w:eastAsia="宋体"/>
          <w:szCs w:val="28"/>
        </w:rPr>
        <w:t>。</w:t>
      </w:r>
    </w:p>
    <w:p w14:paraId="214BD287" w14:textId="77777777" w:rsidR="00022740" w:rsidRPr="00B87AB8" w:rsidRDefault="00022740" w:rsidP="00022740">
      <w:pPr>
        <w:ind w:firstLine="600"/>
        <w:jc w:val="both"/>
        <w:rPr>
          <w:rFonts w:eastAsia="宋体"/>
          <w:szCs w:val="28"/>
        </w:rPr>
      </w:pPr>
      <w:r w:rsidRPr="00B87AB8">
        <w:rPr>
          <w:rFonts w:eastAsia="宋体" w:hint="eastAsia"/>
          <w:szCs w:val="28"/>
        </w:rPr>
        <w:t>如上所述</w:t>
      </w:r>
      <w:r w:rsidRPr="00B87AB8">
        <w:rPr>
          <w:rFonts w:eastAsia="宋体"/>
          <w:szCs w:val="28"/>
        </w:rPr>
        <w:t>，</w:t>
      </w:r>
      <w:r w:rsidRPr="00B87AB8">
        <w:rPr>
          <w:rFonts w:eastAsia="宋体" w:hint="eastAsia"/>
          <w:szCs w:val="28"/>
        </w:rPr>
        <w:t>不仅比合</w:t>
      </w:r>
      <w:r w:rsidRPr="00B87AB8">
        <w:rPr>
          <w:rFonts w:eastAsia="宋体"/>
          <w:szCs w:val="28"/>
        </w:rPr>
        <w:t>方式表示网络地址，</w:t>
      </w:r>
      <w:r w:rsidRPr="00B87AB8">
        <w:rPr>
          <w:rFonts w:eastAsia="宋体" w:hint="eastAsia"/>
          <w:szCs w:val="28"/>
        </w:rPr>
        <w:t>可用</w:t>
      </w:r>
      <w:r w:rsidRPr="00B87AB8">
        <w:rPr>
          <w:rFonts w:eastAsia="宋体"/>
          <w:szCs w:val="28"/>
        </w:rPr>
        <w:t>按照此原理</w:t>
      </w:r>
      <w:r w:rsidRPr="00B87AB8">
        <w:rPr>
          <w:rFonts w:eastAsia="宋体" w:hint="eastAsia"/>
          <w:szCs w:val="28"/>
        </w:rPr>
        <w:t>通过</w:t>
      </w:r>
      <w:r w:rsidRPr="00B87AB8">
        <w:rPr>
          <w:rFonts w:eastAsia="宋体"/>
          <w:szCs w:val="28"/>
        </w:rPr>
        <w:t>比合方式</w:t>
      </w:r>
      <w:r w:rsidRPr="00B87AB8">
        <w:rPr>
          <w:rFonts w:eastAsia="宋体" w:hint="eastAsia"/>
          <w:szCs w:val="28"/>
        </w:rPr>
        <w:t>表示内存</w:t>
      </w:r>
      <w:r w:rsidRPr="00B87AB8">
        <w:rPr>
          <w:rFonts w:eastAsia="宋体"/>
          <w:szCs w:val="28"/>
        </w:rPr>
        <w:t>寻址地址编码</w:t>
      </w:r>
      <w:r w:rsidRPr="00B87AB8">
        <w:rPr>
          <w:rFonts w:eastAsia="宋体" w:hint="eastAsia"/>
          <w:szCs w:val="28"/>
        </w:rPr>
        <w:t>标记，</w:t>
      </w:r>
      <w:r w:rsidRPr="00B87AB8">
        <w:rPr>
          <w:rFonts w:eastAsia="宋体"/>
          <w:szCs w:val="28"/>
        </w:rPr>
        <w:t>如正和反的内存地址的比合地址</w:t>
      </w:r>
      <w:r w:rsidRPr="00B87AB8">
        <w:rPr>
          <w:rFonts w:eastAsia="宋体" w:hint="eastAsia"/>
          <w:szCs w:val="28"/>
        </w:rPr>
        <w:t>表示</w:t>
      </w:r>
      <w:r w:rsidRPr="00B87AB8">
        <w:rPr>
          <w:rFonts w:eastAsia="宋体"/>
          <w:szCs w:val="28"/>
        </w:rPr>
        <w:t>。</w:t>
      </w:r>
    </w:p>
    <w:p w14:paraId="74D8542A" w14:textId="77777777" w:rsidR="00022740" w:rsidRPr="00B87AB8" w:rsidRDefault="00022740" w:rsidP="00022740">
      <w:pPr>
        <w:pStyle w:val="Heading2"/>
        <w:rPr>
          <w:rFonts w:ascii="宋体" w:eastAsia="宋体" w:hAnsi="宋体"/>
          <w:sz w:val="28"/>
          <w:u w:val="single"/>
        </w:rPr>
      </w:pPr>
      <w:r w:rsidRPr="00B87AB8">
        <w:rPr>
          <w:rFonts w:ascii="宋体" w:eastAsia="宋体" w:hAnsi="宋体" w:hint="eastAsia"/>
          <w:sz w:val="28"/>
          <w:u w:val="single"/>
        </w:rPr>
        <w:t>&lt;TRIA计算机系统的软件系统&gt;</w:t>
      </w:r>
    </w:p>
    <w:p w14:paraId="2A21C845" w14:textId="77777777" w:rsidR="00022740" w:rsidRPr="00B87AB8" w:rsidRDefault="00022740" w:rsidP="00022740">
      <w:pPr>
        <w:ind w:firstLine="600"/>
        <w:jc w:val="both"/>
        <w:rPr>
          <w:rFonts w:eastAsia="宋体"/>
        </w:rPr>
      </w:pPr>
      <w:r w:rsidRPr="00B87AB8">
        <w:rPr>
          <w:rFonts w:eastAsia="宋体" w:hint="eastAsia"/>
        </w:rPr>
        <w:t>如上所述，根据本发明的</w:t>
      </w:r>
      <w:r w:rsidRPr="00B87AB8">
        <w:rPr>
          <w:rFonts w:eastAsia="宋体" w:hint="eastAsia"/>
        </w:rPr>
        <w:t>TRIA</w:t>
      </w:r>
      <w:r w:rsidRPr="00B87AB8">
        <w:rPr>
          <w:rFonts w:eastAsia="宋体" w:hint="eastAsia"/>
        </w:rPr>
        <w:t>计算机系统包括</w:t>
      </w:r>
      <w:r w:rsidRPr="00B87AB8">
        <w:rPr>
          <w:rFonts w:eastAsia="宋体" w:hint="eastAsia"/>
          <w:szCs w:val="28"/>
        </w:rPr>
        <w:t>TRIA</w:t>
      </w:r>
      <w:r w:rsidRPr="00B87AB8">
        <w:rPr>
          <w:rFonts w:eastAsia="宋体" w:hint="eastAsia"/>
          <w:szCs w:val="28"/>
        </w:rPr>
        <w:t>运算</w:t>
      </w:r>
      <w:r w:rsidRPr="00B87AB8">
        <w:rPr>
          <w:rFonts w:eastAsia="宋体"/>
          <w:szCs w:val="28"/>
        </w:rPr>
        <w:t>处理</w:t>
      </w:r>
      <w:r w:rsidRPr="00B87AB8">
        <w:rPr>
          <w:rFonts w:eastAsia="宋体" w:hint="eastAsia"/>
          <w:szCs w:val="28"/>
        </w:rPr>
        <w:t>系统、</w:t>
      </w:r>
      <w:r w:rsidRPr="00B87AB8">
        <w:rPr>
          <w:rFonts w:eastAsia="宋体" w:hint="eastAsia"/>
          <w:szCs w:val="28"/>
        </w:rPr>
        <w:t xml:space="preserve"> TRIA</w:t>
      </w:r>
      <w:r w:rsidRPr="00B87AB8">
        <w:rPr>
          <w:rFonts w:eastAsia="宋体" w:hint="eastAsia"/>
          <w:szCs w:val="28"/>
        </w:rPr>
        <w:t>输入系统、</w:t>
      </w:r>
      <w:r w:rsidRPr="00B87AB8">
        <w:rPr>
          <w:rFonts w:eastAsia="宋体" w:hint="eastAsia"/>
          <w:szCs w:val="28"/>
        </w:rPr>
        <w:t>TRIA</w:t>
      </w:r>
      <w:r w:rsidRPr="00B87AB8">
        <w:rPr>
          <w:rFonts w:eastAsia="宋体" w:hint="eastAsia"/>
          <w:szCs w:val="28"/>
        </w:rPr>
        <w:t>输出系统、</w:t>
      </w:r>
      <w:r w:rsidRPr="00B87AB8">
        <w:rPr>
          <w:rFonts w:eastAsia="宋体" w:hint="eastAsia"/>
          <w:szCs w:val="28"/>
        </w:rPr>
        <w:t>TRIA</w:t>
      </w:r>
      <w:r w:rsidRPr="00B87AB8">
        <w:rPr>
          <w:rFonts w:eastAsia="宋体" w:hint="eastAsia"/>
          <w:szCs w:val="28"/>
        </w:rPr>
        <w:t>存储系统等。</w:t>
      </w:r>
      <w:r w:rsidRPr="00B87AB8">
        <w:rPr>
          <w:rFonts w:eastAsia="宋体" w:hint="eastAsia"/>
          <w:szCs w:val="28"/>
        </w:rPr>
        <w:t>TRIA</w:t>
      </w:r>
      <w:r w:rsidRPr="00B87AB8">
        <w:rPr>
          <w:rFonts w:eastAsia="宋体" w:hint="eastAsia"/>
          <w:szCs w:val="28"/>
        </w:rPr>
        <w:t>计算机系统可根据进制选择信号，</w:t>
      </w:r>
      <w:r w:rsidRPr="00B87AB8">
        <w:rPr>
          <w:rFonts w:eastAsia="宋体"/>
        </w:rPr>
        <w:t>二进制</w:t>
      </w:r>
      <w:r w:rsidRPr="00B87AB8">
        <w:rPr>
          <w:rFonts w:eastAsia="宋体" w:hint="eastAsia"/>
        </w:rPr>
        <w:t>运算</w:t>
      </w:r>
      <w:r w:rsidRPr="00B87AB8">
        <w:rPr>
          <w:rFonts w:eastAsia="宋体"/>
        </w:rPr>
        <w:t>模式和对称三进制</w:t>
      </w:r>
      <w:r w:rsidRPr="00B87AB8">
        <w:rPr>
          <w:rFonts w:eastAsia="宋体" w:hint="eastAsia"/>
        </w:rPr>
        <w:t>运算</w:t>
      </w:r>
      <w:r w:rsidRPr="00B87AB8">
        <w:rPr>
          <w:rFonts w:eastAsia="宋体"/>
        </w:rPr>
        <w:t>模式</w:t>
      </w:r>
      <w:r w:rsidRPr="00B87AB8">
        <w:rPr>
          <w:rFonts w:eastAsia="宋体" w:hint="eastAsia"/>
        </w:rPr>
        <w:t>之间切换。</w:t>
      </w:r>
      <w:r w:rsidRPr="00B87AB8">
        <w:rPr>
          <w:rFonts w:eastAsia="宋体"/>
        </w:rPr>
        <w:t>并且</w:t>
      </w:r>
      <w:r w:rsidRPr="00B87AB8">
        <w:rPr>
          <w:rFonts w:eastAsia="宋体" w:hint="eastAsia"/>
        </w:rPr>
        <w:t>可以</w:t>
      </w:r>
      <w:r w:rsidRPr="00B87AB8">
        <w:rPr>
          <w:rFonts w:eastAsia="宋体"/>
        </w:rPr>
        <w:t>两者混合计算，</w:t>
      </w:r>
      <w:r w:rsidRPr="00B87AB8">
        <w:rPr>
          <w:rFonts w:eastAsia="宋体" w:hint="eastAsia"/>
        </w:rPr>
        <w:t>比如二</w:t>
      </w:r>
      <w:r w:rsidRPr="00B87AB8">
        <w:rPr>
          <w:rFonts w:eastAsia="宋体"/>
        </w:rPr>
        <w:t>进制运算模式处理结果转换为</w:t>
      </w:r>
      <w:r w:rsidRPr="00B87AB8">
        <w:rPr>
          <w:rFonts w:eastAsia="宋体" w:hint="eastAsia"/>
        </w:rPr>
        <w:t>三</w:t>
      </w:r>
      <w:r w:rsidRPr="00B87AB8">
        <w:rPr>
          <w:rFonts w:eastAsia="宋体"/>
        </w:rPr>
        <w:t>进制模式</w:t>
      </w:r>
      <w:r w:rsidRPr="00B87AB8">
        <w:rPr>
          <w:rFonts w:eastAsia="宋体" w:hint="eastAsia"/>
        </w:rPr>
        <w:t>处理</w:t>
      </w:r>
      <w:r w:rsidRPr="00B87AB8">
        <w:rPr>
          <w:rFonts w:eastAsia="宋体"/>
        </w:rPr>
        <w:t>的输入</w:t>
      </w:r>
      <w:r w:rsidRPr="00B87AB8">
        <w:rPr>
          <w:rFonts w:eastAsia="宋体" w:hint="eastAsia"/>
        </w:rPr>
        <w:t>，</w:t>
      </w:r>
      <w:r w:rsidRPr="00B87AB8">
        <w:rPr>
          <w:rFonts w:eastAsia="宋体"/>
        </w:rPr>
        <w:t>相反</w:t>
      </w:r>
      <w:r w:rsidRPr="00B87AB8">
        <w:rPr>
          <w:rFonts w:eastAsia="宋体" w:hint="eastAsia"/>
        </w:rPr>
        <w:t>三进制模式</w:t>
      </w:r>
      <w:r w:rsidRPr="00B87AB8">
        <w:rPr>
          <w:rFonts w:eastAsia="宋体"/>
        </w:rPr>
        <w:t>处理结果转换为二进制模式</w:t>
      </w:r>
      <w:r w:rsidRPr="00B87AB8">
        <w:rPr>
          <w:rFonts w:eastAsia="宋体" w:hint="eastAsia"/>
        </w:rPr>
        <w:t>处理</w:t>
      </w:r>
      <w:r w:rsidRPr="00B87AB8">
        <w:rPr>
          <w:rFonts w:eastAsia="宋体"/>
        </w:rPr>
        <w:t>的输入</w:t>
      </w:r>
      <w:r w:rsidRPr="00B87AB8">
        <w:rPr>
          <w:rFonts w:eastAsia="宋体" w:hint="eastAsia"/>
        </w:rPr>
        <w:t>。当</w:t>
      </w:r>
      <w:r w:rsidRPr="00B87AB8">
        <w:rPr>
          <w:rFonts w:eastAsia="宋体" w:hint="eastAsia"/>
        </w:rPr>
        <w:t>TRIA</w:t>
      </w:r>
      <w:r w:rsidRPr="00B87AB8">
        <w:rPr>
          <w:rFonts w:eastAsia="宋体" w:hint="eastAsia"/>
        </w:rPr>
        <w:t>计算机系统执行“比合”三进制运算时，</w:t>
      </w:r>
      <w:r w:rsidRPr="00B87AB8">
        <w:rPr>
          <w:rFonts w:eastAsia="宋体" w:hint="eastAsia"/>
        </w:rPr>
        <w:t>TRIA</w:t>
      </w:r>
      <w:r w:rsidRPr="00B87AB8">
        <w:rPr>
          <w:rFonts w:eastAsia="宋体"/>
        </w:rPr>
        <w:t>计算机系统切换成</w:t>
      </w:r>
      <w:r w:rsidRPr="00B87AB8">
        <w:rPr>
          <w:rFonts w:eastAsia="宋体" w:hint="eastAsia"/>
        </w:rPr>
        <w:t>“比合”三进制</w:t>
      </w:r>
      <w:r w:rsidRPr="00B87AB8">
        <w:rPr>
          <w:rFonts w:eastAsia="宋体"/>
        </w:rPr>
        <w:lastRenderedPageBreak/>
        <w:t>内存模式跟</w:t>
      </w:r>
      <w:r w:rsidRPr="00B87AB8">
        <w:rPr>
          <w:rFonts w:eastAsia="宋体"/>
        </w:rPr>
        <w:t>TRIA</w:t>
      </w:r>
      <w:r w:rsidRPr="00B87AB8">
        <w:rPr>
          <w:rFonts w:eastAsia="宋体"/>
        </w:rPr>
        <w:t>处理器交换</w:t>
      </w:r>
      <w:r w:rsidRPr="00B87AB8">
        <w:rPr>
          <w:rFonts w:eastAsia="宋体" w:hint="eastAsia"/>
        </w:rPr>
        <w:t>和</w:t>
      </w:r>
      <w:r w:rsidRPr="00B87AB8">
        <w:rPr>
          <w:rFonts w:eastAsia="宋体"/>
        </w:rPr>
        <w:t>处理数据。</w:t>
      </w:r>
      <w:r w:rsidRPr="00B87AB8">
        <w:rPr>
          <w:rFonts w:eastAsia="宋体" w:hint="eastAsia"/>
        </w:rPr>
        <w:t>TRIA</w:t>
      </w:r>
      <w:r w:rsidRPr="00B87AB8">
        <w:rPr>
          <w:rFonts w:eastAsia="宋体" w:hint="eastAsia"/>
        </w:rPr>
        <w:t>内存</w:t>
      </w:r>
      <w:r w:rsidRPr="00B87AB8">
        <w:rPr>
          <w:rFonts w:eastAsia="宋体"/>
        </w:rPr>
        <w:t>数据</w:t>
      </w:r>
      <w:r w:rsidRPr="00B87AB8">
        <w:rPr>
          <w:rFonts w:eastAsia="宋体" w:hint="eastAsia"/>
        </w:rPr>
        <w:t>，当保存</w:t>
      </w:r>
      <w:r w:rsidRPr="00B87AB8">
        <w:rPr>
          <w:rFonts w:eastAsia="宋体"/>
        </w:rPr>
        <w:t>或</w:t>
      </w:r>
      <w:r w:rsidRPr="00B87AB8">
        <w:rPr>
          <w:rFonts w:eastAsia="宋体" w:hint="eastAsia"/>
        </w:rPr>
        <w:t>网络</w:t>
      </w:r>
      <w:r w:rsidRPr="00B87AB8">
        <w:rPr>
          <w:rFonts w:eastAsia="宋体"/>
        </w:rPr>
        <w:t>传递</w:t>
      </w:r>
      <w:r w:rsidRPr="00B87AB8">
        <w:rPr>
          <w:rFonts w:eastAsia="宋体" w:hint="eastAsia"/>
        </w:rPr>
        <w:t>时，双链并行</w:t>
      </w:r>
      <w:r w:rsidRPr="00B87AB8">
        <w:rPr>
          <w:rFonts w:eastAsia="宋体"/>
        </w:rPr>
        <w:t>方式或</w:t>
      </w:r>
      <w:r w:rsidRPr="00B87AB8">
        <w:rPr>
          <w:rFonts w:eastAsia="宋体" w:hint="eastAsia"/>
        </w:rPr>
        <w:t>奇偶</w:t>
      </w:r>
      <w:r w:rsidRPr="00B87AB8">
        <w:rPr>
          <w:rFonts w:eastAsia="宋体"/>
        </w:rPr>
        <w:t>串联方式</w:t>
      </w:r>
      <w:r w:rsidRPr="00B87AB8">
        <w:rPr>
          <w:rFonts w:eastAsia="宋体" w:hint="eastAsia"/>
        </w:rPr>
        <w:t>，把</w:t>
      </w:r>
      <w:r w:rsidRPr="00B87AB8">
        <w:rPr>
          <w:rFonts w:eastAsia="宋体"/>
        </w:rPr>
        <w:t>数据</w:t>
      </w:r>
      <w:r w:rsidRPr="00B87AB8">
        <w:rPr>
          <w:rFonts w:eastAsia="宋体" w:hint="eastAsia"/>
        </w:rPr>
        <w:t>存储</w:t>
      </w:r>
      <w:r w:rsidRPr="00B87AB8">
        <w:rPr>
          <w:rFonts w:eastAsia="宋体"/>
        </w:rPr>
        <w:t>或传递</w:t>
      </w:r>
      <w:r w:rsidRPr="00B87AB8">
        <w:rPr>
          <w:rFonts w:eastAsia="宋体" w:hint="eastAsia"/>
        </w:rPr>
        <w:t>“比合”数据结构，</w:t>
      </w:r>
      <w:r w:rsidRPr="00B87AB8">
        <w:rPr>
          <w:rFonts w:eastAsia="宋体"/>
        </w:rPr>
        <w:t>并且</w:t>
      </w:r>
      <w:r w:rsidRPr="00B87AB8">
        <w:rPr>
          <w:rFonts w:eastAsia="宋体" w:hint="eastAsia"/>
        </w:rPr>
        <w:t>“比合”三进制</w:t>
      </w:r>
      <w:r w:rsidRPr="00B87AB8">
        <w:rPr>
          <w:rFonts w:eastAsia="宋体"/>
        </w:rPr>
        <w:t>数据转换为对称三进制方式存储</w:t>
      </w:r>
      <w:r w:rsidRPr="00B87AB8">
        <w:rPr>
          <w:rFonts w:eastAsia="宋体" w:hint="eastAsia"/>
        </w:rPr>
        <w:t>或</w:t>
      </w:r>
      <w:r w:rsidRPr="00B87AB8">
        <w:rPr>
          <w:rFonts w:eastAsia="宋体"/>
        </w:rPr>
        <w:t>传递数据信息</w:t>
      </w:r>
      <w:r w:rsidRPr="00B87AB8">
        <w:rPr>
          <w:rFonts w:eastAsia="宋体" w:hint="eastAsia"/>
        </w:rPr>
        <w:t>，</w:t>
      </w:r>
      <w:r w:rsidRPr="00B87AB8">
        <w:rPr>
          <w:rFonts w:eastAsia="宋体" w:hint="eastAsia"/>
        </w:rPr>
        <w:t>TRIA</w:t>
      </w:r>
      <w:r w:rsidRPr="00B87AB8">
        <w:rPr>
          <w:rFonts w:eastAsia="宋体"/>
        </w:rPr>
        <w:t>硬件层</w:t>
      </w:r>
      <w:r w:rsidRPr="00B87AB8">
        <w:rPr>
          <w:rFonts w:eastAsia="宋体" w:hint="eastAsia"/>
        </w:rPr>
        <w:t>给</w:t>
      </w:r>
      <w:r w:rsidRPr="00B87AB8">
        <w:rPr>
          <w:rFonts w:eastAsia="宋体"/>
        </w:rPr>
        <w:t>软件层提供</w:t>
      </w:r>
      <w:r w:rsidRPr="00B87AB8">
        <w:rPr>
          <w:rFonts w:eastAsia="宋体" w:hint="eastAsia"/>
        </w:rPr>
        <w:t>基于“比合”三进制</w:t>
      </w:r>
      <w:r w:rsidRPr="00B87AB8">
        <w:rPr>
          <w:rFonts w:eastAsia="宋体"/>
        </w:rPr>
        <w:t>的</w:t>
      </w:r>
      <w:r w:rsidRPr="00B87AB8">
        <w:rPr>
          <w:rFonts w:eastAsia="宋体" w:hint="eastAsia"/>
        </w:rPr>
        <w:t>对称</w:t>
      </w:r>
      <w:r w:rsidRPr="00B87AB8">
        <w:rPr>
          <w:rFonts w:eastAsia="宋体"/>
        </w:rPr>
        <w:t>三</w:t>
      </w:r>
      <w:r w:rsidRPr="00B87AB8">
        <w:rPr>
          <w:rFonts w:eastAsia="宋体" w:hint="eastAsia"/>
        </w:rPr>
        <w:t>进制运算和</w:t>
      </w:r>
      <w:r w:rsidRPr="00B87AB8">
        <w:rPr>
          <w:rFonts w:eastAsia="宋体"/>
        </w:rPr>
        <w:t>处理</w:t>
      </w:r>
      <w:r w:rsidRPr="00B87AB8">
        <w:rPr>
          <w:rFonts w:eastAsia="宋体" w:hint="eastAsia"/>
        </w:rPr>
        <w:t>的</w:t>
      </w:r>
      <w:r w:rsidRPr="00B87AB8">
        <w:rPr>
          <w:rFonts w:eastAsia="宋体"/>
        </w:rPr>
        <w:t>接口</w:t>
      </w:r>
      <w:r w:rsidRPr="00B87AB8">
        <w:rPr>
          <w:rFonts w:eastAsia="宋体" w:hint="eastAsia"/>
        </w:rPr>
        <w:t>。</w:t>
      </w:r>
    </w:p>
    <w:p w14:paraId="6D0CC007" w14:textId="77777777" w:rsidR="00022740" w:rsidRPr="00B87AB8" w:rsidRDefault="00022740" w:rsidP="00022740">
      <w:pPr>
        <w:ind w:firstLineChars="200" w:firstLine="560"/>
        <w:jc w:val="both"/>
        <w:rPr>
          <w:rFonts w:eastAsia="宋体"/>
          <w:szCs w:val="28"/>
        </w:rPr>
      </w:pPr>
      <w:r w:rsidRPr="00B87AB8">
        <w:rPr>
          <w:rFonts w:eastAsia="宋体" w:hint="eastAsia"/>
        </w:rPr>
        <w:t>计算机系统的指令的作用在于，一条指令或指令的序列命令计算机中的特定部分或多个部件执行特定操作。</w:t>
      </w:r>
      <w:r w:rsidRPr="00B87AB8">
        <w:rPr>
          <w:rFonts w:eastAsia="宋体" w:hint="eastAsia"/>
        </w:rPr>
        <w:t xml:space="preserve">TRIA </w:t>
      </w:r>
      <w:r w:rsidRPr="00B87AB8">
        <w:rPr>
          <w:rFonts w:eastAsia="宋体" w:hint="eastAsia"/>
        </w:rPr>
        <w:t>运算处理系统</w:t>
      </w:r>
      <w:r w:rsidRPr="00B87AB8">
        <w:rPr>
          <w:rFonts w:eastAsia="宋体" w:hint="eastAsia"/>
        </w:rPr>
        <w:t>(</w:t>
      </w:r>
      <w:r w:rsidRPr="00B87AB8">
        <w:rPr>
          <w:rFonts w:eastAsia="宋体" w:hint="eastAsia"/>
        </w:rPr>
        <w:t>即，</w:t>
      </w:r>
      <w:r w:rsidRPr="00B87AB8">
        <w:rPr>
          <w:rFonts w:eastAsia="宋体" w:hint="eastAsia"/>
        </w:rPr>
        <w:t>CPU)</w:t>
      </w:r>
      <w:r w:rsidRPr="00B87AB8">
        <w:rPr>
          <w:rFonts w:eastAsia="宋体" w:hint="eastAsia"/>
        </w:rPr>
        <w:t>根据指令或指令序列的功能，产生相应的操作控制信号，发送给相应的部件，从而控制这些部件按指令的工作功能执行相应动作。</w:t>
      </w:r>
      <w:r w:rsidRPr="00B87AB8">
        <w:rPr>
          <w:rFonts w:eastAsia="宋体" w:hint="eastAsia"/>
        </w:rPr>
        <w:t>TRIA</w:t>
      </w:r>
      <w:r w:rsidRPr="00B87AB8">
        <w:rPr>
          <w:rFonts w:eastAsia="宋体" w:hint="eastAsia"/>
        </w:rPr>
        <w:t>处理器处理</w:t>
      </w:r>
      <w:r w:rsidRPr="00B87AB8">
        <w:rPr>
          <w:rFonts w:eastAsia="宋体"/>
        </w:rPr>
        <w:t>指令时，从</w:t>
      </w:r>
      <w:r w:rsidRPr="00B87AB8">
        <w:rPr>
          <w:rFonts w:eastAsia="宋体" w:hint="eastAsia"/>
        </w:rPr>
        <w:t>存储器或双高速缓冲存储器中取出指令程序，放入指令寄存器，并对指令译码。处理器将指令分解成一系列的微操作，然后发出各种控制命令，执行微操作系列，从而完成一条指令的执行。通过</w:t>
      </w:r>
      <w:r w:rsidRPr="00B87AB8">
        <w:rPr>
          <w:rFonts w:eastAsia="宋体"/>
        </w:rPr>
        <w:t>指令控制器使</w:t>
      </w:r>
      <w:r w:rsidRPr="00B87AB8">
        <w:rPr>
          <w:rFonts w:eastAsia="宋体" w:hint="eastAsia"/>
        </w:rPr>
        <w:t>多核处理器中</w:t>
      </w:r>
      <w:r w:rsidRPr="00B87AB8">
        <w:rPr>
          <w:rFonts w:eastAsia="宋体"/>
        </w:rPr>
        <w:t>的一部分内核切换成对称三进制的</w:t>
      </w:r>
      <w:r w:rsidRPr="00B87AB8">
        <w:rPr>
          <w:rFonts w:eastAsia="宋体" w:hint="eastAsia"/>
        </w:rPr>
        <w:t>计算</w:t>
      </w:r>
      <w:r w:rsidRPr="00B87AB8">
        <w:rPr>
          <w:rFonts w:eastAsia="宋体"/>
        </w:rPr>
        <w:t>处理</w:t>
      </w:r>
      <w:r w:rsidRPr="00B87AB8">
        <w:rPr>
          <w:rFonts w:eastAsia="宋体" w:hint="eastAsia"/>
        </w:rPr>
        <w:t>模式</w:t>
      </w:r>
      <w:r w:rsidRPr="00B87AB8">
        <w:rPr>
          <w:rFonts w:eastAsia="宋体"/>
        </w:rPr>
        <w:t>，并通过特定的</w:t>
      </w:r>
      <w:r w:rsidRPr="00B87AB8">
        <w:rPr>
          <w:rFonts w:eastAsia="宋体" w:hint="eastAsia"/>
        </w:rPr>
        <w:t>对称</w:t>
      </w:r>
      <w:r w:rsidRPr="00B87AB8">
        <w:rPr>
          <w:rFonts w:eastAsia="宋体"/>
        </w:rPr>
        <w:t>三进制指令集提供给软件</w:t>
      </w:r>
      <w:r w:rsidRPr="00B87AB8">
        <w:rPr>
          <w:rFonts w:eastAsia="宋体" w:hint="eastAsia"/>
        </w:rPr>
        <w:t>层</w:t>
      </w:r>
      <w:r w:rsidRPr="00B87AB8">
        <w:rPr>
          <w:rFonts w:eastAsia="宋体"/>
        </w:rPr>
        <w:t>，</w:t>
      </w:r>
      <w:r w:rsidRPr="00B87AB8">
        <w:rPr>
          <w:rFonts w:eastAsia="宋体" w:hint="eastAsia"/>
        </w:rPr>
        <w:t>从</w:t>
      </w:r>
      <w:r w:rsidRPr="00B87AB8">
        <w:rPr>
          <w:rFonts w:eastAsia="宋体"/>
        </w:rPr>
        <w:t>硬件级别</w:t>
      </w:r>
      <w:r w:rsidRPr="00B87AB8">
        <w:rPr>
          <w:rFonts w:eastAsia="宋体" w:hint="eastAsia"/>
        </w:rPr>
        <w:t>支持</w:t>
      </w:r>
      <w:r w:rsidRPr="00B87AB8">
        <w:rPr>
          <w:rFonts w:eastAsia="宋体"/>
        </w:rPr>
        <w:t>对称</w:t>
      </w:r>
      <w:r w:rsidRPr="00B87AB8">
        <w:rPr>
          <w:rFonts w:eastAsia="宋体" w:hint="eastAsia"/>
        </w:rPr>
        <w:t>三进制计算</w:t>
      </w:r>
      <w:r w:rsidRPr="00B87AB8">
        <w:rPr>
          <w:rFonts w:eastAsia="宋体"/>
        </w:rPr>
        <w:t>处理</w:t>
      </w:r>
      <w:r w:rsidRPr="00B87AB8">
        <w:rPr>
          <w:rFonts w:eastAsia="宋体" w:hint="eastAsia"/>
        </w:rPr>
        <w:t>，</w:t>
      </w:r>
      <w:r w:rsidRPr="00B87AB8">
        <w:rPr>
          <w:rFonts w:eastAsia="宋体"/>
        </w:rPr>
        <w:t>包括基于三进制的</w:t>
      </w:r>
      <w:r w:rsidRPr="00B87AB8">
        <w:rPr>
          <w:rFonts w:eastAsia="宋体" w:hint="eastAsia"/>
        </w:rPr>
        <w:t>操作</w:t>
      </w:r>
      <w:r w:rsidRPr="00B87AB8">
        <w:rPr>
          <w:rFonts w:eastAsia="宋体"/>
        </w:rPr>
        <w:t>系统</w:t>
      </w:r>
      <w:r w:rsidRPr="00B87AB8">
        <w:rPr>
          <w:rFonts w:eastAsia="宋体" w:hint="eastAsia"/>
        </w:rPr>
        <w:t>(TOS</w:t>
      </w:r>
      <w:r w:rsidRPr="00B87AB8">
        <w:rPr>
          <w:rFonts w:eastAsia="宋体" w:hint="eastAsia"/>
        </w:rPr>
        <w:t>，即</w:t>
      </w:r>
      <w:r w:rsidRPr="00B87AB8">
        <w:rPr>
          <w:rFonts w:eastAsia="宋体"/>
        </w:rPr>
        <w:t>TRIA OS</w:t>
      </w:r>
      <w:r w:rsidRPr="00B87AB8">
        <w:rPr>
          <w:rFonts w:eastAsia="宋体"/>
        </w:rPr>
        <w:t>的</w:t>
      </w:r>
      <w:r w:rsidRPr="00B87AB8">
        <w:rPr>
          <w:rFonts w:eastAsia="宋体" w:hint="eastAsia"/>
        </w:rPr>
        <w:t>简写</w:t>
      </w:r>
      <w:r w:rsidRPr="00B87AB8">
        <w:rPr>
          <w:rFonts w:eastAsia="宋体" w:hint="eastAsia"/>
        </w:rPr>
        <w:t>)</w:t>
      </w:r>
      <w:r w:rsidRPr="00B87AB8">
        <w:rPr>
          <w:rFonts w:eastAsia="宋体"/>
        </w:rPr>
        <w:t>和三进制的虚拟机</w:t>
      </w:r>
      <w:r w:rsidRPr="00B87AB8">
        <w:rPr>
          <w:rFonts w:eastAsia="宋体"/>
        </w:rPr>
        <w:t>(TVM</w:t>
      </w:r>
      <w:r w:rsidRPr="00B87AB8">
        <w:rPr>
          <w:rFonts w:eastAsia="宋体" w:hint="eastAsia"/>
        </w:rPr>
        <w:t>，即</w:t>
      </w:r>
      <w:r w:rsidRPr="00B87AB8">
        <w:rPr>
          <w:rFonts w:eastAsia="宋体"/>
        </w:rPr>
        <w:t>TRIA VM)</w:t>
      </w:r>
      <w:r w:rsidRPr="00B87AB8">
        <w:rPr>
          <w:rFonts w:eastAsia="宋体"/>
        </w:rPr>
        <w:t>。</w:t>
      </w:r>
    </w:p>
    <w:p w14:paraId="1D2FB8E4" w14:textId="77777777" w:rsidR="00022740" w:rsidRPr="00B87AB8" w:rsidRDefault="00022740" w:rsidP="00022740">
      <w:pPr>
        <w:pStyle w:val="Heading3"/>
        <w:rPr>
          <w:rFonts w:ascii="宋体" w:eastAsia="宋体" w:hAnsi="宋体"/>
          <w:sz w:val="28"/>
          <w:szCs w:val="28"/>
          <w:u w:val="single"/>
        </w:rPr>
      </w:pPr>
      <w:r w:rsidRPr="00B87AB8">
        <w:rPr>
          <w:rFonts w:ascii="宋体" w:eastAsia="宋体" w:hAnsi="宋体" w:hint="eastAsia"/>
          <w:sz w:val="28"/>
          <w:szCs w:val="28"/>
          <w:u w:val="single"/>
        </w:rPr>
        <w:t>基于TRIA计算机系统的虚拟机</w:t>
      </w:r>
    </w:p>
    <w:p w14:paraId="4AD4CF7B" w14:textId="77777777" w:rsidR="00022740" w:rsidRPr="00B87AB8" w:rsidRDefault="00022740" w:rsidP="00022740">
      <w:pPr>
        <w:ind w:firstLine="600"/>
        <w:jc w:val="both"/>
        <w:rPr>
          <w:rFonts w:eastAsia="宋体"/>
        </w:rPr>
      </w:pPr>
      <w:r w:rsidRPr="00B87AB8">
        <w:rPr>
          <w:rFonts w:eastAsia="宋体" w:hint="eastAsia"/>
        </w:rPr>
        <w:t>虚拟化或</w:t>
      </w:r>
      <w:r w:rsidRPr="00B87AB8">
        <w:rPr>
          <w:rFonts w:eastAsia="宋体"/>
        </w:rPr>
        <w:t>虚拟机</w:t>
      </w:r>
      <w:r w:rsidRPr="00B87AB8">
        <w:rPr>
          <w:rFonts w:eastAsia="宋体"/>
        </w:rPr>
        <w:t>(Virtual Machine)</w:t>
      </w:r>
      <w:r w:rsidRPr="00B87AB8">
        <w:rPr>
          <w:rFonts w:eastAsia="宋体"/>
        </w:rPr>
        <w:t>指通过</w:t>
      </w:r>
      <w:hyperlink r:id="rId7" w:tgtFrame="_blank" w:history="1">
        <w:r w:rsidRPr="00B87AB8">
          <w:rPr>
            <w:rFonts w:eastAsia="宋体"/>
          </w:rPr>
          <w:t>软件</w:t>
        </w:r>
      </w:hyperlink>
      <w:r w:rsidRPr="00B87AB8">
        <w:rPr>
          <w:rFonts w:eastAsia="宋体"/>
        </w:rPr>
        <w:t>模拟的具有完整</w:t>
      </w:r>
      <w:hyperlink r:id="rId8" w:tgtFrame="_blank" w:history="1">
        <w:r w:rsidRPr="00B87AB8">
          <w:rPr>
            <w:rFonts w:eastAsia="宋体"/>
          </w:rPr>
          <w:t>硬件</w:t>
        </w:r>
      </w:hyperlink>
      <w:r w:rsidRPr="00B87AB8">
        <w:rPr>
          <w:rFonts w:eastAsia="宋体"/>
        </w:rPr>
        <w:t>系统功能的、运行在一个完全</w:t>
      </w:r>
      <w:hyperlink r:id="rId9" w:tgtFrame="_blank" w:history="1">
        <w:r w:rsidRPr="00B87AB8">
          <w:rPr>
            <w:rFonts w:eastAsia="宋体"/>
          </w:rPr>
          <w:t>隔离</w:t>
        </w:r>
      </w:hyperlink>
      <w:r w:rsidRPr="00B87AB8">
        <w:rPr>
          <w:rFonts w:eastAsia="宋体"/>
        </w:rPr>
        <w:t>环境中的完整</w:t>
      </w:r>
      <w:hyperlink r:id="rId10" w:tgtFrame="_blank" w:history="1">
        <w:r w:rsidRPr="00B87AB8">
          <w:rPr>
            <w:rFonts w:eastAsia="宋体"/>
          </w:rPr>
          <w:t>计算机系统</w:t>
        </w:r>
      </w:hyperlink>
      <w:r w:rsidRPr="00B87AB8">
        <w:rPr>
          <w:rFonts w:eastAsia="宋体" w:hint="eastAsia"/>
        </w:rPr>
        <w:t>。</w:t>
      </w:r>
      <w:r w:rsidRPr="00B87AB8">
        <w:rPr>
          <w:rFonts w:eastAsia="宋体"/>
        </w:rPr>
        <w:t>通过</w:t>
      </w:r>
      <w:hyperlink r:id="rId11" w:tgtFrame="_blank" w:history="1">
        <w:r w:rsidRPr="00B87AB8">
          <w:rPr>
            <w:rFonts w:eastAsia="宋体"/>
          </w:rPr>
          <w:t>虚拟机</w:t>
        </w:r>
      </w:hyperlink>
      <w:r w:rsidRPr="00B87AB8">
        <w:rPr>
          <w:rFonts w:eastAsia="宋体"/>
        </w:rPr>
        <w:t>，</w:t>
      </w:r>
      <w:r w:rsidRPr="00B87AB8">
        <w:rPr>
          <w:rFonts w:eastAsia="宋体" w:hint="eastAsia"/>
        </w:rPr>
        <w:t>用户</w:t>
      </w:r>
      <w:r w:rsidRPr="00B87AB8">
        <w:rPr>
          <w:rFonts w:eastAsia="宋体"/>
        </w:rPr>
        <w:t>可以在一台</w:t>
      </w:r>
      <w:hyperlink r:id="rId12" w:tgtFrame="_blank" w:history="1">
        <w:r w:rsidRPr="00B87AB8">
          <w:rPr>
            <w:rFonts w:eastAsia="宋体"/>
          </w:rPr>
          <w:t>物理</w:t>
        </w:r>
      </w:hyperlink>
      <w:r w:rsidRPr="00B87AB8">
        <w:rPr>
          <w:rFonts w:eastAsia="宋体"/>
        </w:rPr>
        <w:t>计算机上模拟出另一台或多台虚拟的</w:t>
      </w:r>
      <w:hyperlink r:id="rId13" w:tgtFrame="_blank" w:history="1">
        <w:r w:rsidRPr="00B87AB8">
          <w:rPr>
            <w:rFonts w:eastAsia="宋体"/>
          </w:rPr>
          <w:t>计算机</w:t>
        </w:r>
      </w:hyperlink>
      <w:r w:rsidRPr="00B87AB8">
        <w:rPr>
          <w:rFonts w:eastAsia="宋体"/>
        </w:rPr>
        <w:t>，这些虚拟机完全就像真正的计算机那样进行工作，例如</w:t>
      </w:r>
      <w:r w:rsidRPr="00B87AB8">
        <w:rPr>
          <w:rFonts w:eastAsia="宋体" w:hint="eastAsia"/>
        </w:rPr>
        <w:t>，用户</w:t>
      </w:r>
      <w:r w:rsidRPr="00B87AB8">
        <w:rPr>
          <w:rFonts w:eastAsia="宋体"/>
        </w:rPr>
        <w:t>可以安装操作系统、安装</w:t>
      </w:r>
      <w:hyperlink r:id="rId14" w:tgtFrame="_blank" w:history="1">
        <w:r w:rsidRPr="00B87AB8">
          <w:rPr>
            <w:rFonts w:eastAsia="宋体"/>
          </w:rPr>
          <w:t>应用程序</w:t>
        </w:r>
      </w:hyperlink>
      <w:r w:rsidRPr="00B87AB8">
        <w:rPr>
          <w:rFonts w:eastAsia="宋体"/>
        </w:rPr>
        <w:t>、访问</w:t>
      </w:r>
      <w:hyperlink r:id="rId15" w:tgtFrame="_blank" w:history="1">
        <w:r w:rsidRPr="00B87AB8">
          <w:rPr>
            <w:rFonts w:eastAsia="宋体"/>
          </w:rPr>
          <w:t>网络</w:t>
        </w:r>
      </w:hyperlink>
      <w:r w:rsidRPr="00B87AB8">
        <w:rPr>
          <w:rFonts w:eastAsia="宋体"/>
        </w:rPr>
        <w:t>资源等等。</w:t>
      </w:r>
    </w:p>
    <w:p w14:paraId="6128748D" w14:textId="77777777" w:rsidR="00022740" w:rsidRPr="00B87AB8" w:rsidRDefault="00022740" w:rsidP="00022740">
      <w:pPr>
        <w:ind w:firstLine="600"/>
        <w:jc w:val="both"/>
        <w:rPr>
          <w:rFonts w:eastAsia="宋体"/>
        </w:rPr>
      </w:pPr>
      <w:r w:rsidRPr="00B87AB8">
        <w:rPr>
          <w:rFonts w:eastAsia="宋体" w:hint="eastAsia"/>
        </w:rPr>
        <w:t>TRIA</w:t>
      </w:r>
      <w:r w:rsidRPr="00B87AB8">
        <w:rPr>
          <w:rFonts w:eastAsia="宋体"/>
        </w:rPr>
        <w:t>计算机系统</w:t>
      </w:r>
      <w:r w:rsidRPr="00B87AB8">
        <w:rPr>
          <w:rFonts w:eastAsia="宋体" w:hint="eastAsia"/>
        </w:rPr>
        <w:t>，</w:t>
      </w:r>
      <w:r w:rsidRPr="00B87AB8">
        <w:rPr>
          <w:rFonts w:eastAsia="宋体"/>
        </w:rPr>
        <w:t>从硬件上提供二进制和三进制的平行处理或混合处理。</w:t>
      </w:r>
      <w:r w:rsidRPr="00B87AB8">
        <w:rPr>
          <w:rFonts w:eastAsia="宋体" w:hint="eastAsia"/>
        </w:rPr>
        <w:t>使用硬件</w:t>
      </w:r>
      <w:r w:rsidRPr="00B87AB8">
        <w:rPr>
          <w:rFonts w:eastAsia="宋体"/>
        </w:rPr>
        <w:t>计算资源和</w:t>
      </w:r>
      <w:r w:rsidRPr="00B87AB8">
        <w:rPr>
          <w:rFonts w:eastAsia="宋体" w:hint="eastAsia"/>
        </w:rPr>
        <w:t>硬件虚拟化技术可提供基于芯片的功能，借助兼容虚拟机管理器</w:t>
      </w:r>
      <w:r w:rsidRPr="00B87AB8">
        <w:rPr>
          <w:rFonts w:eastAsia="宋体" w:hint="eastAsia"/>
        </w:rPr>
        <w:t>( VMM)</w:t>
      </w:r>
      <w:r w:rsidRPr="00B87AB8">
        <w:rPr>
          <w:rFonts w:eastAsia="宋体" w:hint="eastAsia"/>
        </w:rPr>
        <w:t>软件。</w:t>
      </w:r>
    </w:p>
    <w:p w14:paraId="680C4160" w14:textId="77777777" w:rsidR="00022740" w:rsidRPr="00B87AB8" w:rsidRDefault="00022740" w:rsidP="00022740">
      <w:pPr>
        <w:ind w:firstLine="600"/>
        <w:jc w:val="both"/>
        <w:rPr>
          <w:rFonts w:eastAsia="宋体"/>
          <w:szCs w:val="28"/>
        </w:rPr>
      </w:pPr>
      <w:r w:rsidRPr="00B87AB8">
        <w:rPr>
          <w:rFonts w:eastAsia="宋体" w:hint="eastAsia"/>
        </w:rPr>
        <w:t>如上所述，虚拟机的工作原理是在计算机硬件层和操作系统上面插入一个精简的软件层，该软件层包含一个以动态和透明方式分配资源的虚拟机监视器</w:t>
      </w:r>
      <w:r w:rsidRPr="00B87AB8">
        <w:rPr>
          <w:rFonts w:eastAsia="宋体" w:hint="eastAsia"/>
        </w:rPr>
        <w:t>(VMM</w:t>
      </w:r>
      <w:r w:rsidRPr="00B87AB8">
        <w:rPr>
          <w:rFonts w:eastAsia="宋体" w:hint="eastAsia"/>
        </w:rPr>
        <w:t>或</w:t>
      </w:r>
      <w:r w:rsidRPr="00B87AB8">
        <w:rPr>
          <w:rFonts w:eastAsia="宋体"/>
        </w:rPr>
        <w:t>Hypervisor</w:t>
      </w:r>
      <w:r w:rsidRPr="00B87AB8">
        <w:rPr>
          <w:rFonts w:eastAsia="宋体" w:hint="eastAsia"/>
        </w:rPr>
        <w:t>称“管理程序”</w:t>
      </w:r>
      <w:r w:rsidRPr="00B87AB8">
        <w:rPr>
          <w:rFonts w:eastAsia="宋体" w:hint="eastAsia"/>
        </w:rPr>
        <w:t>)</w:t>
      </w:r>
      <w:r w:rsidRPr="00B87AB8">
        <w:rPr>
          <w:rFonts w:eastAsia="宋体" w:hint="eastAsia"/>
        </w:rPr>
        <w:t>，多个操作系统可以运行在单台物理计算机上，彼此之间共享硬件资源。由于将整台计算机</w:t>
      </w:r>
      <w:r w:rsidRPr="00B87AB8">
        <w:rPr>
          <w:rFonts w:eastAsia="宋体" w:hint="eastAsia"/>
        </w:rPr>
        <w:t>(</w:t>
      </w:r>
      <w:r w:rsidRPr="00B87AB8">
        <w:rPr>
          <w:rFonts w:eastAsia="宋体" w:hint="eastAsia"/>
        </w:rPr>
        <w:t>包括</w:t>
      </w:r>
      <w:r w:rsidRPr="00B87AB8">
        <w:rPr>
          <w:rFonts w:eastAsia="宋体"/>
        </w:rPr>
        <w:t>CPU</w:t>
      </w:r>
      <w:r w:rsidRPr="00B87AB8">
        <w:rPr>
          <w:rFonts w:eastAsia="宋体" w:hint="eastAsia"/>
        </w:rPr>
        <w:t>、内存、操作系统和网络设备</w:t>
      </w:r>
      <w:r w:rsidRPr="00B87AB8">
        <w:rPr>
          <w:rFonts w:eastAsia="宋体" w:hint="eastAsia"/>
        </w:rPr>
        <w:t>)</w:t>
      </w:r>
      <w:r w:rsidRPr="00B87AB8">
        <w:rPr>
          <w:rFonts w:eastAsia="宋体" w:hint="eastAsia"/>
        </w:rPr>
        <w:t>封装起来，由此虚拟机可与所有标准的操作系统、应用程序和设备驱动完全兼容。可以同时在单台物理计算机上安全运行多个操作</w:t>
      </w:r>
      <w:r w:rsidRPr="00B87AB8">
        <w:rPr>
          <w:rFonts w:eastAsia="宋体" w:hint="eastAsia"/>
        </w:rPr>
        <w:lastRenderedPageBreak/>
        <w:t>系统和应用程序，每个操作系统和应用程序都可以在需要的时间访问其所需要的资源。</w:t>
      </w:r>
    </w:p>
    <w:p w14:paraId="3934FF41" w14:textId="77777777" w:rsidR="00022740" w:rsidRPr="00B87AB8" w:rsidRDefault="00022740" w:rsidP="00022740">
      <w:pPr>
        <w:ind w:firstLine="600"/>
        <w:jc w:val="both"/>
        <w:rPr>
          <w:rFonts w:eastAsia="宋体"/>
          <w:szCs w:val="28"/>
        </w:rPr>
      </w:pPr>
      <w:r w:rsidRPr="00B87AB8">
        <w:rPr>
          <w:rFonts w:eastAsia="宋体" w:hint="eastAsia"/>
          <w:szCs w:val="28"/>
        </w:rPr>
        <w:t>下面，介绍根据本发明实施例的利用了虚拟机技术的</w:t>
      </w:r>
      <w:r w:rsidRPr="00B87AB8">
        <w:rPr>
          <w:rFonts w:eastAsia="宋体" w:hint="eastAsia"/>
          <w:szCs w:val="28"/>
        </w:rPr>
        <w:t>TRIA</w:t>
      </w:r>
      <w:r w:rsidRPr="00B87AB8">
        <w:rPr>
          <w:rFonts w:eastAsia="宋体" w:hint="eastAsia"/>
          <w:szCs w:val="28"/>
        </w:rPr>
        <w:t>计算机系统。</w:t>
      </w:r>
    </w:p>
    <w:p w14:paraId="4131325C" w14:textId="77777777" w:rsidR="00022740" w:rsidRPr="00B87AB8" w:rsidRDefault="00022740" w:rsidP="00022740">
      <w:pPr>
        <w:ind w:firstLine="600"/>
        <w:jc w:val="both"/>
        <w:rPr>
          <w:rFonts w:eastAsia="宋体"/>
        </w:rPr>
      </w:pPr>
      <w:r w:rsidRPr="00B87AB8">
        <w:rPr>
          <w:rFonts w:eastAsia="宋体" w:hint="eastAsia"/>
        </w:rPr>
        <w:t>如上所述，根据本发明的</w:t>
      </w:r>
      <w:r w:rsidRPr="00B87AB8">
        <w:rPr>
          <w:rFonts w:eastAsia="宋体" w:hint="eastAsia"/>
        </w:rPr>
        <w:t>TRIA</w:t>
      </w:r>
      <w:r w:rsidRPr="00B87AB8">
        <w:rPr>
          <w:rFonts w:eastAsia="宋体" w:hint="eastAsia"/>
        </w:rPr>
        <w:t>计算机系统包括</w:t>
      </w:r>
      <w:r w:rsidRPr="00B87AB8">
        <w:rPr>
          <w:rFonts w:eastAsia="宋体" w:hint="eastAsia"/>
          <w:szCs w:val="28"/>
        </w:rPr>
        <w:t>TRIA</w:t>
      </w:r>
      <w:r w:rsidRPr="00B87AB8">
        <w:rPr>
          <w:rFonts w:eastAsia="宋体" w:hint="eastAsia"/>
          <w:szCs w:val="28"/>
        </w:rPr>
        <w:t>运算系统、</w:t>
      </w:r>
      <w:r w:rsidRPr="00B87AB8">
        <w:rPr>
          <w:rFonts w:eastAsia="宋体" w:hint="eastAsia"/>
          <w:szCs w:val="28"/>
        </w:rPr>
        <w:t>TRIA TRIA</w:t>
      </w:r>
      <w:r w:rsidRPr="00B87AB8">
        <w:rPr>
          <w:rFonts w:eastAsia="宋体" w:hint="eastAsia"/>
          <w:szCs w:val="28"/>
        </w:rPr>
        <w:t>输入系统、</w:t>
      </w:r>
      <w:r w:rsidRPr="00B87AB8">
        <w:rPr>
          <w:rFonts w:eastAsia="宋体" w:hint="eastAsia"/>
          <w:szCs w:val="28"/>
        </w:rPr>
        <w:t>TRIA</w:t>
      </w:r>
      <w:r w:rsidRPr="00B87AB8">
        <w:rPr>
          <w:rFonts w:eastAsia="宋体" w:hint="eastAsia"/>
          <w:szCs w:val="28"/>
        </w:rPr>
        <w:t>输出系统、存储系统等。</w:t>
      </w:r>
      <w:r w:rsidRPr="00B87AB8">
        <w:rPr>
          <w:rFonts w:eastAsia="宋体" w:hint="eastAsia"/>
          <w:szCs w:val="28"/>
        </w:rPr>
        <w:t>TRIA</w:t>
      </w:r>
      <w:r w:rsidRPr="00B87AB8">
        <w:rPr>
          <w:rFonts w:eastAsia="宋体" w:hint="eastAsia"/>
          <w:szCs w:val="28"/>
        </w:rPr>
        <w:t>计算机系统可根据进制选择信号在</w:t>
      </w:r>
      <w:r w:rsidRPr="00B87AB8">
        <w:rPr>
          <w:rFonts w:eastAsia="宋体"/>
        </w:rPr>
        <w:t>二进制</w:t>
      </w:r>
      <w:r w:rsidRPr="00B87AB8">
        <w:rPr>
          <w:rFonts w:eastAsia="宋体" w:hint="eastAsia"/>
        </w:rPr>
        <w:t>运算</w:t>
      </w:r>
      <w:r w:rsidRPr="00B87AB8">
        <w:rPr>
          <w:rFonts w:eastAsia="宋体"/>
        </w:rPr>
        <w:t>模式和</w:t>
      </w:r>
      <w:r w:rsidRPr="00B87AB8">
        <w:rPr>
          <w:rFonts w:eastAsia="宋体" w:hint="eastAsia"/>
        </w:rPr>
        <w:t>比合</w:t>
      </w:r>
      <w:r w:rsidRPr="00B87AB8">
        <w:rPr>
          <w:rFonts w:eastAsia="宋体" w:hint="eastAsia"/>
        </w:rPr>
        <w:t>(</w:t>
      </w:r>
      <w:r w:rsidRPr="00B87AB8">
        <w:rPr>
          <w:rFonts w:eastAsia="宋体"/>
        </w:rPr>
        <w:t>对称</w:t>
      </w:r>
      <w:r w:rsidRPr="00B87AB8">
        <w:rPr>
          <w:rFonts w:eastAsia="宋体" w:hint="eastAsia"/>
        </w:rPr>
        <w:t>)</w:t>
      </w:r>
      <w:r w:rsidRPr="00B87AB8">
        <w:rPr>
          <w:rFonts w:eastAsia="宋体"/>
        </w:rPr>
        <w:t>三进制</w:t>
      </w:r>
      <w:r w:rsidRPr="00B87AB8">
        <w:rPr>
          <w:rFonts w:eastAsia="宋体" w:hint="eastAsia"/>
        </w:rPr>
        <w:t>运算</w:t>
      </w:r>
      <w:r w:rsidRPr="00B87AB8">
        <w:rPr>
          <w:rFonts w:eastAsia="宋体"/>
        </w:rPr>
        <w:t>模式</w:t>
      </w:r>
      <w:r w:rsidRPr="00B87AB8">
        <w:rPr>
          <w:rFonts w:eastAsia="宋体" w:hint="eastAsia"/>
        </w:rPr>
        <w:t>之间切换。当</w:t>
      </w:r>
      <w:r w:rsidRPr="00B87AB8">
        <w:rPr>
          <w:rFonts w:eastAsia="宋体" w:hint="eastAsia"/>
        </w:rPr>
        <w:t>TRIA</w:t>
      </w:r>
      <w:r w:rsidRPr="00B87AB8">
        <w:rPr>
          <w:rFonts w:eastAsia="宋体" w:hint="eastAsia"/>
        </w:rPr>
        <w:t>计算机系统执行“比合”三进制运算时，</w:t>
      </w:r>
      <w:r w:rsidRPr="00B87AB8">
        <w:rPr>
          <w:rFonts w:eastAsia="宋体" w:hint="eastAsia"/>
        </w:rPr>
        <w:t>TRIA</w:t>
      </w:r>
      <w:r w:rsidRPr="00B87AB8">
        <w:rPr>
          <w:rFonts w:eastAsia="宋体"/>
        </w:rPr>
        <w:t>计算机系统切换成</w:t>
      </w:r>
      <w:r w:rsidRPr="00B87AB8">
        <w:rPr>
          <w:rFonts w:eastAsia="宋体" w:hint="eastAsia"/>
        </w:rPr>
        <w:t>“比合”三进制</w:t>
      </w:r>
      <w:r w:rsidRPr="00B87AB8">
        <w:rPr>
          <w:rFonts w:eastAsia="宋体"/>
        </w:rPr>
        <w:t>内存模式</w:t>
      </w:r>
      <w:r w:rsidRPr="00B87AB8">
        <w:rPr>
          <w:rFonts w:eastAsia="宋体" w:hint="eastAsia"/>
        </w:rPr>
        <w:t>并使用</w:t>
      </w:r>
      <w:r w:rsidRPr="00B87AB8">
        <w:rPr>
          <w:rFonts w:eastAsia="宋体"/>
        </w:rPr>
        <w:t>TRIA</w:t>
      </w:r>
      <w:r w:rsidRPr="00B87AB8">
        <w:rPr>
          <w:rFonts w:eastAsia="宋体"/>
        </w:rPr>
        <w:t>处理器交换数据。</w:t>
      </w:r>
      <w:r w:rsidRPr="00B87AB8">
        <w:rPr>
          <w:rFonts w:eastAsia="宋体" w:hint="eastAsia"/>
        </w:rPr>
        <w:t>当保存数据</w:t>
      </w:r>
      <w:r w:rsidRPr="00B87AB8">
        <w:rPr>
          <w:rFonts w:eastAsia="宋体"/>
        </w:rPr>
        <w:t>或</w:t>
      </w:r>
      <w:r w:rsidRPr="00B87AB8">
        <w:rPr>
          <w:rFonts w:eastAsia="宋体" w:hint="eastAsia"/>
        </w:rPr>
        <w:t>网络</w:t>
      </w:r>
      <w:r w:rsidRPr="00B87AB8">
        <w:rPr>
          <w:rFonts w:eastAsia="宋体"/>
        </w:rPr>
        <w:t>传递</w:t>
      </w:r>
      <w:r w:rsidRPr="00B87AB8">
        <w:rPr>
          <w:rFonts w:eastAsia="宋体" w:hint="eastAsia"/>
        </w:rPr>
        <w:t>时，采用双链并行</w:t>
      </w:r>
      <w:r w:rsidRPr="00B87AB8">
        <w:rPr>
          <w:rFonts w:eastAsia="宋体"/>
        </w:rPr>
        <w:t>方式或</w:t>
      </w:r>
      <w:r w:rsidRPr="00B87AB8">
        <w:rPr>
          <w:rFonts w:eastAsia="宋体" w:hint="eastAsia"/>
        </w:rPr>
        <w:t>奇偶</w:t>
      </w:r>
      <w:r w:rsidRPr="00B87AB8">
        <w:rPr>
          <w:rFonts w:eastAsia="宋体"/>
        </w:rPr>
        <w:t>串联方式</w:t>
      </w:r>
      <w:r w:rsidRPr="00B87AB8">
        <w:rPr>
          <w:rFonts w:eastAsia="宋体" w:hint="eastAsia"/>
        </w:rPr>
        <w:t>存储</w:t>
      </w:r>
      <w:r w:rsidRPr="00B87AB8">
        <w:rPr>
          <w:rFonts w:eastAsia="宋体"/>
        </w:rPr>
        <w:t>或传递</w:t>
      </w:r>
      <w:r w:rsidRPr="00B87AB8">
        <w:rPr>
          <w:rFonts w:eastAsia="宋体" w:hint="eastAsia"/>
        </w:rPr>
        <w:t>“比合”数据，</w:t>
      </w:r>
      <w:r w:rsidRPr="00B87AB8">
        <w:rPr>
          <w:rFonts w:eastAsia="宋体"/>
        </w:rPr>
        <w:t>并且</w:t>
      </w:r>
      <w:r w:rsidRPr="00B87AB8">
        <w:rPr>
          <w:rFonts w:eastAsia="宋体" w:hint="eastAsia"/>
        </w:rPr>
        <w:t>可将“比合”三进制</w:t>
      </w:r>
      <w:r w:rsidRPr="00B87AB8">
        <w:rPr>
          <w:rFonts w:eastAsia="宋体"/>
        </w:rPr>
        <w:t>数据转换为对称三进制方式</w:t>
      </w:r>
      <w:r w:rsidRPr="00B87AB8">
        <w:rPr>
          <w:rFonts w:eastAsia="宋体" w:hint="eastAsia"/>
        </w:rPr>
        <w:t>以</w:t>
      </w:r>
      <w:r w:rsidRPr="00B87AB8">
        <w:rPr>
          <w:rFonts w:eastAsia="宋体"/>
        </w:rPr>
        <w:t>存储</w:t>
      </w:r>
      <w:r w:rsidRPr="00B87AB8">
        <w:rPr>
          <w:rFonts w:eastAsia="宋体" w:hint="eastAsia"/>
        </w:rPr>
        <w:t>或</w:t>
      </w:r>
      <w:r w:rsidRPr="00B87AB8">
        <w:rPr>
          <w:rFonts w:eastAsia="宋体"/>
        </w:rPr>
        <w:t>传递数据信息</w:t>
      </w:r>
      <w:r w:rsidRPr="00B87AB8">
        <w:rPr>
          <w:rFonts w:eastAsia="宋体" w:hint="eastAsia"/>
        </w:rPr>
        <w:t>，同时给</w:t>
      </w:r>
      <w:r w:rsidRPr="00B87AB8">
        <w:rPr>
          <w:rFonts w:eastAsia="宋体"/>
        </w:rPr>
        <w:t>软件层提供</w:t>
      </w:r>
      <w:r w:rsidRPr="00B87AB8">
        <w:rPr>
          <w:rFonts w:eastAsia="宋体" w:hint="eastAsia"/>
        </w:rPr>
        <w:t>对称</w:t>
      </w:r>
      <w:r w:rsidRPr="00B87AB8">
        <w:rPr>
          <w:rFonts w:eastAsia="宋体"/>
        </w:rPr>
        <w:t>三</w:t>
      </w:r>
      <w:r w:rsidRPr="00B87AB8">
        <w:rPr>
          <w:rFonts w:eastAsia="宋体" w:hint="eastAsia"/>
        </w:rPr>
        <w:t>进制运算</w:t>
      </w:r>
      <w:r w:rsidRPr="00B87AB8">
        <w:rPr>
          <w:rFonts w:eastAsia="宋体"/>
        </w:rPr>
        <w:t>的处理接口</w:t>
      </w:r>
      <w:r w:rsidRPr="00B87AB8">
        <w:rPr>
          <w:rFonts w:eastAsia="宋体" w:hint="eastAsia"/>
        </w:rPr>
        <w:t>。</w:t>
      </w:r>
    </w:p>
    <w:p w14:paraId="1765D3C8" w14:textId="77777777" w:rsidR="00022740" w:rsidRPr="00B87AB8" w:rsidRDefault="00022740" w:rsidP="00022740">
      <w:pPr>
        <w:ind w:firstLine="600"/>
        <w:jc w:val="both"/>
        <w:rPr>
          <w:rFonts w:eastAsia="宋体"/>
        </w:rPr>
      </w:pPr>
      <w:r w:rsidRPr="00B87AB8">
        <w:rPr>
          <w:rFonts w:eastAsia="宋体" w:hint="eastAsia"/>
        </w:rPr>
        <w:t>在根据本发明实施例的</w:t>
      </w:r>
      <w:r w:rsidRPr="00B87AB8">
        <w:rPr>
          <w:rFonts w:eastAsia="宋体" w:hint="eastAsia"/>
        </w:rPr>
        <w:t>TRIA</w:t>
      </w:r>
      <w:r w:rsidRPr="00B87AB8">
        <w:rPr>
          <w:rFonts w:eastAsia="宋体" w:hint="eastAsia"/>
        </w:rPr>
        <w:t>计算机系统中，在计算机系统</w:t>
      </w:r>
      <w:r w:rsidRPr="00B87AB8">
        <w:rPr>
          <w:rFonts w:eastAsia="宋体"/>
        </w:rPr>
        <w:t>的固件</w:t>
      </w:r>
      <w:r w:rsidRPr="00B87AB8">
        <w:rPr>
          <w:rFonts w:eastAsia="宋体" w:hint="eastAsia"/>
        </w:rPr>
        <w:t>(</w:t>
      </w:r>
      <w:r w:rsidRPr="00B87AB8">
        <w:rPr>
          <w:rFonts w:eastAsia="宋体" w:hint="eastAsia"/>
        </w:rPr>
        <w:t>例如，主板</w:t>
      </w:r>
      <w:r w:rsidRPr="00B87AB8">
        <w:rPr>
          <w:rFonts w:eastAsia="宋体" w:hint="eastAsia"/>
        </w:rPr>
        <w:t>)</w:t>
      </w:r>
      <w:r w:rsidRPr="00B87AB8">
        <w:rPr>
          <w:rFonts w:eastAsia="宋体"/>
        </w:rPr>
        <w:t>中内置优化的虚拟机管理模块</w:t>
      </w:r>
      <w:r w:rsidRPr="00B87AB8">
        <w:rPr>
          <w:rFonts w:eastAsia="宋体" w:hint="eastAsia"/>
        </w:rPr>
        <w:t>（</w:t>
      </w:r>
      <w:r w:rsidRPr="00B87AB8">
        <w:rPr>
          <w:rFonts w:eastAsia="宋体"/>
        </w:rPr>
        <w:t>VMM</w:t>
      </w:r>
      <w:r w:rsidRPr="00B87AB8">
        <w:rPr>
          <w:rFonts w:eastAsia="宋体"/>
        </w:rPr>
        <w:t>）</w:t>
      </w:r>
      <w:r w:rsidRPr="00B87AB8">
        <w:rPr>
          <w:rFonts w:eastAsia="宋体" w:hint="eastAsia"/>
        </w:rPr>
        <w:t>和对称三进制</w:t>
      </w:r>
      <w:r w:rsidRPr="00B87AB8">
        <w:rPr>
          <w:rFonts w:eastAsia="宋体"/>
        </w:rPr>
        <w:t>计算指令</w:t>
      </w:r>
      <w:r w:rsidRPr="00B87AB8">
        <w:rPr>
          <w:rFonts w:eastAsia="宋体" w:hint="eastAsia"/>
        </w:rPr>
        <w:t>，以将其</w:t>
      </w:r>
      <w:r w:rsidRPr="00B87AB8">
        <w:rPr>
          <w:rFonts w:eastAsia="宋体"/>
        </w:rPr>
        <w:t>提供给虚拟机上</w:t>
      </w:r>
      <w:r w:rsidRPr="00B87AB8">
        <w:rPr>
          <w:rFonts w:eastAsia="宋体" w:hint="eastAsia"/>
        </w:rPr>
        <w:t>基于对称三进制计算处理</w:t>
      </w:r>
      <w:r w:rsidRPr="00B87AB8">
        <w:rPr>
          <w:rFonts w:eastAsia="宋体"/>
        </w:rPr>
        <w:t>的计算环境</w:t>
      </w:r>
      <w:r w:rsidRPr="00B87AB8">
        <w:rPr>
          <w:rFonts w:eastAsia="宋体" w:hint="eastAsia"/>
        </w:rPr>
        <w:t>，内嵌</w:t>
      </w:r>
      <w:r w:rsidRPr="00B87AB8">
        <w:rPr>
          <w:rFonts w:eastAsia="宋体"/>
        </w:rPr>
        <w:t>固化的</w:t>
      </w:r>
      <w:r w:rsidRPr="00B87AB8">
        <w:rPr>
          <w:rFonts w:eastAsia="宋体"/>
        </w:rPr>
        <w:t>VMM</w:t>
      </w:r>
      <w:r w:rsidRPr="00B87AB8">
        <w:rPr>
          <w:rFonts w:eastAsia="宋体"/>
        </w:rPr>
        <w:t>是通过</w:t>
      </w:r>
      <w:r w:rsidRPr="00B87AB8">
        <w:rPr>
          <w:rFonts w:eastAsia="宋体"/>
        </w:rPr>
        <w:t>BIOS</w:t>
      </w:r>
      <w:r w:rsidRPr="00B87AB8">
        <w:rPr>
          <w:rFonts w:eastAsia="宋体" w:hint="eastAsia"/>
        </w:rPr>
        <w:t>/</w:t>
      </w:r>
      <w:r w:rsidRPr="00B87AB8">
        <w:rPr>
          <w:rFonts w:eastAsia="宋体"/>
        </w:rPr>
        <w:t xml:space="preserve">EFI </w:t>
      </w:r>
      <w:r w:rsidRPr="00B87AB8">
        <w:rPr>
          <w:rFonts w:eastAsia="宋体" w:hint="eastAsia"/>
        </w:rPr>
        <w:t>的</w:t>
      </w:r>
      <w:r w:rsidRPr="00B87AB8">
        <w:rPr>
          <w:rFonts w:eastAsia="宋体"/>
        </w:rPr>
        <w:t>管理接口</w:t>
      </w:r>
      <w:r w:rsidRPr="00B87AB8">
        <w:rPr>
          <w:rFonts w:eastAsia="宋体" w:hint="eastAsia"/>
        </w:rPr>
        <w:t>而被</w:t>
      </w:r>
      <w:r w:rsidRPr="00B87AB8">
        <w:rPr>
          <w:rFonts w:eastAsia="宋体"/>
        </w:rPr>
        <w:t>关闭和</w:t>
      </w:r>
      <w:r w:rsidRPr="00B87AB8">
        <w:rPr>
          <w:rFonts w:eastAsia="宋体" w:hint="eastAsia"/>
        </w:rPr>
        <w:t>开启。</w:t>
      </w:r>
      <w:r w:rsidRPr="00B87AB8">
        <w:rPr>
          <w:rFonts w:eastAsia="宋体"/>
        </w:rPr>
        <w:t>默认情况下</w:t>
      </w:r>
      <w:r w:rsidRPr="00B87AB8">
        <w:rPr>
          <w:rFonts w:eastAsia="宋体" w:hint="eastAsia"/>
        </w:rPr>
        <w:t>，内置的</w:t>
      </w:r>
      <w:r w:rsidRPr="00B87AB8">
        <w:rPr>
          <w:rFonts w:eastAsia="宋体" w:hint="eastAsia"/>
        </w:rPr>
        <w:t>VMM</w:t>
      </w:r>
      <w:r w:rsidRPr="00B87AB8">
        <w:rPr>
          <w:rFonts w:eastAsia="宋体" w:hint="eastAsia"/>
        </w:rPr>
        <w:t>的</w:t>
      </w:r>
      <w:r w:rsidRPr="00B87AB8">
        <w:rPr>
          <w:rFonts w:eastAsia="宋体"/>
        </w:rPr>
        <w:t>开启</w:t>
      </w:r>
      <w:r w:rsidRPr="00B87AB8">
        <w:rPr>
          <w:rFonts w:eastAsia="宋体" w:hint="eastAsia"/>
        </w:rPr>
        <w:t>是</w:t>
      </w:r>
      <w:r w:rsidRPr="00B87AB8">
        <w:rPr>
          <w:rFonts w:eastAsia="宋体"/>
        </w:rPr>
        <w:t>裸机情况下直接</w:t>
      </w:r>
      <w:r w:rsidRPr="00B87AB8">
        <w:rPr>
          <w:rFonts w:eastAsia="宋体" w:hint="eastAsia"/>
        </w:rPr>
        <w:t>接通电源，远程</w:t>
      </w:r>
      <w:r w:rsidRPr="00B87AB8">
        <w:rPr>
          <w:rFonts w:eastAsia="宋体"/>
        </w:rPr>
        <w:t>网络就能部署云计算环境</w:t>
      </w:r>
      <w:r w:rsidRPr="00B87AB8">
        <w:rPr>
          <w:rFonts w:eastAsia="宋体" w:hint="eastAsia"/>
        </w:rPr>
        <w:t>。三进制或对称三进制计算</w:t>
      </w:r>
      <w:r w:rsidRPr="00B87AB8">
        <w:rPr>
          <w:rFonts w:eastAsia="宋体"/>
        </w:rPr>
        <w:t>中的信息</w:t>
      </w:r>
      <w:r w:rsidRPr="00B87AB8">
        <w:rPr>
          <w:rFonts w:eastAsia="宋体" w:hint="eastAsia"/>
        </w:rPr>
        <w:t>以</w:t>
      </w:r>
      <w:r w:rsidRPr="00B87AB8">
        <w:rPr>
          <w:rFonts w:eastAsia="宋体" w:hint="eastAsia"/>
        </w:rPr>
        <w:t>0</w:t>
      </w:r>
      <w:r w:rsidRPr="00B87AB8">
        <w:rPr>
          <w:rFonts w:eastAsia="宋体" w:hint="eastAsia"/>
        </w:rPr>
        <w:t>或</w:t>
      </w:r>
      <w:r w:rsidRPr="00B87AB8">
        <w:rPr>
          <w:rFonts w:eastAsia="宋体" w:hint="eastAsia"/>
        </w:rPr>
        <w:t>1</w:t>
      </w:r>
      <w:r w:rsidRPr="00B87AB8">
        <w:rPr>
          <w:rFonts w:eastAsia="宋体" w:hint="eastAsia"/>
        </w:rPr>
        <w:t>的</w:t>
      </w:r>
      <w:r w:rsidRPr="00B87AB8">
        <w:rPr>
          <w:rFonts w:eastAsia="宋体"/>
        </w:rPr>
        <w:t>形式可分别存放在两个</w:t>
      </w:r>
      <w:r w:rsidRPr="00B87AB8">
        <w:rPr>
          <w:rFonts w:eastAsia="宋体" w:hint="eastAsia"/>
        </w:rPr>
        <w:t>二进制存储</w:t>
      </w:r>
      <w:r w:rsidRPr="00B87AB8">
        <w:rPr>
          <w:rFonts w:eastAsia="宋体"/>
        </w:rPr>
        <w:t>节点</w:t>
      </w:r>
      <w:r w:rsidRPr="00B87AB8">
        <w:rPr>
          <w:rFonts w:eastAsia="宋体" w:hint="eastAsia"/>
        </w:rPr>
        <w:t>，</w:t>
      </w:r>
      <w:r w:rsidRPr="00B87AB8">
        <w:rPr>
          <w:rFonts w:eastAsia="宋体"/>
        </w:rPr>
        <w:t>计算的时候</w:t>
      </w:r>
      <w:r w:rsidRPr="00B87AB8">
        <w:rPr>
          <w:rFonts w:eastAsia="宋体" w:hint="eastAsia"/>
        </w:rPr>
        <w:t>在</w:t>
      </w:r>
      <w:r w:rsidRPr="00B87AB8">
        <w:rPr>
          <w:rFonts w:eastAsia="宋体"/>
        </w:rPr>
        <w:t>计算节点上合并处理成</w:t>
      </w:r>
      <w:r w:rsidRPr="00B87AB8">
        <w:rPr>
          <w:rFonts w:eastAsia="宋体" w:hint="eastAsia"/>
        </w:rPr>
        <w:t>“比合”三进制</w:t>
      </w:r>
      <w:r w:rsidRPr="00B87AB8">
        <w:rPr>
          <w:rFonts w:eastAsia="宋体"/>
        </w:rPr>
        <w:t>方式处理</w:t>
      </w:r>
      <w:r w:rsidRPr="00B87AB8">
        <w:rPr>
          <w:rFonts w:eastAsia="宋体" w:hint="eastAsia"/>
        </w:rPr>
        <w:t>对称三进制</w:t>
      </w:r>
      <w:r w:rsidRPr="00B87AB8">
        <w:rPr>
          <w:rFonts w:eastAsia="宋体"/>
        </w:rPr>
        <w:t>计算。</w:t>
      </w:r>
    </w:p>
    <w:p w14:paraId="387A69C3" w14:textId="77777777" w:rsidR="00022740" w:rsidRPr="00B87AB8" w:rsidRDefault="00022740" w:rsidP="00022740">
      <w:pPr>
        <w:ind w:firstLine="600"/>
        <w:jc w:val="both"/>
        <w:rPr>
          <w:rFonts w:eastAsia="宋体"/>
        </w:rPr>
      </w:pPr>
      <w:r w:rsidRPr="00B87AB8">
        <w:rPr>
          <w:rFonts w:eastAsia="宋体" w:hint="eastAsia"/>
        </w:rPr>
        <w:t>计算机</w:t>
      </w:r>
      <w:r w:rsidRPr="00B87AB8">
        <w:rPr>
          <w:rFonts w:eastAsia="宋体"/>
        </w:rPr>
        <w:t>集成度的提高，</w:t>
      </w:r>
      <w:r w:rsidRPr="00B87AB8">
        <w:rPr>
          <w:rFonts w:eastAsia="宋体" w:hint="eastAsia"/>
        </w:rPr>
        <w:t>在处理器内部完全整合包括南北桥芯片在内的主板芯片组、网络控制器、接口控制器，</w:t>
      </w:r>
      <w:r w:rsidRPr="00B87AB8">
        <w:rPr>
          <w:rFonts w:eastAsia="宋体" w:hint="eastAsia"/>
        </w:rPr>
        <w:t>VMM</w:t>
      </w:r>
      <w:r w:rsidRPr="00B87AB8">
        <w:rPr>
          <w:rFonts w:eastAsia="宋体"/>
        </w:rPr>
        <w:t>的软件</w:t>
      </w:r>
      <w:r w:rsidRPr="00B87AB8">
        <w:rPr>
          <w:rFonts w:eastAsia="宋体" w:hint="eastAsia"/>
        </w:rPr>
        <w:t>层的</w:t>
      </w:r>
      <w:r w:rsidRPr="00B87AB8">
        <w:rPr>
          <w:rFonts w:eastAsia="宋体"/>
        </w:rPr>
        <w:t>存储也包含</w:t>
      </w:r>
      <w:r w:rsidRPr="00B87AB8">
        <w:rPr>
          <w:rFonts w:eastAsia="宋体" w:hint="eastAsia"/>
        </w:rPr>
        <w:t>在</w:t>
      </w:r>
      <w:r w:rsidRPr="00B87AB8">
        <w:rPr>
          <w:rFonts w:eastAsia="宋体"/>
        </w:rPr>
        <w:t>一个芯片当中，</w:t>
      </w:r>
      <w:r w:rsidRPr="00B87AB8">
        <w:rPr>
          <w:rFonts w:eastAsia="宋体" w:hint="eastAsia"/>
        </w:rPr>
        <w:t>简单来说就是完整的</w:t>
      </w:r>
      <w:r w:rsidRPr="00B87AB8">
        <w:rPr>
          <w:rFonts w:eastAsia="宋体" w:hint="eastAsia"/>
        </w:rPr>
        <w:t>SoC</w:t>
      </w:r>
      <w:r w:rsidRPr="00B87AB8">
        <w:rPr>
          <w:rFonts w:eastAsia="宋体" w:hint="eastAsia"/>
        </w:rPr>
        <w:t>（</w:t>
      </w:r>
      <w:r w:rsidRPr="00B87AB8">
        <w:rPr>
          <w:rFonts w:eastAsia="宋体" w:hint="eastAsia"/>
        </w:rPr>
        <w:t>System on a Chip</w:t>
      </w:r>
      <w:r w:rsidRPr="00B87AB8">
        <w:rPr>
          <w:rFonts w:eastAsia="宋体" w:hint="eastAsia"/>
        </w:rPr>
        <w:t>）方式设计，</w:t>
      </w:r>
      <w:r w:rsidRPr="00B87AB8">
        <w:rPr>
          <w:rFonts w:eastAsia="宋体"/>
        </w:rPr>
        <w:t>根据本</w:t>
      </w:r>
      <w:r w:rsidRPr="00B87AB8">
        <w:rPr>
          <w:rFonts w:eastAsia="宋体" w:hint="eastAsia"/>
        </w:rPr>
        <w:t>发明</w:t>
      </w:r>
      <w:r w:rsidRPr="00B87AB8">
        <w:rPr>
          <w:rFonts w:eastAsia="宋体"/>
        </w:rPr>
        <w:t>的</w:t>
      </w:r>
      <w:r w:rsidRPr="00B87AB8">
        <w:rPr>
          <w:rFonts w:eastAsia="宋体"/>
        </w:rPr>
        <w:t>TRIA</w:t>
      </w:r>
      <w:r w:rsidRPr="00B87AB8">
        <w:rPr>
          <w:rFonts w:eastAsia="宋体"/>
        </w:rPr>
        <w:t>计算机中</w:t>
      </w:r>
      <w:r w:rsidRPr="00B87AB8">
        <w:rPr>
          <w:rFonts w:eastAsia="宋体"/>
        </w:rPr>
        <w:t>VMM</w:t>
      </w:r>
      <w:r w:rsidRPr="00B87AB8">
        <w:rPr>
          <w:rFonts w:eastAsia="宋体" w:hint="eastAsia"/>
        </w:rPr>
        <w:t>也可以</w:t>
      </w:r>
      <w:r w:rsidRPr="00B87AB8">
        <w:rPr>
          <w:rFonts w:eastAsia="宋体"/>
        </w:rPr>
        <w:t>内置在一个芯片之中</w:t>
      </w:r>
      <w:r w:rsidRPr="00B87AB8">
        <w:rPr>
          <w:rFonts w:eastAsia="宋体" w:hint="eastAsia"/>
        </w:rPr>
        <w:t>，并且</w:t>
      </w:r>
      <w:r w:rsidRPr="00B87AB8">
        <w:rPr>
          <w:rFonts w:eastAsia="宋体"/>
        </w:rPr>
        <w:t>提供</w:t>
      </w:r>
      <w:r w:rsidRPr="00B87AB8">
        <w:rPr>
          <w:rFonts w:eastAsia="宋体"/>
        </w:rPr>
        <w:t>API</w:t>
      </w:r>
      <w:r w:rsidRPr="00B87AB8">
        <w:rPr>
          <w:rFonts w:eastAsia="宋体"/>
        </w:rPr>
        <w:t>接口给上层的操作系统和应用程序调用三进制</w:t>
      </w:r>
      <w:r w:rsidRPr="00B87AB8">
        <w:rPr>
          <w:rFonts w:eastAsia="宋体" w:hint="eastAsia"/>
        </w:rPr>
        <w:t>驱动程序</w:t>
      </w:r>
      <w:r w:rsidRPr="00B87AB8">
        <w:rPr>
          <w:rFonts w:eastAsia="宋体"/>
        </w:rPr>
        <w:t>。</w:t>
      </w:r>
    </w:p>
    <w:p w14:paraId="4B3829F7" w14:textId="77777777" w:rsidR="00022740" w:rsidRPr="00B87AB8" w:rsidRDefault="00022740" w:rsidP="00022740">
      <w:pPr>
        <w:ind w:firstLine="600"/>
        <w:jc w:val="both"/>
        <w:rPr>
          <w:rFonts w:eastAsia="宋体"/>
        </w:rPr>
      </w:pPr>
      <w:r w:rsidRPr="00B87AB8">
        <w:rPr>
          <w:rFonts w:eastAsia="宋体" w:hint="eastAsia"/>
        </w:rPr>
        <w:t>在</w:t>
      </w:r>
      <w:r w:rsidRPr="00B87AB8">
        <w:rPr>
          <w:rFonts w:eastAsia="宋体" w:hint="eastAsia"/>
        </w:rPr>
        <w:t>TRIA</w:t>
      </w:r>
      <w:r w:rsidRPr="00B87AB8">
        <w:rPr>
          <w:rFonts w:eastAsia="宋体"/>
        </w:rPr>
        <w:t>计算机系统中，比合三进制是基于双二进制数的比合操作原理计算，可以在二进制计算机</w:t>
      </w:r>
      <w:r w:rsidRPr="00B87AB8">
        <w:rPr>
          <w:rFonts w:eastAsia="宋体" w:hint="eastAsia"/>
        </w:rPr>
        <w:t>的</w:t>
      </w:r>
      <w:r w:rsidRPr="00B87AB8">
        <w:rPr>
          <w:rFonts w:eastAsia="宋体"/>
        </w:rPr>
        <w:t>操作系统底层</w:t>
      </w:r>
      <w:r w:rsidRPr="00B87AB8">
        <w:rPr>
          <w:rFonts w:eastAsia="宋体" w:hint="eastAsia"/>
        </w:rPr>
        <w:t>，通过</w:t>
      </w:r>
      <w:r w:rsidRPr="00B87AB8">
        <w:rPr>
          <w:rFonts w:eastAsia="宋体"/>
        </w:rPr>
        <w:t>软件方式模拟比合三进制</w:t>
      </w:r>
      <w:r w:rsidRPr="00B87AB8">
        <w:rPr>
          <w:rFonts w:eastAsia="宋体" w:hint="eastAsia"/>
        </w:rPr>
        <w:t>计算</w:t>
      </w:r>
      <w:r w:rsidRPr="00B87AB8">
        <w:rPr>
          <w:rFonts w:eastAsia="宋体"/>
        </w:rPr>
        <w:t>，从底层包装</w:t>
      </w:r>
      <w:r w:rsidRPr="00B87AB8">
        <w:rPr>
          <w:rFonts w:eastAsia="宋体"/>
        </w:rPr>
        <w:t>API</w:t>
      </w:r>
      <w:r w:rsidRPr="00B87AB8">
        <w:rPr>
          <w:rFonts w:eastAsia="宋体"/>
        </w:rPr>
        <w:t>接口给上层应用调用。</w:t>
      </w:r>
      <w:r w:rsidRPr="00B87AB8">
        <w:rPr>
          <w:rFonts w:eastAsia="宋体" w:hint="eastAsia"/>
        </w:rPr>
        <w:t>这样，根据本发明的比合</w:t>
      </w:r>
      <w:r w:rsidRPr="00B87AB8">
        <w:rPr>
          <w:rFonts w:eastAsia="宋体"/>
        </w:rPr>
        <w:t>三进制的特征不仅在基于比合三进制模式的硬件结构上运行，同时也</w:t>
      </w:r>
      <w:r w:rsidRPr="00B87AB8">
        <w:rPr>
          <w:rFonts w:eastAsia="宋体" w:hint="eastAsia"/>
        </w:rPr>
        <w:t>可以</w:t>
      </w:r>
      <w:r w:rsidRPr="00B87AB8">
        <w:rPr>
          <w:rFonts w:eastAsia="宋体"/>
        </w:rPr>
        <w:t>在二进制计算环境下通过软件</w:t>
      </w:r>
      <w:r w:rsidRPr="00B87AB8">
        <w:rPr>
          <w:rFonts w:eastAsia="宋体" w:hint="eastAsia"/>
        </w:rPr>
        <w:t>方式</w:t>
      </w:r>
      <w:r w:rsidRPr="00B87AB8">
        <w:rPr>
          <w:rFonts w:eastAsia="宋体"/>
        </w:rPr>
        <w:t>模拟</w:t>
      </w:r>
      <w:r w:rsidRPr="00B87AB8">
        <w:rPr>
          <w:rFonts w:eastAsia="宋体" w:hint="eastAsia"/>
        </w:rPr>
        <w:t>比合</w:t>
      </w:r>
      <w:r w:rsidRPr="00B87AB8">
        <w:rPr>
          <w:rFonts w:eastAsia="宋体"/>
        </w:rPr>
        <w:t>三进制计算。</w:t>
      </w:r>
    </w:p>
    <w:p w14:paraId="44AED78D" w14:textId="77777777" w:rsidR="00022740" w:rsidRPr="00B87AB8" w:rsidRDefault="00022740" w:rsidP="00022740">
      <w:pPr>
        <w:ind w:firstLine="600"/>
        <w:jc w:val="both"/>
        <w:rPr>
          <w:rFonts w:eastAsia="宋体"/>
        </w:rPr>
      </w:pPr>
      <w:r w:rsidRPr="00B87AB8">
        <w:rPr>
          <w:rFonts w:eastAsia="宋体" w:hint="eastAsia"/>
        </w:rPr>
        <w:t>根据本发明的</w:t>
      </w:r>
      <w:r w:rsidRPr="00B87AB8">
        <w:rPr>
          <w:rFonts w:eastAsia="宋体" w:hint="eastAsia"/>
        </w:rPr>
        <w:t>TRIA</w:t>
      </w:r>
      <w:r w:rsidRPr="00B87AB8">
        <w:rPr>
          <w:rFonts w:eastAsia="宋体" w:hint="eastAsia"/>
        </w:rPr>
        <w:t>计算机系统中，主机</w:t>
      </w:r>
      <w:r w:rsidRPr="00B87AB8">
        <w:rPr>
          <w:rFonts w:eastAsia="宋体"/>
        </w:rPr>
        <w:t>开启后</w:t>
      </w:r>
      <w:r w:rsidRPr="00B87AB8">
        <w:rPr>
          <w:rFonts w:eastAsia="宋体" w:hint="eastAsia"/>
        </w:rPr>
        <w:t>，本地或</w:t>
      </w:r>
      <w:r w:rsidRPr="00B87AB8">
        <w:rPr>
          <w:rFonts w:eastAsia="宋体"/>
        </w:rPr>
        <w:t>远程登陆（如</w:t>
      </w:r>
      <w:r w:rsidRPr="00B87AB8">
        <w:rPr>
          <w:rFonts w:eastAsia="宋体" w:hint="eastAsia"/>
        </w:rPr>
        <w:lastRenderedPageBreak/>
        <w:t>HP</w:t>
      </w:r>
      <w:r w:rsidRPr="00B87AB8">
        <w:rPr>
          <w:rFonts w:eastAsia="宋体" w:hint="eastAsia"/>
        </w:rPr>
        <w:t>的</w:t>
      </w:r>
      <w:r w:rsidRPr="00B87AB8">
        <w:rPr>
          <w:rFonts w:eastAsia="宋体"/>
        </w:rPr>
        <w:t>ILO</w:t>
      </w:r>
      <w:r w:rsidRPr="00B87AB8">
        <w:rPr>
          <w:rFonts w:eastAsia="宋体"/>
        </w:rPr>
        <w:t>等</w:t>
      </w:r>
      <w:r w:rsidRPr="00B87AB8">
        <w:rPr>
          <w:rFonts w:eastAsia="宋体" w:hint="eastAsia"/>
        </w:rPr>
        <w:t>远程</w:t>
      </w:r>
      <w:r w:rsidRPr="00B87AB8">
        <w:rPr>
          <w:rFonts w:eastAsia="宋体"/>
        </w:rPr>
        <w:t>服务）</w:t>
      </w:r>
      <w:r w:rsidRPr="00B87AB8">
        <w:rPr>
          <w:rFonts w:eastAsia="宋体" w:hint="eastAsia"/>
        </w:rPr>
        <w:t>裸机</w:t>
      </w:r>
      <w:r w:rsidRPr="00B87AB8">
        <w:rPr>
          <w:rFonts w:eastAsia="宋体"/>
        </w:rPr>
        <w:t>系统</w:t>
      </w:r>
      <w:r w:rsidRPr="00B87AB8">
        <w:rPr>
          <w:rFonts w:eastAsia="宋体" w:hint="eastAsia"/>
        </w:rPr>
        <w:t>（</w:t>
      </w:r>
      <w:r w:rsidRPr="00B87AB8">
        <w:rPr>
          <w:rFonts w:eastAsia="宋体"/>
        </w:rPr>
        <w:t>BIOS/</w:t>
      </w:r>
      <w:r w:rsidRPr="00B87AB8">
        <w:rPr>
          <w:rFonts w:eastAsia="宋体" w:hint="eastAsia"/>
        </w:rPr>
        <w:t>EFI</w:t>
      </w:r>
      <w:r w:rsidRPr="00B87AB8">
        <w:rPr>
          <w:rFonts w:eastAsia="宋体" w:hint="eastAsia"/>
        </w:rPr>
        <w:t>）在</w:t>
      </w:r>
      <w:r w:rsidRPr="00B87AB8">
        <w:rPr>
          <w:rFonts w:eastAsia="宋体"/>
        </w:rPr>
        <w:t>操作界面或命令行方式</w:t>
      </w:r>
      <w:r w:rsidRPr="00B87AB8">
        <w:rPr>
          <w:rFonts w:eastAsia="宋体" w:hint="eastAsia"/>
        </w:rPr>
        <w:t>操作，</w:t>
      </w:r>
      <w:r w:rsidRPr="00B87AB8">
        <w:rPr>
          <w:rFonts w:eastAsia="宋体"/>
        </w:rPr>
        <w:t>首先</w:t>
      </w:r>
      <w:r w:rsidRPr="00B87AB8">
        <w:rPr>
          <w:rFonts w:eastAsia="宋体" w:hint="eastAsia"/>
        </w:rPr>
        <w:t>TCPU</w:t>
      </w:r>
      <w:r w:rsidRPr="00B87AB8">
        <w:rPr>
          <w:rFonts w:eastAsia="宋体" w:hint="eastAsia"/>
        </w:rPr>
        <w:t>模式</w:t>
      </w:r>
      <w:r w:rsidRPr="00B87AB8">
        <w:rPr>
          <w:rFonts w:eastAsia="宋体"/>
        </w:rPr>
        <w:t>关闭时</w:t>
      </w:r>
      <w:r w:rsidRPr="00B87AB8">
        <w:rPr>
          <w:rFonts w:eastAsia="宋体" w:hint="eastAsia"/>
        </w:rPr>
        <w:t>，</w:t>
      </w:r>
      <w:r w:rsidRPr="00B87AB8">
        <w:rPr>
          <w:rFonts w:eastAsia="宋体"/>
        </w:rPr>
        <w:t>主机关闭</w:t>
      </w:r>
      <w:r w:rsidRPr="00B87AB8">
        <w:rPr>
          <w:rFonts w:eastAsia="宋体" w:hint="eastAsia"/>
        </w:rPr>
        <w:t>三进制</w:t>
      </w:r>
      <w:r w:rsidRPr="00B87AB8">
        <w:rPr>
          <w:rFonts w:eastAsia="宋体"/>
        </w:rPr>
        <w:t>模式正常使用</w:t>
      </w:r>
      <w:r w:rsidRPr="00B87AB8">
        <w:rPr>
          <w:rFonts w:eastAsia="宋体" w:hint="eastAsia"/>
        </w:rPr>
        <w:t>BCPU</w:t>
      </w:r>
      <w:r w:rsidRPr="00B87AB8">
        <w:rPr>
          <w:rFonts w:eastAsia="宋体"/>
        </w:rPr>
        <w:t>（二进制</w:t>
      </w:r>
      <w:r w:rsidRPr="00B87AB8">
        <w:rPr>
          <w:rFonts w:eastAsia="宋体"/>
        </w:rPr>
        <w:t>CPU</w:t>
      </w:r>
      <w:r w:rsidRPr="00B87AB8">
        <w:rPr>
          <w:rFonts w:eastAsia="宋体" w:hint="eastAsia"/>
        </w:rPr>
        <w:t>）</w:t>
      </w:r>
      <w:r w:rsidRPr="00B87AB8">
        <w:rPr>
          <w:rFonts w:eastAsia="宋体"/>
        </w:rPr>
        <w:t>模式运行</w:t>
      </w:r>
      <w:r w:rsidRPr="00B87AB8">
        <w:rPr>
          <w:rFonts w:eastAsia="宋体" w:hint="eastAsia"/>
        </w:rPr>
        <w:t>；</w:t>
      </w:r>
      <w:r w:rsidRPr="00B87AB8">
        <w:rPr>
          <w:rFonts w:eastAsia="宋体"/>
        </w:rPr>
        <w:t>开启时，使用</w:t>
      </w:r>
      <w:r w:rsidRPr="00B87AB8">
        <w:rPr>
          <w:rFonts w:eastAsia="宋体" w:hint="eastAsia"/>
        </w:rPr>
        <w:t>“比合”三进制</w:t>
      </w:r>
      <w:r w:rsidRPr="00B87AB8">
        <w:rPr>
          <w:rFonts w:eastAsia="宋体"/>
        </w:rPr>
        <w:t>计算</w:t>
      </w:r>
      <w:r w:rsidRPr="00B87AB8">
        <w:rPr>
          <w:rFonts w:eastAsia="宋体" w:hint="eastAsia"/>
        </w:rPr>
        <w:t>处理</w:t>
      </w:r>
      <w:r w:rsidRPr="00B87AB8">
        <w:rPr>
          <w:rFonts w:eastAsia="宋体"/>
        </w:rPr>
        <w:t>模式。在</w:t>
      </w:r>
      <w:r w:rsidRPr="00B87AB8">
        <w:rPr>
          <w:rFonts w:eastAsia="宋体" w:hint="eastAsia"/>
        </w:rPr>
        <w:t>（</w:t>
      </w:r>
      <w:r w:rsidRPr="00B87AB8">
        <w:rPr>
          <w:rFonts w:eastAsia="宋体"/>
        </w:rPr>
        <w:t>BIOS</w:t>
      </w:r>
      <w:r w:rsidRPr="00B87AB8">
        <w:rPr>
          <w:rFonts w:eastAsia="宋体" w:hint="eastAsia"/>
        </w:rPr>
        <w:t>/EFI</w:t>
      </w:r>
      <w:r w:rsidRPr="00B87AB8">
        <w:rPr>
          <w:rFonts w:eastAsia="宋体" w:hint="eastAsia"/>
        </w:rPr>
        <w:t>）上</w:t>
      </w:r>
      <w:r w:rsidRPr="00B87AB8">
        <w:rPr>
          <w:rFonts w:eastAsia="宋体"/>
        </w:rPr>
        <w:t>关闭</w:t>
      </w:r>
      <w:r w:rsidRPr="00B87AB8">
        <w:rPr>
          <w:rFonts w:eastAsia="宋体"/>
        </w:rPr>
        <w:t>VMM</w:t>
      </w:r>
      <w:r w:rsidRPr="00B87AB8">
        <w:rPr>
          <w:rFonts w:eastAsia="宋体"/>
        </w:rPr>
        <w:t>模式时，</w:t>
      </w:r>
      <w:r w:rsidRPr="00B87AB8">
        <w:rPr>
          <w:rFonts w:eastAsia="宋体" w:hint="eastAsia"/>
        </w:rPr>
        <w:t>需要</w:t>
      </w:r>
      <w:r w:rsidRPr="00B87AB8">
        <w:rPr>
          <w:rFonts w:eastAsia="宋体"/>
        </w:rPr>
        <w:t>安装配置操作系统，</w:t>
      </w:r>
      <w:r w:rsidRPr="00B87AB8">
        <w:rPr>
          <w:rFonts w:eastAsia="宋体" w:hint="eastAsia"/>
        </w:rPr>
        <w:t>如果</w:t>
      </w:r>
      <w:r w:rsidRPr="00B87AB8">
        <w:rPr>
          <w:rFonts w:eastAsia="宋体"/>
        </w:rPr>
        <w:t>开启了</w:t>
      </w:r>
      <w:r w:rsidRPr="00B87AB8">
        <w:rPr>
          <w:rFonts w:eastAsia="宋体" w:hint="eastAsia"/>
        </w:rPr>
        <w:t>TCPU</w:t>
      </w:r>
      <w:r w:rsidRPr="00B87AB8">
        <w:rPr>
          <w:rFonts w:eastAsia="宋体"/>
        </w:rPr>
        <w:t>模式</w:t>
      </w:r>
      <w:r w:rsidRPr="00B87AB8">
        <w:rPr>
          <w:rFonts w:eastAsia="宋体" w:hint="eastAsia"/>
        </w:rPr>
        <w:t>可</w:t>
      </w:r>
      <w:r w:rsidRPr="00B87AB8">
        <w:rPr>
          <w:rFonts w:eastAsia="宋体"/>
        </w:rPr>
        <w:t>运行基于三进制的操作系统</w:t>
      </w:r>
      <w:r w:rsidRPr="00B87AB8">
        <w:rPr>
          <w:rFonts w:eastAsia="宋体" w:hint="eastAsia"/>
        </w:rPr>
        <w:t>（</w:t>
      </w:r>
      <w:r w:rsidRPr="00B87AB8">
        <w:rPr>
          <w:rFonts w:eastAsia="宋体"/>
        </w:rPr>
        <w:t>TOS</w:t>
      </w:r>
      <w:r w:rsidRPr="00B87AB8">
        <w:rPr>
          <w:rFonts w:eastAsia="宋体" w:hint="eastAsia"/>
        </w:rPr>
        <w:t>）</w:t>
      </w:r>
      <w:r w:rsidRPr="00B87AB8">
        <w:rPr>
          <w:rFonts w:eastAsia="宋体"/>
        </w:rPr>
        <w:t>，关闭了</w:t>
      </w:r>
      <w:r w:rsidRPr="00B87AB8">
        <w:rPr>
          <w:rFonts w:eastAsia="宋体"/>
        </w:rPr>
        <w:t>TCPU</w:t>
      </w:r>
      <w:r w:rsidRPr="00B87AB8">
        <w:rPr>
          <w:rFonts w:eastAsia="宋体"/>
        </w:rPr>
        <w:t>模式运行二进制系统</w:t>
      </w:r>
      <w:r w:rsidRPr="00B87AB8">
        <w:rPr>
          <w:rFonts w:eastAsia="宋体" w:hint="eastAsia"/>
        </w:rPr>
        <w:t>（</w:t>
      </w:r>
      <w:r w:rsidRPr="00B87AB8">
        <w:rPr>
          <w:rFonts w:eastAsia="宋体" w:hint="eastAsia"/>
        </w:rPr>
        <w:t>BOS</w:t>
      </w:r>
      <w:r w:rsidRPr="00B87AB8">
        <w:rPr>
          <w:rFonts w:eastAsia="宋体"/>
        </w:rPr>
        <w:t>）。</w:t>
      </w:r>
      <w:r w:rsidRPr="00B87AB8">
        <w:rPr>
          <w:rFonts w:eastAsia="宋体" w:hint="eastAsia"/>
        </w:rPr>
        <w:t>开启</w:t>
      </w:r>
      <w:r w:rsidRPr="00B87AB8">
        <w:rPr>
          <w:rFonts w:eastAsia="宋体"/>
        </w:rPr>
        <w:t>了</w:t>
      </w:r>
      <w:r w:rsidRPr="00B87AB8">
        <w:rPr>
          <w:rFonts w:eastAsia="宋体"/>
        </w:rPr>
        <w:t>VMM</w:t>
      </w:r>
      <w:r w:rsidRPr="00B87AB8">
        <w:rPr>
          <w:rFonts w:eastAsia="宋体"/>
        </w:rPr>
        <w:t>模式后</w:t>
      </w:r>
      <w:r w:rsidRPr="00B87AB8">
        <w:rPr>
          <w:rFonts w:eastAsia="宋体" w:hint="eastAsia"/>
        </w:rPr>
        <w:t>，</w:t>
      </w:r>
      <w:r w:rsidRPr="00B87AB8">
        <w:rPr>
          <w:rFonts w:eastAsia="宋体"/>
        </w:rPr>
        <w:t>TRIA</w:t>
      </w:r>
      <w:r w:rsidRPr="00B87AB8">
        <w:rPr>
          <w:rFonts w:eastAsia="宋体"/>
        </w:rPr>
        <w:t>计算机的系统由</w:t>
      </w:r>
      <w:r w:rsidRPr="00B87AB8">
        <w:rPr>
          <w:rFonts w:eastAsia="宋体"/>
        </w:rPr>
        <w:t>VMM</w:t>
      </w:r>
      <w:r w:rsidRPr="00B87AB8">
        <w:rPr>
          <w:rFonts w:eastAsia="宋体"/>
        </w:rPr>
        <w:t>核心模块接管，</w:t>
      </w:r>
      <w:r w:rsidRPr="00B87AB8">
        <w:rPr>
          <w:rFonts w:eastAsia="宋体" w:hint="eastAsia"/>
        </w:rPr>
        <w:t>并且</w:t>
      </w:r>
      <w:r w:rsidRPr="00B87AB8">
        <w:rPr>
          <w:rFonts w:eastAsia="宋体"/>
        </w:rPr>
        <w:t>内置的安全</w:t>
      </w:r>
      <w:r w:rsidRPr="00B87AB8">
        <w:rPr>
          <w:rFonts w:eastAsia="宋体" w:hint="eastAsia"/>
        </w:rPr>
        <w:t>用户</w:t>
      </w:r>
      <w:r w:rsidRPr="00B87AB8">
        <w:rPr>
          <w:rFonts w:eastAsia="宋体"/>
        </w:rPr>
        <w:t>管理模块</w:t>
      </w:r>
      <w:r w:rsidRPr="00B87AB8">
        <w:rPr>
          <w:rFonts w:eastAsia="宋体" w:hint="eastAsia"/>
        </w:rPr>
        <w:t>，提供基于</w:t>
      </w:r>
      <w:r w:rsidRPr="00B87AB8">
        <w:rPr>
          <w:rFonts w:eastAsia="宋体"/>
        </w:rPr>
        <w:t>二进制和三进制的混合运行的虚拟机环境服务。</w:t>
      </w:r>
      <w:r w:rsidRPr="00B87AB8">
        <w:rPr>
          <w:rFonts w:eastAsia="宋体" w:hint="eastAsia"/>
        </w:rPr>
        <w:t>登录</w:t>
      </w:r>
      <w:r w:rsidRPr="00B87AB8">
        <w:rPr>
          <w:rFonts w:eastAsia="宋体"/>
        </w:rPr>
        <w:t>到</w:t>
      </w:r>
      <w:r w:rsidRPr="00B87AB8">
        <w:rPr>
          <w:rFonts w:eastAsia="宋体"/>
        </w:rPr>
        <w:t>VMM</w:t>
      </w:r>
      <w:r w:rsidRPr="00B87AB8">
        <w:rPr>
          <w:rFonts w:eastAsia="宋体"/>
        </w:rPr>
        <w:t>上</w:t>
      </w:r>
      <w:r w:rsidRPr="00B87AB8">
        <w:rPr>
          <w:rFonts w:eastAsia="宋体" w:hint="eastAsia"/>
        </w:rPr>
        <w:t>，</w:t>
      </w:r>
      <w:r w:rsidRPr="00B87AB8">
        <w:rPr>
          <w:rFonts w:eastAsia="宋体"/>
        </w:rPr>
        <w:t>通过</w:t>
      </w:r>
      <w:r w:rsidRPr="00B87AB8">
        <w:rPr>
          <w:rFonts w:eastAsia="宋体" w:hint="eastAsia"/>
        </w:rPr>
        <w:t>图形方式或</w:t>
      </w:r>
      <w:r w:rsidRPr="00B87AB8">
        <w:rPr>
          <w:rFonts w:eastAsia="宋体"/>
        </w:rPr>
        <w:t>命令行方式</w:t>
      </w:r>
      <w:r w:rsidRPr="00B87AB8">
        <w:rPr>
          <w:rFonts w:eastAsia="宋体" w:hint="eastAsia"/>
        </w:rPr>
        <w:t>安装</w:t>
      </w:r>
      <w:r w:rsidRPr="00B87AB8">
        <w:rPr>
          <w:rFonts w:eastAsia="宋体"/>
        </w:rPr>
        <w:t>和配置虚拟机</w:t>
      </w:r>
      <w:r w:rsidRPr="00B87AB8">
        <w:rPr>
          <w:rFonts w:eastAsia="宋体" w:hint="eastAsia"/>
        </w:rPr>
        <w:t>，</w:t>
      </w:r>
      <w:r w:rsidRPr="00B87AB8">
        <w:rPr>
          <w:rFonts w:eastAsia="宋体"/>
        </w:rPr>
        <w:t>创建一个虚拟机</w:t>
      </w:r>
      <w:r w:rsidRPr="00B87AB8">
        <w:rPr>
          <w:rFonts w:eastAsia="宋体" w:hint="eastAsia"/>
        </w:rPr>
        <w:t>VM</w:t>
      </w:r>
      <w:r w:rsidRPr="00B87AB8">
        <w:rPr>
          <w:rFonts w:eastAsia="宋体"/>
        </w:rPr>
        <w:t>时，</w:t>
      </w:r>
      <w:r w:rsidRPr="00B87AB8">
        <w:rPr>
          <w:rFonts w:eastAsia="宋体" w:hint="eastAsia"/>
        </w:rPr>
        <w:t>创建</w:t>
      </w:r>
      <w:r w:rsidRPr="00B87AB8">
        <w:rPr>
          <w:rFonts w:eastAsia="宋体"/>
        </w:rPr>
        <w:t>一个配置文件</w:t>
      </w:r>
      <w:r w:rsidRPr="00B87AB8">
        <w:rPr>
          <w:rFonts w:eastAsia="宋体" w:hint="eastAsia"/>
        </w:rPr>
        <w:t>(VMCFG)</w:t>
      </w:r>
      <w:r w:rsidRPr="00B87AB8">
        <w:rPr>
          <w:rFonts w:eastAsia="宋体" w:hint="eastAsia"/>
        </w:rPr>
        <w:t>，在配置</w:t>
      </w:r>
      <w:r w:rsidRPr="00B87AB8">
        <w:rPr>
          <w:rFonts w:eastAsia="宋体"/>
        </w:rPr>
        <w:t>文件上包括</w:t>
      </w:r>
      <w:r w:rsidRPr="00B87AB8">
        <w:rPr>
          <w:rFonts w:eastAsia="宋体" w:hint="eastAsia"/>
        </w:rPr>
        <w:t>处理</w:t>
      </w:r>
      <w:r w:rsidRPr="00B87AB8">
        <w:rPr>
          <w:rFonts w:eastAsia="宋体"/>
        </w:rPr>
        <w:t>器配置</w:t>
      </w:r>
      <w:r w:rsidRPr="00B87AB8">
        <w:rPr>
          <w:rFonts w:eastAsia="宋体" w:hint="eastAsia"/>
        </w:rPr>
        <w:t>（</w:t>
      </w:r>
      <w:r w:rsidRPr="00B87AB8">
        <w:rPr>
          <w:rFonts w:eastAsia="宋体"/>
        </w:rPr>
        <w:t>CPUCFG</w:t>
      </w:r>
      <w:r w:rsidRPr="00B87AB8">
        <w:rPr>
          <w:rFonts w:eastAsia="宋体" w:hint="eastAsia"/>
        </w:rPr>
        <w:t>）</w:t>
      </w:r>
      <w:r w:rsidRPr="00B87AB8">
        <w:rPr>
          <w:rFonts w:eastAsia="宋体"/>
        </w:rPr>
        <w:t>、</w:t>
      </w:r>
      <w:r w:rsidRPr="00B87AB8">
        <w:rPr>
          <w:rFonts w:eastAsia="宋体" w:hint="eastAsia"/>
        </w:rPr>
        <w:t>内存</w:t>
      </w:r>
      <w:r w:rsidRPr="00B87AB8">
        <w:rPr>
          <w:rFonts w:eastAsia="宋体"/>
        </w:rPr>
        <w:t>配置（</w:t>
      </w:r>
      <w:r w:rsidRPr="00B87AB8">
        <w:rPr>
          <w:rFonts w:eastAsia="宋体"/>
        </w:rPr>
        <w:t>MEM</w:t>
      </w:r>
      <w:r w:rsidRPr="00B87AB8">
        <w:rPr>
          <w:rFonts w:eastAsia="宋体" w:hint="eastAsia"/>
        </w:rPr>
        <w:t>CFG</w:t>
      </w:r>
      <w:r w:rsidRPr="00B87AB8">
        <w:rPr>
          <w:rFonts w:eastAsia="宋体"/>
        </w:rPr>
        <w:t>）、存储配置（</w:t>
      </w:r>
      <w:r w:rsidRPr="00B87AB8">
        <w:rPr>
          <w:rFonts w:eastAsia="宋体"/>
        </w:rPr>
        <w:t>DISKCFG</w:t>
      </w:r>
      <w:r w:rsidRPr="00B87AB8">
        <w:rPr>
          <w:rFonts w:eastAsia="宋体"/>
        </w:rPr>
        <w:t>）</w:t>
      </w:r>
      <w:r w:rsidRPr="00B87AB8">
        <w:rPr>
          <w:rFonts w:eastAsia="宋体" w:hint="eastAsia"/>
        </w:rPr>
        <w:t>和网络</w:t>
      </w:r>
      <w:r w:rsidRPr="00B87AB8">
        <w:rPr>
          <w:rFonts w:eastAsia="宋体"/>
        </w:rPr>
        <w:t>配置（</w:t>
      </w:r>
      <w:r w:rsidRPr="00B87AB8">
        <w:rPr>
          <w:rFonts w:eastAsia="宋体"/>
        </w:rPr>
        <w:t>NETCFG</w:t>
      </w:r>
      <w:r w:rsidRPr="00B87AB8">
        <w:rPr>
          <w:rFonts w:eastAsia="宋体"/>
        </w:rPr>
        <w:t>）、外设配置（</w:t>
      </w:r>
      <w:r w:rsidRPr="00B87AB8">
        <w:rPr>
          <w:rFonts w:eastAsia="宋体"/>
        </w:rPr>
        <w:t>DEVCFG</w:t>
      </w:r>
      <w:r w:rsidRPr="00B87AB8">
        <w:rPr>
          <w:rFonts w:eastAsia="宋体" w:hint="eastAsia"/>
        </w:rPr>
        <w:t>，</w:t>
      </w:r>
      <w:r w:rsidRPr="00B87AB8">
        <w:rPr>
          <w:rFonts w:eastAsia="宋体"/>
        </w:rPr>
        <w:t>显卡、声卡等）和系统配置</w:t>
      </w:r>
      <w:r w:rsidRPr="00B87AB8">
        <w:rPr>
          <w:rFonts w:eastAsia="宋体" w:hint="eastAsia"/>
        </w:rPr>
        <w:t>（</w:t>
      </w:r>
      <w:r w:rsidRPr="00B87AB8">
        <w:rPr>
          <w:rFonts w:eastAsia="宋体" w:hint="eastAsia"/>
        </w:rPr>
        <w:t>SYSCFG</w:t>
      </w:r>
      <w:r w:rsidRPr="00B87AB8">
        <w:rPr>
          <w:rFonts w:eastAsia="宋体" w:hint="eastAsia"/>
        </w:rPr>
        <w:t>）</w:t>
      </w:r>
      <w:r w:rsidRPr="00B87AB8">
        <w:rPr>
          <w:rFonts w:eastAsia="宋体"/>
        </w:rPr>
        <w:t>。</w:t>
      </w:r>
      <w:r w:rsidRPr="00B87AB8">
        <w:rPr>
          <w:rFonts w:eastAsia="宋体" w:hint="eastAsia"/>
        </w:rPr>
        <w:t>当</w:t>
      </w:r>
      <w:r w:rsidRPr="00B87AB8">
        <w:rPr>
          <w:rFonts w:eastAsia="宋体"/>
        </w:rPr>
        <w:t>虚拟机启动的时候，</w:t>
      </w:r>
      <w:r w:rsidRPr="00B87AB8">
        <w:rPr>
          <w:rFonts w:eastAsia="宋体" w:hint="eastAsia"/>
        </w:rPr>
        <w:t>宿主机</w:t>
      </w:r>
      <w:r w:rsidRPr="00B87AB8">
        <w:rPr>
          <w:rFonts w:eastAsia="宋体"/>
        </w:rPr>
        <w:t>上的配置信息编译成</w:t>
      </w:r>
      <w:r w:rsidRPr="00B87AB8">
        <w:rPr>
          <w:rFonts w:eastAsia="宋体" w:hint="eastAsia"/>
        </w:rPr>
        <w:t>机器</w:t>
      </w:r>
      <w:r w:rsidRPr="00B87AB8">
        <w:rPr>
          <w:rFonts w:eastAsia="宋体"/>
        </w:rPr>
        <w:t>编码后，通过</w:t>
      </w:r>
      <w:r w:rsidRPr="00B87AB8">
        <w:rPr>
          <w:rFonts w:eastAsia="宋体"/>
        </w:rPr>
        <w:t>API</w:t>
      </w:r>
      <w:r w:rsidRPr="00B87AB8">
        <w:rPr>
          <w:rFonts w:eastAsia="宋体"/>
        </w:rPr>
        <w:t>接口在</w:t>
      </w:r>
      <w:r w:rsidRPr="00B87AB8">
        <w:rPr>
          <w:rFonts w:eastAsia="宋体" w:hint="eastAsia"/>
        </w:rPr>
        <w:t>客户机</w:t>
      </w:r>
      <w:r w:rsidRPr="00B87AB8">
        <w:rPr>
          <w:rFonts w:eastAsia="宋体"/>
        </w:rPr>
        <w:t>上的</w:t>
      </w:r>
      <w:r w:rsidRPr="00B87AB8">
        <w:rPr>
          <w:rFonts w:eastAsia="宋体"/>
        </w:rPr>
        <w:t>BIOS/EFI</w:t>
      </w:r>
      <w:r w:rsidRPr="00B87AB8">
        <w:rPr>
          <w:rFonts w:eastAsia="宋体" w:hint="eastAsia"/>
        </w:rPr>
        <w:t>上</w:t>
      </w:r>
      <w:r w:rsidRPr="00B87AB8">
        <w:rPr>
          <w:rFonts w:eastAsia="宋体"/>
        </w:rPr>
        <w:t>以</w:t>
      </w:r>
      <w:r w:rsidRPr="00B87AB8">
        <w:rPr>
          <w:rFonts w:eastAsia="宋体" w:hint="eastAsia"/>
        </w:rPr>
        <w:t>特殊</w:t>
      </w:r>
      <w:r w:rsidRPr="00B87AB8">
        <w:rPr>
          <w:rFonts w:eastAsia="宋体"/>
        </w:rPr>
        <w:t>设备形式</w:t>
      </w:r>
      <w:r w:rsidRPr="00B87AB8">
        <w:rPr>
          <w:rFonts w:eastAsia="宋体" w:hint="eastAsia"/>
        </w:rPr>
        <w:t>（配置</w:t>
      </w:r>
      <w:r w:rsidRPr="00B87AB8">
        <w:rPr>
          <w:rFonts w:eastAsia="宋体"/>
        </w:rPr>
        <w:t>设备）</w:t>
      </w:r>
      <w:r w:rsidRPr="00B87AB8">
        <w:rPr>
          <w:rFonts w:eastAsia="宋体" w:hint="eastAsia"/>
        </w:rPr>
        <w:t>，客户机</w:t>
      </w:r>
      <w:r w:rsidRPr="00B87AB8">
        <w:rPr>
          <w:rFonts w:eastAsia="宋体"/>
        </w:rPr>
        <w:t>自检</w:t>
      </w:r>
      <w:r w:rsidRPr="00B87AB8">
        <w:rPr>
          <w:rFonts w:eastAsia="宋体" w:hint="eastAsia"/>
        </w:rPr>
        <w:t>时</w:t>
      </w:r>
      <w:r w:rsidRPr="00B87AB8">
        <w:rPr>
          <w:rFonts w:eastAsia="宋体"/>
        </w:rPr>
        <w:t>读取此配置设备信息</w:t>
      </w:r>
      <w:r w:rsidRPr="00B87AB8">
        <w:rPr>
          <w:rFonts w:eastAsia="宋体" w:hint="eastAsia"/>
        </w:rPr>
        <w:t>，同时</w:t>
      </w:r>
      <w:r w:rsidRPr="00B87AB8">
        <w:rPr>
          <w:rFonts w:eastAsia="宋体"/>
        </w:rPr>
        <w:t>为该设备分配中断、通道和</w:t>
      </w:r>
      <w:r w:rsidRPr="00B87AB8">
        <w:rPr>
          <w:rFonts w:eastAsia="宋体" w:hint="eastAsia"/>
        </w:rPr>
        <w:t>I/O</w:t>
      </w:r>
      <w:r w:rsidRPr="00B87AB8">
        <w:rPr>
          <w:rFonts w:eastAsia="宋体"/>
        </w:rPr>
        <w:t>端口等资源。</w:t>
      </w:r>
      <w:r w:rsidRPr="00B87AB8">
        <w:rPr>
          <w:rFonts w:eastAsia="宋体" w:hint="eastAsia"/>
        </w:rPr>
        <w:t>客户系统</w:t>
      </w:r>
      <w:r w:rsidRPr="00B87AB8">
        <w:rPr>
          <w:rFonts w:eastAsia="宋体"/>
        </w:rPr>
        <w:t>BIOS</w:t>
      </w:r>
      <w:r w:rsidRPr="00B87AB8">
        <w:rPr>
          <w:rFonts w:eastAsia="宋体" w:hint="eastAsia"/>
        </w:rPr>
        <w:t>读取主</w:t>
      </w:r>
      <w:r w:rsidRPr="00B87AB8">
        <w:rPr>
          <w:rFonts w:eastAsia="宋体"/>
        </w:rPr>
        <w:t>引导记录，</w:t>
      </w:r>
      <w:r w:rsidRPr="00B87AB8">
        <w:rPr>
          <w:rFonts w:eastAsia="宋体" w:hint="eastAsia"/>
        </w:rPr>
        <w:t>读取</w:t>
      </w:r>
      <w:r w:rsidRPr="00B87AB8">
        <w:rPr>
          <w:rFonts w:eastAsia="宋体"/>
        </w:rPr>
        <w:t>配置</w:t>
      </w:r>
      <w:r w:rsidRPr="00B87AB8">
        <w:rPr>
          <w:rFonts w:eastAsia="宋体" w:hint="eastAsia"/>
        </w:rPr>
        <w:t>设备</w:t>
      </w:r>
      <w:r w:rsidRPr="00B87AB8">
        <w:rPr>
          <w:rFonts w:eastAsia="宋体"/>
        </w:rPr>
        <w:t>中的</w:t>
      </w:r>
      <w:r w:rsidRPr="00B87AB8">
        <w:rPr>
          <w:rFonts w:eastAsia="宋体" w:hint="eastAsia"/>
        </w:rPr>
        <w:t>存储</w:t>
      </w:r>
      <w:r w:rsidRPr="00B87AB8">
        <w:rPr>
          <w:rFonts w:eastAsia="宋体"/>
        </w:rPr>
        <w:t>配置</w:t>
      </w:r>
      <w:r w:rsidRPr="00B87AB8">
        <w:rPr>
          <w:rFonts w:eastAsia="宋体" w:hint="eastAsia"/>
        </w:rPr>
        <w:t>，选择</w:t>
      </w:r>
      <w:r w:rsidRPr="00B87AB8">
        <w:rPr>
          <w:rFonts w:eastAsia="宋体"/>
        </w:rPr>
        <w:t>操作系统的</w:t>
      </w:r>
      <w:r w:rsidRPr="00B87AB8">
        <w:rPr>
          <w:rFonts w:eastAsia="宋体" w:hint="eastAsia"/>
        </w:rPr>
        <w:t>镜像</w:t>
      </w:r>
      <w:r w:rsidRPr="00B87AB8">
        <w:rPr>
          <w:rFonts w:eastAsia="宋体"/>
        </w:rPr>
        <w:t>文件</w:t>
      </w:r>
      <w:r w:rsidRPr="00B87AB8">
        <w:rPr>
          <w:rFonts w:eastAsia="宋体" w:hint="eastAsia"/>
        </w:rPr>
        <w:t>读入</w:t>
      </w:r>
      <w:r w:rsidRPr="00B87AB8">
        <w:rPr>
          <w:rFonts w:eastAsia="宋体"/>
        </w:rPr>
        <w:t>到客户机分配的内存中，</w:t>
      </w:r>
      <w:r w:rsidRPr="00B87AB8">
        <w:rPr>
          <w:rFonts w:eastAsia="宋体" w:hint="eastAsia"/>
        </w:rPr>
        <w:t>从而启动</w:t>
      </w:r>
      <w:r w:rsidRPr="00B87AB8">
        <w:rPr>
          <w:rFonts w:eastAsia="宋体"/>
        </w:rPr>
        <w:t>客户机的操作系统</w:t>
      </w:r>
      <w:r w:rsidRPr="00B87AB8">
        <w:rPr>
          <w:rFonts w:eastAsia="宋体" w:hint="eastAsia"/>
        </w:rPr>
        <w:t>。</w:t>
      </w:r>
      <w:r w:rsidRPr="00B87AB8">
        <w:rPr>
          <w:rFonts w:eastAsia="宋体"/>
        </w:rPr>
        <w:t>并且从配置设备读取的配置信息</w:t>
      </w:r>
      <w:r w:rsidRPr="00B87AB8">
        <w:rPr>
          <w:rFonts w:eastAsia="宋体" w:hint="eastAsia"/>
        </w:rPr>
        <w:t>找到</w:t>
      </w:r>
      <w:r w:rsidRPr="00B87AB8">
        <w:rPr>
          <w:rFonts w:eastAsia="宋体"/>
        </w:rPr>
        <w:t>用户镜像文件挂在</w:t>
      </w:r>
      <w:r w:rsidRPr="00B87AB8">
        <w:rPr>
          <w:rFonts w:eastAsia="宋体" w:hint="eastAsia"/>
        </w:rPr>
        <w:t>到</w:t>
      </w:r>
      <w:r w:rsidRPr="00B87AB8">
        <w:rPr>
          <w:rFonts w:eastAsia="宋体"/>
        </w:rPr>
        <w:t>系统中，</w:t>
      </w:r>
      <w:r w:rsidRPr="00B87AB8">
        <w:rPr>
          <w:rFonts w:eastAsia="宋体" w:hint="eastAsia"/>
        </w:rPr>
        <w:t>增量</w:t>
      </w:r>
      <w:r w:rsidRPr="00B87AB8">
        <w:rPr>
          <w:rFonts w:eastAsia="宋体"/>
        </w:rPr>
        <w:t>写入</w:t>
      </w:r>
      <w:r w:rsidRPr="00B87AB8">
        <w:rPr>
          <w:rFonts w:eastAsia="宋体" w:hint="eastAsia"/>
        </w:rPr>
        <w:t>客户机</w:t>
      </w:r>
      <w:r w:rsidRPr="00B87AB8">
        <w:rPr>
          <w:rFonts w:eastAsia="宋体"/>
        </w:rPr>
        <w:t>定制的优化配置信息</w:t>
      </w:r>
      <w:r w:rsidRPr="00B87AB8">
        <w:rPr>
          <w:rFonts w:eastAsia="宋体" w:hint="eastAsia"/>
        </w:rPr>
        <w:t>、</w:t>
      </w:r>
      <w:r w:rsidRPr="00B87AB8">
        <w:rPr>
          <w:rFonts w:eastAsia="宋体"/>
        </w:rPr>
        <w:t>用户环境配置信息</w:t>
      </w:r>
      <w:r w:rsidRPr="00B87AB8">
        <w:rPr>
          <w:rFonts w:eastAsia="宋体" w:hint="eastAsia"/>
        </w:rPr>
        <w:t>和用户</w:t>
      </w:r>
      <w:r w:rsidRPr="00B87AB8">
        <w:rPr>
          <w:rFonts w:eastAsia="宋体"/>
        </w:rPr>
        <w:t>数据到用户镜像中。</w:t>
      </w:r>
    </w:p>
    <w:p w14:paraId="02900881" w14:textId="77777777" w:rsidR="00022740" w:rsidRPr="00B87AB8" w:rsidRDefault="00022740" w:rsidP="00022740">
      <w:pPr>
        <w:ind w:firstLine="600"/>
        <w:jc w:val="both"/>
        <w:rPr>
          <w:rFonts w:eastAsia="宋体"/>
        </w:rPr>
      </w:pPr>
      <w:r w:rsidRPr="00B87AB8">
        <w:rPr>
          <w:rFonts w:eastAsia="宋体" w:hint="eastAsia"/>
        </w:rPr>
        <w:t>处理</w:t>
      </w:r>
      <w:r w:rsidRPr="00B87AB8">
        <w:rPr>
          <w:rFonts w:eastAsia="宋体"/>
        </w:rPr>
        <w:t>器配置</w:t>
      </w:r>
      <w:r w:rsidRPr="00B87AB8">
        <w:rPr>
          <w:rFonts w:eastAsia="宋体" w:hint="eastAsia"/>
        </w:rPr>
        <w:t>上</w:t>
      </w:r>
      <w:r w:rsidRPr="00B87AB8">
        <w:rPr>
          <w:rFonts w:eastAsia="宋体"/>
        </w:rPr>
        <w:t>包括处理器内核使用数量、</w:t>
      </w:r>
      <w:r w:rsidRPr="00B87AB8">
        <w:rPr>
          <w:rFonts w:eastAsia="宋体" w:hint="eastAsia"/>
        </w:rPr>
        <w:t>处理器</w:t>
      </w:r>
      <w:r w:rsidRPr="00B87AB8">
        <w:rPr>
          <w:rFonts w:eastAsia="宋体"/>
        </w:rPr>
        <w:t>使用模式</w:t>
      </w:r>
      <w:r w:rsidRPr="00B87AB8">
        <w:rPr>
          <w:rFonts w:eastAsia="宋体" w:hint="eastAsia"/>
        </w:rPr>
        <w:t>（</w:t>
      </w:r>
      <w:r w:rsidRPr="00B87AB8">
        <w:rPr>
          <w:rFonts w:eastAsia="宋体" w:hint="eastAsia"/>
        </w:rPr>
        <w:t>TCPU</w:t>
      </w:r>
      <w:r w:rsidRPr="00B87AB8">
        <w:rPr>
          <w:rFonts w:eastAsia="宋体"/>
        </w:rPr>
        <w:t>）</w:t>
      </w:r>
      <w:r w:rsidRPr="00B87AB8">
        <w:rPr>
          <w:rFonts w:eastAsia="宋体" w:hint="eastAsia"/>
        </w:rPr>
        <w:t>、</w:t>
      </w:r>
      <w:r w:rsidRPr="00B87AB8">
        <w:rPr>
          <w:rFonts w:eastAsia="宋体"/>
        </w:rPr>
        <w:t>寄存器叠合处理模式等配置。</w:t>
      </w:r>
      <w:r w:rsidRPr="00B87AB8">
        <w:rPr>
          <w:rFonts w:eastAsia="宋体" w:hint="eastAsia"/>
        </w:rPr>
        <w:t>虚拟机</w:t>
      </w:r>
      <w:r w:rsidRPr="00B87AB8">
        <w:rPr>
          <w:rFonts w:eastAsia="宋体"/>
        </w:rPr>
        <w:t>使用的</w:t>
      </w:r>
      <w:r w:rsidRPr="00B87AB8">
        <w:rPr>
          <w:rFonts w:eastAsia="宋体" w:hint="eastAsia"/>
        </w:rPr>
        <w:t>处理</w:t>
      </w:r>
      <w:r w:rsidRPr="00B87AB8">
        <w:rPr>
          <w:rFonts w:eastAsia="宋体"/>
        </w:rPr>
        <w:t>器</w:t>
      </w:r>
      <w:r w:rsidRPr="00B87AB8">
        <w:rPr>
          <w:rFonts w:eastAsia="宋体" w:hint="eastAsia"/>
        </w:rPr>
        <w:t>(</w:t>
      </w:r>
      <w:r w:rsidRPr="00B87AB8">
        <w:rPr>
          <w:rFonts w:eastAsia="宋体"/>
        </w:rPr>
        <w:t>CPU)</w:t>
      </w:r>
      <w:r w:rsidRPr="00B87AB8">
        <w:rPr>
          <w:rFonts w:eastAsia="宋体"/>
        </w:rPr>
        <w:t>模式</w:t>
      </w:r>
      <w:r w:rsidRPr="00B87AB8">
        <w:rPr>
          <w:rFonts w:eastAsia="宋体" w:hint="eastAsia"/>
        </w:rPr>
        <w:t>；</w:t>
      </w:r>
      <w:r w:rsidRPr="00B87AB8">
        <w:rPr>
          <w:rFonts w:eastAsia="宋体"/>
        </w:rPr>
        <w:t>如</w:t>
      </w:r>
      <w:r w:rsidRPr="00B87AB8">
        <w:rPr>
          <w:rFonts w:eastAsia="宋体"/>
        </w:rPr>
        <w:t>T=1</w:t>
      </w:r>
      <w:r w:rsidRPr="00B87AB8">
        <w:rPr>
          <w:rFonts w:eastAsia="宋体" w:hint="eastAsia"/>
        </w:rPr>
        <w:t>时，调用</w:t>
      </w:r>
      <w:r w:rsidRPr="00B87AB8">
        <w:rPr>
          <w:rFonts w:eastAsia="宋体"/>
        </w:rPr>
        <w:t>硬件上的三进制</w:t>
      </w:r>
      <w:r w:rsidRPr="00B87AB8">
        <w:rPr>
          <w:rFonts w:eastAsia="宋体" w:hint="eastAsia"/>
        </w:rPr>
        <w:t>虚拟化</w:t>
      </w:r>
      <w:r w:rsidRPr="00B87AB8">
        <w:rPr>
          <w:rFonts w:eastAsia="宋体"/>
        </w:rPr>
        <w:t>计算处理资源</w:t>
      </w:r>
      <w:r w:rsidRPr="00B87AB8">
        <w:rPr>
          <w:rFonts w:eastAsia="宋体" w:hint="eastAsia"/>
        </w:rPr>
        <w:t>，</w:t>
      </w:r>
      <w:r w:rsidRPr="00B87AB8">
        <w:rPr>
          <w:rFonts w:eastAsia="宋体"/>
        </w:rPr>
        <w:t>双寄存器</w:t>
      </w:r>
      <w:r w:rsidRPr="00B87AB8">
        <w:rPr>
          <w:rFonts w:eastAsia="宋体" w:hint="eastAsia"/>
        </w:rPr>
        <w:t>之间</w:t>
      </w:r>
      <w:r w:rsidRPr="00B87AB8">
        <w:rPr>
          <w:rFonts w:eastAsia="宋体"/>
        </w:rPr>
        <w:t>的叠合处理等</w:t>
      </w:r>
      <w:r w:rsidRPr="00B87AB8">
        <w:rPr>
          <w:rFonts w:eastAsia="宋体" w:hint="eastAsia"/>
        </w:rPr>
        <w:t>；</w:t>
      </w:r>
      <w:r w:rsidRPr="00B87AB8">
        <w:rPr>
          <w:rFonts w:eastAsia="宋体"/>
        </w:rPr>
        <w:t>T=0</w:t>
      </w:r>
      <w:r w:rsidRPr="00B87AB8">
        <w:rPr>
          <w:rFonts w:eastAsia="宋体" w:hint="eastAsia"/>
        </w:rPr>
        <w:t>时，虚拟机调用</w:t>
      </w:r>
      <w:r w:rsidRPr="00B87AB8">
        <w:rPr>
          <w:rFonts w:eastAsia="宋体"/>
        </w:rPr>
        <w:t>硬件上的二进制虚拟化计算处理资源。</w:t>
      </w:r>
    </w:p>
    <w:p w14:paraId="6AA2ECE4" w14:textId="77777777" w:rsidR="00022740" w:rsidRPr="00B87AB8" w:rsidRDefault="00022740" w:rsidP="00022740">
      <w:pPr>
        <w:ind w:firstLine="600"/>
        <w:jc w:val="both"/>
        <w:rPr>
          <w:rFonts w:eastAsia="宋体"/>
        </w:rPr>
      </w:pPr>
      <w:r w:rsidRPr="00B87AB8">
        <w:rPr>
          <w:rFonts w:eastAsia="宋体" w:hint="eastAsia"/>
        </w:rPr>
        <w:t>内存</w:t>
      </w:r>
      <w:r w:rsidRPr="00B87AB8">
        <w:rPr>
          <w:rFonts w:eastAsia="宋体"/>
        </w:rPr>
        <w:t>配置上包括内存大小、</w:t>
      </w:r>
      <w:r w:rsidRPr="00B87AB8">
        <w:rPr>
          <w:rFonts w:eastAsia="宋体" w:hint="eastAsia"/>
        </w:rPr>
        <w:t>内存</w:t>
      </w:r>
      <w:r w:rsidRPr="00B87AB8">
        <w:rPr>
          <w:rFonts w:eastAsia="宋体"/>
        </w:rPr>
        <w:t>组织方式</w:t>
      </w:r>
      <w:r w:rsidRPr="00B87AB8">
        <w:rPr>
          <w:rFonts w:eastAsia="宋体" w:hint="eastAsia"/>
        </w:rPr>
        <w:t>、位</w:t>
      </w:r>
      <w:r w:rsidRPr="00B87AB8">
        <w:rPr>
          <w:rFonts w:eastAsia="宋体"/>
        </w:rPr>
        <w:t>存储数据结构</w:t>
      </w:r>
      <w:r w:rsidRPr="00B87AB8">
        <w:rPr>
          <w:rFonts w:eastAsia="宋体" w:hint="eastAsia"/>
        </w:rPr>
        <w:t>等</w:t>
      </w:r>
      <w:r w:rsidRPr="00B87AB8">
        <w:rPr>
          <w:rFonts w:eastAsia="宋体"/>
        </w:rPr>
        <w:t>。</w:t>
      </w:r>
      <w:r w:rsidRPr="00B87AB8">
        <w:rPr>
          <w:rFonts w:eastAsia="宋体" w:hint="eastAsia"/>
        </w:rPr>
        <w:t>在</w:t>
      </w:r>
      <w:r w:rsidRPr="00B87AB8">
        <w:rPr>
          <w:rFonts w:eastAsia="宋体"/>
        </w:rPr>
        <w:t>内存组织方式上，</w:t>
      </w:r>
      <w:r w:rsidRPr="00B87AB8">
        <w:rPr>
          <w:rFonts w:eastAsia="宋体" w:hint="eastAsia"/>
        </w:rPr>
        <w:t>“比合”计算</w:t>
      </w:r>
      <w:r w:rsidRPr="00B87AB8">
        <w:rPr>
          <w:rFonts w:eastAsia="宋体"/>
        </w:rPr>
        <w:t>的特殊性</w:t>
      </w:r>
      <w:r w:rsidRPr="00B87AB8">
        <w:rPr>
          <w:rFonts w:eastAsia="宋体" w:hint="eastAsia"/>
        </w:rPr>
        <w:t>使用双</w:t>
      </w:r>
      <w:r w:rsidRPr="00B87AB8">
        <w:rPr>
          <w:rFonts w:eastAsia="宋体"/>
        </w:rPr>
        <w:t>堆栈</w:t>
      </w:r>
      <w:r w:rsidRPr="00B87AB8">
        <w:rPr>
          <w:rFonts w:eastAsia="宋体" w:hint="eastAsia"/>
        </w:rPr>
        <w:t>方式</w:t>
      </w:r>
      <w:r w:rsidRPr="00B87AB8">
        <w:rPr>
          <w:rFonts w:eastAsia="宋体"/>
        </w:rPr>
        <w:t>处理</w:t>
      </w:r>
      <w:r w:rsidRPr="00B87AB8">
        <w:rPr>
          <w:rFonts w:eastAsia="宋体" w:hint="eastAsia"/>
        </w:rPr>
        <w:t>“</w:t>
      </w:r>
      <w:r w:rsidRPr="00B87AB8">
        <w:rPr>
          <w:rFonts w:eastAsia="宋体"/>
        </w:rPr>
        <w:t>比合</w:t>
      </w:r>
      <w:r w:rsidRPr="00B87AB8">
        <w:rPr>
          <w:rFonts w:eastAsia="宋体" w:hint="eastAsia"/>
        </w:rPr>
        <w:t>”</w:t>
      </w:r>
      <w:r w:rsidRPr="00B87AB8">
        <w:rPr>
          <w:rFonts w:eastAsia="宋体"/>
        </w:rPr>
        <w:t>数据</w:t>
      </w:r>
      <w:r w:rsidRPr="00B87AB8">
        <w:rPr>
          <w:rFonts w:eastAsia="宋体" w:hint="eastAsia"/>
        </w:rPr>
        <w:t>，在</w:t>
      </w:r>
      <w:r w:rsidRPr="00B87AB8">
        <w:rPr>
          <w:rFonts w:eastAsia="宋体"/>
        </w:rPr>
        <w:t>三进制</w:t>
      </w:r>
      <w:r w:rsidRPr="00B87AB8">
        <w:rPr>
          <w:rFonts w:eastAsia="宋体" w:hint="eastAsia"/>
        </w:rPr>
        <w:t>计算机内存</w:t>
      </w:r>
      <w:r w:rsidRPr="00B87AB8">
        <w:rPr>
          <w:rFonts w:eastAsia="宋体"/>
        </w:rPr>
        <w:t>的数据结构</w:t>
      </w:r>
      <w:r w:rsidRPr="00B87AB8">
        <w:rPr>
          <w:rFonts w:eastAsia="宋体" w:hint="eastAsia"/>
        </w:rPr>
        <w:t>方式</w:t>
      </w:r>
      <w:r w:rsidRPr="00B87AB8">
        <w:rPr>
          <w:rFonts w:eastAsia="宋体"/>
        </w:rPr>
        <w:t>上</w:t>
      </w:r>
      <w:r w:rsidRPr="00B87AB8">
        <w:rPr>
          <w:rFonts w:eastAsia="宋体" w:hint="eastAsia"/>
        </w:rPr>
        <w:t>位</w:t>
      </w:r>
      <w:r w:rsidRPr="00B87AB8">
        <w:rPr>
          <w:rFonts w:eastAsia="宋体"/>
        </w:rPr>
        <w:t>存储数据结构上，</w:t>
      </w:r>
      <w:r w:rsidRPr="00B87AB8">
        <w:rPr>
          <w:rFonts w:eastAsia="宋体"/>
        </w:rPr>
        <w:t>ZXY=1</w:t>
      </w:r>
      <w:r w:rsidRPr="00B87AB8">
        <w:rPr>
          <w:rFonts w:eastAsia="宋体" w:hint="eastAsia"/>
        </w:rPr>
        <w:t>时，使用</w:t>
      </w:r>
      <w:r w:rsidRPr="00B87AB8">
        <w:rPr>
          <w:rFonts w:eastAsia="宋体"/>
        </w:rPr>
        <w:t>串联奇偶</w:t>
      </w:r>
      <w:r w:rsidRPr="00B87AB8">
        <w:rPr>
          <w:rFonts w:eastAsia="宋体" w:hint="eastAsia"/>
        </w:rPr>
        <w:t>的</w:t>
      </w:r>
      <w:r w:rsidRPr="00B87AB8">
        <w:rPr>
          <w:rFonts w:eastAsia="宋体"/>
        </w:rPr>
        <w:t>数据结构处理</w:t>
      </w:r>
      <w:r w:rsidRPr="00B87AB8">
        <w:rPr>
          <w:rFonts w:eastAsia="宋体" w:hint="eastAsia"/>
        </w:rPr>
        <w:t>“比合”数据和</w:t>
      </w:r>
      <w:r w:rsidRPr="00B87AB8">
        <w:rPr>
          <w:rFonts w:eastAsia="宋体"/>
        </w:rPr>
        <w:t>保存数据</w:t>
      </w:r>
      <w:r w:rsidRPr="00B87AB8">
        <w:rPr>
          <w:rFonts w:eastAsia="宋体" w:hint="eastAsia"/>
        </w:rPr>
        <w:t>；</w:t>
      </w:r>
      <w:r w:rsidRPr="00B87AB8">
        <w:rPr>
          <w:rFonts w:eastAsia="宋体"/>
        </w:rPr>
        <w:t>ZXY=0</w:t>
      </w:r>
      <w:r w:rsidRPr="00B87AB8">
        <w:rPr>
          <w:rFonts w:eastAsia="宋体" w:hint="eastAsia"/>
        </w:rPr>
        <w:t>时使用并联</w:t>
      </w:r>
      <w:r w:rsidRPr="00B87AB8">
        <w:rPr>
          <w:rFonts w:eastAsia="宋体"/>
        </w:rPr>
        <w:t>正反的数据结构处理</w:t>
      </w:r>
      <w:r w:rsidRPr="00B87AB8">
        <w:rPr>
          <w:rFonts w:eastAsia="宋体" w:hint="eastAsia"/>
        </w:rPr>
        <w:t>“比合”数据和</w:t>
      </w:r>
      <w:r w:rsidRPr="00B87AB8">
        <w:rPr>
          <w:rFonts w:eastAsia="宋体"/>
        </w:rPr>
        <w:t>保存数据</w:t>
      </w:r>
      <w:r w:rsidRPr="00B87AB8">
        <w:rPr>
          <w:rFonts w:eastAsia="宋体" w:hint="eastAsia"/>
        </w:rPr>
        <w:t>，</w:t>
      </w:r>
      <w:r w:rsidRPr="00B87AB8">
        <w:rPr>
          <w:rFonts w:eastAsia="宋体"/>
        </w:rPr>
        <w:t>在</w:t>
      </w:r>
      <w:r w:rsidRPr="00B87AB8">
        <w:rPr>
          <w:rFonts w:eastAsia="宋体" w:hint="eastAsia"/>
        </w:rPr>
        <w:t>“比合</w:t>
      </w:r>
      <w:r w:rsidRPr="00B87AB8">
        <w:rPr>
          <w:rFonts w:eastAsia="宋体"/>
        </w:rPr>
        <w:t>三进制</w:t>
      </w:r>
      <w:r w:rsidRPr="00B87AB8">
        <w:rPr>
          <w:rFonts w:eastAsia="宋体" w:hint="eastAsia"/>
        </w:rPr>
        <w:t>”计算处理</w:t>
      </w:r>
      <w:r w:rsidRPr="00B87AB8">
        <w:rPr>
          <w:rFonts w:eastAsia="宋体"/>
        </w:rPr>
        <w:t>上</w:t>
      </w:r>
      <w:r w:rsidRPr="00B87AB8">
        <w:rPr>
          <w:rFonts w:eastAsia="宋体" w:hint="eastAsia"/>
        </w:rPr>
        <w:t>，系统判断</w:t>
      </w:r>
      <w:r w:rsidRPr="00B87AB8">
        <w:rPr>
          <w:rFonts w:eastAsia="宋体"/>
        </w:rPr>
        <w:t>串联奇偶</w:t>
      </w:r>
      <w:r w:rsidRPr="00B87AB8">
        <w:rPr>
          <w:rFonts w:eastAsia="宋体" w:hint="eastAsia"/>
        </w:rPr>
        <w:t>、</w:t>
      </w:r>
      <w:r w:rsidRPr="00B87AB8">
        <w:rPr>
          <w:rFonts w:eastAsia="宋体"/>
        </w:rPr>
        <w:t>并联正反和混合使用</w:t>
      </w:r>
      <w:r w:rsidRPr="00B87AB8">
        <w:rPr>
          <w:rFonts w:eastAsia="宋体" w:hint="eastAsia"/>
        </w:rPr>
        <w:t>模式</w:t>
      </w:r>
      <w:r w:rsidRPr="00B87AB8">
        <w:rPr>
          <w:rFonts w:eastAsia="宋体"/>
        </w:rPr>
        <w:t>。</w:t>
      </w:r>
    </w:p>
    <w:p w14:paraId="0766D13B" w14:textId="77777777" w:rsidR="00022740" w:rsidRPr="00B87AB8" w:rsidRDefault="00022740" w:rsidP="00022740">
      <w:pPr>
        <w:ind w:firstLine="600"/>
        <w:jc w:val="both"/>
        <w:rPr>
          <w:rFonts w:eastAsia="宋体"/>
        </w:rPr>
      </w:pPr>
      <w:r w:rsidRPr="00B87AB8">
        <w:rPr>
          <w:rFonts w:eastAsia="宋体" w:hint="eastAsia"/>
        </w:rPr>
        <w:t>网络配置</w:t>
      </w:r>
      <w:r w:rsidRPr="00B87AB8">
        <w:rPr>
          <w:rFonts w:eastAsia="宋体"/>
        </w:rPr>
        <w:t>上包括</w:t>
      </w:r>
      <w:r w:rsidRPr="00B87AB8">
        <w:rPr>
          <w:rFonts w:eastAsia="宋体" w:hint="eastAsia"/>
        </w:rPr>
        <w:t>主机</w:t>
      </w:r>
      <w:r w:rsidRPr="00B87AB8">
        <w:rPr>
          <w:rFonts w:eastAsia="宋体"/>
        </w:rPr>
        <w:t>的网卡配置、</w:t>
      </w:r>
      <w:r w:rsidRPr="00B87AB8">
        <w:rPr>
          <w:rFonts w:eastAsia="宋体" w:hint="eastAsia"/>
        </w:rPr>
        <w:t>虚拟</w:t>
      </w:r>
      <w:r w:rsidRPr="00B87AB8">
        <w:rPr>
          <w:rFonts w:eastAsia="宋体"/>
        </w:rPr>
        <w:t>机网卡物理地址</w:t>
      </w:r>
      <w:r w:rsidRPr="00B87AB8">
        <w:rPr>
          <w:rFonts w:eastAsia="宋体" w:hint="eastAsia"/>
        </w:rPr>
        <w:t>(MAC</w:t>
      </w:r>
      <w:r w:rsidRPr="00B87AB8">
        <w:rPr>
          <w:rFonts w:eastAsia="宋体"/>
        </w:rPr>
        <w:t>)</w:t>
      </w:r>
      <w:r w:rsidRPr="00B87AB8">
        <w:rPr>
          <w:rFonts w:eastAsia="宋体" w:hint="eastAsia"/>
        </w:rPr>
        <w:t>和</w:t>
      </w:r>
      <w:r w:rsidRPr="00B87AB8">
        <w:rPr>
          <w:rFonts w:eastAsia="宋体"/>
        </w:rPr>
        <w:t>网络</w:t>
      </w:r>
      <w:r w:rsidRPr="00B87AB8">
        <w:rPr>
          <w:rFonts w:eastAsia="宋体" w:hint="eastAsia"/>
        </w:rPr>
        <w:t>通信</w:t>
      </w:r>
      <w:r w:rsidRPr="00B87AB8">
        <w:rPr>
          <w:rFonts w:eastAsia="宋体"/>
        </w:rPr>
        <w:t>方式，</w:t>
      </w:r>
      <w:r w:rsidRPr="00B87AB8">
        <w:rPr>
          <w:rFonts w:eastAsia="宋体" w:hint="eastAsia"/>
        </w:rPr>
        <w:t>根据</w:t>
      </w:r>
      <w:r w:rsidRPr="00B87AB8">
        <w:rPr>
          <w:rFonts w:eastAsia="宋体"/>
        </w:rPr>
        <w:t>本发明的</w:t>
      </w:r>
      <w:r w:rsidRPr="00B87AB8">
        <w:rPr>
          <w:rFonts w:eastAsia="宋体"/>
        </w:rPr>
        <w:t>TRIA</w:t>
      </w:r>
      <w:r w:rsidRPr="00B87AB8">
        <w:rPr>
          <w:rFonts w:eastAsia="宋体"/>
        </w:rPr>
        <w:t>虚拟机的网络通过，主机</w:t>
      </w:r>
      <w:r w:rsidRPr="00B87AB8">
        <w:rPr>
          <w:rFonts w:eastAsia="宋体" w:hint="eastAsia"/>
        </w:rPr>
        <w:t>(</w:t>
      </w:r>
      <w:r w:rsidRPr="00B87AB8">
        <w:rPr>
          <w:rFonts w:eastAsia="宋体"/>
        </w:rPr>
        <w:t>Host</w:t>
      </w:r>
      <w:r w:rsidRPr="00B87AB8">
        <w:rPr>
          <w:rFonts w:eastAsia="宋体" w:hint="eastAsia"/>
        </w:rPr>
        <w:t>)</w:t>
      </w:r>
      <w:r w:rsidRPr="00B87AB8">
        <w:rPr>
          <w:rFonts w:eastAsia="宋体"/>
        </w:rPr>
        <w:t>和客户机</w:t>
      </w:r>
      <w:r w:rsidRPr="00B87AB8">
        <w:rPr>
          <w:rFonts w:eastAsia="宋体" w:hint="eastAsia"/>
        </w:rPr>
        <w:t>(</w:t>
      </w:r>
      <w:r w:rsidRPr="00B87AB8">
        <w:rPr>
          <w:rFonts w:eastAsia="宋体"/>
        </w:rPr>
        <w:t>Guest</w:t>
      </w:r>
      <w:r w:rsidRPr="00B87AB8">
        <w:rPr>
          <w:rFonts w:eastAsia="宋体" w:hint="eastAsia"/>
        </w:rPr>
        <w:t>)</w:t>
      </w:r>
      <w:r w:rsidRPr="00B87AB8">
        <w:rPr>
          <w:rFonts w:eastAsia="宋体"/>
        </w:rPr>
        <w:lastRenderedPageBreak/>
        <w:t>的</w:t>
      </w:r>
      <w:r w:rsidRPr="00B87AB8">
        <w:rPr>
          <w:rFonts w:eastAsia="宋体" w:hint="eastAsia"/>
        </w:rPr>
        <w:t>IP</w:t>
      </w:r>
      <w:r w:rsidRPr="00B87AB8">
        <w:rPr>
          <w:rFonts w:eastAsia="宋体" w:hint="eastAsia"/>
        </w:rPr>
        <w:t>地址</w:t>
      </w:r>
      <w:r w:rsidRPr="00B87AB8">
        <w:rPr>
          <w:rFonts w:eastAsia="宋体"/>
        </w:rPr>
        <w:t>的</w:t>
      </w:r>
      <w:r w:rsidRPr="00B87AB8">
        <w:rPr>
          <w:rFonts w:eastAsia="宋体" w:hint="eastAsia"/>
        </w:rPr>
        <w:t>“比合”方式</w:t>
      </w:r>
      <w:r w:rsidRPr="00B87AB8">
        <w:rPr>
          <w:rFonts w:eastAsia="宋体"/>
        </w:rPr>
        <w:t>的</w:t>
      </w:r>
      <w:r w:rsidRPr="00B87AB8">
        <w:rPr>
          <w:rFonts w:eastAsia="宋体" w:hint="eastAsia"/>
        </w:rPr>
        <w:t>三进制</w:t>
      </w:r>
      <w:r w:rsidRPr="00B87AB8">
        <w:rPr>
          <w:rFonts w:eastAsia="宋体"/>
        </w:rPr>
        <w:t>IP</w:t>
      </w:r>
      <w:r w:rsidRPr="00B87AB8">
        <w:rPr>
          <w:rFonts w:eastAsia="宋体"/>
        </w:rPr>
        <w:t>地址寻址</w:t>
      </w:r>
      <w:r w:rsidRPr="00B87AB8">
        <w:rPr>
          <w:rFonts w:eastAsia="宋体" w:hint="eastAsia"/>
        </w:rPr>
        <w:t>不同</w:t>
      </w:r>
      <w:r w:rsidRPr="00B87AB8">
        <w:rPr>
          <w:rFonts w:eastAsia="宋体"/>
        </w:rPr>
        <w:t>主机</w:t>
      </w:r>
      <w:r w:rsidRPr="00B87AB8">
        <w:rPr>
          <w:rFonts w:eastAsia="宋体" w:hint="eastAsia"/>
        </w:rPr>
        <w:t>上</w:t>
      </w:r>
      <w:r w:rsidRPr="00B87AB8">
        <w:rPr>
          <w:rFonts w:eastAsia="宋体"/>
        </w:rPr>
        <w:t>的客户机。</w:t>
      </w:r>
    </w:p>
    <w:p w14:paraId="0E758C38" w14:textId="77777777" w:rsidR="00022740" w:rsidRPr="00B87AB8" w:rsidRDefault="00022740" w:rsidP="00022740">
      <w:pPr>
        <w:ind w:firstLine="600"/>
        <w:jc w:val="both"/>
        <w:rPr>
          <w:rFonts w:eastAsia="宋体"/>
        </w:rPr>
      </w:pPr>
      <w:r w:rsidRPr="00B87AB8">
        <w:rPr>
          <w:rFonts w:eastAsia="宋体" w:hint="eastAsia"/>
        </w:rPr>
        <w:t>存储</w:t>
      </w:r>
      <w:r w:rsidRPr="00B87AB8">
        <w:rPr>
          <w:rFonts w:eastAsia="宋体"/>
        </w:rPr>
        <w:t>配置上</w:t>
      </w:r>
      <w:r w:rsidRPr="00B87AB8">
        <w:rPr>
          <w:rFonts w:eastAsia="宋体" w:hint="eastAsia"/>
        </w:rPr>
        <w:t>包括存储</w:t>
      </w:r>
      <w:r w:rsidRPr="00B87AB8">
        <w:rPr>
          <w:rFonts w:eastAsia="宋体"/>
        </w:rPr>
        <w:t>的</w:t>
      </w:r>
      <w:r w:rsidRPr="00B87AB8">
        <w:rPr>
          <w:rFonts w:eastAsia="宋体" w:hint="eastAsia"/>
        </w:rPr>
        <w:t>方式</w:t>
      </w:r>
      <w:r w:rsidRPr="00B87AB8">
        <w:rPr>
          <w:rFonts w:eastAsia="宋体"/>
        </w:rPr>
        <w:t>、</w:t>
      </w:r>
      <w:r w:rsidRPr="00B87AB8">
        <w:rPr>
          <w:rFonts w:eastAsia="宋体" w:hint="eastAsia"/>
        </w:rPr>
        <w:t>存储文件系统</w:t>
      </w:r>
      <w:r w:rsidRPr="00B87AB8">
        <w:rPr>
          <w:rFonts w:eastAsia="宋体"/>
        </w:rPr>
        <w:t>格式</w:t>
      </w:r>
      <w:r w:rsidRPr="00B87AB8">
        <w:rPr>
          <w:rFonts w:eastAsia="宋体" w:hint="eastAsia"/>
        </w:rPr>
        <w:t>、</w:t>
      </w:r>
      <w:r w:rsidRPr="00B87AB8">
        <w:rPr>
          <w:rFonts w:eastAsia="宋体"/>
        </w:rPr>
        <w:t>存储文件</w:t>
      </w:r>
      <w:r w:rsidRPr="00B87AB8">
        <w:rPr>
          <w:rFonts w:eastAsia="宋体" w:hint="eastAsia"/>
        </w:rPr>
        <w:t>配置类型。存储</w:t>
      </w:r>
      <w:r w:rsidRPr="00B87AB8">
        <w:rPr>
          <w:rFonts w:eastAsia="宋体"/>
        </w:rPr>
        <w:t>的</w:t>
      </w:r>
      <w:r w:rsidRPr="00B87AB8">
        <w:rPr>
          <w:rFonts w:eastAsia="宋体" w:hint="eastAsia"/>
        </w:rPr>
        <w:t>方式中内置</w:t>
      </w:r>
      <w:r w:rsidRPr="00B87AB8">
        <w:rPr>
          <w:rFonts w:eastAsia="宋体" w:hint="eastAsia"/>
        </w:rPr>
        <w:t>(</w:t>
      </w:r>
      <w:r w:rsidRPr="00B87AB8">
        <w:rPr>
          <w:rFonts w:eastAsia="宋体"/>
        </w:rPr>
        <w:t>DAS)</w:t>
      </w:r>
      <w:r w:rsidRPr="00B87AB8">
        <w:rPr>
          <w:rFonts w:eastAsia="宋体"/>
        </w:rPr>
        <w:t>和外挂</w:t>
      </w:r>
      <w:r w:rsidRPr="00B87AB8">
        <w:rPr>
          <w:rFonts w:eastAsia="宋体"/>
        </w:rPr>
        <w:t>(SAN,NAS)</w:t>
      </w:r>
      <w:r w:rsidRPr="00B87AB8">
        <w:rPr>
          <w:rFonts w:eastAsia="宋体" w:hint="eastAsia"/>
        </w:rPr>
        <w:t>等</w:t>
      </w:r>
      <w:r w:rsidRPr="00B87AB8">
        <w:rPr>
          <w:rFonts w:eastAsia="宋体"/>
        </w:rPr>
        <w:t>配置，</w:t>
      </w:r>
      <w:r w:rsidRPr="00B87AB8">
        <w:rPr>
          <w:rFonts w:eastAsia="宋体" w:hint="eastAsia"/>
        </w:rPr>
        <w:t>存储</w:t>
      </w:r>
      <w:r w:rsidRPr="00B87AB8">
        <w:rPr>
          <w:rFonts w:eastAsia="宋体"/>
        </w:rPr>
        <w:t>文件系统格式</w:t>
      </w:r>
      <w:r w:rsidRPr="00B87AB8">
        <w:rPr>
          <w:rFonts w:eastAsia="宋体" w:hint="eastAsia"/>
        </w:rPr>
        <w:t>中操作</w:t>
      </w:r>
      <w:r w:rsidRPr="00B87AB8">
        <w:rPr>
          <w:rFonts w:eastAsia="宋体"/>
        </w:rPr>
        <w:t>系统的文件系统格式的配置</w:t>
      </w:r>
      <w:r w:rsidRPr="00B87AB8">
        <w:rPr>
          <w:rFonts w:eastAsia="宋体" w:hint="eastAsia"/>
        </w:rPr>
        <w:t>。根据本</w:t>
      </w:r>
      <w:r w:rsidRPr="00B87AB8">
        <w:rPr>
          <w:rFonts w:eastAsia="宋体"/>
        </w:rPr>
        <w:t>发明的</w:t>
      </w:r>
      <w:r w:rsidRPr="00B87AB8">
        <w:rPr>
          <w:rFonts w:eastAsia="宋体"/>
        </w:rPr>
        <w:t>TRIA</w:t>
      </w:r>
      <w:r w:rsidRPr="00B87AB8">
        <w:rPr>
          <w:rFonts w:eastAsia="宋体"/>
        </w:rPr>
        <w:t>虚拟机系统中</w:t>
      </w:r>
      <w:r w:rsidRPr="00B87AB8">
        <w:rPr>
          <w:rFonts w:eastAsia="宋体" w:hint="eastAsia"/>
        </w:rPr>
        <w:t>按照应用</w:t>
      </w:r>
      <w:r w:rsidRPr="00B87AB8">
        <w:rPr>
          <w:rFonts w:eastAsia="宋体"/>
        </w:rPr>
        <w:t>类型分类成</w:t>
      </w:r>
      <w:r w:rsidRPr="00B87AB8">
        <w:rPr>
          <w:rFonts w:eastAsia="宋体" w:hint="eastAsia"/>
        </w:rPr>
        <w:t>不同</w:t>
      </w:r>
      <w:r w:rsidRPr="00B87AB8">
        <w:rPr>
          <w:rFonts w:eastAsia="宋体"/>
        </w:rPr>
        <w:t>的虚拟存储文件类型类型</w:t>
      </w:r>
      <w:r w:rsidRPr="00B87AB8">
        <w:rPr>
          <w:rFonts w:eastAsia="宋体" w:hint="eastAsia"/>
        </w:rPr>
        <w:t>上包括：操作</w:t>
      </w:r>
      <w:r w:rsidRPr="00B87AB8">
        <w:rPr>
          <w:rFonts w:eastAsia="宋体"/>
        </w:rPr>
        <w:t>系统虚拟文件</w:t>
      </w:r>
      <w:r w:rsidRPr="00B87AB8">
        <w:rPr>
          <w:rFonts w:eastAsia="宋体" w:hint="eastAsia"/>
        </w:rPr>
        <w:t>系统</w:t>
      </w:r>
      <w:r w:rsidRPr="00B87AB8">
        <w:rPr>
          <w:rFonts w:eastAsia="宋体"/>
        </w:rPr>
        <w:t>类型</w:t>
      </w:r>
      <w:r w:rsidRPr="00B87AB8">
        <w:rPr>
          <w:rFonts w:eastAsia="宋体" w:hint="eastAsia"/>
        </w:rPr>
        <w:t>(OSVDFS</w:t>
      </w:r>
      <w:r w:rsidRPr="00B87AB8">
        <w:rPr>
          <w:rFonts w:eastAsia="宋体"/>
        </w:rPr>
        <w:t>)</w:t>
      </w:r>
      <w:r w:rsidRPr="00B87AB8">
        <w:rPr>
          <w:rFonts w:eastAsia="宋体" w:hint="eastAsia"/>
        </w:rPr>
        <w:t>、应用服务</w:t>
      </w:r>
      <w:r w:rsidRPr="00B87AB8">
        <w:rPr>
          <w:rFonts w:eastAsia="宋体"/>
        </w:rPr>
        <w:t>虚拟</w:t>
      </w:r>
      <w:r w:rsidRPr="00B87AB8">
        <w:rPr>
          <w:rFonts w:eastAsia="宋体" w:hint="eastAsia"/>
        </w:rPr>
        <w:t>文件</w:t>
      </w:r>
      <w:r w:rsidRPr="00B87AB8">
        <w:rPr>
          <w:rFonts w:eastAsia="宋体"/>
        </w:rPr>
        <w:t>系统类型</w:t>
      </w:r>
      <w:r w:rsidRPr="00B87AB8">
        <w:rPr>
          <w:rFonts w:eastAsia="宋体" w:hint="eastAsia"/>
        </w:rPr>
        <w:t>(APPVDFS</w:t>
      </w:r>
      <w:r w:rsidRPr="00B87AB8">
        <w:rPr>
          <w:rFonts w:eastAsia="宋体"/>
        </w:rPr>
        <w:t>)</w:t>
      </w:r>
      <w:r w:rsidRPr="00B87AB8">
        <w:rPr>
          <w:rFonts w:eastAsia="宋体"/>
        </w:rPr>
        <w:t>、用户数据虚拟</w:t>
      </w:r>
      <w:r w:rsidRPr="00B87AB8">
        <w:rPr>
          <w:rFonts w:eastAsia="宋体" w:hint="eastAsia"/>
        </w:rPr>
        <w:t>文件</w:t>
      </w:r>
      <w:r w:rsidRPr="00B87AB8">
        <w:rPr>
          <w:rFonts w:eastAsia="宋体"/>
        </w:rPr>
        <w:t>系统类型</w:t>
      </w:r>
      <w:r w:rsidRPr="00B87AB8">
        <w:rPr>
          <w:rFonts w:eastAsia="宋体" w:hint="eastAsia"/>
        </w:rPr>
        <w:t>(USR</w:t>
      </w:r>
      <w:r w:rsidRPr="00B87AB8">
        <w:rPr>
          <w:rFonts w:eastAsia="宋体"/>
        </w:rPr>
        <w:t>VDFS)</w:t>
      </w:r>
      <w:r w:rsidRPr="00B87AB8">
        <w:rPr>
          <w:rFonts w:eastAsia="宋体" w:hint="eastAsia"/>
        </w:rPr>
        <w:t>；</w:t>
      </w:r>
      <w:r w:rsidRPr="00B87AB8">
        <w:rPr>
          <w:rFonts w:eastAsia="宋体"/>
        </w:rPr>
        <w:t>存储数据结构上串联</w:t>
      </w:r>
      <w:r w:rsidRPr="00B87AB8">
        <w:rPr>
          <w:rFonts w:eastAsia="宋体" w:hint="eastAsia"/>
        </w:rPr>
        <w:t>奇偶（</w:t>
      </w:r>
      <w:r w:rsidRPr="00B87AB8">
        <w:rPr>
          <w:rFonts w:eastAsia="宋体" w:hint="eastAsia"/>
        </w:rPr>
        <w:t>Z</w:t>
      </w:r>
      <w:r w:rsidRPr="00B87AB8">
        <w:rPr>
          <w:rFonts w:eastAsia="宋体"/>
        </w:rPr>
        <w:t>开头）和并联</w:t>
      </w:r>
      <w:r w:rsidRPr="00B87AB8">
        <w:rPr>
          <w:rFonts w:eastAsia="宋体" w:hint="eastAsia"/>
        </w:rPr>
        <w:t>正反</w:t>
      </w:r>
      <w:r w:rsidRPr="00B87AB8">
        <w:rPr>
          <w:rFonts w:eastAsia="宋体"/>
        </w:rPr>
        <w:t>形式</w:t>
      </w:r>
      <w:r w:rsidRPr="00B87AB8">
        <w:rPr>
          <w:rFonts w:eastAsia="宋体" w:hint="eastAsia"/>
        </w:rPr>
        <w:t>（</w:t>
      </w:r>
      <w:r w:rsidRPr="00B87AB8">
        <w:rPr>
          <w:rFonts w:eastAsia="宋体" w:hint="eastAsia"/>
        </w:rPr>
        <w:t>X</w:t>
      </w:r>
      <w:r w:rsidRPr="00B87AB8">
        <w:rPr>
          <w:rFonts w:eastAsia="宋体"/>
        </w:rPr>
        <w:t>或</w:t>
      </w:r>
      <w:r w:rsidRPr="00B87AB8">
        <w:rPr>
          <w:rFonts w:eastAsia="宋体"/>
        </w:rPr>
        <w:t>Y</w:t>
      </w:r>
      <w:r w:rsidRPr="00B87AB8">
        <w:rPr>
          <w:rFonts w:eastAsia="宋体"/>
        </w:rPr>
        <w:t>开头），串联</w:t>
      </w:r>
      <w:r w:rsidRPr="00B87AB8">
        <w:rPr>
          <w:rFonts w:eastAsia="宋体" w:hint="eastAsia"/>
        </w:rPr>
        <w:t>（并联</w:t>
      </w:r>
      <w:r w:rsidRPr="00B87AB8">
        <w:rPr>
          <w:rFonts w:eastAsia="宋体"/>
        </w:rPr>
        <w:t>）</w:t>
      </w:r>
      <w:r w:rsidRPr="00B87AB8">
        <w:rPr>
          <w:rFonts w:eastAsia="宋体" w:hint="eastAsia"/>
        </w:rPr>
        <w:t>的</w:t>
      </w:r>
      <w:r w:rsidRPr="00B87AB8">
        <w:rPr>
          <w:rFonts w:eastAsia="宋体"/>
        </w:rPr>
        <w:t>Z</w:t>
      </w:r>
      <w:bookmarkStart w:id="46" w:name="OLE_LINK65"/>
      <w:bookmarkStart w:id="47" w:name="OLE_LINK66"/>
      <w:r w:rsidRPr="00B87AB8">
        <w:rPr>
          <w:rFonts w:eastAsia="宋体"/>
        </w:rPr>
        <w:t>OSVDFS</w:t>
      </w:r>
      <w:bookmarkEnd w:id="46"/>
      <w:bookmarkEnd w:id="47"/>
      <w:r w:rsidRPr="00B87AB8">
        <w:rPr>
          <w:rFonts w:eastAsia="宋体" w:hint="eastAsia"/>
        </w:rPr>
        <w:t>（</w:t>
      </w:r>
      <w:r w:rsidRPr="00B87AB8">
        <w:rPr>
          <w:rFonts w:eastAsia="宋体" w:hint="eastAsia"/>
        </w:rPr>
        <w:t>X</w:t>
      </w:r>
      <w:r w:rsidRPr="00B87AB8">
        <w:rPr>
          <w:rFonts w:eastAsia="宋体"/>
        </w:rPr>
        <w:t>OSVDFS</w:t>
      </w:r>
      <w:r w:rsidRPr="00B87AB8">
        <w:rPr>
          <w:rFonts w:eastAsia="宋体" w:hint="eastAsia"/>
        </w:rPr>
        <w:t>，</w:t>
      </w:r>
      <w:r w:rsidRPr="00B87AB8">
        <w:rPr>
          <w:rFonts w:eastAsia="宋体"/>
        </w:rPr>
        <w:t>YOSVDFS</w:t>
      </w:r>
      <w:r w:rsidRPr="00B87AB8">
        <w:rPr>
          <w:rFonts w:eastAsia="宋体"/>
        </w:rPr>
        <w:t>）、</w:t>
      </w:r>
      <w:r w:rsidRPr="00B87AB8">
        <w:rPr>
          <w:rFonts w:eastAsia="宋体"/>
        </w:rPr>
        <w:t>ZAPPVDFS</w:t>
      </w:r>
      <w:r w:rsidRPr="00B87AB8">
        <w:rPr>
          <w:rFonts w:eastAsia="宋体" w:hint="eastAsia"/>
        </w:rPr>
        <w:t>（</w:t>
      </w:r>
      <w:r w:rsidRPr="00B87AB8">
        <w:rPr>
          <w:rFonts w:eastAsia="宋体" w:hint="eastAsia"/>
        </w:rPr>
        <w:t>XAPPVDFS</w:t>
      </w:r>
      <w:r w:rsidRPr="00B87AB8">
        <w:rPr>
          <w:rFonts w:eastAsia="宋体"/>
        </w:rPr>
        <w:t>、</w:t>
      </w:r>
      <w:r w:rsidRPr="00B87AB8">
        <w:rPr>
          <w:rFonts w:eastAsia="宋体"/>
        </w:rPr>
        <w:t>YAPPVDFS</w:t>
      </w:r>
      <w:r w:rsidRPr="00B87AB8">
        <w:rPr>
          <w:rFonts w:eastAsia="宋体"/>
        </w:rPr>
        <w:t>）和</w:t>
      </w:r>
      <w:r w:rsidRPr="00B87AB8">
        <w:rPr>
          <w:rFonts w:eastAsia="宋体"/>
        </w:rPr>
        <w:t>Z</w:t>
      </w:r>
      <w:bookmarkStart w:id="48" w:name="OLE_LINK73"/>
      <w:r w:rsidRPr="00B87AB8">
        <w:rPr>
          <w:rFonts w:eastAsia="宋体"/>
        </w:rPr>
        <w:t>USRVDFS</w:t>
      </w:r>
      <w:bookmarkEnd w:id="48"/>
      <w:r w:rsidRPr="00B87AB8">
        <w:rPr>
          <w:rFonts w:eastAsia="宋体" w:hint="eastAsia"/>
        </w:rPr>
        <w:t>（</w:t>
      </w:r>
      <w:r w:rsidRPr="00B87AB8">
        <w:rPr>
          <w:rFonts w:eastAsia="宋体" w:hint="eastAsia"/>
        </w:rPr>
        <w:t>X</w:t>
      </w:r>
      <w:r w:rsidRPr="00B87AB8">
        <w:rPr>
          <w:rFonts w:eastAsia="宋体"/>
        </w:rPr>
        <w:t>USRVDFS</w:t>
      </w:r>
      <w:r w:rsidRPr="00B87AB8">
        <w:rPr>
          <w:rFonts w:eastAsia="宋体"/>
        </w:rPr>
        <w:t>、</w:t>
      </w:r>
      <w:r w:rsidRPr="00B87AB8">
        <w:rPr>
          <w:rFonts w:eastAsia="宋体"/>
        </w:rPr>
        <w:t>YUSRVDFS</w:t>
      </w:r>
      <w:r w:rsidRPr="00B87AB8">
        <w:rPr>
          <w:rFonts w:eastAsia="宋体"/>
        </w:rPr>
        <w:t>）</w:t>
      </w:r>
      <w:r w:rsidRPr="00B87AB8">
        <w:rPr>
          <w:rFonts w:eastAsia="宋体" w:hint="eastAsia"/>
        </w:rPr>
        <w:t>形式</w:t>
      </w:r>
      <w:r w:rsidRPr="00B87AB8">
        <w:rPr>
          <w:rFonts w:eastAsia="宋体"/>
        </w:rPr>
        <w:t>。</w:t>
      </w:r>
      <w:r w:rsidRPr="00B87AB8">
        <w:rPr>
          <w:rFonts w:eastAsia="宋体" w:hint="eastAsia"/>
        </w:rPr>
        <w:t>例如</w:t>
      </w:r>
      <w:r w:rsidRPr="00B87AB8">
        <w:rPr>
          <w:rFonts w:eastAsia="宋体"/>
        </w:rPr>
        <w:t>，</w:t>
      </w:r>
      <w:r w:rsidRPr="00B87AB8">
        <w:rPr>
          <w:rFonts w:eastAsia="宋体" w:hint="eastAsia"/>
        </w:rPr>
        <w:t>外挂</w:t>
      </w:r>
      <w:r w:rsidRPr="00B87AB8">
        <w:rPr>
          <w:rFonts w:eastAsia="宋体"/>
        </w:rPr>
        <w:t>存储方式</w:t>
      </w:r>
      <w:r w:rsidRPr="00B87AB8">
        <w:rPr>
          <w:rFonts w:eastAsia="宋体" w:hint="eastAsia"/>
        </w:rPr>
        <w:t>时</w:t>
      </w:r>
      <w:r w:rsidRPr="00B87AB8">
        <w:rPr>
          <w:rFonts w:eastAsia="宋体"/>
        </w:rPr>
        <w:t>，</w:t>
      </w:r>
      <w:r w:rsidRPr="00B87AB8">
        <w:rPr>
          <w:rFonts w:eastAsia="宋体" w:hint="eastAsia"/>
        </w:rPr>
        <w:t>采用</w:t>
      </w:r>
      <w:r w:rsidRPr="00B87AB8">
        <w:rPr>
          <w:rFonts w:eastAsia="宋体"/>
        </w:rPr>
        <w:t>并联正反形式把</w:t>
      </w:r>
      <w:r w:rsidRPr="00B87AB8">
        <w:rPr>
          <w:rFonts w:eastAsia="宋体"/>
        </w:rPr>
        <w:t>X</w:t>
      </w:r>
      <w:r w:rsidRPr="00B87AB8">
        <w:rPr>
          <w:rFonts w:eastAsia="宋体"/>
        </w:rPr>
        <w:t>和</w:t>
      </w:r>
      <w:r w:rsidRPr="00B87AB8">
        <w:rPr>
          <w:rFonts w:eastAsia="宋体"/>
        </w:rPr>
        <w:t>Y</w:t>
      </w:r>
      <w:r w:rsidRPr="00B87AB8">
        <w:rPr>
          <w:rFonts w:eastAsia="宋体" w:hint="eastAsia"/>
        </w:rPr>
        <w:t>虚拟系统文件</w:t>
      </w:r>
      <w:r w:rsidRPr="00B87AB8">
        <w:rPr>
          <w:rFonts w:eastAsia="宋体"/>
        </w:rPr>
        <w:t>分别挂接</w:t>
      </w:r>
      <w:r w:rsidRPr="00B87AB8">
        <w:rPr>
          <w:rFonts w:eastAsia="宋体" w:hint="eastAsia"/>
        </w:rPr>
        <w:t>在</w:t>
      </w:r>
      <w:r w:rsidRPr="00B87AB8">
        <w:rPr>
          <w:rFonts w:eastAsia="宋体"/>
        </w:rPr>
        <w:t>不同的存储节点上提高读写效率</w:t>
      </w:r>
      <w:r w:rsidRPr="00B87AB8">
        <w:rPr>
          <w:rFonts w:eastAsia="宋体" w:hint="eastAsia"/>
        </w:rPr>
        <w:t>，</w:t>
      </w:r>
      <w:r w:rsidRPr="00B87AB8">
        <w:rPr>
          <w:rFonts w:eastAsia="宋体"/>
        </w:rPr>
        <w:t>在读取时</w:t>
      </w:r>
      <w:r w:rsidRPr="00B87AB8">
        <w:rPr>
          <w:rFonts w:eastAsia="宋体" w:hint="eastAsia"/>
        </w:rPr>
        <w:t>X</w:t>
      </w:r>
      <w:r w:rsidRPr="00B87AB8">
        <w:rPr>
          <w:rFonts w:eastAsia="宋体"/>
        </w:rPr>
        <w:t>和</w:t>
      </w:r>
      <w:r w:rsidRPr="00B87AB8">
        <w:rPr>
          <w:rFonts w:eastAsia="宋体"/>
        </w:rPr>
        <w:t>Y</w:t>
      </w:r>
      <w:r w:rsidRPr="00B87AB8">
        <w:rPr>
          <w:rFonts w:eastAsia="宋体"/>
        </w:rPr>
        <w:t>数据块文件读入到一对堆栈上分别装入并</w:t>
      </w:r>
      <w:r w:rsidRPr="00B87AB8">
        <w:rPr>
          <w:rFonts w:eastAsia="宋体" w:hint="eastAsia"/>
        </w:rPr>
        <w:t>且进行“比合”计算，从而</w:t>
      </w:r>
      <w:r w:rsidRPr="00B87AB8">
        <w:rPr>
          <w:rFonts w:eastAsia="宋体"/>
        </w:rPr>
        <w:t>简化和</w:t>
      </w:r>
      <w:r w:rsidRPr="00B87AB8">
        <w:rPr>
          <w:rFonts w:eastAsia="宋体" w:hint="eastAsia"/>
        </w:rPr>
        <w:t>提高</w:t>
      </w:r>
      <w:r w:rsidRPr="00B87AB8">
        <w:rPr>
          <w:rFonts w:eastAsia="宋体"/>
        </w:rPr>
        <w:t>串联形式</w:t>
      </w:r>
      <w:r w:rsidRPr="00B87AB8">
        <w:rPr>
          <w:rFonts w:eastAsia="宋体" w:hint="eastAsia"/>
        </w:rPr>
        <w:t>的正反</w:t>
      </w:r>
      <w:r w:rsidRPr="00B87AB8">
        <w:rPr>
          <w:rFonts w:eastAsia="宋体"/>
        </w:rPr>
        <w:t>分类的操作。</w:t>
      </w:r>
      <w:r w:rsidRPr="00B87AB8">
        <w:rPr>
          <w:rFonts w:eastAsia="宋体" w:hint="eastAsia"/>
        </w:rPr>
        <w:t>根据</w:t>
      </w:r>
      <w:r w:rsidRPr="00B87AB8">
        <w:rPr>
          <w:rFonts w:eastAsia="宋体"/>
        </w:rPr>
        <w:t>本发明的</w:t>
      </w:r>
      <w:r w:rsidRPr="00B87AB8">
        <w:rPr>
          <w:rFonts w:eastAsia="宋体"/>
        </w:rPr>
        <w:t>TRIA</w:t>
      </w:r>
      <w:r w:rsidRPr="00B87AB8">
        <w:rPr>
          <w:rFonts w:eastAsia="宋体"/>
        </w:rPr>
        <w:t>虚拟计算机系统中每个类型</w:t>
      </w:r>
      <w:r w:rsidRPr="00B87AB8">
        <w:rPr>
          <w:rFonts w:eastAsia="宋体" w:hint="eastAsia"/>
        </w:rPr>
        <w:t>虚拟系统</w:t>
      </w:r>
      <w:r w:rsidRPr="00B87AB8">
        <w:rPr>
          <w:rFonts w:eastAsia="宋体"/>
        </w:rPr>
        <w:t>文件和配置文件是成对的，</w:t>
      </w:r>
      <w:r w:rsidRPr="00B87AB8">
        <w:rPr>
          <w:rFonts w:eastAsia="宋体" w:hint="eastAsia"/>
        </w:rPr>
        <w:t>如，</w:t>
      </w:r>
      <w:r w:rsidRPr="00B87AB8">
        <w:rPr>
          <w:rFonts w:eastAsia="宋体"/>
        </w:rPr>
        <w:t>操作</w:t>
      </w:r>
      <w:r w:rsidRPr="00B87AB8">
        <w:rPr>
          <w:rFonts w:eastAsia="宋体" w:hint="eastAsia"/>
        </w:rPr>
        <w:t>OSVDFS</w:t>
      </w:r>
      <w:r w:rsidRPr="00B87AB8">
        <w:rPr>
          <w:rFonts w:eastAsia="宋体" w:hint="eastAsia"/>
        </w:rPr>
        <w:t>文件</w:t>
      </w:r>
      <w:r w:rsidRPr="00B87AB8">
        <w:rPr>
          <w:rFonts w:eastAsia="宋体"/>
        </w:rPr>
        <w:t>系统</w:t>
      </w:r>
      <w:r w:rsidRPr="00B87AB8">
        <w:rPr>
          <w:rFonts w:eastAsia="宋体" w:hint="eastAsia"/>
        </w:rPr>
        <w:t>的</w:t>
      </w:r>
      <w:r w:rsidRPr="00B87AB8">
        <w:rPr>
          <w:rFonts w:eastAsia="宋体"/>
        </w:rPr>
        <w:t>配置文件</w:t>
      </w:r>
      <w:r w:rsidRPr="00B87AB8">
        <w:rPr>
          <w:rFonts w:eastAsia="宋体"/>
        </w:rPr>
        <w:t>OSVDFS</w:t>
      </w:r>
      <w:r w:rsidRPr="00B87AB8">
        <w:rPr>
          <w:rFonts w:eastAsia="宋体" w:hint="eastAsia"/>
        </w:rPr>
        <w:t>.</w:t>
      </w:r>
      <w:r w:rsidRPr="00B87AB8">
        <w:rPr>
          <w:rFonts w:eastAsia="宋体"/>
        </w:rPr>
        <w:t>CFG</w:t>
      </w:r>
      <w:r w:rsidRPr="00B87AB8">
        <w:rPr>
          <w:rFonts w:eastAsia="宋体" w:hint="eastAsia"/>
        </w:rPr>
        <w:t>上</w:t>
      </w:r>
      <w:r w:rsidRPr="00B87AB8">
        <w:rPr>
          <w:rFonts w:eastAsia="宋体"/>
        </w:rPr>
        <w:t>配置跟具体</w:t>
      </w:r>
      <w:r w:rsidRPr="00B87AB8">
        <w:rPr>
          <w:rFonts w:eastAsia="宋体" w:hint="eastAsia"/>
        </w:rPr>
        <w:t>硬件</w:t>
      </w:r>
      <w:r w:rsidRPr="00B87AB8">
        <w:rPr>
          <w:rFonts w:eastAsia="宋体"/>
        </w:rPr>
        <w:t>资源状态下的</w:t>
      </w:r>
      <w:r w:rsidRPr="00B87AB8">
        <w:rPr>
          <w:rFonts w:eastAsia="宋体" w:hint="eastAsia"/>
        </w:rPr>
        <w:t>系统</w:t>
      </w:r>
      <w:r w:rsidRPr="00B87AB8">
        <w:rPr>
          <w:rFonts w:eastAsia="宋体"/>
        </w:rPr>
        <w:t>优化配置</w:t>
      </w:r>
      <w:r w:rsidRPr="00B87AB8">
        <w:rPr>
          <w:rFonts w:eastAsia="宋体" w:hint="eastAsia"/>
        </w:rPr>
        <w:t>参数，</w:t>
      </w:r>
      <w:r w:rsidRPr="00B87AB8">
        <w:rPr>
          <w:rFonts w:eastAsia="宋体"/>
        </w:rPr>
        <w:t>APPVDFS.CFG</w:t>
      </w:r>
      <w:r w:rsidRPr="00B87AB8">
        <w:rPr>
          <w:rFonts w:eastAsia="宋体" w:hint="eastAsia"/>
        </w:rPr>
        <w:t>上</w:t>
      </w:r>
      <w:r w:rsidRPr="00B87AB8">
        <w:rPr>
          <w:rFonts w:eastAsia="宋体"/>
        </w:rPr>
        <w:t>配置</w:t>
      </w:r>
      <w:r w:rsidRPr="00B87AB8">
        <w:rPr>
          <w:rFonts w:eastAsia="宋体" w:hint="eastAsia"/>
        </w:rPr>
        <w:t>具体</w:t>
      </w:r>
      <w:r w:rsidRPr="00B87AB8">
        <w:rPr>
          <w:rFonts w:eastAsia="宋体"/>
        </w:rPr>
        <w:t>应用提供服务的最优配置参数，</w:t>
      </w:r>
      <w:r w:rsidRPr="00B87AB8">
        <w:rPr>
          <w:rFonts w:eastAsia="宋体" w:hint="eastAsia"/>
        </w:rPr>
        <w:t>USR</w:t>
      </w:r>
      <w:r w:rsidRPr="00B87AB8">
        <w:rPr>
          <w:rFonts w:eastAsia="宋体"/>
        </w:rPr>
        <w:t>DFS.CFG</w:t>
      </w:r>
      <w:r w:rsidRPr="00B87AB8">
        <w:rPr>
          <w:rFonts w:eastAsia="宋体" w:hint="eastAsia"/>
        </w:rPr>
        <w:t>上</w:t>
      </w:r>
      <w:r w:rsidRPr="00B87AB8">
        <w:rPr>
          <w:rFonts w:eastAsia="宋体"/>
        </w:rPr>
        <w:t>配置用户数据的存储方式和安全编码方式等</w:t>
      </w:r>
      <w:r w:rsidRPr="00B87AB8">
        <w:rPr>
          <w:rFonts w:eastAsia="宋体" w:hint="eastAsia"/>
        </w:rPr>
        <w:t>配置参数等，在</w:t>
      </w:r>
      <w:r w:rsidRPr="00B87AB8">
        <w:rPr>
          <w:rFonts w:eastAsia="宋体"/>
        </w:rPr>
        <w:t>VMM</w:t>
      </w:r>
      <w:r w:rsidRPr="00B87AB8">
        <w:rPr>
          <w:rFonts w:eastAsia="宋体"/>
        </w:rPr>
        <w:t>环境下配置而不是虚拟机启动后在客户机（</w:t>
      </w:r>
      <w:r w:rsidRPr="00B87AB8">
        <w:rPr>
          <w:rFonts w:eastAsia="宋体" w:hint="eastAsia"/>
        </w:rPr>
        <w:t>GUEST</w:t>
      </w:r>
      <w:r w:rsidRPr="00B87AB8">
        <w:rPr>
          <w:rFonts w:eastAsia="宋体"/>
        </w:rPr>
        <w:t>）</w:t>
      </w:r>
      <w:r w:rsidRPr="00B87AB8">
        <w:rPr>
          <w:rFonts w:eastAsia="宋体" w:hint="eastAsia"/>
        </w:rPr>
        <w:t>上</w:t>
      </w:r>
      <w:r w:rsidRPr="00B87AB8">
        <w:rPr>
          <w:rFonts w:eastAsia="宋体"/>
        </w:rPr>
        <w:t>配置，</w:t>
      </w:r>
      <w:r w:rsidRPr="00B87AB8">
        <w:rPr>
          <w:rFonts w:eastAsia="宋体" w:hint="eastAsia"/>
        </w:rPr>
        <w:t>这种虚拟系统</w:t>
      </w:r>
      <w:r w:rsidRPr="00B87AB8">
        <w:rPr>
          <w:rFonts w:eastAsia="宋体"/>
        </w:rPr>
        <w:t>文件类型和配置文件关联方式</w:t>
      </w:r>
      <w:r w:rsidRPr="00B87AB8">
        <w:rPr>
          <w:rFonts w:eastAsia="宋体" w:hint="eastAsia"/>
        </w:rPr>
        <w:t>，</w:t>
      </w:r>
      <w:r w:rsidRPr="00B87AB8">
        <w:rPr>
          <w:rFonts w:eastAsia="宋体"/>
        </w:rPr>
        <w:t>在</w:t>
      </w:r>
      <w:r w:rsidRPr="00B87AB8">
        <w:rPr>
          <w:rFonts w:eastAsia="宋体" w:hint="eastAsia"/>
        </w:rPr>
        <w:t>部署</w:t>
      </w:r>
      <w:r w:rsidRPr="00B87AB8">
        <w:rPr>
          <w:rFonts w:eastAsia="宋体"/>
        </w:rPr>
        <w:t>云计算</w:t>
      </w:r>
      <w:r w:rsidRPr="00B87AB8">
        <w:rPr>
          <w:rFonts w:eastAsia="宋体" w:hint="eastAsia"/>
        </w:rPr>
        <w:t>环境</w:t>
      </w:r>
      <w:r w:rsidRPr="00B87AB8">
        <w:rPr>
          <w:rFonts w:eastAsia="宋体"/>
        </w:rPr>
        <w:t>时快速</w:t>
      </w:r>
      <w:r w:rsidRPr="00B87AB8">
        <w:rPr>
          <w:rFonts w:eastAsia="宋体" w:hint="eastAsia"/>
        </w:rPr>
        <w:t>分发</w:t>
      </w:r>
      <w:r w:rsidRPr="00B87AB8">
        <w:rPr>
          <w:rFonts w:eastAsia="宋体"/>
        </w:rPr>
        <w:t>部署</w:t>
      </w:r>
      <w:r w:rsidRPr="00B87AB8">
        <w:rPr>
          <w:rFonts w:eastAsia="宋体" w:hint="eastAsia"/>
        </w:rPr>
        <w:t>，</w:t>
      </w:r>
      <w:r w:rsidRPr="00B87AB8">
        <w:rPr>
          <w:rFonts w:eastAsia="宋体"/>
        </w:rPr>
        <w:t>配置和类型</w:t>
      </w:r>
      <w:r w:rsidRPr="00B87AB8">
        <w:rPr>
          <w:rFonts w:eastAsia="宋体" w:hint="eastAsia"/>
        </w:rPr>
        <w:t>虚拟</w:t>
      </w:r>
      <w:r w:rsidRPr="00B87AB8">
        <w:rPr>
          <w:rFonts w:eastAsia="宋体"/>
        </w:rPr>
        <w:t>文件</w:t>
      </w:r>
      <w:r w:rsidRPr="00B87AB8">
        <w:rPr>
          <w:rFonts w:eastAsia="宋体" w:hint="eastAsia"/>
        </w:rPr>
        <w:t>两个</w:t>
      </w:r>
      <w:r w:rsidRPr="00B87AB8">
        <w:rPr>
          <w:rFonts w:eastAsia="宋体"/>
        </w:rPr>
        <w:t>文件</w:t>
      </w:r>
      <w:r w:rsidRPr="00B87AB8">
        <w:rPr>
          <w:rFonts w:eastAsia="宋体" w:hint="eastAsia"/>
        </w:rPr>
        <w:t>部署到各个</w:t>
      </w:r>
      <w:r w:rsidRPr="00B87AB8">
        <w:rPr>
          <w:rFonts w:eastAsia="宋体"/>
        </w:rPr>
        <w:t>宿主机上，</w:t>
      </w:r>
      <w:r w:rsidRPr="00B87AB8">
        <w:rPr>
          <w:rFonts w:eastAsia="宋体" w:hint="eastAsia"/>
        </w:rPr>
        <w:t>在</w:t>
      </w:r>
      <w:r w:rsidRPr="00B87AB8">
        <w:rPr>
          <w:rFonts w:eastAsia="宋体"/>
        </w:rPr>
        <w:t>虚拟机管理服务器端只</w:t>
      </w:r>
      <w:r w:rsidRPr="00B87AB8">
        <w:rPr>
          <w:rFonts w:eastAsia="宋体" w:hint="eastAsia"/>
        </w:rPr>
        <w:t>更新</w:t>
      </w:r>
      <w:r w:rsidRPr="00B87AB8">
        <w:rPr>
          <w:rFonts w:eastAsia="宋体"/>
        </w:rPr>
        <w:t>宿主机上的配置文件</w:t>
      </w:r>
      <w:r w:rsidRPr="00B87AB8">
        <w:rPr>
          <w:rFonts w:eastAsia="宋体" w:hint="eastAsia"/>
        </w:rPr>
        <w:t>，</w:t>
      </w:r>
      <w:r w:rsidRPr="00B87AB8">
        <w:rPr>
          <w:rFonts w:eastAsia="宋体"/>
        </w:rPr>
        <w:t>就能把虚拟</w:t>
      </w:r>
      <w:r w:rsidRPr="00B87AB8">
        <w:rPr>
          <w:rFonts w:eastAsia="宋体" w:hint="eastAsia"/>
        </w:rPr>
        <w:t>上</w:t>
      </w:r>
      <w:r w:rsidRPr="00B87AB8">
        <w:rPr>
          <w:rFonts w:eastAsia="宋体"/>
        </w:rPr>
        <w:t>的</w:t>
      </w:r>
      <w:r w:rsidRPr="00B87AB8">
        <w:rPr>
          <w:rFonts w:eastAsia="宋体" w:hint="eastAsia"/>
        </w:rPr>
        <w:t>应用最优化</w:t>
      </w:r>
      <w:r w:rsidRPr="00B87AB8">
        <w:rPr>
          <w:rFonts w:eastAsia="宋体"/>
        </w:rPr>
        <w:t>状态下运行</w:t>
      </w:r>
      <w:r w:rsidRPr="00B87AB8">
        <w:rPr>
          <w:rFonts w:eastAsia="宋体" w:hint="eastAsia"/>
        </w:rPr>
        <w:t>，</w:t>
      </w:r>
      <w:r w:rsidRPr="00B87AB8">
        <w:rPr>
          <w:rFonts w:eastAsia="宋体"/>
        </w:rPr>
        <w:t>而不是在每个客户机上登录后更改优化应用</w:t>
      </w:r>
      <w:r w:rsidRPr="00B87AB8">
        <w:rPr>
          <w:rFonts w:eastAsia="宋体" w:hint="eastAsia"/>
        </w:rPr>
        <w:t>程序</w:t>
      </w:r>
      <w:r w:rsidRPr="00B87AB8">
        <w:rPr>
          <w:rFonts w:eastAsia="宋体"/>
        </w:rPr>
        <w:t>的配置文件</w:t>
      </w:r>
      <w:r w:rsidRPr="00B87AB8">
        <w:rPr>
          <w:rFonts w:eastAsia="宋体" w:hint="eastAsia"/>
        </w:rPr>
        <w:t>。比如</w:t>
      </w:r>
      <w:r w:rsidRPr="00B87AB8">
        <w:rPr>
          <w:rFonts w:eastAsia="宋体"/>
        </w:rPr>
        <w:t>ORACLE</w:t>
      </w:r>
      <w:r w:rsidRPr="00B87AB8">
        <w:rPr>
          <w:rFonts w:eastAsia="宋体"/>
        </w:rPr>
        <w:t>数据库</w:t>
      </w:r>
      <w:r w:rsidRPr="00B87AB8">
        <w:rPr>
          <w:rFonts w:eastAsia="宋体" w:hint="eastAsia"/>
        </w:rPr>
        <w:t>为例</w:t>
      </w:r>
      <w:r w:rsidRPr="00B87AB8">
        <w:rPr>
          <w:rFonts w:eastAsia="宋体"/>
        </w:rPr>
        <w:t>，</w:t>
      </w:r>
      <w:r w:rsidRPr="00B87AB8">
        <w:rPr>
          <w:rFonts w:eastAsia="宋体" w:hint="eastAsia"/>
        </w:rPr>
        <w:t>把数据库</w:t>
      </w:r>
      <w:r w:rsidRPr="00B87AB8">
        <w:rPr>
          <w:rFonts w:eastAsia="宋体"/>
        </w:rPr>
        <w:t>系统制作成一个</w:t>
      </w:r>
      <w:r w:rsidRPr="00B87AB8">
        <w:rPr>
          <w:rFonts w:eastAsia="宋体" w:hint="eastAsia"/>
        </w:rPr>
        <w:t>APPVDFS</w:t>
      </w:r>
      <w:r w:rsidRPr="00B87AB8">
        <w:rPr>
          <w:rFonts w:eastAsia="宋体"/>
        </w:rPr>
        <w:t>文件并</w:t>
      </w:r>
      <w:r w:rsidRPr="00B87AB8">
        <w:rPr>
          <w:rFonts w:eastAsia="宋体" w:hint="eastAsia"/>
        </w:rPr>
        <w:t>且</w:t>
      </w:r>
      <w:r w:rsidRPr="00B87AB8">
        <w:rPr>
          <w:rFonts w:eastAsia="宋体"/>
        </w:rPr>
        <w:t>提供一个</w:t>
      </w:r>
      <w:r w:rsidRPr="00B87AB8">
        <w:rPr>
          <w:rFonts w:eastAsia="宋体"/>
        </w:rPr>
        <w:t>VMM</w:t>
      </w:r>
      <w:r w:rsidRPr="00B87AB8">
        <w:rPr>
          <w:rFonts w:eastAsia="宋体"/>
        </w:rPr>
        <w:t>上可调优的配置</w:t>
      </w:r>
      <w:r w:rsidRPr="00B87AB8">
        <w:rPr>
          <w:rFonts w:eastAsia="宋体" w:hint="eastAsia"/>
        </w:rPr>
        <w:t>文件</w:t>
      </w:r>
      <w:r w:rsidRPr="00B87AB8">
        <w:rPr>
          <w:rFonts w:eastAsia="宋体"/>
        </w:rPr>
        <w:t>，当虚拟机启动的时候首先读入</w:t>
      </w:r>
      <w:r w:rsidRPr="00B87AB8">
        <w:rPr>
          <w:rFonts w:eastAsia="宋体" w:hint="eastAsia"/>
        </w:rPr>
        <w:t>配置</w:t>
      </w:r>
      <w:r w:rsidRPr="00B87AB8">
        <w:rPr>
          <w:rFonts w:eastAsia="宋体"/>
        </w:rPr>
        <w:t>文件到内存中</w:t>
      </w:r>
      <w:r w:rsidRPr="00B87AB8">
        <w:rPr>
          <w:rFonts w:eastAsia="宋体" w:hint="eastAsia"/>
        </w:rPr>
        <w:t>，</w:t>
      </w:r>
      <w:r w:rsidRPr="00B87AB8">
        <w:rPr>
          <w:rFonts w:eastAsia="宋体"/>
        </w:rPr>
        <w:t>并且把</w:t>
      </w:r>
      <w:r w:rsidRPr="00B87AB8">
        <w:rPr>
          <w:rFonts w:eastAsia="宋体"/>
        </w:rPr>
        <w:t>APPVDFS</w:t>
      </w:r>
      <w:r w:rsidRPr="00B87AB8">
        <w:rPr>
          <w:rFonts w:eastAsia="宋体"/>
        </w:rPr>
        <w:t>虚拟</w:t>
      </w:r>
      <w:r w:rsidRPr="00B87AB8">
        <w:rPr>
          <w:rFonts w:eastAsia="宋体" w:hint="eastAsia"/>
        </w:rPr>
        <w:t>磁盘</w:t>
      </w:r>
      <w:r w:rsidRPr="00B87AB8">
        <w:rPr>
          <w:rFonts w:eastAsia="宋体"/>
        </w:rPr>
        <w:t>文件</w:t>
      </w:r>
      <w:r w:rsidRPr="00B87AB8">
        <w:rPr>
          <w:rFonts w:eastAsia="宋体" w:hint="eastAsia"/>
        </w:rPr>
        <w:t>挂载</w:t>
      </w:r>
      <w:r w:rsidRPr="00B87AB8">
        <w:rPr>
          <w:rFonts w:eastAsia="宋体"/>
        </w:rPr>
        <w:t>到此配置文件指定的</w:t>
      </w:r>
      <w:r w:rsidRPr="00B87AB8">
        <w:rPr>
          <w:rFonts w:eastAsia="宋体" w:hint="eastAsia"/>
        </w:rPr>
        <w:t>挂载</w:t>
      </w:r>
      <w:r w:rsidRPr="00B87AB8">
        <w:rPr>
          <w:rFonts w:eastAsia="宋体"/>
        </w:rPr>
        <w:t>目录</w:t>
      </w:r>
      <w:r w:rsidRPr="00B87AB8">
        <w:rPr>
          <w:rFonts w:eastAsia="宋体" w:hint="eastAsia"/>
        </w:rPr>
        <w:t>，</w:t>
      </w:r>
      <w:r w:rsidRPr="00B87AB8">
        <w:rPr>
          <w:rFonts w:eastAsia="宋体"/>
        </w:rPr>
        <w:t>启动数据库的时候系统参照从</w:t>
      </w:r>
      <w:r w:rsidRPr="00B87AB8">
        <w:rPr>
          <w:rFonts w:eastAsia="宋体"/>
        </w:rPr>
        <w:t>APPVDFS.CFG</w:t>
      </w:r>
      <w:r w:rsidRPr="00B87AB8">
        <w:rPr>
          <w:rFonts w:eastAsia="宋体" w:hint="eastAsia"/>
        </w:rPr>
        <w:t>的</w:t>
      </w:r>
      <w:r w:rsidRPr="00B87AB8">
        <w:rPr>
          <w:rFonts w:eastAsia="宋体"/>
        </w:rPr>
        <w:t>配置文件上的参数</w:t>
      </w:r>
      <w:r w:rsidRPr="00B87AB8">
        <w:rPr>
          <w:rFonts w:eastAsia="宋体" w:hint="eastAsia"/>
        </w:rPr>
        <w:t>，</w:t>
      </w:r>
      <w:r w:rsidRPr="00B87AB8">
        <w:rPr>
          <w:rFonts w:eastAsia="宋体"/>
        </w:rPr>
        <w:t>在内存中开辟空间给数据库</w:t>
      </w:r>
      <w:r w:rsidRPr="00B87AB8">
        <w:rPr>
          <w:rFonts w:eastAsia="宋体" w:hint="eastAsia"/>
        </w:rPr>
        <w:t>运行</w:t>
      </w:r>
      <w:r w:rsidRPr="00B87AB8">
        <w:rPr>
          <w:rFonts w:eastAsia="宋体"/>
        </w:rPr>
        <w:t>，</w:t>
      </w:r>
      <w:r w:rsidRPr="00B87AB8">
        <w:rPr>
          <w:rFonts w:eastAsia="宋体" w:hint="eastAsia"/>
        </w:rPr>
        <w:t>在</w:t>
      </w:r>
      <w:r w:rsidRPr="00B87AB8">
        <w:rPr>
          <w:rFonts w:eastAsia="宋体"/>
        </w:rPr>
        <w:t>客户机上更新了数据库的</w:t>
      </w:r>
      <w:r w:rsidRPr="00B87AB8">
        <w:rPr>
          <w:rFonts w:eastAsia="宋体" w:hint="eastAsia"/>
        </w:rPr>
        <w:t>配置</w:t>
      </w:r>
      <w:r w:rsidRPr="00B87AB8">
        <w:rPr>
          <w:rFonts w:eastAsia="宋体"/>
        </w:rPr>
        <w:t>就通过</w:t>
      </w:r>
      <w:r w:rsidRPr="00B87AB8">
        <w:rPr>
          <w:rFonts w:eastAsia="宋体" w:hint="eastAsia"/>
        </w:rPr>
        <w:t>VMM</w:t>
      </w:r>
      <w:r w:rsidRPr="00B87AB8">
        <w:rPr>
          <w:rFonts w:eastAsia="宋体"/>
        </w:rPr>
        <w:t>提供接口</w:t>
      </w:r>
      <w:r w:rsidRPr="00B87AB8">
        <w:rPr>
          <w:rFonts w:eastAsia="宋体" w:hint="eastAsia"/>
        </w:rPr>
        <w:t>更新</w:t>
      </w:r>
      <w:r w:rsidRPr="00B87AB8">
        <w:rPr>
          <w:rFonts w:eastAsia="宋体"/>
        </w:rPr>
        <w:t>VM</w:t>
      </w:r>
      <w:r w:rsidRPr="00B87AB8">
        <w:rPr>
          <w:rFonts w:eastAsia="宋体" w:hint="eastAsia"/>
        </w:rPr>
        <w:t>M</w:t>
      </w:r>
      <w:r w:rsidRPr="00B87AB8">
        <w:rPr>
          <w:rFonts w:eastAsia="宋体"/>
        </w:rPr>
        <w:t>环境中</w:t>
      </w:r>
      <w:r w:rsidRPr="00B87AB8">
        <w:rPr>
          <w:rFonts w:eastAsia="宋体" w:hint="eastAsia"/>
        </w:rPr>
        <w:t>外挂</w:t>
      </w:r>
      <w:r w:rsidRPr="00B87AB8">
        <w:rPr>
          <w:rFonts w:eastAsia="宋体"/>
        </w:rPr>
        <w:t>配置文件</w:t>
      </w:r>
      <w:r w:rsidRPr="00B87AB8">
        <w:rPr>
          <w:rFonts w:eastAsia="宋体" w:hint="eastAsia"/>
        </w:rPr>
        <w:t>的</w:t>
      </w:r>
      <w:r w:rsidRPr="00B87AB8">
        <w:rPr>
          <w:rFonts w:eastAsia="宋体"/>
        </w:rPr>
        <w:t>参数</w:t>
      </w:r>
      <w:r w:rsidRPr="00B87AB8">
        <w:rPr>
          <w:rFonts w:eastAsia="宋体" w:hint="eastAsia"/>
        </w:rPr>
        <w:t>。</w:t>
      </w:r>
    </w:p>
    <w:p w14:paraId="4E90F445" w14:textId="77777777" w:rsidR="00022740" w:rsidRPr="00B87AB8" w:rsidRDefault="00022740" w:rsidP="00022740">
      <w:pPr>
        <w:ind w:firstLine="600"/>
        <w:jc w:val="both"/>
        <w:rPr>
          <w:rFonts w:eastAsia="宋体"/>
        </w:rPr>
      </w:pPr>
      <w:r w:rsidRPr="00B87AB8">
        <w:rPr>
          <w:rFonts w:eastAsia="宋体" w:hint="eastAsia"/>
        </w:rPr>
        <w:t>根据</w:t>
      </w:r>
      <w:r w:rsidRPr="00B87AB8">
        <w:rPr>
          <w:rFonts w:eastAsia="宋体"/>
        </w:rPr>
        <w:t>本</w:t>
      </w:r>
      <w:r w:rsidRPr="00B87AB8">
        <w:rPr>
          <w:rFonts w:eastAsia="宋体" w:hint="eastAsia"/>
        </w:rPr>
        <w:t>发明</w:t>
      </w:r>
      <w:r w:rsidRPr="00B87AB8">
        <w:rPr>
          <w:rFonts w:eastAsia="宋体"/>
        </w:rPr>
        <w:t>的</w:t>
      </w:r>
      <w:r w:rsidRPr="00B87AB8">
        <w:rPr>
          <w:rFonts w:eastAsia="宋体" w:hint="eastAsia"/>
        </w:rPr>
        <w:t>TRIA</w:t>
      </w:r>
      <w:r w:rsidRPr="00B87AB8">
        <w:rPr>
          <w:rFonts w:eastAsia="宋体"/>
        </w:rPr>
        <w:t>虚拟机的</w:t>
      </w:r>
      <w:r w:rsidRPr="00B87AB8">
        <w:rPr>
          <w:rFonts w:eastAsia="宋体" w:hint="eastAsia"/>
        </w:rPr>
        <w:t>虚拟机系统</w:t>
      </w:r>
      <w:r w:rsidRPr="00B87AB8">
        <w:rPr>
          <w:rFonts w:eastAsia="宋体"/>
        </w:rPr>
        <w:t>配置</w:t>
      </w:r>
      <w:r w:rsidRPr="00B87AB8">
        <w:rPr>
          <w:rFonts w:eastAsia="宋体" w:hint="eastAsia"/>
        </w:rPr>
        <w:t>上</w:t>
      </w:r>
      <w:r w:rsidRPr="00B87AB8">
        <w:rPr>
          <w:rFonts w:eastAsia="宋体"/>
        </w:rPr>
        <w:t>包括</w:t>
      </w:r>
      <w:r w:rsidRPr="00B87AB8">
        <w:rPr>
          <w:rFonts w:eastAsia="宋体" w:hint="eastAsia"/>
        </w:rPr>
        <w:t>客户机</w:t>
      </w:r>
      <w:r w:rsidRPr="00B87AB8">
        <w:rPr>
          <w:rFonts w:eastAsia="宋体"/>
        </w:rPr>
        <w:t>的名称、</w:t>
      </w:r>
      <w:r w:rsidRPr="00B87AB8">
        <w:rPr>
          <w:rFonts w:eastAsia="宋体" w:hint="eastAsia"/>
        </w:rPr>
        <w:t>客户机</w:t>
      </w:r>
      <w:r w:rsidRPr="00B87AB8">
        <w:rPr>
          <w:rFonts w:eastAsia="宋体"/>
        </w:rPr>
        <w:t>的网络地址、</w:t>
      </w:r>
      <w:r w:rsidRPr="00B87AB8">
        <w:rPr>
          <w:rFonts w:eastAsia="宋体" w:hint="eastAsia"/>
        </w:rPr>
        <w:t>客户机</w:t>
      </w:r>
      <w:r w:rsidRPr="00B87AB8">
        <w:rPr>
          <w:rFonts w:eastAsia="宋体"/>
        </w:rPr>
        <w:t>的用户</w:t>
      </w:r>
      <w:r w:rsidRPr="00B87AB8">
        <w:rPr>
          <w:rFonts w:eastAsia="宋体" w:hint="eastAsia"/>
        </w:rPr>
        <w:t>、</w:t>
      </w:r>
      <w:r w:rsidRPr="00B87AB8">
        <w:rPr>
          <w:rFonts w:eastAsia="宋体"/>
        </w:rPr>
        <w:t>服务端口等</w:t>
      </w:r>
      <w:r w:rsidRPr="00B87AB8">
        <w:rPr>
          <w:rFonts w:eastAsia="宋体" w:hint="eastAsia"/>
        </w:rPr>
        <w:t>配置</w:t>
      </w:r>
      <w:r w:rsidRPr="00B87AB8">
        <w:rPr>
          <w:rFonts w:eastAsia="宋体"/>
        </w:rPr>
        <w:t>参数，</w:t>
      </w:r>
      <w:r w:rsidRPr="00B87AB8">
        <w:rPr>
          <w:rFonts w:eastAsia="宋体" w:hint="eastAsia"/>
        </w:rPr>
        <w:t>当</w:t>
      </w:r>
      <w:r w:rsidRPr="00B87AB8">
        <w:rPr>
          <w:rFonts w:eastAsia="宋体"/>
        </w:rPr>
        <w:t>虚拟机启动的时</w:t>
      </w:r>
      <w:r w:rsidRPr="00B87AB8">
        <w:rPr>
          <w:rFonts w:eastAsia="宋体"/>
        </w:rPr>
        <w:lastRenderedPageBreak/>
        <w:t>候配置参数</w:t>
      </w:r>
      <w:r w:rsidRPr="00B87AB8">
        <w:rPr>
          <w:rFonts w:eastAsia="宋体" w:hint="eastAsia"/>
        </w:rPr>
        <w:t>首先</w:t>
      </w:r>
      <w:r w:rsidRPr="00B87AB8">
        <w:rPr>
          <w:rFonts w:eastAsia="宋体"/>
        </w:rPr>
        <w:t>读入到内存表上，并且更新客户机</w:t>
      </w:r>
      <w:r w:rsidRPr="00B87AB8">
        <w:rPr>
          <w:rFonts w:eastAsia="宋体" w:hint="eastAsia"/>
        </w:rPr>
        <w:t>操作</w:t>
      </w:r>
      <w:r w:rsidRPr="00B87AB8">
        <w:rPr>
          <w:rFonts w:eastAsia="宋体"/>
        </w:rPr>
        <w:t>系统的相关配置，在客户机</w:t>
      </w:r>
      <w:r w:rsidRPr="00B87AB8">
        <w:rPr>
          <w:rFonts w:eastAsia="宋体" w:hint="eastAsia"/>
        </w:rPr>
        <w:t>中</w:t>
      </w:r>
      <w:r w:rsidRPr="00B87AB8">
        <w:rPr>
          <w:rFonts w:eastAsia="宋体" w:hint="eastAsia"/>
        </w:rPr>
        <w:t>T</w:t>
      </w:r>
      <w:r w:rsidRPr="00B87AB8">
        <w:rPr>
          <w:rFonts w:eastAsia="宋体"/>
        </w:rPr>
        <w:t>OS</w:t>
      </w:r>
      <w:r w:rsidRPr="00B87AB8">
        <w:rPr>
          <w:rFonts w:eastAsia="宋体"/>
        </w:rPr>
        <w:t>中</w:t>
      </w:r>
      <w:r w:rsidRPr="00B87AB8">
        <w:rPr>
          <w:rFonts w:eastAsia="宋体" w:hint="eastAsia"/>
        </w:rPr>
        <w:t>发现</w:t>
      </w:r>
      <w:r w:rsidRPr="00B87AB8">
        <w:rPr>
          <w:rFonts w:eastAsia="宋体"/>
        </w:rPr>
        <w:t>为一种</w:t>
      </w:r>
      <w:r w:rsidRPr="00B87AB8">
        <w:rPr>
          <w:rFonts w:eastAsia="宋体" w:hint="eastAsia"/>
        </w:rPr>
        <w:t>特殊</w:t>
      </w:r>
      <w:r w:rsidRPr="00B87AB8">
        <w:rPr>
          <w:rFonts w:eastAsia="宋体"/>
        </w:rPr>
        <w:t>设备</w:t>
      </w:r>
      <w:r w:rsidRPr="00B87AB8">
        <w:rPr>
          <w:rFonts w:eastAsia="宋体" w:hint="eastAsia"/>
        </w:rPr>
        <w:t>（</w:t>
      </w:r>
      <w:r w:rsidRPr="00B87AB8">
        <w:rPr>
          <w:rFonts w:eastAsia="宋体" w:hint="eastAsia"/>
        </w:rPr>
        <w:t>TVM</w:t>
      </w:r>
      <w:r w:rsidRPr="00B87AB8">
        <w:rPr>
          <w:rFonts w:eastAsia="宋体"/>
        </w:rPr>
        <w:t>CFG</w:t>
      </w:r>
      <w:r w:rsidRPr="00B87AB8">
        <w:rPr>
          <w:rFonts w:eastAsia="宋体" w:hint="eastAsia"/>
        </w:rPr>
        <w:t>DEV</w:t>
      </w:r>
      <w:r w:rsidRPr="00B87AB8">
        <w:rPr>
          <w:rFonts w:eastAsia="宋体" w:hint="eastAsia"/>
        </w:rPr>
        <w:t>）</w:t>
      </w:r>
      <w:r w:rsidRPr="00B87AB8">
        <w:rPr>
          <w:rFonts w:eastAsia="宋体"/>
        </w:rPr>
        <w:t>，运行中通过</w:t>
      </w:r>
      <w:r w:rsidRPr="00B87AB8">
        <w:rPr>
          <w:rFonts w:eastAsia="宋体" w:hint="eastAsia"/>
        </w:rPr>
        <w:t>客户机</w:t>
      </w:r>
      <w:r w:rsidRPr="00B87AB8">
        <w:rPr>
          <w:rFonts w:eastAsia="宋体"/>
        </w:rPr>
        <w:t>系统用户权限</w:t>
      </w:r>
      <w:r w:rsidRPr="00B87AB8">
        <w:rPr>
          <w:rFonts w:eastAsia="宋体" w:hint="eastAsia"/>
        </w:rPr>
        <w:t>读写</w:t>
      </w:r>
      <w:r w:rsidRPr="00B87AB8">
        <w:rPr>
          <w:rFonts w:eastAsia="宋体"/>
        </w:rPr>
        <w:t>客户机的</w:t>
      </w:r>
      <w:r w:rsidRPr="00B87AB8">
        <w:rPr>
          <w:rFonts w:eastAsia="宋体" w:hint="eastAsia"/>
        </w:rPr>
        <w:t>设备</w:t>
      </w:r>
      <w:r w:rsidRPr="00B87AB8">
        <w:rPr>
          <w:rFonts w:eastAsia="宋体"/>
        </w:rPr>
        <w:t>更改系统配置</w:t>
      </w:r>
      <w:r w:rsidRPr="00B87AB8">
        <w:rPr>
          <w:rFonts w:eastAsia="宋体" w:hint="eastAsia"/>
        </w:rPr>
        <w:t>，</w:t>
      </w:r>
      <w:r w:rsidRPr="00B87AB8">
        <w:rPr>
          <w:rFonts w:eastAsia="宋体" w:hint="eastAsia"/>
        </w:rPr>
        <w:t>VM</w:t>
      </w:r>
      <w:r w:rsidRPr="00B87AB8">
        <w:rPr>
          <w:rFonts w:eastAsia="宋体"/>
        </w:rPr>
        <w:t>系统</w:t>
      </w:r>
      <w:r w:rsidRPr="00B87AB8">
        <w:rPr>
          <w:rFonts w:eastAsia="宋体" w:hint="eastAsia"/>
        </w:rPr>
        <w:t>通过</w:t>
      </w:r>
      <w:r w:rsidRPr="00B87AB8">
        <w:rPr>
          <w:rFonts w:eastAsia="宋体" w:hint="eastAsia"/>
        </w:rPr>
        <w:t>TVM</w:t>
      </w:r>
      <w:r w:rsidRPr="00B87AB8">
        <w:rPr>
          <w:rFonts w:eastAsia="宋体"/>
        </w:rPr>
        <w:t>CFG</w:t>
      </w:r>
      <w:r w:rsidRPr="00B87AB8">
        <w:rPr>
          <w:rFonts w:eastAsia="宋体" w:hint="eastAsia"/>
        </w:rPr>
        <w:t>DEV</w:t>
      </w:r>
      <w:r w:rsidRPr="00B87AB8">
        <w:rPr>
          <w:rFonts w:eastAsia="宋体"/>
        </w:rPr>
        <w:t>接口程序实时</w:t>
      </w:r>
      <w:r w:rsidRPr="00B87AB8">
        <w:rPr>
          <w:rFonts w:eastAsia="宋体" w:hint="eastAsia"/>
        </w:rPr>
        <w:t>更新</w:t>
      </w:r>
      <w:r w:rsidRPr="00B87AB8">
        <w:rPr>
          <w:rFonts w:eastAsia="宋体"/>
        </w:rPr>
        <w:t>VMM</w:t>
      </w:r>
      <w:r w:rsidRPr="00B87AB8">
        <w:rPr>
          <w:rFonts w:eastAsia="宋体"/>
        </w:rPr>
        <w:t>上的</w:t>
      </w:r>
      <w:r w:rsidRPr="00B87AB8">
        <w:rPr>
          <w:rFonts w:eastAsia="宋体" w:hint="eastAsia"/>
        </w:rPr>
        <w:t>各</w:t>
      </w:r>
      <w:r w:rsidRPr="00B87AB8">
        <w:rPr>
          <w:rFonts w:eastAsia="宋体"/>
        </w:rPr>
        <w:t>虚拟机的配置表参数</w:t>
      </w:r>
      <w:r w:rsidRPr="00B87AB8">
        <w:rPr>
          <w:rFonts w:eastAsia="宋体" w:hint="eastAsia"/>
        </w:rPr>
        <w:t>。</w:t>
      </w:r>
    </w:p>
    <w:p w14:paraId="29F7D030" w14:textId="77777777" w:rsidR="00022740" w:rsidRPr="00B87AB8" w:rsidRDefault="00022740" w:rsidP="00022740">
      <w:pPr>
        <w:ind w:firstLine="600"/>
        <w:jc w:val="both"/>
        <w:rPr>
          <w:rFonts w:eastAsia="宋体"/>
        </w:rPr>
      </w:pPr>
      <w:r w:rsidRPr="00B87AB8">
        <w:rPr>
          <w:rFonts w:eastAsia="宋体" w:hint="eastAsia"/>
        </w:rPr>
        <w:t>虚拟管理</w:t>
      </w:r>
      <w:r w:rsidRPr="00B87AB8">
        <w:rPr>
          <w:rFonts w:eastAsia="宋体"/>
        </w:rPr>
        <w:t>系统</w:t>
      </w:r>
      <w:r w:rsidRPr="00B87AB8">
        <w:rPr>
          <w:rFonts w:eastAsia="宋体" w:hint="eastAsia"/>
        </w:rPr>
        <w:t>只</w:t>
      </w:r>
      <w:r w:rsidRPr="00B87AB8">
        <w:rPr>
          <w:rFonts w:eastAsia="宋体"/>
        </w:rPr>
        <w:t>通过</w:t>
      </w:r>
      <w:r w:rsidRPr="00B87AB8">
        <w:rPr>
          <w:rFonts w:eastAsia="宋体"/>
        </w:rPr>
        <w:t>OSVDFS</w:t>
      </w:r>
      <w:r w:rsidRPr="00B87AB8">
        <w:rPr>
          <w:rFonts w:eastAsia="宋体" w:hint="eastAsia"/>
        </w:rPr>
        <w:t>的</w:t>
      </w:r>
      <w:r w:rsidRPr="00B87AB8">
        <w:rPr>
          <w:rFonts w:eastAsia="宋体"/>
        </w:rPr>
        <w:t>模板的内存镜像</w:t>
      </w:r>
      <w:r w:rsidRPr="00B87AB8">
        <w:rPr>
          <w:rFonts w:eastAsia="宋体" w:hint="eastAsia"/>
        </w:rPr>
        <w:t>，快速</w:t>
      </w:r>
      <w:r w:rsidRPr="00B87AB8">
        <w:rPr>
          <w:rFonts w:eastAsia="宋体"/>
        </w:rPr>
        <w:t>克隆</w:t>
      </w:r>
      <w:r w:rsidRPr="00B87AB8">
        <w:rPr>
          <w:rFonts w:eastAsia="宋体" w:hint="eastAsia"/>
        </w:rPr>
        <w:t>给</w:t>
      </w:r>
      <w:r w:rsidRPr="00B87AB8">
        <w:rPr>
          <w:rFonts w:eastAsia="宋体"/>
        </w:rPr>
        <w:t>新定制用户</w:t>
      </w:r>
      <w:r w:rsidRPr="00B87AB8">
        <w:rPr>
          <w:rFonts w:eastAsia="宋体" w:hint="eastAsia"/>
        </w:rPr>
        <w:t>环境</w:t>
      </w:r>
      <w:r w:rsidRPr="00B87AB8">
        <w:rPr>
          <w:rFonts w:eastAsia="宋体"/>
        </w:rPr>
        <w:t>并配置</w:t>
      </w:r>
      <w:r w:rsidRPr="00B87AB8">
        <w:rPr>
          <w:rFonts w:eastAsia="宋体" w:hint="eastAsia"/>
        </w:rPr>
        <w:t>上</w:t>
      </w:r>
      <w:r w:rsidRPr="00B87AB8">
        <w:rPr>
          <w:rFonts w:eastAsia="宋体"/>
        </w:rPr>
        <w:t>参数</w:t>
      </w:r>
      <w:r w:rsidRPr="00B87AB8">
        <w:rPr>
          <w:rFonts w:eastAsia="宋体" w:hint="eastAsia"/>
        </w:rPr>
        <w:t>信息装载</w:t>
      </w:r>
      <w:r w:rsidRPr="00B87AB8">
        <w:rPr>
          <w:rFonts w:eastAsia="宋体"/>
        </w:rPr>
        <w:t>和配置产生新虚拟机</w:t>
      </w:r>
      <w:r w:rsidRPr="00B87AB8">
        <w:rPr>
          <w:rFonts w:eastAsia="宋体" w:hint="eastAsia"/>
        </w:rPr>
        <w:t>，</w:t>
      </w:r>
      <w:r w:rsidRPr="00B87AB8">
        <w:rPr>
          <w:rFonts w:eastAsia="宋体"/>
        </w:rPr>
        <w:t>用户信息</w:t>
      </w:r>
      <w:r w:rsidRPr="00B87AB8">
        <w:rPr>
          <w:rFonts w:eastAsia="宋体" w:hint="eastAsia"/>
        </w:rPr>
        <w:t>保存</w:t>
      </w:r>
      <w:r w:rsidRPr="00B87AB8">
        <w:rPr>
          <w:rFonts w:eastAsia="宋体"/>
        </w:rPr>
        <w:t>在</w:t>
      </w:r>
      <w:r w:rsidRPr="00B87AB8">
        <w:rPr>
          <w:rFonts w:eastAsia="宋体"/>
        </w:rPr>
        <w:t>USRVDFS</w:t>
      </w:r>
      <w:r w:rsidRPr="00B87AB8">
        <w:rPr>
          <w:rFonts w:eastAsia="宋体" w:hint="eastAsia"/>
        </w:rPr>
        <w:t>用户</w:t>
      </w:r>
      <w:r w:rsidRPr="00B87AB8">
        <w:rPr>
          <w:rFonts w:eastAsia="宋体"/>
        </w:rPr>
        <w:t>配置文件系统上，使一个</w:t>
      </w:r>
      <w:r w:rsidRPr="00B87AB8">
        <w:rPr>
          <w:rFonts w:eastAsia="宋体" w:hint="eastAsia"/>
        </w:rPr>
        <w:t>通用</w:t>
      </w:r>
      <w:r w:rsidRPr="00B87AB8">
        <w:rPr>
          <w:rFonts w:eastAsia="宋体"/>
        </w:rPr>
        <w:t>模板</w:t>
      </w:r>
      <w:r w:rsidRPr="00B87AB8">
        <w:rPr>
          <w:rFonts w:eastAsia="宋体" w:hint="eastAsia"/>
        </w:rPr>
        <w:t>如</w:t>
      </w:r>
      <w:r w:rsidRPr="00B87AB8">
        <w:rPr>
          <w:rFonts w:eastAsia="宋体"/>
        </w:rPr>
        <w:t>OS</w:t>
      </w:r>
      <w:r w:rsidRPr="00B87AB8">
        <w:rPr>
          <w:rFonts w:eastAsia="宋体"/>
        </w:rPr>
        <w:t>和</w:t>
      </w:r>
      <w:r w:rsidRPr="00B87AB8">
        <w:rPr>
          <w:rFonts w:eastAsia="宋体" w:hint="eastAsia"/>
        </w:rPr>
        <w:t>多个</w:t>
      </w:r>
      <w:r w:rsidRPr="00B87AB8">
        <w:rPr>
          <w:rFonts w:eastAsia="宋体"/>
        </w:rPr>
        <w:t>定制用户</w:t>
      </w:r>
      <w:r w:rsidRPr="00B87AB8">
        <w:rPr>
          <w:rFonts w:eastAsia="宋体" w:hint="eastAsia"/>
        </w:rPr>
        <w:t>组合</w:t>
      </w:r>
      <w:r w:rsidRPr="00B87AB8">
        <w:rPr>
          <w:rFonts w:eastAsia="宋体"/>
        </w:rPr>
        <w:t>成不同虚拟机</w:t>
      </w:r>
      <w:r w:rsidRPr="00B87AB8">
        <w:rPr>
          <w:rFonts w:eastAsia="宋体" w:hint="eastAsia"/>
        </w:rPr>
        <w:t>，</w:t>
      </w:r>
      <w:r w:rsidRPr="00B87AB8">
        <w:rPr>
          <w:rFonts w:eastAsia="宋体"/>
        </w:rPr>
        <w:t>节省系统模板的</w:t>
      </w:r>
      <w:r w:rsidRPr="00B87AB8">
        <w:rPr>
          <w:rFonts w:eastAsia="宋体" w:hint="eastAsia"/>
        </w:rPr>
        <w:t>每次重复克隆给</w:t>
      </w:r>
      <w:r w:rsidRPr="00B87AB8">
        <w:rPr>
          <w:rFonts w:eastAsia="宋体"/>
        </w:rPr>
        <w:t>用户</w:t>
      </w:r>
      <w:r w:rsidR="00E92458" w:rsidRPr="00B87AB8">
        <w:rPr>
          <w:rFonts w:eastAsia="宋体" w:hint="eastAsia"/>
        </w:rPr>
        <w:t>造成的磁盘</w:t>
      </w:r>
      <w:r w:rsidRPr="00B87AB8">
        <w:rPr>
          <w:rFonts w:eastAsia="宋体"/>
        </w:rPr>
        <w:t>空间</w:t>
      </w:r>
      <w:r w:rsidRPr="00B87AB8">
        <w:rPr>
          <w:rFonts w:eastAsia="宋体" w:hint="eastAsia"/>
        </w:rPr>
        <w:t>资源</w:t>
      </w:r>
      <w:r w:rsidRPr="00B87AB8">
        <w:rPr>
          <w:rFonts w:eastAsia="宋体"/>
        </w:rPr>
        <w:t>浪费。</w:t>
      </w:r>
    </w:p>
    <w:p w14:paraId="22FA821A" w14:textId="77777777" w:rsidR="00022740" w:rsidRPr="00B87AB8" w:rsidRDefault="00022740" w:rsidP="00022740">
      <w:pPr>
        <w:ind w:firstLine="600"/>
        <w:jc w:val="both"/>
        <w:rPr>
          <w:rFonts w:eastAsia="宋体"/>
        </w:rPr>
      </w:pPr>
      <w:r w:rsidRPr="00B87AB8">
        <w:rPr>
          <w:rFonts w:eastAsia="宋体" w:hint="eastAsia"/>
        </w:rPr>
        <w:t>尽管参照其典型实施例的表示和描述了本发明的实施例，以举例说明本发明的原理，但本发明并不限于表示和描述的实施例。应该理解，在不脱离由所附权利要求限定的本发明的精神和范围的情况下，本领域的技术人员可进行各种变动和修改。因此，应该理解，这样的变动、修改及其等同物全部包括在本发明的范围内。</w:t>
      </w:r>
    </w:p>
    <w:p w14:paraId="7F5DEFEA" w14:textId="77777777" w:rsidR="00E569F9" w:rsidRPr="00B87AB8" w:rsidRDefault="00E569F9" w:rsidP="00E569F9">
      <w:pPr>
        <w:ind w:firstLine="600"/>
        <w:jc w:val="both"/>
        <w:rPr>
          <w:rFonts w:eastAsia="宋体"/>
        </w:rPr>
      </w:pPr>
    </w:p>
    <w:p w14:paraId="51C9E75B" w14:textId="77777777" w:rsidR="00E569F9" w:rsidRPr="00B87AB8" w:rsidRDefault="00E569F9" w:rsidP="00E569F9">
      <w:pPr>
        <w:pStyle w:val="Heading1"/>
        <w:numPr>
          <w:ilvl w:val="0"/>
          <w:numId w:val="0"/>
        </w:numPr>
        <w:rPr>
          <w:rFonts w:eastAsia="宋体"/>
        </w:rPr>
      </w:pPr>
      <w:r w:rsidRPr="00B87AB8">
        <w:rPr>
          <w:rFonts w:eastAsia="宋体"/>
        </w:rPr>
        <w:br w:type="page"/>
      </w:r>
      <w:bookmarkStart w:id="49" w:name="OLE_LINK7"/>
      <w:bookmarkStart w:id="50" w:name="OLE_LINK14"/>
      <w:r w:rsidRPr="00B87AB8">
        <w:rPr>
          <w:rFonts w:eastAsia="宋体"/>
        </w:rPr>
        <w:lastRenderedPageBreak/>
        <w:t>权利要求书</w:t>
      </w:r>
    </w:p>
    <w:bookmarkEnd w:id="49"/>
    <w:bookmarkEnd w:id="50"/>
    <w:p w14:paraId="49BD77EF" w14:textId="77777777" w:rsidR="00F801BE" w:rsidRDefault="00F801BE" w:rsidP="005177CC">
      <w:pPr>
        <w:ind w:firstLine="600"/>
        <w:jc w:val="both"/>
        <w:rPr>
          <w:rFonts w:eastAsia="宋体"/>
          <w:szCs w:val="28"/>
        </w:rPr>
      </w:pPr>
    </w:p>
    <w:p w14:paraId="04AED88E" w14:textId="77777777" w:rsidR="005177CC" w:rsidRPr="00B87AB8" w:rsidRDefault="005177CC" w:rsidP="005177CC">
      <w:pPr>
        <w:ind w:firstLine="600"/>
        <w:jc w:val="both"/>
        <w:rPr>
          <w:rFonts w:eastAsia="宋体"/>
          <w:szCs w:val="28"/>
        </w:rPr>
      </w:pPr>
      <w:r>
        <w:rPr>
          <w:rFonts w:eastAsia="宋体"/>
          <w:szCs w:val="28"/>
        </w:rPr>
        <w:t>1</w:t>
      </w:r>
      <w:r w:rsidRPr="00B87AB8">
        <w:rPr>
          <w:rFonts w:eastAsia="宋体" w:hint="eastAsia"/>
          <w:szCs w:val="28"/>
        </w:rPr>
        <w:t>、一种输入法，</w:t>
      </w:r>
      <w:r>
        <w:rPr>
          <w:rFonts w:eastAsia="宋体" w:hint="eastAsia"/>
          <w:szCs w:val="28"/>
        </w:rPr>
        <w:t>其特征在于</w:t>
      </w:r>
      <w:r w:rsidRPr="00B87AB8">
        <w:rPr>
          <w:rFonts w:eastAsia="宋体" w:hint="eastAsia"/>
          <w:szCs w:val="28"/>
        </w:rPr>
        <w:t>包括：</w:t>
      </w:r>
    </w:p>
    <w:p w14:paraId="42B67310" w14:textId="77777777" w:rsidR="005177CC" w:rsidRPr="00B87AB8" w:rsidRDefault="005177CC" w:rsidP="005177CC">
      <w:pPr>
        <w:ind w:firstLine="600"/>
        <w:jc w:val="both"/>
        <w:rPr>
          <w:rFonts w:eastAsia="宋体"/>
          <w:szCs w:val="28"/>
        </w:rPr>
      </w:pPr>
      <w:r w:rsidRPr="00B87AB8">
        <w:rPr>
          <w:rFonts w:eastAsia="宋体" w:hint="eastAsia"/>
          <w:szCs w:val="28"/>
        </w:rPr>
        <w:t>检测用户在输入装置上输入的输入轨迹</w:t>
      </w:r>
      <w:r>
        <w:rPr>
          <w:rFonts w:eastAsia="宋体"/>
          <w:szCs w:val="28"/>
        </w:rPr>
        <w:t>,</w:t>
      </w:r>
      <w:r w:rsidRPr="00870F39">
        <w:rPr>
          <w:rFonts w:eastAsia="宋体"/>
          <w:szCs w:val="28"/>
        </w:rPr>
        <w:t xml:space="preserve"> </w:t>
      </w:r>
      <w:r>
        <w:rPr>
          <w:rFonts w:eastAsia="宋体" w:hint="eastAsia"/>
          <w:szCs w:val="28"/>
        </w:rPr>
        <w:t>所述</w:t>
      </w:r>
      <w:r w:rsidRPr="00B87AB8">
        <w:rPr>
          <w:rFonts w:eastAsia="宋体" w:hint="eastAsia"/>
          <w:szCs w:val="28"/>
        </w:rPr>
        <w:t>输入装置</w:t>
      </w:r>
      <w:r>
        <w:rPr>
          <w:rFonts w:eastAsia="宋体" w:hint="eastAsia"/>
          <w:szCs w:val="28"/>
        </w:rPr>
        <w:t>具有若干个有效输入点，所述</w:t>
      </w:r>
      <w:r w:rsidRPr="00B87AB8">
        <w:rPr>
          <w:rFonts w:eastAsia="宋体" w:hint="eastAsia"/>
          <w:szCs w:val="28"/>
        </w:rPr>
        <w:t>输入轨迹</w:t>
      </w:r>
      <w:r>
        <w:rPr>
          <w:rFonts w:eastAsia="宋体" w:hint="eastAsia"/>
          <w:szCs w:val="28"/>
        </w:rPr>
        <w:t>是从所述若干个有效输入点之一起始，并经过至少一个其他有效输入点</w:t>
      </w:r>
      <w:r w:rsidRPr="00B87AB8">
        <w:rPr>
          <w:rFonts w:eastAsia="宋体" w:hint="eastAsia"/>
          <w:szCs w:val="28"/>
        </w:rPr>
        <w:t>而结束；</w:t>
      </w:r>
    </w:p>
    <w:p w14:paraId="6C68FE7B" w14:textId="77777777" w:rsidR="005177CC" w:rsidRPr="00B87AB8" w:rsidRDefault="005177CC" w:rsidP="005177CC">
      <w:pPr>
        <w:ind w:firstLine="600"/>
        <w:jc w:val="both"/>
        <w:rPr>
          <w:rFonts w:eastAsia="宋体"/>
          <w:szCs w:val="28"/>
        </w:rPr>
      </w:pPr>
      <w:r>
        <w:rPr>
          <w:rFonts w:eastAsia="宋体" w:hint="eastAsia"/>
          <w:szCs w:val="28"/>
        </w:rPr>
        <w:t>将所述</w:t>
      </w:r>
      <w:r w:rsidRPr="00B87AB8">
        <w:rPr>
          <w:rFonts w:eastAsia="宋体" w:hint="eastAsia"/>
          <w:szCs w:val="28"/>
        </w:rPr>
        <w:t>输入轨迹</w:t>
      </w:r>
      <w:r>
        <w:rPr>
          <w:rFonts w:eastAsia="宋体" w:hint="eastAsia"/>
          <w:szCs w:val="28"/>
        </w:rPr>
        <w:t>转换为轨迹码</w:t>
      </w:r>
      <w:r w:rsidRPr="00B87AB8">
        <w:rPr>
          <w:rFonts w:eastAsia="宋体" w:hint="eastAsia"/>
          <w:szCs w:val="28"/>
        </w:rPr>
        <w:t>；</w:t>
      </w:r>
    </w:p>
    <w:p w14:paraId="12F7B470" w14:textId="77777777" w:rsidR="005177CC" w:rsidRDefault="005177CC" w:rsidP="005177CC">
      <w:pPr>
        <w:ind w:firstLine="600"/>
        <w:jc w:val="both"/>
        <w:rPr>
          <w:rFonts w:eastAsia="宋体"/>
          <w:szCs w:val="28"/>
        </w:rPr>
      </w:pPr>
      <w:r>
        <w:rPr>
          <w:rFonts w:eastAsia="宋体" w:hint="eastAsia"/>
          <w:szCs w:val="28"/>
        </w:rPr>
        <w:t>经预定义或自定义的</w:t>
      </w:r>
      <w:r w:rsidRPr="00B87AB8">
        <w:rPr>
          <w:rFonts w:eastAsia="宋体" w:hint="eastAsia"/>
          <w:szCs w:val="28"/>
        </w:rPr>
        <w:t>映射表</w:t>
      </w:r>
      <w:r>
        <w:rPr>
          <w:rFonts w:eastAsia="宋体" w:hint="eastAsia"/>
          <w:szCs w:val="28"/>
        </w:rPr>
        <w:t>，将所述轨迹码转换成对应的</w:t>
      </w:r>
      <w:r>
        <w:rPr>
          <w:rFonts w:eastAsia="宋体"/>
          <w:szCs w:val="28"/>
        </w:rPr>
        <w:t>ASCII</w:t>
      </w:r>
      <w:r>
        <w:rPr>
          <w:rFonts w:eastAsia="宋体" w:hint="eastAsia"/>
          <w:szCs w:val="28"/>
        </w:rPr>
        <w:t>码、</w:t>
      </w:r>
      <w:r>
        <w:rPr>
          <w:rFonts w:eastAsia="宋体"/>
          <w:szCs w:val="28"/>
        </w:rPr>
        <w:t>Unicode</w:t>
      </w:r>
      <w:r>
        <w:rPr>
          <w:rFonts w:eastAsia="宋体" w:hint="eastAsia"/>
          <w:szCs w:val="28"/>
        </w:rPr>
        <w:t>码或其他进制编码。</w:t>
      </w:r>
    </w:p>
    <w:p w14:paraId="43D1FAFD" w14:textId="77777777" w:rsidR="005177CC" w:rsidRDefault="005177CC" w:rsidP="005177CC">
      <w:pPr>
        <w:ind w:firstLine="600"/>
        <w:jc w:val="both"/>
        <w:rPr>
          <w:rFonts w:eastAsia="宋体"/>
          <w:szCs w:val="28"/>
        </w:rPr>
      </w:pPr>
      <w:r>
        <w:rPr>
          <w:rFonts w:eastAsia="宋体"/>
          <w:szCs w:val="28"/>
        </w:rPr>
        <w:t>2</w:t>
      </w:r>
      <w:r w:rsidRPr="00B87AB8">
        <w:rPr>
          <w:rFonts w:eastAsia="宋体" w:hint="eastAsia"/>
          <w:szCs w:val="28"/>
        </w:rPr>
        <w:t>、如权利要求</w:t>
      </w:r>
      <w:r>
        <w:rPr>
          <w:rFonts w:eastAsia="宋体"/>
          <w:szCs w:val="28"/>
        </w:rPr>
        <w:t>1</w:t>
      </w:r>
      <w:r>
        <w:rPr>
          <w:rFonts w:eastAsia="宋体" w:hint="eastAsia"/>
          <w:szCs w:val="28"/>
        </w:rPr>
        <w:t>所述的输入法</w:t>
      </w:r>
      <w:r w:rsidRPr="00B87AB8">
        <w:rPr>
          <w:rFonts w:eastAsia="宋体" w:hint="eastAsia"/>
          <w:szCs w:val="28"/>
        </w:rPr>
        <w:t>，</w:t>
      </w:r>
      <w:r>
        <w:rPr>
          <w:rFonts w:eastAsia="宋体" w:hint="eastAsia"/>
          <w:szCs w:val="28"/>
        </w:rPr>
        <w:t>其特征在于还</w:t>
      </w:r>
      <w:r w:rsidRPr="00B87AB8">
        <w:rPr>
          <w:rFonts w:eastAsia="宋体" w:hint="eastAsia"/>
          <w:szCs w:val="28"/>
        </w:rPr>
        <w:t>包括：</w:t>
      </w:r>
    </w:p>
    <w:p w14:paraId="69968EA1" w14:textId="77777777" w:rsidR="005177CC" w:rsidRDefault="005177CC" w:rsidP="005177CC">
      <w:pPr>
        <w:ind w:firstLine="600"/>
        <w:jc w:val="both"/>
        <w:rPr>
          <w:rFonts w:eastAsia="宋体"/>
          <w:szCs w:val="28"/>
        </w:rPr>
      </w:pPr>
      <w:r>
        <w:rPr>
          <w:rFonts w:eastAsia="宋体" w:hint="eastAsia"/>
          <w:szCs w:val="28"/>
        </w:rPr>
        <w:t>基于所述轨迹码对应的</w:t>
      </w:r>
      <w:r>
        <w:rPr>
          <w:rFonts w:eastAsia="宋体"/>
          <w:szCs w:val="28"/>
        </w:rPr>
        <w:t>ASCII</w:t>
      </w:r>
      <w:r>
        <w:rPr>
          <w:rFonts w:eastAsia="宋体" w:hint="eastAsia"/>
          <w:szCs w:val="28"/>
        </w:rPr>
        <w:t>码、</w:t>
      </w:r>
      <w:r>
        <w:rPr>
          <w:rFonts w:eastAsia="宋体"/>
          <w:szCs w:val="28"/>
        </w:rPr>
        <w:t>Unicode</w:t>
      </w:r>
      <w:r>
        <w:rPr>
          <w:rFonts w:eastAsia="宋体" w:hint="eastAsia"/>
          <w:szCs w:val="28"/>
        </w:rPr>
        <w:t>码或其他进制编码，查找语言字库中的对应的文字图象信息，输出到标准输出设备或外设设备。</w:t>
      </w:r>
    </w:p>
    <w:p w14:paraId="4FEAA4B5" w14:textId="77777777" w:rsidR="005177CC" w:rsidRDefault="005177CC" w:rsidP="005177CC">
      <w:pPr>
        <w:ind w:firstLine="600"/>
        <w:jc w:val="both"/>
        <w:rPr>
          <w:rFonts w:eastAsia="宋体"/>
          <w:szCs w:val="28"/>
        </w:rPr>
      </w:pPr>
      <w:r>
        <w:rPr>
          <w:rFonts w:eastAsia="宋体"/>
          <w:szCs w:val="28"/>
        </w:rPr>
        <w:t>3</w:t>
      </w:r>
      <w:r w:rsidRPr="00B87AB8">
        <w:rPr>
          <w:rFonts w:eastAsia="宋体" w:hint="eastAsia"/>
          <w:szCs w:val="28"/>
        </w:rPr>
        <w:t>、如权利要求</w:t>
      </w:r>
      <w:r>
        <w:rPr>
          <w:rFonts w:eastAsia="宋体"/>
          <w:szCs w:val="28"/>
        </w:rPr>
        <w:t>1</w:t>
      </w:r>
      <w:r>
        <w:rPr>
          <w:rFonts w:eastAsia="宋体" w:hint="eastAsia"/>
          <w:szCs w:val="28"/>
        </w:rPr>
        <w:t>所述的输入法</w:t>
      </w:r>
      <w:r w:rsidRPr="00B87AB8">
        <w:rPr>
          <w:rFonts w:eastAsia="宋体" w:hint="eastAsia"/>
          <w:szCs w:val="28"/>
        </w:rPr>
        <w:t>，其中，所述输入轨迹是从矩形的四个顶点之一起始，沿着矩形的四个边或对角线移动并且通过四个顶点中的至少两个顶点</w:t>
      </w:r>
      <w:r>
        <w:rPr>
          <w:rFonts w:eastAsia="宋体" w:hint="eastAsia"/>
          <w:szCs w:val="28"/>
        </w:rPr>
        <w:t>；或者</w:t>
      </w:r>
    </w:p>
    <w:p w14:paraId="77BD9502" w14:textId="77777777" w:rsidR="005177CC" w:rsidRDefault="005177CC" w:rsidP="005177CC">
      <w:pPr>
        <w:ind w:firstLine="600"/>
        <w:jc w:val="both"/>
        <w:rPr>
          <w:rFonts w:eastAsia="宋体"/>
          <w:szCs w:val="28"/>
        </w:rPr>
      </w:pPr>
      <w:r>
        <w:rPr>
          <w:rFonts w:eastAsia="宋体" w:hint="eastAsia"/>
          <w:szCs w:val="28"/>
        </w:rPr>
        <w:t>所述</w:t>
      </w:r>
      <w:r w:rsidRPr="00B87AB8">
        <w:rPr>
          <w:rFonts w:eastAsia="宋体" w:hint="eastAsia"/>
          <w:szCs w:val="28"/>
        </w:rPr>
        <w:t>输入轨迹是从圆周上的</w:t>
      </w:r>
      <w:r>
        <w:rPr>
          <w:rFonts w:eastAsia="宋体" w:hint="eastAsia"/>
          <w:szCs w:val="28"/>
        </w:rPr>
        <w:t>若干个</w:t>
      </w:r>
      <w:r w:rsidRPr="00B87AB8">
        <w:rPr>
          <w:rFonts w:eastAsia="宋体" w:hint="eastAsia"/>
          <w:szCs w:val="28"/>
        </w:rPr>
        <w:t>检测区域中的任意一个检测区域起始并且沿着半径方向经过圆心的检测区域，然后再次移动到圆周上的</w:t>
      </w:r>
      <w:r>
        <w:rPr>
          <w:rFonts w:eastAsia="宋体" w:hint="eastAsia"/>
          <w:szCs w:val="28"/>
        </w:rPr>
        <w:t>若干个</w:t>
      </w:r>
      <w:r w:rsidRPr="00B87AB8">
        <w:rPr>
          <w:rFonts w:eastAsia="宋体" w:hint="eastAsia"/>
          <w:szCs w:val="28"/>
        </w:rPr>
        <w:t>检测区域中的任意一个而结束</w:t>
      </w:r>
      <w:r>
        <w:rPr>
          <w:rFonts w:eastAsia="宋体" w:hint="eastAsia"/>
          <w:szCs w:val="28"/>
        </w:rPr>
        <w:t>；或者</w:t>
      </w:r>
    </w:p>
    <w:p w14:paraId="3F0A6516" w14:textId="77777777" w:rsidR="005177CC" w:rsidRDefault="005177CC" w:rsidP="005177CC">
      <w:pPr>
        <w:ind w:firstLine="600"/>
        <w:jc w:val="both"/>
        <w:rPr>
          <w:rFonts w:eastAsia="宋体"/>
          <w:szCs w:val="28"/>
        </w:rPr>
      </w:pPr>
      <w:r>
        <w:rPr>
          <w:rFonts w:eastAsia="宋体" w:hint="eastAsia"/>
          <w:szCs w:val="28"/>
        </w:rPr>
        <w:t>所述</w:t>
      </w:r>
      <w:r w:rsidRPr="00B87AB8">
        <w:rPr>
          <w:rFonts w:eastAsia="宋体" w:hint="eastAsia"/>
          <w:szCs w:val="28"/>
        </w:rPr>
        <w:t>输入轨迹是从线段上的</w:t>
      </w:r>
      <w:r>
        <w:rPr>
          <w:rFonts w:eastAsia="宋体" w:hint="eastAsia"/>
          <w:szCs w:val="28"/>
        </w:rPr>
        <w:t>若干个</w:t>
      </w:r>
      <w:r w:rsidRPr="00B87AB8">
        <w:rPr>
          <w:rFonts w:eastAsia="宋体" w:hint="eastAsia"/>
          <w:szCs w:val="28"/>
        </w:rPr>
        <w:t>检测点中的任意一个检测点起始并且沿着线段的一个方向移动至线段上的一个检测点，然后以相反的方向从该检测点再次沿着线段移动到线段上的任意一个检测点而结束</w:t>
      </w:r>
      <w:r>
        <w:rPr>
          <w:rFonts w:eastAsia="宋体" w:hint="eastAsia"/>
          <w:szCs w:val="28"/>
        </w:rPr>
        <w:t>。</w:t>
      </w:r>
    </w:p>
    <w:p w14:paraId="0CD4E479" w14:textId="77777777" w:rsidR="005177CC" w:rsidRDefault="005177CC" w:rsidP="005177CC">
      <w:pPr>
        <w:ind w:firstLine="600"/>
        <w:jc w:val="both"/>
        <w:rPr>
          <w:rFonts w:eastAsia="宋体"/>
          <w:szCs w:val="28"/>
        </w:rPr>
      </w:pPr>
      <w:r>
        <w:rPr>
          <w:rFonts w:eastAsia="宋体"/>
          <w:szCs w:val="28"/>
        </w:rPr>
        <w:t>4</w:t>
      </w:r>
      <w:r w:rsidRPr="00B87AB8">
        <w:rPr>
          <w:rFonts w:eastAsia="宋体" w:hint="eastAsia"/>
          <w:szCs w:val="28"/>
        </w:rPr>
        <w:t>、如权利要求</w:t>
      </w:r>
      <w:r>
        <w:rPr>
          <w:rFonts w:eastAsia="宋体"/>
          <w:szCs w:val="28"/>
        </w:rPr>
        <w:t>1</w:t>
      </w:r>
      <w:r w:rsidRPr="00B87AB8">
        <w:rPr>
          <w:rFonts w:eastAsia="宋体" w:hint="eastAsia"/>
          <w:szCs w:val="28"/>
        </w:rPr>
        <w:t>所述的输入法，其中，</w:t>
      </w:r>
    </w:p>
    <w:p w14:paraId="5E4DA383" w14:textId="77777777" w:rsidR="005177CC" w:rsidRDefault="005177CC" w:rsidP="005177CC">
      <w:pPr>
        <w:ind w:firstLine="600"/>
        <w:jc w:val="both"/>
        <w:rPr>
          <w:rFonts w:eastAsia="宋体"/>
          <w:szCs w:val="28"/>
        </w:rPr>
      </w:pPr>
      <w:r>
        <w:rPr>
          <w:rFonts w:eastAsia="宋体" w:hint="eastAsia"/>
          <w:szCs w:val="28"/>
        </w:rPr>
        <w:t>所述的</w:t>
      </w:r>
      <w:r w:rsidRPr="00B87AB8">
        <w:rPr>
          <w:rFonts w:eastAsia="宋体" w:hint="eastAsia"/>
          <w:szCs w:val="28"/>
        </w:rPr>
        <w:t>输入装置</w:t>
      </w:r>
      <w:r>
        <w:rPr>
          <w:rFonts w:eastAsia="宋体" w:hint="eastAsia"/>
          <w:szCs w:val="28"/>
        </w:rPr>
        <w:t>提示</w:t>
      </w:r>
      <w:r w:rsidRPr="00B87AB8">
        <w:rPr>
          <w:rFonts w:eastAsia="宋体" w:hint="eastAsia"/>
          <w:szCs w:val="28"/>
        </w:rPr>
        <w:t>输入轨迹</w:t>
      </w:r>
      <w:r>
        <w:rPr>
          <w:rFonts w:eastAsia="宋体" w:hint="eastAsia"/>
          <w:szCs w:val="28"/>
        </w:rPr>
        <w:t>对应的文字图象信息。</w:t>
      </w:r>
    </w:p>
    <w:p w14:paraId="6386C336" w14:textId="77777777" w:rsidR="005177CC" w:rsidRDefault="005177CC" w:rsidP="005177CC">
      <w:pPr>
        <w:ind w:firstLine="600"/>
        <w:jc w:val="both"/>
        <w:rPr>
          <w:rFonts w:eastAsia="宋体"/>
          <w:szCs w:val="28"/>
        </w:rPr>
      </w:pPr>
      <w:r>
        <w:rPr>
          <w:rFonts w:eastAsia="宋体"/>
          <w:szCs w:val="28"/>
        </w:rPr>
        <w:t>5</w:t>
      </w:r>
      <w:r w:rsidRPr="00B87AB8">
        <w:rPr>
          <w:rFonts w:eastAsia="宋体" w:hint="eastAsia"/>
          <w:szCs w:val="28"/>
        </w:rPr>
        <w:t>、如权利要求</w:t>
      </w:r>
      <w:r>
        <w:rPr>
          <w:rFonts w:eastAsia="宋体"/>
          <w:szCs w:val="28"/>
        </w:rPr>
        <w:t>1</w:t>
      </w:r>
      <w:r w:rsidRPr="00B87AB8">
        <w:rPr>
          <w:rFonts w:eastAsia="宋体" w:hint="eastAsia"/>
          <w:szCs w:val="28"/>
        </w:rPr>
        <w:t>所述的输入法，其中，</w:t>
      </w:r>
    </w:p>
    <w:p w14:paraId="43FBDAAA" w14:textId="77777777" w:rsidR="005177CC" w:rsidRPr="00B87AB8" w:rsidRDefault="005177CC" w:rsidP="005177CC">
      <w:pPr>
        <w:ind w:firstLine="600"/>
        <w:jc w:val="both"/>
        <w:rPr>
          <w:rFonts w:eastAsia="宋体"/>
          <w:szCs w:val="28"/>
        </w:rPr>
      </w:pPr>
      <w:r>
        <w:rPr>
          <w:rFonts w:eastAsia="宋体" w:hint="eastAsia"/>
          <w:szCs w:val="28"/>
        </w:rPr>
        <w:t>所述的</w:t>
      </w:r>
      <w:r w:rsidRPr="00B87AB8">
        <w:rPr>
          <w:rFonts w:eastAsia="宋体" w:hint="eastAsia"/>
          <w:szCs w:val="28"/>
        </w:rPr>
        <w:t>输入轨迹</w:t>
      </w:r>
      <w:r>
        <w:rPr>
          <w:rFonts w:eastAsia="宋体"/>
          <w:szCs w:val="28"/>
        </w:rPr>
        <w:t>CH</w:t>
      </w:r>
      <w:r w:rsidR="0061557E">
        <w:rPr>
          <w:rFonts w:eastAsia="宋体" w:hint="eastAsia"/>
          <w:szCs w:val="28"/>
        </w:rPr>
        <w:t>AI</w:t>
      </w:r>
      <w:r>
        <w:rPr>
          <w:rFonts w:eastAsia="宋体" w:hint="eastAsia"/>
          <w:szCs w:val="28"/>
        </w:rPr>
        <w:t>与轨迹码、</w:t>
      </w:r>
      <w:r>
        <w:rPr>
          <w:rFonts w:eastAsia="宋体"/>
          <w:szCs w:val="28"/>
        </w:rPr>
        <w:t>ASCII</w:t>
      </w:r>
      <w:r>
        <w:rPr>
          <w:rFonts w:eastAsia="宋体" w:hint="eastAsia"/>
          <w:szCs w:val="28"/>
        </w:rPr>
        <w:t>码、</w:t>
      </w:r>
      <w:r>
        <w:rPr>
          <w:rFonts w:eastAsia="宋体"/>
          <w:szCs w:val="28"/>
        </w:rPr>
        <w:t>Unicode</w:t>
      </w:r>
      <w:r>
        <w:rPr>
          <w:rFonts w:eastAsia="宋体" w:hint="eastAsia"/>
          <w:szCs w:val="28"/>
        </w:rPr>
        <w:t>码的映射如下表所示，表中，英小字为</w:t>
      </w:r>
      <w:r>
        <w:rPr>
          <w:rFonts w:eastAsia="宋体"/>
          <w:szCs w:val="28"/>
        </w:rPr>
        <w:t>ASCII</w:t>
      </w:r>
      <w:r>
        <w:rPr>
          <w:rFonts w:eastAsia="宋体" w:hint="eastAsia"/>
          <w:szCs w:val="28"/>
        </w:rPr>
        <w:t>码，</w:t>
      </w:r>
      <w:r w:rsidR="0061557E">
        <w:rPr>
          <w:rFonts w:eastAsia="宋体"/>
          <w:szCs w:val="28"/>
        </w:rPr>
        <w:t>CH</w:t>
      </w:r>
      <w:r w:rsidR="0061557E">
        <w:rPr>
          <w:rFonts w:eastAsia="宋体" w:hint="eastAsia"/>
          <w:szCs w:val="28"/>
        </w:rPr>
        <w:t>AI</w:t>
      </w:r>
      <w:r>
        <w:rPr>
          <w:rFonts w:eastAsia="宋体" w:hint="eastAsia"/>
          <w:szCs w:val="28"/>
        </w:rPr>
        <w:t>为输入轨迹，</w:t>
      </w:r>
      <w:r w:rsidR="00F801BE" w:rsidRPr="00B87AB8">
        <w:rPr>
          <w:rFonts w:eastAsia="宋体"/>
          <w:szCs w:val="28"/>
        </w:rPr>
        <w:t xml:space="preserve"> </w:t>
      </w:r>
      <w:r w:rsidR="008E547F">
        <w:rPr>
          <w:rFonts w:eastAsia="宋体" w:hint="eastAsia"/>
          <w:szCs w:val="28"/>
        </w:rPr>
        <w:t>轨迹编码顺序</w:t>
      </w:r>
      <w:r w:rsidR="008E547F">
        <w:rPr>
          <w:rFonts w:eastAsia="宋体"/>
          <w:szCs w:val="28"/>
        </w:rPr>
        <w:t>{[1,2],[4,3]}</w:t>
      </w:r>
    </w:p>
    <w:tbl>
      <w:tblPr>
        <w:tblW w:w="9469" w:type="dxa"/>
        <w:tblLayout w:type="fixed"/>
        <w:tblLook w:val="00A0" w:firstRow="1" w:lastRow="0" w:firstColumn="1" w:lastColumn="0" w:noHBand="0" w:noVBand="0"/>
      </w:tblPr>
      <w:tblGrid>
        <w:gridCol w:w="790"/>
        <w:gridCol w:w="789"/>
        <w:gridCol w:w="789"/>
        <w:gridCol w:w="789"/>
        <w:gridCol w:w="789"/>
        <w:gridCol w:w="789"/>
        <w:gridCol w:w="789"/>
        <w:gridCol w:w="789"/>
        <w:gridCol w:w="789"/>
        <w:gridCol w:w="789"/>
        <w:gridCol w:w="789"/>
        <w:gridCol w:w="789"/>
      </w:tblGrid>
      <w:tr w:rsidR="0061557E" w:rsidRPr="00B87AB8" w14:paraId="231EA446" w14:textId="77777777" w:rsidTr="001834B1">
        <w:trPr>
          <w:trHeight w:val="360"/>
        </w:trPr>
        <w:tc>
          <w:tcPr>
            <w:tcW w:w="510" w:type="dxa"/>
            <w:tcBorders>
              <w:top w:val="single" w:sz="8" w:space="0" w:color="auto"/>
              <w:left w:val="single" w:sz="8" w:space="0" w:color="auto"/>
              <w:bottom w:val="single" w:sz="8" w:space="0" w:color="auto"/>
              <w:right w:val="single" w:sz="8" w:space="0" w:color="auto"/>
            </w:tcBorders>
            <w:shd w:val="clear" w:color="000000" w:fill="E7E6E6"/>
            <w:vAlign w:val="center"/>
          </w:tcPr>
          <w:p w14:paraId="300082C0"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t>英小写</w:t>
            </w:r>
          </w:p>
        </w:tc>
        <w:tc>
          <w:tcPr>
            <w:tcW w:w="510" w:type="dxa"/>
            <w:tcBorders>
              <w:top w:val="single" w:sz="8" w:space="0" w:color="auto"/>
              <w:left w:val="nil"/>
              <w:bottom w:val="single" w:sz="8" w:space="0" w:color="auto"/>
              <w:right w:val="single" w:sz="8" w:space="0" w:color="auto"/>
            </w:tcBorders>
            <w:shd w:val="clear" w:color="000000" w:fill="E7E6E6"/>
            <w:vAlign w:val="center"/>
          </w:tcPr>
          <w:p w14:paraId="1EA4D52C"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a</w:t>
            </w:r>
          </w:p>
        </w:tc>
        <w:tc>
          <w:tcPr>
            <w:tcW w:w="510" w:type="dxa"/>
            <w:tcBorders>
              <w:top w:val="single" w:sz="8" w:space="0" w:color="auto"/>
              <w:left w:val="nil"/>
              <w:bottom w:val="single" w:sz="8" w:space="0" w:color="auto"/>
              <w:right w:val="single" w:sz="8" w:space="0" w:color="auto"/>
            </w:tcBorders>
            <w:shd w:val="clear" w:color="000000" w:fill="E7E6E6"/>
            <w:vAlign w:val="center"/>
          </w:tcPr>
          <w:p w14:paraId="3492AF29"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b</w:t>
            </w:r>
          </w:p>
        </w:tc>
        <w:tc>
          <w:tcPr>
            <w:tcW w:w="510" w:type="dxa"/>
            <w:tcBorders>
              <w:top w:val="single" w:sz="8" w:space="0" w:color="auto"/>
              <w:left w:val="nil"/>
              <w:bottom w:val="single" w:sz="8" w:space="0" w:color="auto"/>
              <w:right w:val="single" w:sz="8" w:space="0" w:color="auto"/>
            </w:tcBorders>
            <w:shd w:val="clear" w:color="000000" w:fill="E7E6E6"/>
            <w:vAlign w:val="center"/>
          </w:tcPr>
          <w:p w14:paraId="7A5677E1"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c</w:t>
            </w:r>
          </w:p>
        </w:tc>
        <w:tc>
          <w:tcPr>
            <w:tcW w:w="510" w:type="dxa"/>
            <w:tcBorders>
              <w:top w:val="single" w:sz="8" w:space="0" w:color="auto"/>
              <w:left w:val="nil"/>
              <w:bottom w:val="single" w:sz="8" w:space="0" w:color="auto"/>
              <w:right w:val="single" w:sz="8" w:space="0" w:color="auto"/>
            </w:tcBorders>
            <w:shd w:val="clear" w:color="000000" w:fill="E7E6E6"/>
            <w:vAlign w:val="center"/>
          </w:tcPr>
          <w:p w14:paraId="6241F796"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d</w:t>
            </w:r>
          </w:p>
        </w:tc>
        <w:tc>
          <w:tcPr>
            <w:tcW w:w="510" w:type="dxa"/>
            <w:tcBorders>
              <w:top w:val="single" w:sz="8" w:space="0" w:color="auto"/>
              <w:left w:val="nil"/>
              <w:bottom w:val="single" w:sz="8" w:space="0" w:color="auto"/>
              <w:right w:val="single" w:sz="8" w:space="0" w:color="auto"/>
            </w:tcBorders>
            <w:shd w:val="clear" w:color="000000" w:fill="E7E6E6"/>
            <w:vAlign w:val="center"/>
          </w:tcPr>
          <w:p w14:paraId="17C41148"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e</w:t>
            </w:r>
          </w:p>
        </w:tc>
        <w:tc>
          <w:tcPr>
            <w:tcW w:w="510" w:type="dxa"/>
            <w:tcBorders>
              <w:top w:val="single" w:sz="8" w:space="0" w:color="auto"/>
              <w:left w:val="nil"/>
              <w:bottom w:val="single" w:sz="8" w:space="0" w:color="auto"/>
              <w:right w:val="single" w:sz="8" w:space="0" w:color="auto"/>
            </w:tcBorders>
            <w:shd w:val="clear" w:color="000000" w:fill="E7E6E6"/>
            <w:vAlign w:val="center"/>
          </w:tcPr>
          <w:p w14:paraId="57D7BE30"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f</w:t>
            </w:r>
          </w:p>
        </w:tc>
        <w:tc>
          <w:tcPr>
            <w:tcW w:w="510" w:type="dxa"/>
            <w:tcBorders>
              <w:top w:val="single" w:sz="8" w:space="0" w:color="auto"/>
              <w:left w:val="nil"/>
              <w:bottom w:val="single" w:sz="8" w:space="0" w:color="auto"/>
              <w:right w:val="single" w:sz="8" w:space="0" w:color="auto"/>
            </w:tcBorders>
            <w:shd w:val="clear" w:color="000000" w:fill="E7E6E6"/>
            <w:vAlign w:val="center"/>
          </w:tcPr>
          <w:p w14:paraId="0AA818C6"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g</w:t>
            </w:r>
          </w:p>
        </w:tc>
        <w:tc>
          <w:tcPr>
            <w:tcW w:w="510" w:type="dxa"/>
            <w:tcBorders>
              <w:top w:val="single" w:sz="8" w:space="0" w:color="auto"/>
              <w:left w:val="nil"/>
              <w:bottom w:val="single" w:sz="8" w:space="0" w:color="auto"/>
              <w:right w:val="single" w:sz="8" w:space="0" w:color="auto"/>
            </w:tcBorders>
            <w:shd w:val="clear" w:color="000000" w:fill="E7E6E6"/>
            <w:vAlign w:val="center"/>
          </w:tcPr>
          <w:p w14:paraId="6DCB1588"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h</w:t>
            </w:r>
          </w:p>
        </w:tc>
        <w:tc>
          <w:tcPr>
            <w:tcW w:w="510" w:type="dxa"/>
            <w:tcBorders>
              <w:top w:val="single" w:sz="8" w:space="0" w:color="auto"/>
              <w:left w:val="nil"/>
              <w:bottom w:val="single" w:sz="8" w:space="0" w:color="auto"/>
              <w:right w:val="single" w:sz="8" w:space="0" w:color="auto"/>
            </w:tcBorders>
            <w:shd w:val="clear" w:color="000000" w:fill="E7E6E6"/>
            <w:vAlign w:val="center"/>
          </w:tcPr>
          <w:p w14:paraId="2305E5B0"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i</w:t>
            </w:r>
          </w:p>
        </w:tc>
        <w:tc>
          <w:tcPr>
            <w:tcW w:w="510" w:type="dxa"/>
            <w:tcBorders>
              <w:top w:val="single" w:sz="8" w:space="0" w:color="auto"/>
              <w:left w:val="nil"/>
              <w:bottom w:val="single" w:sz="8" w:space="0" w:color="auto"/>
              <w:right w:val="single" w:sz="8" w:space="0" w:color="auto"/>
            </w:tcBorders>
            <w:shd w:val="clear" w:color="000000" w:fill="E7E6E6"/>
            <w:vAlign w:val="center"/>
          </w:tcPr>
          <w:p w14:paraId="34495E57"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j</w:t>
            </w:r>
          </w:p>
        </w:tc>
        <w:tc>
          <w:tcPr>
            <w:tcW w:w="510" w:type="dxa"/>
            <w:tcBorders>
              <w:top w:val="single" w:sz="8" w:space="0" w:color="auto"/>
              <w:left w:val="nil"/>
              <w:bottom w:val="single" w:sz="8" w:space="0" w:color="auto"/>
              <w:right w:val="single" w:sz="8" w:space="0" w:color="auto"/>
            </w:tcBorders>
            <w:shd w:val="clear" w:color="000000" w:fill="E7E6E6"/>
            <w:vAlign w:val="center"/>
          </w:tcPr>
          <w:p w14:paraId="7DB4FB6E"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k</w:t>
            </w:r>
          </w:p>
        </w:tc>
      </w:tr>
      <w:tr w:rsidR="0061557E" w:rsidRPr="00B87AB8" w14:paraId="20B25F6F" w14:textId="77777777" w:rsidTr="001834B1">
        <w:trPr>
          <w:trHeight w:val="400"/>
        </w:trPr>
        <w:tc>
          <w:tcPr>
            <w:tcW w:w="510" w:type="dxa"/>
            <w:tcBorders>
              <w:top w:val="nil"/>
              <w:left w:val="single" w:sz="8" w:space="0" w:color="auto"/>
              <w:bottom w:val="single" w:sz="8" w:space="0" w:color="auto"/>
              <w:right w:val="single" w:sz="8" w:space="0" w:color="auto"/>
            </w:tcBorders>
            <w:vAlign w:val="center"/>
          </w:tcPr>
          <w:p w14:paraId="6990C7E6" w14:textId="77777777" w:rsidR="005177CC" w:rsidRPr="00B87AB8" w:rsidRDefault="0061557E" w:rsidP="005177CC">
            <w:pPr>
              <w:widowControl/>
              <w:adjustRightInd/>
              <w:spacing w:line="240" w:lineRule="auto"/>
              <w:ind w:firstLine="0"/>
              <w:textAlignment w:val="auto"/>
              <w:rPr>
                <w:rFonts w:eastAsia="Times New Roman"/>
                <w:kern w:val="0"/>
                <w:szCs w:val="28"/>
              </w:rPr>
            </w:pPr>
            <w:r>
              <w:rPr>
                <w:rFonts w:eastAsia="宋体"/>
                <w:szCs w:val="28"/>
              </w:rPr>
              <w:t>chai</w:t>
            </w:r>
          </w:p>
        </w:tc>
        <w:tc>
          <w:tcPr>
            <w:tcW w:w="510" w:type="dxa"/>
            <w:tcBorders>
              <w:top w:val="nil"/>
              <w:left w:val="nil"/>
              <w:bottom w:val="single" w:sz="8" w:space="0" w:color="auto"/>
              <w:right w:val="single" w:sz="8" w:space="0" w:color="auto"/>
            </w:tcBorders>
            <w:vAlign w:val="center"/>
          </w:tcPr>
          <w:p w14:paraId="7251C4C7"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a</w:t>
            </w:r>
          </w:p>
        </w:tc>
        <w:tc>
          <w:tcPr>
            <w:tcW w:w="510" w:type="dxa"/>
            <w:tcBorders>
              <w:top w:val="nil"/>
              <w:left w:val="nil"/>
              <w:bottom w:val="single" w:sz="8" w:space="0" w:color="auto"/>
              <w:right w:val="single" w:sz="8" w:space="0" w:color="auto"/>
            </w:tcBorders>
            <w:vAlign w:val="center"/>
          </w:tcPr>
          <w:p w14:paraId="45F6FAA8"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b</w:t>
            </w:r>
          </w:p>
        </w:tc>
        <w:tc>
          <w:tcPr>
            <w:tcW w:w="510" w:type="dxa"/>
            <w:tcBorders>
              <w:top w:val="nil"/>
              <w:left w:val="nil"/>
              <w:bottom w:val="single" w:sz="8" w:space="0" w:color="auto"/>
              <w:right w:val="single" w:sz="8" w:space="0" w:color="auto"/>
            </w:tcBorders>
            <w:vAlign w:val="center"/>
          </w:tcPr>
          <w:p w14:paraId="2EFADC51"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c</w:t>
            </w:r>
          </w:p>
        </w:tc>
        <w:tc>
          <w:tcPr>
            <w:tcW w:w="510" w:type="dxa"/>
            <w:tcBorders>
              <w:top w:val="nil"/>
              <w:left w:val="nil"/>
              <w:bottom w:val="single" w:sz="8" w:space="0" w:color="auto"/>
              <w:right w:val="single" w:sz="8" w:space="0" w:color="auto"/>
            </w:tcBorders>
            <w:vAlign w:val="center"/>
          </w:tcPr>
          <w:p w14:paraId="68E2EEBB"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d</w:t>
            </w:r>
          </w:p>
        </w:tc>
        <w:tc>
          <w:tcPr>
            <w:tcW w:w="510" w:type="dxa"/>
            <w:tcBorders>
              <w:top w:val="nil"/>
              <w:left w:val="nil"/>
              <w:bottom w:val="single" w:sz="8" w:space="0" w:color="auto"/>
              <w:right w:val="single" w:sz="8" w:space="0" w:color="auto"/>
            </w:tcBorders>
            <w:vAlign w:val="center"/>
          </w:tcPr>
          <w:p w14:paraId="64ED7DEF"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e</w:t>
            </w:r>
          </w:p>
        </w:tc>
        <w:tc>
          <w:tcPr>
            <w:tcW w:w="510" w:type="dxa"/>
            <w:tcBorders>
              <w:top w:val="nil"/>
              <w:left w:val="nil"/>
              <w:bottom w:val="single" w:sz="8" w:space="0" w:color="auto"/>
              <w:right w:val="single" w:sz="8" w:space="0" w:color="auto"/>
            </w:tcBorders>
            <w:vAlign w:val="center"/>
          </w:tcPr>
          <w:p w14:paraId="06051949"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f</w:t>
            </w:r>
          </w:p>
        </w:tc>
        <w:tc>
          <w:tcPr>
            <w:tcW w:w="510" w:type="dxa"/>
            <w:tcBorders>
              <w:top w:val="nil"/>
              <w:left w:val="nil"/>
              <w:bottom w:val="single" w:sz="8" w:space="0" w:color="auto"/>
              <w:right w:val="single" w:sz="8" w:space="0" w:color="auto"/>
            </w:tcBorders>
            <w:vAlign w:val="center"/>
          </w:tcPr>
          <w:p w14:paraId="0CA7C8BC"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g</w:t>
            </w:r>
          </w:p>
        </w:tc>
        <w:tc>
          <w:tcPr>
            <w:tcW w:w="510" w:type="dxa"/>
            <w:tcBorders>
              <w:top w:val="nil"/>
              <w:left w:val="nil"/>
              <w:bottom w:val="single" w:sz="8" w:space="0" w:color="auto"/>
              <w:right w:val="single" w:sz="8" w:space="0" w:color="auto"/>
            </w:tcBorders>
            <w:vAlign w:val="center"/>
          </w:tcPr>
          <w:p w14:paraId="1BCC8527"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h</w:t>
            </w:r>
          </w:p>
        </w:tc>
        <w:tc>
          <w:tcPr>
            <w:tcW w:w="510" w:type="dxa"/>
            <w:tcBorders>
              <w:top w:val="nil"/>
              <w:left w:val="nil"/>
              <w:bottom w:val="single" w:sz="8" w:space="0" w:color="auto"/>
              <w:right w:val="single" w:sz="8" w:space="0" w:color="auto"/>
            </w:tcBorders>
            <w:vAlign w:val="center"/>
          </w:tcPr>
          <w:p w14:paraId="101CED22"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i</w:t>
            </w:r>
          </w:p>
        </w:tc>
        <w:tc>
          <w:tcPr>
            <w:tcW w:w="510" w:type="dxa"/>
            <w:tcBorders>
              <w:top w:val="nil"/>
              <w:left w:val="nil"/>
              <w:bottom w:val="single" w:sz="8" w:space="0" w:color="auto"/>
              <w:right w:val="single" w:sz="8" w:space="0" w:color="auto"/>
            </w:tcBorders>
            <w:vAlign w:val="center"/>
          </w:tcPr>
          <w:p w14:paraId="40C1DB29"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j</w:t>
            </w:r>
          </w:p>
        </w:tc>
        <w:tc>
          <w:tcPr>
            <w:tcW w:w="510" w:type="dxa"/>
            <w:tcBorders>
              <w:top w:val="nil"/>
              <w:left w:val="nil"/>
              <w:bottom w:val="single" w:sz="8" w:space="0" w:color="auto"/>
              <w:right w:val="single" w:sz="8" w:space="0" w:color="auto"/>
            </w:tcBorders>
            <w:vAlign w:val="center"/>
          </w:tcPr>
          <w:p w14:paraId="68019B5E"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k</w:t>
            </w:r>
          </w:p>
        </w:tc>
      </w:tr>
      <w:tr w:rsidR="0061557E" w:rsidRPr="00B87AB8" w14:paraId="136DDB4E" w14:textId="77777777" w:rsidTr="001834B1">
        <w:trPr>
          <w:trHeight w:val="430"/>
        </w:trPr>
        <w:tc>
          <w:tcPr>
            <w:tcW w:w="510" w:type="dxa"/>
            <w:tcBorders>
              <w:top w:val="nil"/>
              <w:left w:val="single" w:sz="8" w:space="0" w:color="auto"/>
              <w:bottom w:val="single" w:sz="8" w:space="0" w:color="auto"/>
              <w:right w:val="single" w:sz="8" w:space="0" w:color="auto"/>
            </w:tcBorders>
            <w:vAlign w:val="center"/>
          </w:tcPr>
          <w:p w14:paraId="7603E995"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t>韩音</w:t>
            </w:r>
          </w:p>
        </w:tc>
        <w:tc>
          <w:tcPr>
            <w:tcW w:w="510" w:type="dxa"/>
            <w:tcBorders>
              <w:top w:val="nil"/>
              <w:left w:val="nil"/>
              <w:bottom w:val="single" w:sz="8" w:space="0" w:color="auto"/>
              <w:right w:val="single" w:sz="8" w:space="0" w:color="auto"/>
            </w:tcBorders>
            <w:vAlign w:val="center"/>
          </w:tcPr>
          <w:p w14:paraId="0F24E52E" w14:textId="77777777" w:rsidR="005177CC" w:rsidRPr="00B87AB8" w:rsidRDefault="005177CC" w:rsidP="005177CC">
            <w:pPr>
              <w:widowControl/>
              <w:adjustRightInd/>
              <w:spacing w:line="240" w:lineRule="auto"/>
              <w:ind w:firstLine="0"/>
              <w:jc w:val="center"/>
              <w:textAlignment w:val="auto"/>
              <w:rPr>
                <w:rFonts w:ascii="Malgun Gothic" w:eastAsia="Malgun Gothic" w:hAnsi="Malgun Gothic"/>
                <w:kern w:val="0"/>
                <w:szCs w:val="28"/>
              </w:rPr>
            </w:pPr>
            <w:r w:rsidRPr="00B87AB8">
              <w:rPr>
                <w:rFonts w:ascii="Malgun Gothic" w:eastAsia="Malgun Gothic" w:hAnsi="Malgun Gothic" w:hint="eastAsia"/>
                <w:kern w:val="0"/>
                <w:szCs w:val="28"/>
                <w:lang w:eastAsia="ko-KR"/>
              </w:rPr>
              <w:t>ㅏ</w:t>
            </w:r>
          </w:p>
        </w:tc>
        <w:tc>
          <w:tcPr>
            <w:tcW w:w="510" w:type="dxa"/>
            <w:tcBorders>
              <w:top w:val="nil"/>
              <w:left w:val="nil"/>
              <w:bottom w:val="single" w:sz="8" w:space="0" w:color="auto"/>
              <w:right w:val="single" w:sz="8" w:space="0" w:color="auto"/>
            </w:tcBorders>
            <w:vAlign w:val="center"/>
          </w:tcPr>
          <w:p w14:paraId="1578C67E"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ㅃ</w:t>
            </w:r>
          </w:p>
        </w:tc>
        <w:tc>
          <w:tcPr>
            <w:tcW w:w="510" w:type="dxa"/>
            <w:tcBorders>
              <w:top w:val="nil"/>
              <w:left w:val="nil"/>
              <w:bottom w:val="single" w:sz="8" w:space="0" w:color="auto"/>
              <w:right w:val="single" w:sz="8" w:space="0" w:color="auto"/>
            </w:tcBorders>
            <w:vAlign w:val="center"/>
          </w:tcPr>
          <w:p w14:paraId="55638CC4"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ㅊ</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671C0F7F"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ㄷ</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3A8B623D"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ㅓ</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1044959B" w14:textId="77777777" w:rsidR="005177CC" w:rsidRPr="00B87AB8" w:rsidRDefault="005177CC" w:rsidP="005177CC">
            <w:pPr>
              <w:widowControl/>
              <w:adjustRightInd/>
              <w:spacing w:line="240" w:lineRule="auto"/>
              <w:ind w:firstLine="0"/>
              <w:jc w:val="center"/>
              <w:textAlignment w:val="auto"/>
              <w:rPr>
                <w:rFonts w:ascii="Batang" w:eastAsia="Batang" w:hAnsi="Batang"/>
                <w:b/>
                <w:bCs/>
                <w:w w:val="80"/>
                <w:kern w:val="0"/>
                <w:szCs w:val="28"/>
              </w:rPr>
            </w:pPr>
            <w:r w:rsidRPr="00B87AB8">
              <w:rPr>
                <w:rFonts w:ascii="Batang" w:eastAsia="Batang" w:hAnsi="Batang" w:hint="eastAsia"/>
                <w:b/>
                <w:bCs/>
                <w:w w:val="80"/>
                <w:kern w:val="0"/>
                <w:szCs w:val="28"/>
                <w:lang w:eastAsia="ko-KR"/>
              </w:rPr>
              <w:t>ㄴㄴ</w:t>
            </w:r>
          </w:p>
        </w:tc>
        <w:tc>
          <w:tcPr>
            <w:tcW w:w="510" w:type="dxa"/>
            <w:tcBorders>
              <w:top w:val="nil"/>
              <w:left w:val="nil"/>
              <w:bottom w:val="single" w:sz="8" w:space="0" w:color="auto"/>
              <w:right w:val="single" w:sz="8" w:space="0" w:color="auto"/>
            </w:tcBorders>
            <w:vAlign w:val="center"/>
          </w:tcPr>
          <w:p w14:paraId="322C0DD0"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ㄱ</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5F1AA85F"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ㅎ</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1CBA2D1D"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ㅣ</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2D617AE4" w14:textId="77777777" w:rsidR="005177CC" w:rsidRPr="00B87AB8" w:rsidRDefault="005177CC" w:rsidP="005177CC">
            <w:pPr>
              <w:widowControl/>
              <w:adjustRightInd/>
              <w:spacing w:line="240" w:lineRule="auto"/>
              <w:ind w:firstLine="0"/>
              <w:textAlignment w:val="auto"/>
              <w:rPr>
                <w:rFonts w:ascii="Batang" w:eastAsia="Batang" w:hAnsi="Batang"/>
                <w:kern w:val="0"/>
                <w:szCs w:val="28"/>
              </w:rPr>
            </w:pPr>
            <w:r w:rsidRPr="00B87AB8">
              <w:rPr>
                <w:rFonts w:ascii="Batang" w:eastAsia="Batang" w:hAnsi="Batang" w:cs="Batang" w:hint="eastAsia"/>
                <w:kern w:val="0"/>
                <w:szCs w:val="28"/>
                <w:lang w:eastAsia="ko-KR"/>
              </w:rPr>
              <w:t>ㅉ</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0FB45000"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ㅋ</w:t>
            </w:r>
            <w:r w:rsidRPr="00B87AB8">
              <w:rPr>
                <w:rFonts w:ascii="Batang" w:eastAsia="Batang" w:hAnsi="Batang" w:cs="Batang"/>
                <w:kern w:val="0"/>
                <w:szCs w:val="28"/>
              </w:rPr>
              <w:t xml:space="preserve"> </w:t>
            </w:r>
          </w:p>
        </w:tc>
      </w:tr>
      <w:tr w:rsidR="0061557E" w:rsidRPr="00B87AB8" w14:paraId="0F607BD6" w14:textId="77777777" w:rsidTr="001834B1">
        <w:trPr>
          <w:trHeight w:val="320"/>
        </w:trPr>
        <w:tc>
          <w:tcPr>
            <w:tcW w:w="510" w:type="dxa"/>
            <w:tcBorders>
              <w:top w:val="nil"/>
              <w:left w:val="single" w:sz="8" w:space="0" w:color="auto"/>
              <w:bottom w:val="single" w:sz="8" w:space="0" w:color="auto"/>
              <w:right w:val="single" w:sz="8" w:space="0" w:color="auto"/>
            </w:tcBorders>
            <w:vAlign w:val="center"/>
          </w:tcPr>
          <w:p w14:paraId="788307DD"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eastAsia="宋体"/>
                <w:kern w:val="0"/>
                <w:sz w:val="22"/>
              </w:rPr>
              <w:t>Uni</w:t>
            </w:r>
          </w:p>
        </w:tc>
        <w:tc>
          <w:tcPr>
            <w:tcW w:w="510" w:type="dxa"/>
            <w:tcBorders>
              <w:top w:val="nil"/>
              <w:left w:val="nil"/>
              <w:bottom w:val="single" w:sz="8" w:space="0" w:color="auto"/>
              <w:right w:val="single" w:sz="8" w:space="0" w:color="auto"/>
            </w:tcBorders>
            <w:vAlign w:val="center"/>
          </w:tcPr>
          <w:p w14:paraId="55D1A2E5"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2be1</w:t>
            </w:r>
          </w:p>
        </w:tc>
        <w:tc>
          <w:tcPr>
            <w:tcW w:w="510" w:type="dxa"/>
            <w:tcBorders>
              <w:top w:val="nil"/>
              <w:left w:val="nil"/>
              <w:bottom w:val="single" w:sz="8" w:space="0" w:color="auto"/>
              <w:right w:val="single" w:sz="8" w:space="0" w:color="auto"/>
            </w:tcBorders>
            <w:vAlign w:val="center"/>
          </w:tcPr>
          <w:p w14:paraId="6662FD89"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2be2</w:t>
            </w:r>
          </w:p>
        </w:tc>
        <w:tc>
          <w:tcPr>
            <w:tcW w:w="510" w:type="dxa"/>
            <w:tcBorders>
              <w:top w:val="nil"/>
              <w:left w:val="nil"/>
              <w:bottom w:val="single" w:sz="8" w:space="0" w:color="auto"/>
              <w:right w:val="single" w:sz="8" w:space="0" w:color="auto"/>
            </w:tcBorders>
            <w:vAlign w:val="center"/>
          </w:tcPr>
          <w:p w14:paraId="7EA56282"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2be3</w:t>
            </w:r>
          </w:p>
        </w:tc>
        <w:tc>
          <w:tcPr>
            <w:tcW w:w="510" w:type="dxa"/>
            <w:tcBorders>
              <w:top w:val="nil"/>
              <w:left w:val="nil"/>
              <w:bottom w:val="single" w:sz="8" w:space="0" w:color="auto"/>
              <w:right w:val="single" w:sz="8" w:space="0" w:color="auto"/>
            </w:tcBorders>
            <w:vAlign w:val="center"/>
          </w:tcPr>
          <w:p w14:paraId="29C10B17"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2be4</w:t>
            </w:r>
          </w:p>
        </w:tc>
        <w:tc>
          <w:tcPr>
            <w:tcW w:w="510" w:type="dxa"/>
            <w:tcBorders>
              <w:top w:val="nil"/>
              <w:left w:val="nil"/>
              <w:bottom w:val="single" w:sz="8" w:space="0" w:color="auto"/>
              <w:right w:val="single" w:sz="8" w:space="0" w:color="auto"/>
            </w:tcBorders>
            <w:vAlign w:val="center"/>
          </w:tcPr>
          <w:p w14:paraId="6DD3408D"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2be5</w:t>
            </w:r>
          </w:p>
        </w:tc>
        <w:tc>
          <w:tcPr>
            <w:tcW w:w="510" w:type="dxa"/>
            <w:tcBorders>
              <w:top w:val="nil"/>
              <w:left w:val="nil"/>
              <w:bottom w:val="single" w:sz="8" w:space="0" w:color="auto"/>
              <w:right w:val="single" w:sz="8" w:space="0" w:color="auto"/>
            </w:tcBorders>
            <w:vAlign w:val="center"/>
          </w:tcPr>
          <w:p w14:paraId="5C606133"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2be6</w:t>
            </w:r>
          </w:p>
        </w:tc>
        <w:tc>
          <w:tcPr>
            <w:tcW w:w="510" w:type="dxa"/>
            <w:tcBorders>
              <w:top w:val="nil"/>
              <w:left w:val="nil"/>
              <w:bottom w:val="single" w:sz="8" w:space="0" w:color="auto"/>
              <w:right w:val="single" w:sz="8" w:space="0" w:color="auto"/>
            </w:tcBorders>
            <w:vAlign w:val="center"/>
          </w:tcPr>
          <w:p w14:paraId="787DC4A8"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2be7</w:t>
            </w:r>
          </w:p>
        </w:tc>
        <w:tc>
          <w:tcPr>
            <w:tcW w:w="510" w:type="dxa"/>
            <w:tcBorders>
              <w:top w:val="nil"/>
              <w:left w:val="nil"/>
              <w:bottom w:val="single" w:sz="8" w:space="0" w:color="auto"/>
              <w:right w:val="single" w:sz="8" w:space="0" w:color="auto"/>
            </w:tcBorders>
            <w:vAlign w:val="center"/>
          </w:tcPr>
          <w:p w14:paraId="0BEE46CA"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2be8</w:t>
            </w:r>
          </w:p>
        </w:tc>
        <w:tc>
          <w:tcPr>
            <w:tcW w:w="510" w:type="dxa"/>
            <w:tcBorders>
              <w:top w:val="nil"/>
              <w:left w:val="nil"/>
              <w:bottom w:val="single" w:sz="8" w:space="0" w:color="auto"/>
              <w:right w:val="single" w:sz="8" w:space="0" w:color="auto"/>
            </w:tcBorders>
            <w:vAlign w:val="center"/>
          </w:tcPr>
          <w:p w14:paraId="4F1E5A45"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2be9</w:t>
            </w:r>
          </w:p>
        </w:tc>
        <w:tc>
          <w:tcPr>
            <w:tcW w:w="510" w:type="dxa"/>
            <w:tcBorders>
              <w:top w:val="nil"/>
              <w:left w:val="nil"/>
              <w:bottom w:val="single" w:sz="8" w:space="0" w:color="auto"/>
              <w:right w:val="single" w:sz="8" w:space="0" w:color="auto"/>
            </w:tcBorders>
            <w:vAlign w:val="center"/>
          </w:tcPr>
          <w:p w14:paraId="5A79ED52"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2bea</w:t>
            </w:r>
          </w:p>
        </w:tc>
        <w:tc>
          <w:tcPr>
            <w:tcW w:w="510" w:type="dxa"/>
            <w:tcBorders>
              <w:top w:val="nil"/>
              <w:left w:val="nil"/>
              <w:bottom w:val="single" w:sz="8" w:space="0" w:color="auto"/>
              <w:right w:val="single" w:sz="8" w:space="0" w:color="auto"/>
            </w:tcBorders>
            <w:vAlign w:val="center"/>
          </w:tcPr>
          <w:p w14:paraId="12923DFB"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0xeb</w:t>
            </w:r>
          </w:p>
        </w:tc>
      </w:tr>
      <w:tr w:rsidR="0061557E" w:rsidRPr="00B87AB8" w14:paraId="28406A8F" w14:textId="77777777" w:rsidTr="001834B1">
        <w:trPr>
          <w:trHeight w:val="1310"/>
        </w:trPr>
        <w:tc>
          <w:tcPr>
            <w:tcW w:w="510" w:type="dxa"/>
            <w:tcBorders>
              <w:top w:val="nil"/>
              <w:left w:val="single" w:sz="8" w:space="0" w:color="auto"/>
              <w:bottom w:val="single" w:sz="8" w:space="0" w:color="auto"/>
              <w:right w:val="single" w:sz="8" w:space="0" w:color="auto"/>
            </w:tcBorders>
            <w:vAlign w:val="center"/>
          </w:tcPr>
          <w:p w14:paraId="037B7652"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ascii="宋体" w:eastAsia="宋体" w:hAnsi="宋体" w:cs="宋体" w:hint="eastAsia"/>
                <w:kern w:val="0"/>
                <w:sz w:val="22"/>
                <w:szCs w:val="22"/>
              </w:rPr>
              <w:lastRenderedPageBreak/>
              <w:t>轨迹码</w:t>
            </w:r>
          </w:p>
        </w:tc>
        <w:tc>
          <w:tcPr>
            <w:tcW w:w="510" w:type="dxa"/>
            <w:tcBorders>
              <w:top w:val="nil"/>
              <w:left w:val="nil"/>
              <w:bottom w:val="single" w:sz="8" w:space="0" w:color="auto"/>
              <w:right w:val="single" w:sz="8" w:space="0" w:color="auto"/>
            </w:tcBorders>
          </w:tcPr>
          <w:p w14:paraId="3276D665"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1431</w:t>
            </w:r>
            <w:r w:rsidRPr="00B87AB8">
              <w:rPr>
                <w:rFonts w:ascii="宋体" w:eastAsia="宋体" w:hAnsi="宋体" w:cs="宋体"/>
                <w:kern w:val="0"/>
                <w:sz w:val="20"/>
                <w:szCs w:val="22"/>
              </w:rPr>
              <w:t>,</w:t>
            </w:r>
            <w:r w:rsidRPr="00B87AB8">
              <w:rPr>
                <w:rFonts w:ascii="宋体" w:eastAsia="宋体" w:hAnsi="宋体"/>
                <w:kern w:val="0"/>
                <w:sz w:val="20"/>
              </w:rPr>
              <w:t>1341</w:t>
            </w:r>
          </w:p>
        </w:tc>
        <w:tc>
          <w:tcPr>
            <w:tcW w:w="510" w:type="dxa"/>
            <w:tcBorders>
              <w:top w:val="nil"/>
              <w:left w:val="nil"/>
              <w:bottom w:val="single" w:sz="8" w:space="0" w:color="auto"/>
              <w:right w:val="single" w:sz="8" w:space="0" w:color="auto"/>
            </w:tcBorders>
          </w:tcPr>
          <w:p w14:paraId="140BB9C9"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124134,124314,134124,134214,143124,142134</w:t>
            </w:r>
          </w:p>
        </w:tc>
        <w:tc>
          <w:tcPr>
            <w:tcW w:w="510" w:type="dxa"/>
            <w:tcBorders>
              <w:top w:val="nil"/>
              <w:left w:val="nil"/>
              <w:bottom w:val="single" w:sz="8" w:space="0" w:color="auto"/>
              <w:right w:val="single" w:sz="8" w:space="0" w:color="auto"/>
            </w:tcBorders>
          </w:tcPr>
          <w:p w14:paraId="20E30660"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1234</w:t>
            </w:r>
          </w:p>
        </w:tc>
        <w:tc>
          <w:tcPr>
            <w:tcW w:w="510" w:type="dxa"/>
            <w:tcBorders>
              <w:top w:val="nil"/>
              <w:left w:val="nil"/>
              <w:bottom w:val="single" w:sz="8" w:space="0" w:color="auto"/>
              <w:right w:val="single" w:sz="8" w:space="0" w:color="auto"/>
            </w:tcBorders>
          </w:tcPr>
          <w:p w14:paraId="407846C0"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1421,1241</w:t>
            </w:r>
          </w:p>
        </w:tc>
        <w:tc>
          <w:tcPr>
            <w:tcW w:w="510" w:type="dxa"/>
            <w:tcBorders>
              <w:top w:val="nil"/>
              <w:left w:val="nil"/>
              <w:bottom w:val="single" w:sz="8" w:space="0" w:color="auto"/>
              <w:right w:val="single" w:sz="8" w:space="0" w:color="auto"/>
            </w:tcBorders>
          </w:tcPr>
          <w:p w14:paraId="613EFE3A"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12342,12432</w:t>
            </w:r>
          </w:p>
        </w:tc>
        <w:tc>
          <w:tcPr>
            <w:tcW w:w="510" w:type="dxa"/>
            <w:tcBorders>
              <w:top w:val="nil"/>
              <w:left w:val="nil"/>
              <w:bottom w:val="single" w:sz="8" w:space="0" w:color="auto"/>
              <w:right w:val="single" w:sz="8" w:space="0" w:color="auto"/>
            </w:tcBorders>
          </w:tcPr>
          <w:p w14:paraId="48ABE60A"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14324,14234</w:t>
            </w:r>
          </w:p>
        </w:tc>
        <w:tc>
          <w:tcPr>
            <w:tcW w:w="510" w:type="dxa"/>
            <w:tcBorders>
              <w:top w:val="nil"/>
              <w:left w:val="nil"/>
              <w:bottom w:val="single" w:sz="8" w:space="0" w:color="auto"/>
              <w:right w:val="single" w:sz="8" w:space="0" w:color="auto"/>
            </w:tcBorders>
          </w:tcPr>
          <w:p w14:paraId="05A4E7DA"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123</w:t>
            </w:r>
          </w:p>
        </w:tc>
        <w:tc>
          <w:tcPr>
            <w:tcW w:w="510" w:type="dxa"/>
            <w:tcBorders>
              <w:top w:val="nil"/>
              <w:left w:val="nil"/>
              <w:bottom w:val="single" w:sz="8" w:space="0" w:color="auto"/>
              <w:right w:val="single" w:sz="8" w:space="0" w:color="auto"/>
            </w:tcBorders>
          </w:tcPr>
          <w:p w14:paraId="225F3DFC"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14231,13241</w:t>
            </w:r>
          </w:p>
        </w:tc>
        <w:tc>
          <w:tcPr>
            <w:tcW w:w="510" w:type="dxa"/>
            <w:tcBorders>
              <w:top w:val="nil"/>
              <w:left w:val="nil"/>
              <w:bottom w:val="single" w:sz="8" w:space="0" w:color="auto"/>
              <w:right w:val="single" w:sz="8" w:space="0" w:color="auto"/>
            </w:tcBorders>
          </w:tcPr>
          <w:p w14:paraId="3AD9B155"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13</w:t>
            </w:r>
          </w:p>
        </w:tc>
        <w:tc>
          <w:tcPr>
            <w:tcW w:w="510" w:type="dxa"/>
            <w:tcBorders>
              <w:top w:val="nil"/>
              <w:left w:val="nil"/>
              <w:bottom w:val="single" w:sz="8" w:space="0" w:color="auto"/>
              <w:right w:val="single" w:sz="8" w:space="0" w:color="auto"/>
            </w:tcBorders>
          </w:tcPr>
          <w:p w14:paraId="4C74D9FA"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134</w:t>
            </w:r>
          </w:p>
        </w:tc>
        <w:tc>
          <w:tcPr>
            <w:tcW w:w="510" w:type="dxa"/>
            <w:tcBorders>
              <w:top w:val="nil"/>
              <w:left w:val="nil"/>
              <w:bottom w:val="single" w:sz="8" w:space="0" w:color="auto"/>
              <w:right w:val="single" w:sz="8" w:space="0" w:color="auto"/>
            </w:tcBorders>
          </w:tcPr>
          <w:p w14:paraId="39DB2C54"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124</w:t>
            </w:r>
          </w:p>
        </w:tc>
      </w:tr>
      <w:tr w:rsidR="0061557E" w:rsidRPr="00B87AB8" w14:paraId="5D3B9A09" w14:textId="77777777" w:rsidTr="001834B1">
        <w:trPr>
          <w:trHeight w:val="360"/>
        </w:trPr>
        <w:tc>
          <w:tcPr>
            <w:tcW w:w="510" w:type="dxa"/>
            <w:tcBorders>
              <w:top w:val="nil"/>
              <w:left w:val="single" w:sz="8" w:space="0" w:color="auto"/>
              <w:bottom w:val="single" w:sz="8" w:space="0" w:color="auto"/>
              <w:right w:val="single" w:sz="8" w:space="0" w:color="auto"/>
            </w:tcBorders>
            <w:shd w:val="clear" w:color="000000" w:fill="E7E6E6"/>
            <w:vAlign w:val="center"/>
          </w:tcPr>
          <w:p w14:paraId="4A44B3D5"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t>英小写</w:t>
            </w:r>
          </w:p>
        </w:tc>
        <w:tc>
          <w:tcPr>
            <w:tcW w:w="510" w:type="dxa"/>
            <w:tcBorders>
              <w:top w:val="nil"/>
              <w:left w:val="nil"/>
              <w:bottom w:val="single" w:sz="8" w:space="0" w:color="auto"/>
              <w:right w:val="single" w:sz="8" w:space="0" w:color="auto"/>
            </w:tcBorders>
            <w:shd w:val="clear" w:color="000000" w:fill="E7E6E6"/>
            <w:vAlign w:val="center"/>
          </w:tcPr>
          <w:p w14:paraId="48B3E1F2"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l</w:t>
            </w:r>
          </w:p>
        </w:tc>
        <w:tc>
          <w:tcPr>
            <w:tcW w:w="510" w:type="dxa"/>
            <w:tcBorders>
              <w:top w:val="nil"/>
              <w:left w:val="nil"/>
              <w:bottom w:val="single" w:sz="8" w:space="0" w:color="auto"/>
              <w:right w:val="single" w:sz="8" w:space="0" w:color="auto"/>
            </w:tcBorders>
            <w:shd w:val="clear" w:color="000000" w:fill="E7E6E6"/>
            <w:vAlign w:val="center"/>
          </w:tcPr>
          <w:p w14:paraId="37EFEC83"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m</w:t>
            </w:r>
          </w:p>
        </w:tc>
        <w:tc>
          <w:tcPr>
            <w:tcW w:w="510" w:type="dxa"/>
            <w:tcBorders>
              <w:top w:val="nil"/>
              <w:left w:val="nil"/>
              <w:bottom w:val="single" w:sz="8" w:space="0" w:color="auto"/>
              <w:right w:val="single" w:sz="8" w:space="0" w:color="auto"/>
            </w:tcBorders>
            <w:shd w:val="clear" w:color="000000" w:fill="E7E6E6"/>
            <w:vAlign w:val="center"/>
          </w:tcPr>
          <w:p w14:paraId="0A513123"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n</w:t>
            </w:r>
          </w:p>
        </w:tc>
        <w:tc>
          <w:tcPr>
            <w:tcW w:w="510" w:type="dxa"/>
            <w:tcBorders>
              <w:top w:val="nil"/>
              <w:left w:val="nil"/>
              <w:bottom w:val="single" w:sz="8" w:space="0" w:color="auto"/>
              <w:right w:val="single" w:sz="8" w:space="0" w:color="auto"/>
            </w:tcBorders>
            <w:shd w:val="clear" w:color="000000" w:fill="E7E6E6"/>
            <w:vAlign w:val="center"/>
          </w:tcPr>
          <w:p w14:paraId="67D6D37E"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o</w:t>
            </w:r>
          </w:p>
        </w:tc>
        <w:tc>
          <w:tcPr>
            <w:tcW w:w="510" w:type="dxa"/>
            <w:tcBorders>
              <w:top w:val="nil"/>
              <w:left w:val="nil"/>
              <w:bottom w:val="single" w:sz="8" w:space="0" w:color="auto"/>
              <w:right w:val="single" w:sz="8" w:space="0" w:color="auto"/>
            </w:tcBorders>
            <w:shd w:val="clear" w:color="000000" w:fill="E7E6E6"/>
            <w:vAlign w:val="center"/>
          </w:tcPr>
          <w:p w14:paraId="377C896D"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p</w:t>
            </w:r>
          </w:p>
        </w:tc>
        <w:tc>
          <w:tcPr>
            <w:tcW w:w="510" w:type="dxa"/>
            <w:tcBorders>
              <w:top w:val="nil"/>
              <w:left w:val="nil"/>
              <w:bottom w:val="single" w:sz="8" w:space="0" w:color="auto"/>
              <w:right w:val="single" w:sz="8" w:space="0" w:color="auto"/>
            </w:tcBorders>
            <w:shd w:val="clear" w:color="000000" w:fill="E7E6E6"/>
            <w:vAlign w:val="center"/>
          </w:tcPr>
          <w:p w14:paraId="3FB0EFB7"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q</w:t>
            </w:r>
          </w:p>
        </w:tc>
        <w:tc>
          <w:tcPr>
            <w:tcW w:w="510" w:type="dxa"/>
            <w:tcBorders>
              <w:top w:val="nil"/>
              <w:left w:val="nil"/>
              <w:bottom w:val="single" w:sz="8" w:space="0" w:color="auto"/>
              <w:right w:val="single" w:sz="8" w:space="0" w:color="auto"/>
            </w:tcBorders>
            <w:shd w:val="clear" w:color="000000" w:fill="E7E6E6"/>
            <w:vAlign w:val="center"/>
          </w:tcPr>
          <w:p w14:paraId="01E92683"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r</w:t>
            </w:r>
          </w:p>
        </w:tc>
        <w:tc>
          <w:tcPr>
            <w:tcW w:w="510" w:type="dxa"/>
            <w:tcBorders>
              <w:top w:val="nil"/>
              <w:left w:val="nil"/>
              <w:bottom w:val="single" w:sz="8" w:space="0" w:color="auto"/>
              <w:right w:val="single" w:sz="8" w:space="0" w:color="auto"/>
            </w:tcBorders>
            <w:shd w:val="clear" w:color="000000" w:fill="E7E6E6"/>
            <w:vAlign w:val="center"/>
          </w:tcPr>
          <w:p w14:paraId="687719B3"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s</w:t>
            </w:r>
          </w:p>
        </w:tc>
        <w:tc>
          <w:tcPr>
            <w:tcW w:w="510" w:type="dxa"/>
            <w:tcBorders>
              <w:top w:val="nil"/>
              <w:left w:val="nil"/>
              <w:bottom w:val="single" w:sz="8" w:space="0" w:color="auto"/>
              <w:right w:val="single" w:sz="8" w:space="0" w:color="auto"/>
            </w:tcBorders>
            <w:shd w:val="clear" w:color="000000" w:fill="E7E6E6"/>
            <w:vAlign w:val="center"/>
          </w:tcPr>
          <w:p w14:paraId="3C21C504"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t</w:t>
            </w:r>
          </w:p>
        </w:tc>
        <w:tc>
          <w:tcPr>
            <w:tcW w:w="510" w:type="dxa"/>
            <w:tcBorders>
              <w:top w:val="nil"/>
              <w:left w:val="nil"/>
              <w:bottom w:val="single" w:sz="8" w:space="0" w:color="auto"/>
              <w:right w:val="single" w:sz="8" w:space="0" w:color="auto"/>
            </w:tcBorders>
            <w:shd w:val="clear" w:color="000000" w:fill="E7E6E6"/>
            <w:vAlign w:val="center"/>
          </w:tcPr>
          <w:p w14:paraId="769004E3"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u</w:t>
            </w:r>
          </w:p>
        </w:tc>
        <w:tc>
          <w:tcPr>
            <w:tcW w:w="510" w:type="dxa"/>
            <w:tcBorders>
              <w:top w:val="nil"/>
              <w:left w:val="nil"/>
              <w:bottom w:val="single" w:sz="8" w:space="0" w:color="auto"/>
              <w:right w:val="single" w:sz="8" w:space="0" w:color="auto"/>
            </w:tcBorders>
            <w:shd w:val="clear" w:color="000000" w:fill="E7E6E6"/>
            <w:vAlign w:val="center"/>
          </w:tcPr>
          <w:p w14:paraId="0E1881E3"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v</w:t>
            </w:r>
          </w:p>
        </w:tc>
      </w:tr>
      <w:tr w:rsidR="0061557E" w:rsidRPr="00B87AB8" w14:paraId="37B535A8" w14:textId="77777777" w:rsidTr="001834B1">
        <w:trPr>
          <w:trHeight w:val="400"/>
        </w:trPr>
        <w:tc>
          <w:tcPr>
            <w:tcW w:w="510" w:type="dxa"/>
            <w:tcBorders>
              <w:top w:val="nil"/>
              <w:left w:val="single" w:sz="8" w:space="0" w:color="auto"/>
              <w:bottom w:val="single" w:sz="8" w:space="0" w:color="auto"/>
              <w:right w:val="single" w:sz="8" w:space="0" w:color="auto"/>
            </w:tcBorders>
            <w:vAlign w:val="center"/>
          </w:tcPr>
          <w:p w14:paraId="52912A6D" w14:textId="77777777" w:rsidR="005177CC" w:rsidRPr="00B87AB8" w:rsidRDefault="0061557E" w:rsidP="005177CC">
            <w:pPr>
              <w:widowControl/>
              <w:adjustRightInd/>
              <w:spacing w:line="240" w:lineRule="auto"/>
              <w:ind w:firstLine="0"/>
              <w:textAlignment w:val="auto"/>
              <w:rPr>
                <w:rFonts w:eastAsia="Times New Roman"/>
                <w:kern w:val="0"/>
                <w:szCs w:val="28"/>
              </w:rPr>
            </w:pPr>
            <w:r>
              <w:rPr>
                <w:rFonts w:eastAsia="宋体"/>
                <w:szCs w:val="28"/>
              </w:rPr>
              <w:t>chai</w:t>
            </w:r>
          </w:p>
        </w:tc>
        <w:tc>
          <w:tcPr>
            <w:tcW w:w="510" w:type="dxa"/>
            <w:tcBorders>
              <w:top w:val="nil"/>
              <w:left w:val="nil"/>
              <w:bottom w:val="single" w:sz="8" w:space="0" w:color="auto"/>
              <w:right w:val="single" w:sz="8" w:space="0" w:color="auto"/>
            </w:tcBorders>
            <w:vAlign w:val="center"/>
          </w:tcPr>
          <w:p w14:paraId="26158BAA"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l</w:t>
            </w:r>
          </w:p>
        </w:tc>
        <w:tc>
          <w:tcPr>
            <w:tcW w:w="510" w:type="dxa"/>
            <w:tcBorders>
              <w:top w:val="nil"/>
              <w:left w:val="nil"/>
              <w:bottom w:val="single" w:sz="8" w:space="0" w:color="auto"/>
              <w:right w:val="single" w:sz="8" w:space="0" w:color="auto"/>
            </w:tcBorders>
            <w:vAlign w:val="center"/>
          </w:tcPr>
          <w:p w14:paraId="239BBA19"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m</w:t>
            </w:r>
          </w:p>
        </w:tc>
        <w:tc>
          <w:tcPr>
            <w:tcW w:w="510" w:type="dxa"/>
            <w:tcBorders>
              <w:top w:val="nil"/>
              <w:left w:val="nil"/>
              <w:bottom w:val="single" w:sz="8" w:space="0" w:color="auto"/>
              <w:right w:val="single" w:sz="8" w:space="0" w:color="auto"/>
            </w:tcBorders>
            <w:vAlign w:val="center"/>
          </w:tcPr>
          <w:p w14:paraId="283F138C"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n</w:t>
            </w:r>
          </w:p>
        </w:tc>
        <w:tc>
          <w:tcPr>
            <w:tcW w:w="510" w:type="dxa"/>
            <w:tcBorders>
              <w:top w:val="nil"/>
              <w:left w:val="nil"/>
              <w:bottom w:val="single" w:sz="8" w:space="0" w:color="auto"/>
              <w:right w:val="single" w:sz="8" w:space="0" w:color="auto"/>
            </w:tcBorders>
            <w:vAlign w:val="center"/>
          </w:tcPr>
          <w:p w14:paraId="16DD99C2"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o</w:t>
            </w:r>
          </w:p>
        </w:tc>
        <w:tc>
          <w:tcPr>
            <w:tcW w:w="510" w:type="dxa"/>
            <w:tcBorders>
              <w:top w:val="nil"/>
              <w:left w:val="nil"/>
              <w:bottom w:val="single" w:sz="8" w:space="0" w:color="auto"/>
              <w:right w:val="single" w:sz="8" w:space="0" w:color="auto"/>
            </w:tcBorders>
            <w:vAlign w:val="center"/>
          </w:tcPr>
          <w:p w14:paraId="4E606E49"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p</w:t>
            </w:r>
          </w:p>
        </w:tc>
        <w:tc>
          <w:tcPr>
            <w:tcW w:w="510" w:type="dxa"/>
            <w:tcBorders>
              <w:top w:val="nil"/>
              <w:left w:val="nil"/>
              <w:bottom w:val="single" w:sz="8" w:space="0" w:color="auto"/>
              <w:right w:val="single" w:sz="8" w:space="0" w:color="auto"/>
            </w:tcBorders>
            <w:vAlign w:val="center"/>
          </w:tcPr>
          <w:p w14:paraId="6473B2F2"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q</w:t>
            </w:r>
          </w:p>
        </w:tc>
        <w:tc>
          <w:tcPr>
            <w:tcW w:w="510" w:type="dxa"/>
            <w:tcBorders>
              <w:top w:val="nil"/>
              <w:left w:val="nil"/>
              <w:bottom w:val="single" w:sz="8" w:space="0" w:color="auto"/>
              <w:right w:val="single" w:sz="8" w:space="0" w:color="auto"/>
            </w:tcBorders>
            <w:vAlign w:val="center"/>
          </w:tcPr>
          <w:p w14:paraId="45A4D23E"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r</w:t>
            </w:r>
          </w:p>
        </w:tc>
        <w:tc>
          <w:tcPr>
            <w:tcW w:w="510" w:type="dxa"/>
            <w:tcBorders>
              <w:top w:val="nil"/>
              <w:left w:val="nil"/>
              <w:bottom w:val="single" w:sz="8" w:space="0" w:color="auto"/>
              <w:right w:val="single" w:sz="8" w:space="0" w:color="auto"/>
            </w:tcBorders>
            <w:vAlign w:val="center"/>
          </w:tcPr>
          <w:p w14:paraId="5F2276AE"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s</w:t>
            </w:r>
          </w:p>
        </w:tc>
        <w:tc>
          <w:tcPr>
            <w:tcW w:w="510" w:type="dxa"/>
            <w:tcBorders>
              <w:top w:val="nil"/>
              <w:left w:val="nil"/>
              <w:bottom w:val="single" w:sz="8" w:space="0" w:color="auto"/>
              <w:right w:val="single" w:sz="8" w:space="0" w:color="auto"/>
            </w:tcBorders>
            <w:vAlign w:val="center"/>
          </w:tcPr>
          <w:p w14:paraId="482FC91A"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t</w:t>
            </w:r>
          </w:p>
        </w:tc>
        <w:tc>
          <w:tcPr>
            <w:tcW w:w="510" w:type="dxa"/>
            <w:tcBorders>
              <w:top w:val="nil"/>
              <w:left w:val="nil"/>
              <w:bottom w:val="single" w:sz="8" w:space="0" w:color="auto"/>
              <w:right w:val="single" w:sz="8" w:space="0" w:color="auto"/>
            </w:tcBorders>
            <w:vAlign w:val="center"/>
          </w:tcPr>
          <w:p w14:paraId="6C42C6C1"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u</w:t>
            </w:r>
          </w:p>
        </w:tc>
        <w:tc>
          <w:tcPr>
            <w:tcW w:w="510" w:type="dxa"/>
            <w:tcBorders>
              <w:top w:val="nil"/>
              <w:left w:val="nil"/>
              <w:bottom w:val="single" w:sz="8" w:space="0" w:color="auto"/>
              <w:right w:val="single" w:sz="8" w:space="0" w:color="auto"/>
            </w:tcBorders>
            <w:vAlign w:val="center"/>
          </w:tcPr>
          <w:p w14:paraId="58CFD1EC"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v</w:t>
            </w:r>
          </w:p>
        </w:tc>
      </w:tr>
      <w:tr w:rsidR="0061557E" w:rsidRPr="00B87AB8" w14:paraId="7FEE80EB" w14:textId="77777777" w:rsidTr="001834B1">
        <w:trPr>
          <w:trHeight w:val="360"/>
        </w:trPr>
        <w:tc>
          <w:tcPr>
            <w:tcW w:w="510" w:type="dxa"/>
            <w:tcBorders>
              <w:top w:val="nil"/>
              <w:left w:val="single" w:sz="8" w:space="0" w:color="auto"/>
              <w:bottom w:val="single" w:sz="8" w:space="0" w:color="auto"/>
              <w:right w:val="single" w:sz="8" w:space="0" w:color="auto"/>
            </w:tcBorders>
            <w:vAlign w:val="center"/>
          </w:tcPr>
          <w:p w14:paraId="3DD84F97"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t>韩音</w:t>
            </w:r>
          </w:p>
        </w:tc>
        <w:tc>
          <w:tcPr>
            <w:tcW w:w="510" w:type="dxa"/>
            <w:tcBorders>
              <w:top w:val="nil"/>
              <w:left w:val="nil"/>
              <w:bottom w:val="single" w:sz="8" w:space="0" w:color="auto"/>
              <w:right w:val="single" w:sz="8" w:space="0" w:color="auto"/>
            </w:tcBorders>
            <w:vAlign w:val="center"/>
          </w:tcPr>
          <w:p w14:paraId="2E721A5D"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ㅇ</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6A6A38B3"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ㅁ</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080E1FD8"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ㄴ</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20E85BC4"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ㅗ</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0D152DD2"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ㅍ</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008B8CF0"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ㄲ</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04AA76C8"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ㄹ</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1A9B94DA"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ㅅ</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5DAA2506"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ㅌ</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635B5018"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ㅜ</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411C90DF"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ㅂ</w:t>
            </w:r>
            <w:r w:rsidRPr="00B87AB8">
              <w:rPr>
                <w:rFonts w:ascii="Batang" w:eastAsia="Batang" w:hAnsi="Batang" w:cs="Batang"/>
                <w:kern w:val="0"/>
                <w:szCs w:val="28"/>
              </w:rPr>
              <w:t xml:space="preserve"> </w:t>
            </w:r>
          </w:p>
        </w:tc>
      </w:tr>
      <w:tr w:rsidR="0061557E" w:rsidRPr="00B87AB8" w14:paraId="640DC1D1" w14:textId="77777777" w:rsidTr="001834B1">
        <w:trPr>
          <w:trHeight w:val="320"/>
        </w:trPr>
        <w:tc>
          <w:tcPr>
            <w:tcW w:w="510" w:type="dxa"/>
            <w:tcBorders>
              <w:top w:val="nil"/>
              <w:left w:val="single" w:sz="8" w:space="0" w:color="auto"/>
              <w:bottom w:val="single" w:sz="8" w:space="0" w:color="auto"/>
              <w:right w:val="single" w:sz="8" w:space="0" w:color="auto"/>
            </w:tcBorders>
            <w:vAlign w:val="center"/>
          </w:tcPr>
          <w:p w14:paraId="7BD4A344"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eastAsia="宋体"/>
                <w:kern w:val="0"/>
                <w:sz w:val="22"/>
              </w:rPr>
              <w:t>Uni</w:t>
            </w:r>
          </w:p>
        </w:tc>
        <w:tc>
          <w:tcPr>
            <w:tcW w:w="510" w:type="dxa"/>
            <w:tcBorders>
              <w:top w:val="nil"/>
              <w:left w:val="nil"/>
              <w:bottom w:val="single" w:sz="8" w:space="0" w:color="auto"/>
              <w:right w:val="single" w:sz="8" w:space="0" w:color="auto"/>
            </w:tcBorders>
            <w:vAlign w:val="center"/>
          </w:tcPr>
          <w:p w14:paraId="27885720"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2bec</w:t>
            </w:r>
          </w:p>
        </w:tc>
        <w:tc>
          <w:tcPr>
            <w:tcW w:w="510" w:type="dxa"/>
            <w:tcBorders>
              <w:top w:val="nil"/>
              <w:left w:val="nil"/>
              <w:bottom w:val="single" w:sz="8" w:space="0" w:color="auto"/>
              <w:right w:val="single" w:sz="8" w:space="0" w:color="auto"/>
            </w:tcBorders>
            <w:vAlign w:val="center"/>
          </w:tcPr>
          <w:p w14:paraId="34831DFF"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2bed</w:t>
            </w:r>
          </w:p>
        </w:tc>
        <w:tc>
          <w:tcPr>
            <w:tcW w:w="510" w:type="dxa"/>
            <w:tcBorders>
              <w:top w:val="nil"/>
              <w:left w:val="nil"/>
              <w:bottom w:val="single" w:sz="8" w:space="0" w:color="auto"/>
              <w:right w:val="single" w:sz="8" w:space="0" w:color="auto"/>
            </w:tcBorders>
            <w:vAlign w:val="center"/>
          </w:tcPr>
          <w:p w14:paraId="2522A265"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2bee</w:t>
            </w:r>
          </w:p>
        </w:tc>
        <w:tc>
          <w:tcPr>
            <w:tcW w:w="510" w:type="dxa"/>
            <w:tcBorders>
              <w:top w:val="nil"/>
              <w:left w:val="nil"/>
              <w:bottom w:val="single" w:sz="8" w:space="0" w:color="auto"/>
              <w:right w:val="single" w:sz="8" w:space="0" w:color="auto"/>
            </w:tcBorders>
            <w:vAlign w:val="center"/>
          </w:tcPr>
          <w:p w14:paraId="3CBCBF9A"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2bef</w:t>
            </w:r>
          </w:p>
        </w:tc>
        <w:tc>
          <w:tcPr>
            <w:tcW w:w="510" w:type="dxa"/>
            <w:tcBorders>
              <w:top w:val="nil"/>
              <w:left w:val="nil"/>
              <w:bottom w:val="single" w:sz="8" w:space="0" w:color="auto"/>
              <w:right w:val="single" w:sz="8" w:space="0" w:color="auto"/>
            </w:tcBorders>
            <w:vAlign w:val="center"/>
          </w:tcPr>
          <w:p w14:paraId="300F58A7"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2bf0</w:t>
            </w:r>
          </w:p>
        </w:tc>
        <w:tc>
          <w:tcPr>
            <w:tcW w:w="510" w:type="dxa"/>
            <w:tcBorders>
              <w:top w:val="nil"/>
              <w:left w:val="nil"/>
              <w:bottom w:val="single" w:sz="8" w:space="0" w:color="auto"/>
              <w:right w:val="single" w:sz="8" w:space="0" w:color="auto"/>
            </w:tcBorders>
            <w:vAlign w:val="center"/>
          </w:tcPr>
          <w:p w14:paraId="57C8D31C"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2bf1</w:t>
            </w:r>
          </w:p>
        </w:tc>
        <w:tc>
          <w:tcPr>
            <w:tcW w:w="510" w:type="dxa"/>
            <w:tcBorders>
              <w:top w:val="nil"/>
              <w:left w:val="nil"/>
              <w:bottom w:val="single" w:sz="8" w:space="0" w:color="auto"/>
              <w:right w:val="single" w:sz="8" w:space="0" w:color="auto"/>
            </w:tcBorders>
            <w:vAlign w:val="center"/>
          </w:tcPr>
          <w:p w14:paraId="4E57CE36"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2bf2</w:t>
            </w:r>
          </w:p>
        </w:tc>
        <w:tc>
          <w:tcPr>
            <w:tcW w:w="510" w:type="dxa"/>
            <w:tcBorders>
              <w:top w:val="nil"/>
              <w:left w:val="nil"/>
              <w:bottom w:val="single" w:sz="8" w:space="0" w:color="auto"/>
              <w:right w:val="single" w:sz="8" w:space="0" w:color="auto"/>
            </w:tcBorders>
            <w:vAlign w:val="center"/>
          </w:tcPr>
          <w:p w14:paraId="198EBCD2"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2bf3</w:t>
            </w:r>
          </w:p>
        </w:tc>
        <w:tc>
          <w:tcPr>
            <w:tcW w:w="510" w:type="dxa"/>
            <w:tcBorders>
              <w:top w:val="nil"/>
              <w:left w:val="nil"/>
              <w:bottom w:val="single" w:sz="8" w:space="0" w:color="auto"/>
              <w:right w:val="single" w:sz="8" w:space="0" w:color="auto"/>
            </w:tcBorders>
            <w:vAlign w:val="center"/>
          </w:tcPr>
          <w:p w14:paraId="13EE778B"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2bf4</w:t>
            </w:r>
          </w:p>
        </w:tc>
        <w:tc>
          <w:tcPr>
            <w:tcW w:w="510" w:type="dxa"/>
            <w:tcBorders>
              <w:top w:val="nil"/>
              <w:left w:val="nil"/>
              <w:bottom w:val="single" w:sz="8" w:space="0" w:color="auto"/>
              <w:right w:val="single" w:sz="8" w:space="0" w:color="auto"/>
            </w:tcBorders>
            <w:vAlign w:val="center"/>
          </w:tcPr>
          <w:p w14:paraId="3E6CCC43"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2bf5</w:t>
            </w:r>
          </w:p>
        </w:tc>
        <w:tc>
          <w:tcPr>
            <w:tcW w:w="510" w:type="dxa"/>
            <w:tcBorders>
              <w:top w:val="nil"/>
              <w:left w:val="nil"/>
              <w:bottom w:val="single" w:sz="8" w:space="0" w:color="auto"/>
              <w:right w:val="single" w:sz="8" w:space="0" w:color="auto"/>
            </w:tcBorders>
            <w:vAlign w:val="center"/>
          </w:tcPr>
          <w:p w14:paraId="6EE50C17"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0xf6</w:t>
            </w:r>
          </w:p>
        </w:tc>
      </w:tr>
      <w:tr w:rsidR="0061557E" w:rsidRPr="00B87AB8" w14:paraId="0E68A3E3" w14:textId="77777777" w:rsidTr="001834B1">
        <w:trPr>
          <w:trHeight w:val="1570"/>
        </w:trPr>
        <w:tc>
          <w:tcPr>
            <w:tcW w:w="510" w:type="dxa"/>
            <w:tcBorders>
              <w:top w:val="nil"/>
              <w:left w:val="single" w:sz="8" w:space="0" w:color="auto"/>
              <w:bottom w:val="single" w:sz="8" w:space="0" w:color="auto"/>
              <w:right w:val="single" w:sz="8" w:space="0" w:color="auto"/>
            </w:tcBorders>
            <w:vAlign w:val="center"/>
          </w:tcPr>
          <w:p w14:paraId="7ED16BAE"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ascii="宋体" w:eastAsia="宋体" w:hAnsi="宋体" w:cs="宋体" w:hint="eastAsia"/>
                <w:kern w:val="0"/>
                <w:sz w:val="22"/>
                <w:szCs w:val="22"/>
              </w:rPr>
              <w:t>轨迹码</w:t>
            </w:r>
          </w:p>
        </w:tc>
        <w:tc>
          <w:tcPr>
            <w:tcW w:w="510" w:type="dxa"/>
            <w:tcBorders>
              <w:top w:val="nil"/>
              <w:left w:val="nil"/>
              <w:bottom w:val="single" w:sz="8" w:space="0" w:color="auto"/>
              <w:right w:val="single" w:sz="8" w:space="0" w:color="auto"/>
            </w:tcBorders>
          </w:tcPr>
          <w:p w14:paraId="431CDC9C"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143</w:t>
            </w:r>
          </w:p>
        </w:tc>
        <w:tc>
          <w:tcPr>
            <w:tcW w:w="510" w:type="dxa"/>
            <w:tcBorders>
              <w:top w:val="nil"/>
              <w:left w:val="nil"/>
              <w:bottom w:val="single" w:sz="8" w:space="0" w:color="auto"/>
              <w:right w:val="single" w:sz="8" w:space="0" w:color="auto"/>
            </w:tcBorders>
          </w:tcPr>
          <w:p w14:paraId="454823D0"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142132,142312,132412,132142,123142,124132</w:t>
            </w:r>
          </w:p>
        </w:tc>
        <w:tc>
          <w:tcPr>
            <w:tcW w:w="510" w:type="dxa"/>
            <w:tcBorders>
              <w:top w:val="nil"/>
              <w:left w:val="nil"/>
              <w:bottom w:val="single" w:sz="8" w:space="0" w:color="auto"/>
              <w:right w:val="single" w:sz="8" w:space="0" w:color="auto"/>
            </w:tcBorders>
          </w:tcPr>
          <w:p w14:paraId="7B92C5EA"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rPr>
              <w:t>1423</w:t>
            </w:r>
          </w:p>
        </w:tc>
        <w:tc>
          <w:tcPr>
            <w:tcW w:w="510" w:type="dxa"/>
            <w:tcBorders>
              <w:top w:val="nil"/>
              <w:left w:val="nil"/>
              <w:bottom w:val="single" w:sz="8" w:space="0" w:color="auto"/>
              <w:right w:val="single" w:sz="8" w:space="0" w:color="auto"/>
            </w:tcBorders>
          </w:tcPr>
          <w:p w14:paraId="48BF9CAA"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14321,12341</w:t>
            </w:r>
          </w:p>
        </w:tc>
        <w:tc>
          <w:tcPr>
            <w:tcW w:w="510" w:type="dxa"/>
            <w:tcBorders>
              <w:top w:val="nil"/>
              <w:left w:val="nil"/>
              <w:bottom w:val="single" w:sz="8" w:space="0" w:color="auto"/>
              <w:right w:val="single" w:sz="8" w:space="0" w:color="auto"/>
            </w:tcBorders>
          </w:tcPr>
          <w:p w14:paraId="79EA0CEE"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rPr>
              <w:t>1431</w:t>
            </w:r>
            <w:r w:rsidRPr="00B87AB8">
              <w:rPr>
                <w:rFonts w:ascii="宋体" w:eastAsia="宋体" w:hAnsi="宋体" w:cs="宋体"/>
                <w:kern w:val="0"/>
                <w:sz w:val="20"/>
                <w:szCs w:val="22"/>
              </w:rPr>
              <w:t>,</w:t>
            </w:r>
            <w:r w:rsidRPr="00B87AB8">
              <w:rPr>
                <w:rFonts w:ascii="宋体" w:eastAsia="宋体" w:hAnsi="宋体" w:cs="宋体"/>
                <w:kern w:val="0"/>
                <w:sz w:val="20"/>
              </w:rPr>
              <w:t>1345</w:t>
            </w:r>
          </w:p>
        </w:tc>
        <w:tc>
          <w:tcPr>
            <w:tcW w:w="510" w:type="dxa"/>
            <w:tcBorders>
              <w:top w:val="nil"/>
              <w:left w:val="nil"/>
              <w:bottom w:val="single" w:sz="8" w:space="0" w:color="auto"/>
              <w:right w:val="single" w:sz="8" w:space="0" w:color="auto"/>
            </w:tcBorders>
          </w:tcPr>
          <w:p w14:paraId="22FF0B3C"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14213,12413</w:t>
            </w:r>
          </w:p>
        </w:tc>
        <w:tc>
          <w:tcPr>
            <w:tcW w:w="510" w:type="dxa"/>
            <w:tcBorders>
              <w:top w:val="nil"/>
              <w:left w:val="nil"/>
              <w:bottom w:val="single" w:sz="8" w:space="0" w:color="auto"/>
              <w:right w:val="single" w:sz="8" w:space="0" w:color="auto"/>
            </w:tcBorders>
          </w:tcPr>
          <w:p w14:paraId="2D5ED18B"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123413,143213,143123,123143,134123,132143</w:t>
            </w:r>
          </w:p>
        </w:tc>
        <w:tc>
          <w:tcPr>
            <w:tcW w:w="510" w:type="dxa"/>
            <w:tcBorders>
              <w:top w:val="nil"/>
              <w:left w:val="nil"/>
              <w:bottom w:val="single" w:sz="8" w:space="0" w:color="auto"/>
              <w:right w:val="single" w:sz="8" w:space="0" w:color="auto"/>
            </w:tcBorders>
          </w:tcPr>
          <w:p w14:paraId="299985AF"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12431</w:t>
            </w:r>
            <w:r w:rsidRPr="00B87AB8">
              <w:rPr>
                <w:rFonts w:ascii="宋体" w:eastAsia="宋体" w:hAnsi="宋体" w:cs="宋体"/>
                <w:kern w:val="0"/>
                <w:sz w:val="20"/>
                <w:szCs w:val="22"/>
              </w:rPr>
              <w:t>,</w:t>
            </w:r>
            <w:r w:rsidRPr="00B87AB8">
              <w:rPr>
                <w:rFonts w:ascii="宋体" w:eastAsia="宋体" w:hAnsi="宋体"/>
                <w:kern w:val="0"/>
                <w:sz w:val="20"/>
              </w:rPr>
              <w:t>13421</w:t>
            </w:r>
          </w:p>
        </w:tc>
        <w:tc>
          <w:tcPr>
            <w:tcW w:w="510" w:type="dxa"/>
            <w:tcBorders>
              <w:top w:val="nil"/>
              <w:left w:val="nil"/>
              <w:bottom w:val="single" w:sz="8" w:space="0" w:color="auto"/>
              <w:right w:val="single" w:sz="8" w:space="0" w:color="auto"/>
            </w:tcBorders>
          </w:tcPr>
          <w:p w14:paraId="01AA494B"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1231,1321</w:t>
            </w:r>
          </w:p>
        </w:tc>
        <w:tc>
          <w:tcPr>
            <w:tcW w:w="510" w:type="dxa"/>
            <w:tcBorders>
              <w:top w:val="nil"/>
              <w:left w:val="nil"/>
              <w:bottom w:val="single" w:sz="8" w:space="0" w:color="auto"/>
              <w:right w:val="single" w:sz="8" w:space="0" w:color="auto"/>
            </w:tcBorders>
          </w:tcPr>
          <w:p w14:paraId="7CCA76FE"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1432</w:t>
            </w:r>
          </w:p>
        </w:tc>
        <w:tc>
          <w:tcPr>
            <w:tcW w:w="510" w:type="dxa"/>
            <w:tcBorders>
              <w:top w:val="nil"/>
              <w:left w:val="nil"/>
              <w:bottom w:val="single" w:sz="8" w:space="0" w:color="auto"/>
              <w:right w:val="single" w:sz="8" w:space="0" w:color="auto"/>
            </w:tcBorders>
          </w:tcPr>
          <w:p w14:paraId="7E43E9AE"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rPr>
              <w:t>142</w:t>
            </w:r>
          </w:p>
        </w:tc>
      </w:tr>
      <w:tr w:rsidR="0061557E" w:rsidRPr="00B87AB8" w14:paraId="3CA914F2" w14:textId="77777777" w:rsidTr="001834B1">
        <w:trPr>
          <w:trHeight w:val="410"/>
        </w:trPr>
        <w:tc>
          <w:tcPr>
            <w:tcW w:w="510" w:type="dxa"/>
            <w:tcBorders>
              <w:top w:val="nil"/>
              <w:left w:val="single" w:sz="8" w:space="0" w:color="auto"/>
              <w:bottom w:val="single" w:sz="8" w:space="0" w:color="auto"/>
              <w:right w:val="single" w:sz="8" w:space="0" w:color="auto"/>
            </w:tcBorders>
            <w:shd w:val="clear" w:color="000000" w:fill="E7E6E6"/>
            <w:vAlign w:val="center"/>
          </w:tcPr>
          <w:p w14:paraId="5F63EFB0"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t>英小写</w:t>
            </w:r>
          </w:p>
        </w:tc>
        <w:tc>
          <w:tcPr>
            <w:tcW w:w="510" w:type="dxa"/>
            <w:tcBorders>
              <w:top w:val="nil"/>
              <w:left w:val="nil"/>
              <w:bottom w:val="single" w:sz="8" w:space="0" w:color="auto"/>
              <w:right w:val="single" w:sz="8" w:space="0" w:color="auto"/>
            </w:tcBorders>
            <w:shd w:val="clear" w:color="000000" w:fill="E7E6E6"/>
            <w:vAlign w:val="center"/>
          </w:tcPr>
          <w:p w14:paraId="17EF23EF"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w</w:t>
            </w:r>
          </w:p>
        </w:tc>
        <w:tc>
          <w:tcPr>
            <w:tcW w:w="510" w:type="dxa"/>
            <w:tcBorders>
              <w:top w:val="nil"/>
              <w:left w:val="nil"/>
              <w:bottom w:val="single" w:sz="8" w:space="0" w:color="auto"/>
              <w:right w:val="single" w:sz="8" w:space="0" w:color="auto"/>
            </w:tcBorders>
            <w:shd w:val="clear" w:color="000000" w:fill="E7E6E6"/>
            <w:vAlign w:val="center"/>
          </w:tcPr>
          <w:p w14:paraId="4C423801"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x</w:t>
            </w:r>
          </w:p>
        </w:tc>
        <w:tc>
          <w:tcPr>
            <w:tcW w:w="510" w:type="dxa"/>
            <w:tcBorders>
              <w:top w:val="nil"/>
              <w:left w:val="nil"/>
              <w:bottom w:val="single" w:sz="8" w:space="0" w:color="auto"/>
              <w:right w:val="single" w:sz="8" w:space="0" w:color="auto"/>
            </w:tcBorders>
            <w:shd w:val="clear" w:color="000000" w:fill="E7E6E6"/>
            <w:vAlign w:val="center"/>
          </w:tcPr>
          <w:p w14:paraId="236B5056"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y</w:t>
            </w:r>
          </w:p>
        </w:tc>
        <w:tc>
          <w:tcPr>
            <w:tcW w:w="510" w:type="dxa"/>
            <w:tcBorders>
              <w:top w:val="nil"/>
              <w:left w:val="nil"/>
              <w:bottom w:val="single" w:sz="8" w:space="0" w:color="auto"/>
              <w:right w:val="single" w:sz="8" w:space="0" w:color="auto"/>
            </w:tcBorders>
            <w:shd w:val="clear" w:color="000000" w:fill="E7E6E6"/>
            <w:vAlign w:val="center"/>
          </w:tcPr>
          <w:p w14:paraId="66F5C224"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z</w:t>
            </w:r>
          </w:p>
        </w:tc>
        <w:tc>
          <w:tcPr>
            <w:tcW w:w="510" w:type="dxa"/>
            <w:tcBorders>
              <w:top w:val="nil"/>
              <w:left w:val="nil"/>
              <w:bottom w:val="single" w:sz="8" w:space="0" w:color="auto"/>
              <w:right w:val="single" w:sz="8" w:space="0" w:color="auto"/>
            </w:tcBorders>
            <w:shd w:val="clear" w:color="000000" w:fill="E7E6E6"/>
            <w:vAlign w:val="center"/>
          </w:tcPr>
          <w:p w14:paraId="7D25C32E"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 xml:space="preserve">sp </w:t>
            </w:r>
          </w:p>
        </w:tc>
        <w:tc>
          <w:tcPr>
            <w:tcW w:w="510" w:type="dxa"/>
            <w:tcBorders>
              <w:top w:val="nil"/>
              <w:left w:val="nil"/>
              <w:bottom w:val="single" w:sz="8" w:space="0" w:color="auto"/>
              <w:right w:val="single" w:sz="8" w:space="0" w:color="auto"/>
            </w:tcBorders>
            <w:shd w:val="clear" w:color="000000" w:fill="E7E6E6"/>
            <w:vAlign w:val="center"/>
          </w:tcPr>
          <w:p w14:paraId="2CBDAF54"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w:t>
            </w:r>
          </w:p>
        </w:tc>
        <w:tc>
          <w:tcPr>
            <w:tcW w:w="510" w:type="dxa"/>
            <w:tcBorders>
              <w:top w:val="nil"/>
              <w:left w:val="nil"/>
              <w:bottom w:val="single" w:sz="8" w:space="0" w:color="auto"/>
              <w:right w:val="single" w:sz="8" w:space="0" w:color="auto"/>
            </w:tcBorders>
            <w:shd w:val="clear" w:color="000000" w:fill="E7E6E6"/>
            <w:vAlign w:val="center"/>
          </w:tcPr>
          <w:p w14:paraId="03FBE77C"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w:t>
            </w:r>
          </w:p>
        </w:tc>
        <w:tc>
          <w:tcPr>
            <w:tcW w:w="510" w:type="dxa"/>
            <w:tcBorders>
              <w:top w:val="nil"/>
              <w:left w:val="nil"/>
              <w:bottom w:val="single" w:sz="8" w:space="0" w:color="auto"/>
              <w:right w:val="single" w:sz="8" w:space="0" w:color="auto"/>
            </w:tcBorders>
            <w:shd w:val="clear" w:color="000000" w:fill="E7E6E6"/>
            <w:vAlign w:val="center"/>
          </w:tcPr>
          <w:p w14:paraId="71EC3BD6"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w:t>
            </w:r>
          </w:p>
        </w:tc>
        <w:tc>
          <w:tcPr>
            <w:tcW w:w="510" w:type="dxa"/>
            <w:tcBorders>
              <w:top w:val="nil"/>
              <w:left w:val="nil"/>
              <w:bottom w:val="single" w:sz="8" w:space="0" w:color="auto"/>
              <w:right w:val="single" w:sz="8" w:space="0" w:color="auto"/>
            </w:tcBorders>
            <w:shd w:val="clear" w:color="000000" w:fill="E7E6E6"/>
            <w:vAlign w:val="center"/>
          </w:tcPr>
          <w:p w14:paraId="0EC07F00"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w:t>
            </w:r>
          </w:p>
        </w:tc>
        <w:tc>
          <w:tcPr>
            <w:tcW w:w="510" w:type="dxa"/>
            <w:tcBorders>
              <w:top w:val="nil"/>
              <w:left w:val="nil"/>
              <w:bottom w:val="single" w:sz="8" w:space="0" w:color="auto"/>
              <w:right w:val="single" w:sz="8" w:space="0" w:color="auto"/>
            </w:tcBorders>
            <w:shd w:val="clear" w:color="000000" w:fill="E7E6E6"/>
            <w:vAlign w:val="center"/>
          </w:tcPr>
          <w:p w14:paraId="09D4D907" w14:textId="77777777" w:rsidR="005177CC" w:rsidRPr="00B87AB8" w:rsidRDefault="005177CC" w:rsidP="005177CC">
            <w:pPr>
              <w:widowControl/>
              <w:adjustRightInd/>
              <w:spacing w:line="240" w:lineRule="auto"/>
              <w:ind w:firstLine="0"/>
              <w:jc w:val="center"/>
              <w:textAlignment w:val="auto"/>
              <w:rPr>
                <w:rFonts w:ascii="Vrinda" w:hAnsi="Vrinda" w:cs="Vrinda"/>
                <w:kern w:val="0"/>
                <w:szCs w:val="28"/>
              </w:rPr>
            </w:pPr>
            <w:r w:rsidRPr="00B87AB8">
              <w:rPr>
                <w:rFonts w:ascii="Vrinda" w:hAnsi="Vrinda" w:cs="Vrinda"/>
                <w:kern w:val="0"/>
                <w:szCs w:val="28"/>
              </w:rPr>
              <w:t>¨º</w:t>
            </w:r>
          </w:p>
        </w:tc>
        <w:tc>
          <w:tcPr>
            <w:tcW w:w="510" w:type="dxa"/>
            <w:tcBorders>
              <w:top w:val="nil"/>
              <w:left w:val="nil"/>
              <w:bottom w:val="single" w:sz="8" w:space="0" w:color="auto"/>
              <w:right w:val="single" w:sz="8" w:space="0" w:color="auto"/>
            </w:tcBorders>
            <w:shd w:val="clear" w:color="000000" w:fill="E7E6E6"/>
            <w:vAlign w:val="center"/>
          </w:tcPr>
          <w:p w14:paraId="45969398"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Times New Roman"/>
                <w:kern w:val="0"/>
                <w:szCs w:val="28"/>
              </w:rPr>
              <w:t>â</w:t>
            </w:r>
          </w:p>
        </w:tc>
      </w:tr>
      <w:tr w:rsidR="0061557E" w:rsidRPr="00B87AB8" w14:paraId="22AD5C51" w14:textId="77777777" w:rsidTr="001834B1">
        <w:trPr>
          <w:trHeight w:val="400"/>
        </w:trPr>
        <w:tc>
          <w:tcPr>
            <w:tcW w:w="510" w:type="dxa"/>
            <w:tcBorders>
              <w:top w:val="nil"/>
              <w:left w:val="single" w:sz="8" w:space="0" w:color="auto"/>
              <w:bottom w:val="single" w:sz="8" w:space="0" w:color="auto"/>
              <w:right w:val="single" w:sz="8" w:space="0" w:color="auto"/>
            </w:tcBorders>
            <w:vAlign w:val="center"/>
          </w:tcPr>
          <w:p w14:paraId="3D9562E1" w14:textId="77777777" w:rsidR="005177CC" w:rsidRPr="00B87AB8" w:rsidRDefault="0061557E" w:rsidP="005177CC">
            <w:pPr>
              <w:widowControl/>
              <w:adjustRightInd/>
              <w:spacing w:line="240" w:lineRule="auto"/>
              <w:ind w:firstLine="0"/>
              <w:textAlignment w:val="auto"/>
              <w:rPr>
                <w:rFonts w:eastAsia="Times New Roman"/>
                <w:kern w:val="0"/>
                <w:szCs w:val="28"/>
              </w:rPr>
            </w:pPr>
            <w:r>
              <w:rPr>
                <w:rFonts w:eastAsia="宋体"/>
                <w:szCs w:val="28"/>
              </w:rPr>
              <w:t>chai</w:t>
            </w:r>
          </w:p>
        </w:tc>
        <w:tc>
          <w:tcPr>
            <w:tcW w:w="510" w:type="dxa"/>
            <w:tcBorders>
              <w:top w:val="nil"/>
              <w:left w:val="nil"/>
              <w:bottom w:val="single" w:sz="8" w:space="0" w:color="auto"/>
              <w:right w:val="single" w:sz="8" w:space="0" w:color="auto"/>
            </w:tcBorders>
            <w:vAlign w:val="center"/>
          </w:tcPr>
          <w:p w14:paraId="26FF18D9"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w</w:t>
            </w:r>
          </w:p>
        </w:tc>
        <w:tc>
          <w:tcPr>
            <w:tcW w:w="510" w:type="dxa"/>
            <w:tcBorders>
              <w:top w:val="nil"/>
              <w:left w:val="nil"/>
              <w:bottom w:val="single" w:sz="8" w:space="0" w:color="auto"/>
              <w:right w:val="single" w:sz="8" w:space="0" w:color="auto"/>
            </w:tcBorders>
            <w:vAlign w:val="center"/>
          </w:tcPr>
          <w:p w14:paraId="2368FEC5"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x</w:t>
            </w:r>
          </w:p>
        </w:tc>
        <w:tc>
          <w:tcPr>
            <w:tcW w:w="510" w:type="dxa"/>
            <w:tcBorders>
              <w:top w:val="nil"/>
              <w:left w:val="nil"/>
              <w:bottom w:val="single" w:sz="8" w:space="0" w:color="auto"/>
              <w:right w:val="single" w:sz="8" w:space="0" w:color="auto"/>
            </w:tcBorders>
            <w:vAlign w:val="center"/>
          </w:tcPr>
          <w:p w14:paraId="0E029F6A"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y</w:t>
            </w:r>
          </w:p>
        </w:tc>
        <w:tc>
          <w:tcPr>
            <w:tcW w:w="510" w:type="dxa"/>
            <w:tcBorders>
              <w:top w:val="nil"/>
              <w:left w:val="nil"/>
              <w:bottom w:val="single" w:sz="8" w:space="0" w:color="auto"/>
              <w:right w:val="single" w:sz="8" w:space="0" w:color="auto"/>
            </w:tcBorders>
            <w:vAlign w:val="center"/>
          </w:tcPr>
          <w:p w14:paraId="15AA62CD"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z</w:t>
            </w:r>
          </w:p>
        </w:tc>
        <w:tc>
          <w:tcPr>
            <w:tcW w:w="510" w:type="dxa"/>
            <w:tcBorders>
              <w:top w:val="nil"/>
              <w:left w:val="nil"/>
              <w:bottom w:val="single" w:sz="8" w:space="0" w:color="auto"/>
              <w:right w:val="single" w:sz="8" w:space="0" w:color="auto"/>
            </w:tcBorders>
            <w:vAlign w:val="center"/>
          </w:tcPr>
          <w:p w14:paraId="449D1C47"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_</w:t>
            </w:r>
          </w:p>
        </w:tc>
        <w:tc>
          <w:tcPr>
            <w:tcW w:w="510" w:type="dxa"/>
            <w:tcBorders>
              <w:top w:val="nil"/>
              <w:left w:val="nil"/>
              <w:bottom w:val="single" w:sz="8" w:space="0" w:color="auto"/>
              <w:right w:val="single" w:sz="8" w:space="0" w:color="auto"/>
            </w:tcBorders>
            <w:vAlign w:val="center"/>
          </w:tcPr>
          <w:p w14:paraId="5A52A669"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510" w:type="dxa"/>
            <w:tcBorders>
              <w:top w:val="nil"/>
              <w:left w:val="nil"/>
              <w:bottom w:val="single" w:sz="8" w:space="0" w:color="auto"/>
              <w:right w:val="single" w:sz="8" w:space="0" w:color="auto"/>
            </w:tcBorders>
            <w:vAlign w:val="center"/>
          </w:tcPr>
          <w:p w14:paraId="2FC6E316"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510" w:type="dxa"/>
            <w:tcBorders>
              <w:top w:val="nil"/>
              <w:left w:val="nil"/>
              <w:bottom w:val="single" w:sz="8" w:space="0" w:color="auto"/>
              <w:right w:val="single" w:sz="8" w:space="0" w:color="auto"/>
            </w:tcBorders>
            <w:vAlign w:val="center"/>
          </w:tcPr>
          <w:p w14:paraId="7C028DC4"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510" w:type="dxa"/>
            <w:tcBorders>
              <w:top w:val="nil"/>
              <w:left w:val="nil"/>
              <w:bottom w:val="single" w:sz="8" w:space="0" w:color="auto"/>
              <w:right w:val="single" w:sz="8" w:space="0" w:color="auto"/>
            </w:tcBorders>
            <w:vAlign w:val="center"/>
          </w:tcPr>
          <w:p w14:paraId="0905A30D"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510" w:type="dxa"/>
            <w:tcBorders>
              <w:top w:val="nil"/>
              <w:left w:val="nil"/>
              <w:bottom w:val="single" w:sz="8" w:space="0" w:color="auto"/>
              <w:right w:val="single" w:sz="8" w:space="0" w:color="auto"/>
            </w:tcBorders>
            <w:vAlign w:val="center"/>
          </w:tcPr>
          <w:p w14:paraId="384CCD2A"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w:t>
            </w:r>
          </w:p>
        </w:tc>
        <w:tc>
          <w:tcPr>
            <w:tcW w:w="510" w:type="dxa"/>
            <w:tcBorders>
              <w:top w:val="nil"/>
              <w:left w:val="nil"/>
              <w:bottom w:val="single" w:sz="8" w:space="0" w:color="auto"/>
              <w:right w:val="single" w:sz="8" w:space="0" w:color="auto"/>
            </w:tcBorders>
            <w:vAlign w:val="center"/>
          </w:tcPr>
          <w:p w14:paraId="75679ADF"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w:t>
            </w:r>
          </w:p>
        </w:tc>
      </w:tr>
      <w:tr w:rsidR="0061557E" w:rsidRPr="00B87AB8" w14:paraId="7AAA53C3" w14:textId="77777777" w:rsidTr="001834B1">
        <w:trPr>
          <w:trHeight w:val="370"/>
        </w:trPr>
        <w:tc>
          <w:tcPr>
            <w:tcW w:w="510" w:type="dxa"/>
            <w:tcBorders>
              <w:top w:val="nil"/>
              <w:left w:val="single" w:sz="8" w:space="0" w:color="auto"/>
              <w:bottom w:val="single" w:sz="8" w:space="0" w:color="auto"/>
              <w:right w:val="single" w:sz="8" w:space="0" w:color="auto"/>
            </w:tcBorders>
            <w:vAlign w:val="center"/>
          </w:tcPr>
          <w:p w14:paraId="6FBB5A47"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t>韩音</w:t>
            </w:r>
          </w:p>
        </w:tc>
        <w:tc>
          <w:tcPr>
            <w:tcW w:w="510" w:type="dxa"/>
            <w:tcBorders>
              <w:top w:val="nil"/>
              <w:left w:val="nil"/>
              <w:bottom w:val="single" w:sz="8" w:space="0" w:color="auto"/>
              <w:right w:val="single" w:sz="8" w:space="0" w:color="auto"/>
            </w:tcBorders>
            <w:vAlign w:val="center"/>
          </w:tcPr>
          <w:p w14:paraId="0183413F"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ㄸ</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236AAD49"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ㅆ</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4E86811E"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ㅡ</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191438B3"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ㅈ</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37CFF043"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宋体"/>
                <w:kern w:val="0"/>
                <w:szCs w:val="28"/>
              </w:rPr>
              <w:t> </w:t>
            </w:r>
          </w:p>
        </w:tc>
        <w:tc>
          <w:tcPr>
            <w:tcW w:w="510" w:type="dxa"/>
            <w:tcBorders>
              <w:top w:val="nil"/>
              <w:left w:val="nil"/>
              <w:bottom w:val="single" w:sz="8" w:space="0" w:color="auto"/>
              <w:right w:val="single" w:sz="8" w:space="0" w:color="auto"/>
            </w:tcBorders>
            <w:vAlign w:val="center"/>
          </w:tcPr>
          <w:p w14:paraId="3F410DE3"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宋体"/>
                <w:kern w:val="0"/>
                <w:szCs w:val="28"/>
              </w:rPr>
              <w:t> </w:t>
            </w:r>
          </w:p>
        </w:tc>
        <w:tc>
          <w:tcPr>
            <w:tcW w:w="510" w:type="dxa"/>
            <w:tcBorders>
              <w:top w:val="nil"/>
              <w:left w:val="nil"/>
              <w:bottom w:val="single" w:sz="8" w:space="0" w:color="auto"/>
              <w:right w:val="single" w:sz="8" w:space="0" w:color="auto"/>
            </w:tcBorders>
            <w:vAlign w:val="center"/>
          </w:tcPr>
          <w:p w14:paraId="3DBE853F"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宋体"/>
                <w:kern w:val="0"/>
                <w:szCs w:val="28"/>
              </w:rPr>
              <w:t> </w:t>
            </w:r>
          </w:p>
        </w:tc>
        <w:tc>
          <w:tcPr>
            <w:tcW w:w="510" w:type="dxa"/>
            <w:tcBorders>
              <w:top w:val="nil"/>
              <w:left w:val="nil"/>
              <w:bottom w:val="single" w:sz="8" w:space="0" w:color="auto"/>
              <w:right w:val="single" w:sz="8" w:space="0" w:color="auto"/>
            </w:tcBorders>
            <w:vAlign w:val="center"/>
          </w:tcPr>
          <w:p w14:paraId="510A9C2D"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宋体"/>
                <w:kern w:val="0"/>
                <w:szCs w:val="28"/>
              </w:rPr>
              <w:t> </w:t>
            </w:r>
          </w:p>
        </w:tc>
        <w:tc>
          <w:tcPr>
            <w:tcW w:w="510" w:type="dxa"/>
            <w:tcBorders>
              <w:top w:val="nil"/>
              <w:left w:val="nil"/>
              <w:bottom w:val="single" w:sz="8" w:space="0" w:color="auto"/>
              <w:right w:val="single" w:sz="8" w:space="0" w:color="auto"/>
            </w:tcBorders>
            <w:vAlign w:val="center"/>
          </w:tcPr>
          <w:p w14:paraId="1F163F78"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Times New Roman"/>
                <w:kern w:val="0"/>
                <w:szCs w:val="28"/>
              </w:rPr>
              <w:t> </w:t>
            </w:r>
          </w:p>
        </w:tc>
        <w:tc>
          <w:tcPr>
            <w:tcW w:w="510" w:type="dxa"/>
            <w:tcBorders>
              <w:top w:val="nil"/>
              <w:left w:val="nil"/>
              <w:bottom w:val="single" w:sz="8" w:space="0" w:color="auto"/>
              <w:right w:val="single" w:sz="8" w:space="0" w:color="auto"/>
            </w:tcBorders>
            <w:vAlign w:val="center"/>
          </w:tcPr>
          <w:p w14:paraId="338D9F42"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rPr>
              <w:t>ㅔ</w:t>
            </w:r>
          </w:p>
        </w:tc>
        <w:tc>
          <w:tcPr>
            <w:tcW w:w="510" w:type="dxa"/>
            <w:tcBorders>
              <w:top w:val="nil"/>
              <w:left w:val="nil"/>
              <w:bottom w:val="single" w:sz="8" w:space="0" w:color="auto"/>
              <w:right w:val="single" w:sz="8" w:space="0" w:color="auto"/>
            </w:tcBorders>
            <w:vAlign w:val="center"/>
          </w:tcPr>
          <w:p w14:paraId="5B237773"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hint="eastAsia"/>
                <w:kern w:val="0"/>
                <w:szCs w:val="28"/>
              </w:rPr>
              <w:t>ㅐ</w:t>
            </w:r>
          </w:p>
        </w:tc>
      </w:tr>
      <w:tr w:rsidR="0061557E" w:rsidRPr="00B87AB8" w14:paraId="13010489" w14:textId="77777777" w:rsidTr="001834B1">
        <w:trPr>
          <w:trHeight w:val="370"/>
        </w:trPr>
        <w:tc>
          <w:tcPr>
            <w:tcW w:w="510" w:type="dxa"/>
            <w:tcBorders>
              <w:top w:val="nil"/>
              <w:left w:val="single" w:sz="8" w:space="0" w:color="auto"/>
              <w:bottom w:val="single" w:sz="8" w:space="0" w:color="auto"/>
              <w:right w:val="single" w:sz="8" w:space="0" w:color="auto"/>
            </w:tcBorders>
            <w:vAlign w:val="center"/>
          </w:tcPr>
          <w:p w14:paraId="735C49A3"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eastAsia="宋体"/>
                <w:kern w:val="0"/>
                <w:sz w:val="22"/>
              </w:rPr>
              <w:t>Uni</w:t>
            </w:r>
          </w:p>
        </w:tc>
        <w:tc>
          <w:tcPr>
            <w:tcW w:w="510" w:type="dxa"/>
            <w:tcBorders>
              <w:top w:val="nil"/>
              <w:left w:val="nil"/>
              <w:bottom w:val="single" w:sz="8" w:space="0" w:color="auto"/>
              <w:right w:val="single" w:sz="8" w:space="0" w:color="auto"/>
            </w:tcBorders>
            <w:vAlign w:val="center"/>
          </w:tcPr>
          <w:p w14:paraId="3681DE56"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2bf7</w:t>
            </w:r>
          </w:p>
        </w:tc>
        <w:tc>
          <w:tcPr>
            <w:tcW w:w="510" w:type="dxa"/>
            <w:tcBorders>
              <w:top w:val="nil"/>
              <w:left w:val="nil"/>
              <w:bottom w:val="single" w:sz="8" w:space="0" w:color="auto"/>
              <w:right w:val="single" w:sz="8" w:space="0" w:color="auto"/>
            </w:tcBorders>
            <w:vAlign w:val="center"/>
          </w:tcPr>
          <w:p w14:paraId="2F3B6747"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2bf8</w:t>
            </w:r>
          </w:p>
        </w:tc>
        <w:tc>
          <w:tcPr>
            <w:tcW w:w="510" w:type="dxa"/>
            <w:tcBorders>
              <w:top w:val="nil"/>
              <w:left w:val="nil"/>
              <w:bottom w:val="single" w:sz="8" w:space="0" w:color="auto"/>
              <w:right w:val="single" w:sz="8" w:space="0" w:color="auto"/>
            </w:tcBorders>
            <w:vAlign w:val="center"/>
          </w:tcPr>
          <w:p w14:paraId="14F5E710"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2bf9</w:t>
            </w:r>
          </w:p>
        </w:tc>
        <w:tc>
          <w:tcPr>
            <w:tcW w:w="510" w:type="dxa"/>
            <w:tcBorders>
              <w:top w:val="nil"/>
              <w:left w:val="nil"/>
              <w:bottom w:val="single" w:sz="8" w:space="0" w:color="auto"/>
              <w:right w:val="single" w:sz="8" w:space="0" w:color="auto"/>
            </w:tcBorders>
            <w:vAlign w:val="center"/>
          </w:tcPr>
          <w:p w14:paraId="38AE033D"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2bfa</w:t>
            </w:r>
          </w:p>
        </w:tc>
        <w:tc>
          <w:tcPr>
            <w:tcW w:w="510" w:type="dxa"/>
            <w:tcBorders>
              <w:top w:val="nil"/>
              <w:left w:val="nil"/>
              <w:bottom w:val="single" w:sz="8" w:space="0" w:color="auto"/>
              <w:right w:val="single" w:sz="8" w:space="0" w:color="auto"/>
            </w:tcBorders>
            <w:vAlign w:val="center"/>
          </w:tcPr>
          <w:p w14:paraId="06BF1E5E"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2b20</w:t>
            </w:r>
          </w:p>
        </w:tc>
        <w:tc>
          <w:tcPr>
            <w:tcW w:w="510" w:type="dxa"/>
            <w:tcBorders>
              <w:top w:val="nil"/>
              <w:left w:val="nil"/>
              <w:bottom w:val="single" w:sz="8" w:space="0" w:color="auto"/>
              <w:right w:val="single" w:sz="8" w:space="0" w:color="auto"/>
            </w:tcBorders>
            <w:vAlign w:val="center"/>
          </w:tcPr>
          <w:p w14:paraId="6CFCC281"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Times New Roman"/>
                <w:kern w:val="0"/>
                <w:sz w:val="24"/>
                <w:szCs w:val="24"/>
              </w:rPr>
              <w:t> </w:t>
            </w:r>
          </w:p>
        </w:tc>
        <w:tc>
          <w:tcPr>
            <w:tcW w:w="510" w:type="dxa"/>
            <w:tcBorders>
              <w:top w:val="nil"/>
              <w:left w:val="nil"/>
              <w:bottom w:val="single" w:sz="8" w:space="0" w:color="auto"/>
              <w:right w:val="single" w:sz="8" w:space="0" w:color="auto"/>
            </w:tcBorders>
            <w:vAlign w:val="center"/>
          </w:tcPr>
          <w:p w14:paraId="37BEBE35"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Times New Roman"/>
                <w:kern w:val="0"/>
                <w:sz w:val="24"/>
                <w:szCs w:val="24"/>
              </w:rPr>
              <w:t> </w:t>
            </w:r>
          </w:p>
        </w:tc>
        <w:tc>
          <w:tcPr>
            <w:tcW w:w="510" w:type="dxa"/>
            <w:tcBorders>
              <w:top w:val="nil"/>
              <w:left w:val="nil"/>
              <w:bottom w:val="single" w:sz="8" w:space="0" w:color="auto"/>
              <w:right w:val="single" w:sz="8" w:space="0" w:color="auto"/>
            </w:tcBorders>
            <w:vAlign w:val="center"/>
          </w:tcPr>
          <w:p w14:paraId="2B93CE19"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Times New Roman"/>
                <w:kern w:val="0"/>
                <w:sz w:val="24"/>
                <w:szCs w:val="24"/>
              </w:rPr>
              <w:t> </w:t>
            </w:r>
          </w:p>
        </w:tc>
        <w:tc>
          <w:tcPr>
            <w:tcW w:w="510" w:type="dxa"/>
            <w:tcBorders>
              <w:top w:val="nil"/>
              <w:left w:val="nil"/>
              <w:bottom w:val="single" w:sz="8" w:space="0" w:color="auto"/>
              <w:right w:val="single" w:sz="8" w:space="0" w:color="auto"/>
            </w:tcBorders>
            <w:vAlign w:val="center"/>
          </w:tcPr>
          <w:p w14:paraId="60565C90"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Times New Roman"/>
                <w:kern w:val="0"/>
                <w:sz w:val="24"/>
                <w:szCs w:val="24"/>
              </w:rPr>
              <w:t> </w:t>
            </w:r>
          </w:p>
        </w:tc>
        <w:tc>
          <w:tcPr>
            <w:tcW w:w="510" w:type="dxa"/>
            <w:tcBorders>
              <w:top w:val="nil"/>
              <w:left w:val="nil"/>
              <w:bottom w:val="single" w:sz="8" w:space="0" w:color="auto"/>
              <w:right w:val="single" w:sz="8" w:space="0" w:color="auto"/>
            </w:tcBorders>
            <w:vAlign w:val="center"/>
          </w:tcPr>
          <w:p w14:paraId="6C29E517"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宋体"/>
                <w:kern w:val="0"/>
                <w:szCs w:val="28"/>
              </w:rPr>
              <w:t> </w:t>
            </w:r>
          </w:p>
        </w:tc>
        <w:tc>
          <w:tcPr>
            <w:tcW w:w="510" w:type="dxa"/>
            <w:tcBorders>
              <w:top w:val="nil"/>
              <w:left w:val="nil"/>
              <w:bottom w:val="single" w:sz="8" w:space="0" w:color="auto"/>
              <w:right w:val="single" w:sz="8" w:space="0" w:color="auto"/>
            </w:tcBorders>
            <w:vAlign w:val="center"/>
          </w:tcPr>
          <w:p w14:paraId="1E4688F6"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Times New Roman"/>
                <w:kern w:val="0"/>
                <w:sz w:val="24"/>
                <w:szCs w:val="24"/>
              </w:rPr>
              <w:t> </w:t>
            </w:r>
          </w:p>
        </w:tc>
      </w:tr>
      <w:tr w:rsidR="0061557E" w:rsidRPr="00B87AB8" w14:paraId="7C4A6541" w14:textId="77777777" w:rsidTr="001834B1">
        <w:trPr>
          <w:trHeight w:val="570"/>
        </w:trPr>
        <w:tc>
          <w:tcPr>
            <w:tcW w:w="510" w:type="dxa"/>
            <w:tcBorders>
              <w:top w:val="nil"/>
              <w:left w:val="single" w:sz="8" w:space="0" w:color="auto"/>
              <w:bottom w:val="single" w:sz="8" w:space="0" w:color="auto"/>
              <w:right w:val="single" w:sz="8" w:space="0" w:color="auto"/>
            </w:tcBorders>
            <w:vAlign w:val="center"/>
          </w:tcPr>
          <w:p w14:paraId="2917B3F8"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ascii="宋体" w:eastAsia="宋体" w:hAnsi="宋体" w:cs="宋体" w:hint="eastAsia"/>
                <w:kern w:val="0"/>
                <w:sz w:val="22"/>
                <w:szCs w:val="22"/>
              </w:rPr>
              <w:t>轨迹码</w:t>
            </w:r>
          </w:p>
        </w:tc>
        <w:tc>
          <w:tcPr>
            <w:tcW w:w="510" w:type="dxa"/>
            <w:tcBorders>
              <w:top w:val="nil"/>
              <w:left w:val="nil"/>
              <w:bottom w:val="single" w:sz="8" w:space="0" w:color="auto"/>
              <w:right w:val="single" w:sz="8" w:space="0" w:color="auto"/>
            </w:tcBorders>
          </w:tcPr>
          <w:p w14:paraId="0D5FED6A"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kern w:val="0"/>
                <w:sz w:val="22"/>
                <w:szCs w:val="22"/>
              </w:rPr>
              <w:t>1342</w:t>
            </w:r>
          </w:p>
        </w:tc>
        <w:tc>
          <w:tcPr>
            <w:tcW w:w="510" w:type="dxa"/>
            <w:tcBorders>
              <w:top w:val="nil"/>
              <w:left w:val="nil"/>
              <w:bottom w:val="single" w:sz="8" w:space="0" w:color="auto"/>
              <w:right w:val="single" w:sz="8" w:space="0" w:color="auto"/>
            </w:tcBorders>
          </w:tcPr>
          <w:p w14:paraId="3423B774"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kern w:val="0"/>
                <w:sz w:val="22"/>
                <w:szCs w:val="22"/>
              </w:rPr>
              <w:t>1324</w:t>
            </w:r>
          </w:p>
        </w:tc>
        <w:tc>
          <w:tcPr>
            <w:tcW w:w="510" w:type="dxa"/>
            <w:tcBorders>
              <w:top w:val="nil"/>
              <w:left w:val="nil"/>
              <w:bottom w:val="single" w:sz="8" w:space="0" w:color="auto"/>
              <w:right w:val="single" w:sz="8" w:space="0" w:color="auto"/>
            </w:tcBorders>
          </w:tcPr>
          <w:p w14:paraId="59419C9B"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kern w:val="0"/>
                <w:sz w:val="22"/>
                <w:szCs w:val="22"/>
              </w:rPr>
              <w:t>132</w:t>
            </w:r>
          </w:p>
        </w:tc>
        <w:tc>
          <w:tcPr>
            <w:tcW w:w="510" w:type="dxa"/>
            <w:tcBorders>
              <w:top w:val="nil"/>
              <w:left w:val="nil"/>
              <w:bottom w:val="single" w:sz="8" w:space="0" w:color="auto"/>
              <w:right w:val="single" w:sz="8" w:space="0" w:color="auto"/>
            </w:tcBorders>
          </w:tcPr>
          <w:p w14:paraId="4521BA61"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kern w:val="0"/>
                <w:sz w:val="22"/>
                <w:szCs w:val="22"/>
              </w:rPr>
              <w:t>1243</w:t>
            </w:r>
          </w:p>
        </w:tc>
        <w:tc>
          <w:tcPr>
            <w:tcW w:w="510" w:type="dxa"/>
            <w:tcBorders>
              <w:top w:val="nil"/>
              <w:left w:val="nil"/>
              <w:bottom w:val="single" w:sz="8" w:space="0" w:color="auto"/>
              <w:right w:val="single" w:sz="8" w:space="0" w:color="auto"/>
            </w:tcBorders>
          </w:tcPr>
          <w:p w14:paraId="39F7ED6F"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2"/>
              </w:rPr>
              <w:t>14</w:t>
            </w:r>
          </w:p>
        </w:tc>
        <w:tc>
          <w:tcPr>
            <w:tcW w:w="510" w:type="dxa"/>
            <w:tcBorders>
              <w:top w:val="nil"/>
              <w:left w:val="nil"/>
              <w:bottom w:val="single" w:sz="8" w:space="0" w:color="auto"/>
              <w:right w:val="single" w:sz="8" w:space="0" w:color="auto"/>
            </w:tcBorders>
          </w:tcPr>
          <w:p w14:paraId="775C9F20"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2"/>
              </w:rPr>
              <w:t>11</w:t>
            </w:r>
          </w:p>
        </w:tc>
        <w:tc>
          <w:tcPr>
            <w:tcW w:w="510" w:type="dxa"/>
            <w:tcBorders>
              <w:top w:val="nil"/>
              <w:left w:val="nil"/>
              <w:bottom w:val="single" w:sz="8" w:space="0" w:color="auto"/>
              <w:right w:val="single" w:sz="8" w:space="0" w:color="auto"/>
            </w:tcBorders>
          </w:tcPr>
          <w:p w14:paraId="37518CBB"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2"/>
              </w:rPr>
              <w:t>22</w:t>
            </w:r>
          </w:p>
        </w:tc>
        <w:tc>
          <w:tcPr>
            <w:tcW w:w="510" w:type="dxa"/>
            <w:tcBorders>
              <w:top w:val="nil"/>
              <w:left w:val="nil"/>
              <w:bottom w:val="single" w:sz="8" w:space="0" w:color="auto"/>
              <w:right w:val="single" w:sz="8" w:space="0" w:color="auto"/>
            </w:tcBorders>
          </w:tcPr>
          <w:p w14:paraId="4E90B062"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2"/>
              </w:rPr>
              <w:t>323</w:t>
            </w:r>
            <w:r w:rsidRPr="00B87AB8">
              <w:rPr>
                <w:rFonts w:ascii="宋体" w:eastAsia="宋体" w:hAnsi="宋体" w:hint="eastAsia"/>
                <w:kern w:val="0"/>
                <w:sz w:val="22"/>
              </w:rPr>
              <w:t>，</w:t>
            </w:r>
            <w:r w:rsidRPr="00B87AB8">
              <w:rPr>
                <w:rFonts w:ascii="宋体" w:eastAsia="宋体" w:hAnsi="宋体"/>
                <w:kern w:val="0"/>
                <w:sz w:val="22"/>
              </w:rPr>
              <w:t>234</w:t>
            </w:r>
          </w:p>
        </w:tc>
        <w:tc>
          <w:tcPr>
            <w:tcW w:w="510" w:type="dxa"/>
            <w:tcBorders>
              <w:top w:val="nil"/>
              <w:left w:val="nil"/>
              <w:bottom w:val="single" w:sz="8" w:space="0" w:color="auto"/>
              <w:right w:val="single" w:sz="8" w:space="0" w:color="auto"/>
            </w:tcBorders>
          </w:tcPr>
          <w:p w14:paraId="1FCB8043"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2"/>
                <w:szCs w:val="22"/>
              </w:rPr>
              <w:t>414</w:t>
            </w:r>
          </w:p>
        </w:tc>
        <w:tc>
          <w:tcPr>
            <w:tcW w:w="510" w:type="dxa"/>
            <w:tcBorders>
              <w:top w:val="nil"/>
              <w:left w:val="nil"/>
              <w:bottom w:val="single" w:sz="8" w:space="0" w:color="auto"/>
              <w:right w:val="single" w:sz="8" w:space="0" w:color="auto"/>
            </w:tcBorders>
          </w:tcPr>
          <w:p w14:paraId="5D0449F4"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2"/>
                <w:szCs w:val="22"/>
              </w:rPr>
              <w:t>14312,13412</w:t>
            </w:r>
          </w:p>
        </w:tc>
        <w:tc>
          <w:tcPr>
            <w:tcW w:w="510" w:type="dxa"/>
            <w:tcBorders>
              <w:top w:val="nil"/>
              <w:left w:val="nil"/>
              <w:bottom w:val="single" w:sz="8" w:space="0" w:color="auto"/>
              <w:right w:val="single" w:sz="8" w:space="0" w:color="auto"/>
            </w:tcBorders>
          </w:tcPr>
          <w:p w14:paraId="0895F7A7"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2"/>
                <w:szCs w:val="22"/>
              </w:rPr>
              <w:t>13423,13243</w:t>
            </w:r>
          </w:p>
        </w:tc>
      </w:tr>
      <w:tr w:rsidR="0061557E" w:rsidRPr="00B87AB8" w14:paraId="2C47A163" w14:textId="77777777" w:rsidTr="001834B1">
        <w:trPr>
          <w:trHeight w:val="360"/>
        </w:trPr>
        <w:tc>
          <w:tcPr>
            <w:tcW w:w="510" w:type="dxa"/>
            <w:tcBorders>
              <w:top w:val="nil"/>
              <w:left w:val="single" w:sz="8" w:space="0" w:color="auto"/>
              <w:bottom w:val="single" w:sz="8" w:space="0" w:color="auto"/>
              <w:right w:val="single" w:sz="8" w:space="0" w:color="auto"/>
            </w:tcBorders>
            <w:shd w:val="clear" w:color="000000" w:fill="E7E6E6"/>
            <w:vAlign w:val="center"/>
          </w:tcPr>
          <w:p w14:paraId="4D1B7988"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t>英大写</w:t>
            </w:r>
          </w:p>
        </w:tc>
        <w:tc>
          <w:tcPr>
            <w:tcW w:w="510" w:type="dxa"/>
            <w:tcBorders>
              <w:top w:val="nil"/>
              <w:left w:val="nil"/>
              <w:bottom w:val="single" w:sz="8" w:space="0" w:color="auto"/>
              <w:right w:val="single" w:sz="8" w:space="0" w:color="auto"/>
            </w:tcBorders>
            <w:shd w:val="clear" w:color="000000" w:fill="E7E6E6"/>
            <w:vAlign w:val="center"/>
          </w:tcPr>
          <w:p w14:paraId="32122741"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A</w:t>
            </w:r>
          </w:p>
        </w:tc>
        <w:tc>
          <w:tcPr>
            <w:tcW w:w="510" w:type="dxa"/>
            <w:tcBorders>
              <w:top w:val="nil"/>
              <w:left w:val="nil"/>
              <w:bottom w:val="single" w:sz="8" w:space="0" w:color="auto"/>
              <w:right w:val="single" w:sz="8" w:space="0" w:color="auto"/>
            </w:tcBorders>
            <w:shd w:val="clear" w:color="000000" w:fill="E7E6E6"/>
            <w:vAlign w:val="center"/>
          </w:tcPr>
          <w:p w14:paraId="7D78C213"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B</w:t>
            </w:r>
          </w:p>
        </w:tc>
        <w:tc>
          <w:tcPr>
            <w:tcW w:w="510" w:type="dxa"/>
            <w:tcBorders>
              <w:top w:val="nil"/>
              <w:left w:val="nil"/>
              <w:bottom w:val="single" w:sz="8" w:space="0" w:color="auto"/>
              <w:right w:val="single" w:sz="8" w:space="0" w:color="auto"/>
            </w:tcBorders>
            <w:shd w:val="clear" w:color="000000" w:fill="E7E6E6"/>
            <w:vAlign w:val="center"/>
          </w:tcPr>
          <w:p w14:paraId="1CBA4E76"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C</w:t>
            </w:r>
          </w:p>
        </w:tc>
        <w:tc>
          <w:tcPr>
            <w:tcW w:w="510" w:type="dxa"/>
            <w:tcBorders>
              <w:top w:val="nil"/>
              <w:left w:val="nil"/>
              <w:bottom w:val="single" w:sz="8" w:space="0" w:color="auto"/>
              <w:right w:val="single" w:sz="8" w:space="0" w:color="auto"/>
            </w:tcBorders>
            <w:shd w:val="clear" w:color="000000" w:fill="E7E6E6"/>
            <w:vAlign w:val="center"/>
          </w:tcPr>
          <w:p w14:paraId="3260CC93"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D</w:t>
            </w:r>
          </w:p>
        </w:tc>
        <w:tc>
          <w:tcPr>
            <w:tcW w:w="510" w:type="dxa"/>
            <w:tcBorders>
              <w:top w:val="nil"/>
              <w:left w:val="nil"/>
              <w:bottom w:val="single" w:sz="8" w:space="0" w:color="auto"/>
              <w:right w:val="single" w:sz="8" w:space="0" w:color="auto"/>
            </w:tcBorders>
            <w:shd w:val="clear" w:color="000000" w:fill="E7E6E6"/>
            <w:vAlign w:val="center"/>
          </w:tcPr>
          <w:p w14:paraId="4694F6B9"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E</w:t>
            </w:r>
          </w:p>
        </w:tc>
        <w:tc>
          <w:tcPr>
            <w:tcW w:w="510" w:type="dxa"/>
            <w:tcBorders>
              <w:top w:val="nil"/>
              <w:left w:val="nil"/>
              <w:bottom w:val="single" w:sz="8" w:space="0" w:color="auto"/>
              <w:right w:val="single" w:sz="8" w:space="0" w:color="auto"/>
            </w:tcBorders>
            <w:shd w:val="clear" w:color="000000" w:fill="E7E6E6"/>
            <w:vAlign w:val="center"/>
          </w:tcPr>
          <w:p w14:paraId="5BC9F072"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F</w:t>
            </w:r>
          </w:p>
        </w:tc>
        <w:tc>
          <w:tcPr>
            <w:tcW w:w="510" w:type="dxa"/>
            <w:tcBorders>
              <w:top w:val="nil"/>
              <w:left w:val="nil"/>
              <w:bottom w:val="single" w:sz="8" w:space="0" w:color="auto"/>
              <w:right w:val="single" w:sz="8" w:space="0" w:color="auto"/>
            </w:tcBorders>
            <w:shd w:val="clear" w:color="000000" w:fill="E7E6E6"/>
            <w:vAlign w:val="center"/>
          </w:tcPr>
          <w:p w14:paraId="6D1A2C10"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G</w:t>
            </w:r>
          </w:p>
        </w:tc>
        <w:tc>
          <w:tcPr>
            <w:tcW w:w="510" w:type="dxa"/>
            <w:tcBorders>
              <w:top w:val="nil"/>
              <w:left w:val="nil"/>
              <w:bottom w:val="single" w:sz="8" w:space="0" w:color="auto"/>
              <w:right w:val="single" w:sz="8" w:space="0" w:color="auto"/>
            </w:tcBorders>
            <w:shd w:val="clear" w:color="000000" w:fill="E7E6E6"/>
            <w:vAlign w:val="center"/>
          </w:tcPr>
          <w:p w14:paraId="20195C2C"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H</w:t>
            </w:r>
          </w:p>
        </w:tc>
        <w:tc>
          <w:tcPr>
            <w:tcW w:w="510" w:type="dxa"/>
            <w:tcBorders>
              <w:top w:val="nil"/>
              <w:left w:val="nil"/>
              <w:bottom w:val="single" w:sz="8" w:space="0" w:color="auto"/>
              <w:right w:val="single" w:sz="8" w:space="0" w:color="auto"/>
            </w:tcBorders>
            <w:shd w:val="clear" w:color="000000" w:fill="E7E6E6"/>
            <w:vAlign w:val="center"/>
          </w:tcPr>
          <w:p w14:paraId="07F1CF4B"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I</w:t>
            </w:r>
          </w:p>
        </w:tc>
        <w:tc>
          <w:tcPr>
            <w:tcW w:w="510" w:type="dxa"/>
            <w:tcBorders>
              <w:top w:val="nil"/>
              <w:left w:val="nil"/>
              <w:bottom w:val="single" w:sz="8" w:space="0" w:color="auto"/>
              <w:right w:val="single" w:sz="8" w:space="0" w:color="auto"/>
            </w:tcBorders>
            <w:shd w:val="clear" w:color="000000" w:fill="E7E6E6"/>
            <w:vAlign w:val="center"/>
          </w:tcPr>
          <w:p w14:paraId="62AA1269"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J</w:t>
            </w:r>
          </w:p>
        </w:tc>
        <w:tc>
          <w:tcPr>
            <w:tcW w:w="510" w:type="dxa"/>
            <w:tcBorders>
              <w:top w:val="nil"/>
              <w:left w:val="nil"/>
              <w:bottom w:val="single" w:sz="8" w:space="0" w:color="auto"/>
              <w:right w:val="single" w:sz="8" w:space="0" w:color="auto"/>
            </w:tcBorders>
            <w:shd w:val="clear" w:color="000000" w:fill="E7E6E6"/>
            <w:vAlign w:val="center"/>
          </w:tcPr>
          <w:p w14:paraId="31913FC1"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K</w:t>
            </w:r>
          </w:p>
        </w:tc>
      </w:tr>
      <w:tr w:rsidR="0061557E" w:rsidRPr="00B87AB8" w14:paraId="3D477564" w14:textId="77777777" w:rsidTr="001834B1">
        <w:trPr>
          <w:trHeight w:val="400"/>
        </w:trPr>
        <w:tc>
          <w:tcPr>
            <w:tcW w:w="510" w:type="dxa"/>
            <w:tcBorders>
              <w:top w:val="nil"/>
              <w:left w:val="single" w:sz="8" w:space="0" w:color="auto"/>
              <w:bottom w:val="single" w:sz="8" w:space="0" w:color="auto"/>
              <w:right w:val="single" w:sz="8" w:space="0" w:color="auto"/>
            </w:tcBorders>
            <w:vAlign w:val="center"/>
          </w:tcPr>
          <w:p w14:paraId="53071760" w14:textId="77777777" w:rsidR="005177CC" w:rsidRPr="00B87AB8" w:rsidRDefault="0061557E" w:rsidP="005177CC">
            <w:pPr>
              <w:widowControl/>
              <w:adjustRightInd/>
              <w:spacing w:line="240" w:lineRule="auto"/>
              <w:ind w:firstLine="0"/>
              <w:textAlignment w:val="auto"/>
              <w:rPr>
                <w:rFonts w:eastAsia="Times New Roman"/>
                <w:kern w:val="0"/>
                <w:szCs w:val="28"/>
              </w:rPr>
            </w:pPr>
            <w:r>
              <w:rPr>
                <w:rFonts w:eastAsia="宋体"/>
                <w:szCs w:val="28"/>
              </w:rPr>
              <w:t>chai</w:t>
            </w:r>
          </w:p>
        </w:tc>
        <w:tc>
          <w:tcPr>
            <w:tcW w:w="510" w:type="dxa"/>
            <w:tcBorders>
              <w:top w:val="nil"/>
              <w:left w:val="nil"/>
              <w:bottom w:val="single" w:sz="8" w:space="0" w:color="auto"/>
              <w:right w:val="single" w:sz="8" w:space="0" w:color="auto"/>
            </w:tcBorders>
            <w:vAlign w:val="center"/>
          </w:tcPr>
          <w:p w14:paraId="5218917F"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A</w:t>
            </w:r>
          </w:p>
        </w:tc>
        <w:tc>
          <w:tcPr>
            <w:tcW w:w="510" w:type="dxa"/>
            <w:tcBorders>
              <w:top w:val="nil"/>
              <w:left w:val="nil"/>
              <w:bottom w:val="single" w:sz="8" w:space="0" w:color="auto"/>
              <w:right w:val="single" w:sz="8" w:space="0" w:color="auto"/>
            </w:tcBorders>
            <w:vAlign w:val="center"/>
          </w:tcPr>
          <w:p w14:paraId="139283E4"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B</w:t>
            </w:r>
          </w:p>
        </w:tc>
        <w:tc>
          <w:tcPr>
            <w:tcW w:w="510" w:type="dxa"/>
            <w:tcBorders>
              <w:top w:val="nil"/>
              <w:left w:val="nil"/>
              <w:bottom w:val="single" w:sz="8" w:space="0" w:color="auto"/>
              <w:right w:val="single" w:sz="8" w:space="0" w:color="auto"/>
            </w:tcBorders>
            <w:vAlign w:val="center"/>
          </w:tcPr>
          <w:p w14:paraId="76DA71A1"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C</w:t>
            </w:r>
          </w:p>
        </w:tc>
        <w:tc>
          <w:tcPr>
            <w:tcW w:w="510" w:type="dxa"/>
            <w:tcBorders>
              <w:top w:val="nil"/>
              <w:left w:val="nil"/>
              <w:bottom w:val="single" w:sz="8" w:space="0" w:color="auto"/>
              <w:right w:val="single" w:sz="8" w:space="0" w:color="auto"/>
            </w:tcBorders>
            <w:vAlign w:val="center"/>
          </w:tcPr>
          <w:p w14:paraId="35462959"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D</w:t>
            </w:r>
          </w:p>
        </w:tc>
        <w:tc>
          <w:tcPr>
            <w:tcW w:w="510" w:type="dxa"/>
            <w:tcBorders>
              <w:top w:val="nil"/>
              <w:left w:val="nil"/>
              <w:bottom w:val="single" w:sz="8" w:space="0" w:color="auto"/>
              <w:right w:val="single" w:sz="8" w:space="0" w:color="auto"/>
            </w:tcBorders>
            <w:vAlign w:val="center"/>
          </w:tcPr>
          <w:p w14:paraId="5FACF88C"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E</w:t>
            </w:r>
          </w:p>
        </w:tc>
        <w:tc>
          <w:tcPr>
            <w:tcW w:w="510" w:type="dxa"/>
            <w:tcBorders>
              <w:top w:val="nil"/>
              <w:left w:val="nil"/>
              <w:bottom w:val="single" w:sz="8" w:space="0" w:color="auto"/>
              <w:right w:val="single" w:sz="8" w:space="0" w:color="auto"/>
            </w:tcBorders>
            <w:vAlign w:val="center"/>
          </w:tcPr>
          <w:p w14:paraId="09C7FC10"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F</w:t>
            </w:r>
          </w:p>
        </w:tc>
        <w:tc>
          <w:tcPr>
            <w:tcW w:w="510" w:type="dxa"/>
            <w:tcBorders>
              <w:top w:val="nil"/>
              <w:left w:val="nil"/>
              <w:bottom w:val="single" w:sz="8" w:space="0" w:color="auto"/>
              <w:right w:val="single" w:sz="8" w:space="0" w:color="auto"/>
            </w:tcBorders>
            <w:vAlign w:val="center"/>
          </w:tcPr>
          <w:p w14:paraId="581DA630"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G</w:t>
            </w:r>
          </w:p>
        </w:tc>
        <w:tc>
          <w:tcPr>
            <w:tcW w:w="510" w:type="dxa"/>
            <w:tcBorders>
              <w:top w:val="nil"/>
              <w:left w:val="nil"/>
              <w:bottom w:val="single" w:sz="8" w:space="0" w:color="auto"/>
              <w:right w:val="single" w:sz="8" w:space="0" w:color="auto"/>
            </w:tcBorders>
            <w:vAlign w:val="center"/>
          </w:tcPr>
          <w:p w14:paraId="047D5802"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H</w:t>
            </w:r>
          </w:p>
        </w:tc>
        <w:tc>
          <w:tcPr>
            <w:tcW w:w="510" w:type="dxa"/>
            <w:tcBorders>
              <w:top w:val="nil"/>
              <w:left w:val="nil"/>
              <w:bottom w:val="single" w:sz="8" w:space="0" w:color="auto"/>
              <w:right w:val="single" w:sz="8" w:space="0" w:color="auto"/>
            </w:tcBorders>
            <w:vAlign w:val="center"/>
          </w:tcPr>
          <w:p w14:paraId="57A5ECAA"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I</w:t>
            </w:r>
          </w:p>
        </w:tc>
        <w:tc>
          <w:tcPr>
            <w:tcW w:w="510" w:type="dxa"/>
            <w:tcBorders>
              <w:top w:val="nil"/>
              <w:left w:val="nil"/>
              <w:bottom w:val="single" w:sz="8" w:space="0" w:color="auto"/>
              <w:right w:val="single" w:sz="8" w:space="0" w:color="auto"/>
            </w:tcBorders>
            <w:vAlign w:val="center"/>
          </w:tcPr>
          <w:p w14:paraId="1375087B"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J</w:t>
            </w:r>
          </w:p>
        </w:tc>
        <w:tc>
          <w:tcPr>
            <w:tcW w:w="510" w:type="dxa"/>
            <w:tcBorders>
              <w:top w:val="nil"/>
              <w:left w:val="nil"/>
              <w:bottom w:val="single" w:sz="8" w:space="0" w:color="auto"/>
              <w:right w:val="single" w:sz="8" w:space="0" w:color="auto"/>
            </w:tcBorders>
            <w:vAlign w:val="center"/>
          </w:tcPr>
          <w:p w14:paraId="0BD31E8B"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K</w:t>
            </w:r>
          </w:p>
        </w:tc>
      </w:tr>
      <w:tr w:rsidR="0061557E" w:rsidRPr="00B87AB8" w14:paraId="1B7B7716" w14:textId="77777777" w:rsidTr="001834B1">
        <w:trPr>
          <w:trHeight w:val="430"/>
        </w:trPr>
        <w:tc>
          <w:tcPr>
            <w:tcW w:w="510" w:type="dxa"/>
            <w:tcBorders>
              <w:top w:val="nil"/>
              <w:left w:val="single" w:sz="8" w:space="0" w:color="auto"/>
              <w:bottom w:val="single" w:sz="8" w:space="0" w:color="auto"/>
              <w:right w:val="single" w:sz="8" w:space="0" w:color="auto"/>
            </w:tcBorders>
            <w:vAlign w:val="center"/>
          </w:tcPr>
          <w:p w14:paraId="796F4E53"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t>韩音</w:t>
            </w:r>
          </w:p>
        </w:tc>
        <w:tc>
          <w:tcPr>
            <w:tcW w:w="510" w:type="dxa"/>
            <w:tcBorders>
              <w:top w:val="nil"/>
              <w:left w:val="nil"/>
              <w:bottom w:val="single" w:sz="8" w:space="0" w:color="auto"/>
              <w:right w:val="single" w:sz="8" w:space="0" w:color="auto"/>
            </w:tcBorders>
            <w:vAlign w:val="center"/>
          </w:tcPr>
          <w:p w14:paraId="3E1CAD8E" w14:textId="77777777" w:rsidR="005177CC" w:rsidRPr="00B87AB8" w:rsidRDefault="005177CC" w:rsidP="005177CC">
            <w:pPr>
              <w:widowControl/>
              <w:adjustRightInd/>
              <w:spacing w:line="240" w:lineRule="auto"/>
              <w:ind w:firstLine="0"/>
              <w:jc w:val="center"/>
              <w:textAlignment w:val="auto"/>
              <w:rPr>
                <w:rFonts w:ascii="Malgun Gothic" w:eastAsia="Malgun Gothic" w:hAnsi="Malgun Gothic"/>
                <w:kern w:val="0"/>
                <w:szCs w:val="28"/>
              </w:rPr>
            </w:pPr>
            <w:r w:rsidRPr="00B87AB8">
              <w:rPr>
                <w:rFonts w:ascii="Malgun Gothic" w:eastAsia="Malgun Gothic" w:hAnsi="Malgun Gothic" w:hint="eastAsia"/>
                <w:kern w:val="0"/>
                <w:szCs w:val="28"/>
                <w:lang w:eastAsia="ko-KR"/>
              </w:rPr>
              <w:t>ㅐ</w:t>
            </w:r>
          </w:p>
        </w:tc>
        <w:tc>
          <w:tcPr>
            <w:tcW w:w="510" w:type="dxa"/>
            <w:tcBorders>
              <w:top w:val="nil"/>
              <w:left w:val="nil"/>
              <w:bottom w:val="single" w:sz="8" w:space="0" w:color="auto"/>
              <w:right w:val="single" w:sz="8" w:space="0" w:color="auto"/>
            </w:tcBorders>
            <w:vAlign w:val="center"/>
          </w:tcPr>
          <w:p w14:paraId="6D3AED89"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ㅃ</w:t>
            </w:r>
          </w:p>
        </w:tc>
        <w:tc>
          <w:tcPr>
            <w:tcW w:w="510" w:type="dxa"/>
            <w:tcBorders>
              <w:top w:val="nil"/>
              <w:left w:val="nil"/>
              <w:bottom w:val="single" w:sz="8" w:space="0" w:color="auto"/>
              <w:right w:val="single" w:sz="8" w:space="0" w:color="auto"/>
            </w:tcBorders>
            <w:vAlign w:val="center"/>
          </w:tcPr>
          <w:p w14:paraId="08B78F84"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ㅊ</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0509806A"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ㄷ</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58902498"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ㅔ</w:t>
            </w:r>
          </w:p>
        </w:tc>
        <w:tc>
          <w:tcPr>
            <w:tcW w:w="510" w:type="dxa"/>
            <w:tcBorders>
              <w:top w:val="nil"/>
              <w:left w:val="nil"/>
              <w:bottom w:val="single" w:sz="8" w:space="0" w:color="auto"/>
              <w:right w:val="single" w:sz="8" w:space="0" w:color="auto"/>
            </w:tcBorders>
            <w:vAlign w:val="center"/>
          </w:tcPr>
          <w:p w14:paraId="2CD8BD00" w14:textId="77777777" w:rsidR="005177CC" w:rsidRPr="00B87AB8" w:rsidRDefault="005177CC" w:rsidP="005177CC">
            <w:pPr>
              <w:widowControl/>
              <w:adjustRightInd/>
              <w:spacing w:line="240" w:lineRule="auto"/>
              <w:ind w:firstLine="0"/>
              <w:jc w:val="center"/>
              <w:textAlignment w:val="auto"/>
              <w:rPr>
                <w:rFonts w:ascii="Batang" w:eastAsia="Batang" w:hAnsi="Batang"/>
                <w:b/>
                <w:bCs/>
                <w:kern w:val="0"/>
                <w:szCs w:val="28"/>
              </w:rPr>
            </w:pPr>
            <w:r w:rsidRPr="00B87AB8">
              <w:rPr>
                <w:rFonts w:ascii="Batang" w:eastAsia="Batang" w:hAnsi="Batang" w:hint="eastAsia"/>
                <w:b/>
                <w:bCs/>
                <w:kern w:val="0"/>
                <w:szCs w:val="28"/>
                <w:lang w:eastAsia="ko-KR"/>
              </w:rPr>
              <w:t>ㄴㄴ</w:t>
            </w:r>
            <w:r w:rsidRPr="00B87AB8">
              <w:rPr>
                <w:rFonts w:ascii="Batang" w:eastAsia="Batang" w:hAnsi="Batang"/>
                <w:b/>
                <w:bCs/>
                <w:kern w:val="0"/>
                <w:szCs w:val="28"/>
              </w:rPr>
              <w:t xml:space="preserve"> </w:t>
            </w:r>
          </w:p>
        </w:tc>
        <w:tc>
          <w:tcPr>
            <w:tcW w:w="510" w:type="dxa"/>
            <w:tcBorders>
              <w:top w:val="nil"/>
              <w:left w:val="nil"/>
              <w:bottom w:val="single" w:sz="8" w:space="0" w:color="auto"/>
              <w:right w:val="single" w:sz="8" w:space="0" w:color="auto"/>
            </w:tcBorders>
            <w:vAlign w:val="center"/>
          </w:tcPr>
          <w:p w14:paraId="11D7846A"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ㄱ</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13FFA111"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ㅎ</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50D2B263"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ㅢ</w:t>
            </w:r>
          </w:p>
        </w:tc>
        <w:tc>
          <w:tcPr>
            <w:tcW w:w="510" w:type="dxa"/>
            <w:tcBorders>
              <w:top w:val="nil"/>
              <w:left w:val="nil"/>
              <w:bottom w:val="single" w:sz="8" w:space="0" w:color="auto"/>
              <w:right w:val="single" w:sz="8" w:space="0" w:color="auto"/>
            </w:tcBorders>
            <w:vAlign w:val="center"/>
          </w:tcPr>
          <w:p w14:paraId="3E12560F"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ㅉ</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607C4BF9"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ㅋ</w:t>
            </w:r>
            <w:r w:rsidRPr="00B87AB8">
              <w:rPr>
                <w:rFonts w:ascii="Batang" w:eastAsia="Batang" w:hAnsi="Batang" w:cs="Batang"/>
                <w:kern w:val="0"/>
                <w:szCs w:val="28"/>
              </w:rPr>
              <w:t xml:space="preserve"> </w:t>
            </w:r>
          </w:p>
        </w:tc>
      </w:tr>
      <w:tr w:rsidR="0061557E" w:rsidRPr="00B87AB8" w14:paraId="62166975" w14:textId="77777777" w:rsidTr="001834B1">
        <w:trPr>
          <w:trHeight w:val="320"/>
        </w:trPr>
        <w:tc>
          <w:tcPr>
            <w:tcW w:w="510" w:type="dxa"/>
            <w:tcBorders>
              <w:top w:val="nil"/>
              <w:left w:val="single" w:sz="8" w:space="0" w:color="auto"/>
              <w:bottom w:val="single" w:sz="8" w:space="0" w:color="auto"/>
              <w:right w:val="single" w:sz="8" w:space="0" w:color="auto"/>
            </w:tcBorders>
            <w:vAlign w:val="center"/>
          </w:tcPr>
          <w:p w14:paraId="6A94427C"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eastAsia="宋体"/>
                <w:kern w:val="0"/>
                <w:sz w:val="22"/>
              </w:rPr>
              <w:t>Uni</w:t>
            </w:r>
          </w:p>
        </w:tc>
        <w:tc>
          <w:tcPr>
            <w:tcW w:w="510" w:type="dxa"/>
            <w:tcBorders>
              <w:top w:val="nil"/>
              <w:left w:val="nil"/>
              <w:bottom w:val="single" w:sz="8" w:space="0" w:color="auto"/>
              <w:right w:val="single" w:sz="8" w:space="0" w:color="auto"/>
            </w:tcBorders>
            <w:vAlign w:val="center"/>
          </w:tcPr>
          <w:p w14:paraId="54C7716D"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2bc1</w:t>
            </w:r>
          </w:p>
        </w:tc>
        <w:tc>
          <w:tcPr>
            <w:tcW w:w="510" w:type="dxa"/>
            <w:tcBorders>
              <w:top w:val="nil"/>
              <w:left w:val="nil"/>
              <w:bottom w:val="single" w:sz="8" w:space="0" w:color="auto"/>
              <w:right w:val="single" w:sz="8" w:space="0" w:color="auto"/>
            </w:tcBorders>
            <w:vAlign w:val="center"/>
          </w:tcPr>
          <w:p w14:paraId="02574F66"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2bc2</w:t>
            </w:r>
          </w:p>
        </w:tc>
        <w:tc>
          <w:tcPr>
            <w:tcW w:w="510" w:type="dxa"/>
            <w:tcBorders>
              <w:top w:val="nil"/>
              <w:left w:val="nil"/>
              <w:bottom w:val="single" w:sz="8" w:space="0" w:color="auto"/>
              <w:right w:val="single" w:sz="8" w:space="0" w:color="auto"/>
            </w:tcBorders>
            <w:vAlign w:val="center"/>
          </w:tcPr>
          <w:p w14:paraId="6A8DA5A3"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2bc3</w:t>
            </w:r>
          </w:p>
        </w:tc>
        <w:tc>
          <w:tcPr>
            <w:tcW w:w="510" w:type="dxa"/>
            <w:tcBorders>
              <w:top w:val="nil"/>
              <w:left w:val="nil"/>
              <w:bottom w:val="single" w:sz="8" w:space="0" w:color="auto"/>
              <w:right w:val="single" w:sz="8" w:space="0" w:color="auto"/>
            </w:tcBorders>
            <w:vAlign w:val="center"/>
          </w:tcPr>
          <w:p w14:paraId="57185726"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2bc4</w:t>
            </w:r>
          </w:p>
        </w:tc>
        <w:tc>
          <w:tcPr>
            <w:tcW w:w="510" w:type="dxa"/>
            <w:tcBorders>
              <w:top w:val="nil"/>
              <w:left w:val="nil"/>
              <w:bottom w:val="single" w:sz="8" w:space="0" w:color="auto"/>
              <w:right w:val="single" w:sz="8" w:space="0" w:color="auto"/>
            </w:tcBorders>
            <w:vAlign w:val="center"/>
          </w:tcPr>
          <w:p w14:paraId="5BD44417"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2bc5</w:t>
            </w:r>
          </w:p>
        </w:tc>
        <w:tc>
          <w:tcPr>
            <w:tcW w:w="510" w:type="dxa"/>
            <w:tcBorders>
              <w:top w:val="nil"/>
              <w:left w:val="nil"/>
              <w:bottom w:val="single" w:sz="8" w:space="0" w:color="auto"/>
              <w:right w:val="single" w:sz="8" w:space="0" w:color="auto"/>
            </w:tcBorders>
            <w:vAlign w:val="center"/>
          </w:tcPr>
          <w:p w14:paraId="794506C9"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2bc6</w:t>
            </w:r>
          </w:p>
        </w:tc>
        <w:tc>
          <w:tcPr>
            <w:tcW w:w="510" w:type="dxa"/>
            <w:tcBorders>
              <w:top w:val="nil"/>
              <w:left w:val="nil"/>
              <w:bottom w:val="single" w:sz="8" w:space="0" w:color="auto"/>
              <w:right w:val="single" w:sz="8" w:space="0" w:color="auto"/>
            </w:tcBorders>
            <w:vAlign w:val="center"/>
          </w:tcPr>
          <w:p w14:paraId="68224474"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2bc7</w:t>
            </w:r>
          </w:p>
        </w:tc>
        <w:tc>
          <w:tcPr>
            <w:tcW w:w="510" w:type="dxa"/>
            <w:tcBorders>
              <w:top w:val="nil"/>
              <w:left w:val="nil"/>
              <w:bottom w:val="single" w:sz="8" w:space="0" w:color="auto"/>
              <w:right w:val="single" w:sz="8" w:space="0" w:color="auto"/>
            </w:tcBorders>
            <w:vAlign w:val="center"/>
          </w:tcPr>
          <w:p w14:paraId="05A904AA"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2bc8</w:t>
            </w:r>
          </w:p>
        </w:tc>
        <w:tc>
          <w:tcPr>
            <w:tcW w:w="510" w:type="dxa"/>
            <w:tcBorders>
              <w:top w:val="nil"/>
              <w:left w:val="nil"/>
              <w:bottom w:val="single" w:sz="8" w:space="0" w:color="auto"/>
              <w:right w:val="single" w:sz="8" w:space="0" w:color="auto"/>
            </w:tcBorders>
            <w:vAlign w:val="center"/>
          </w:tcPr>
          <w:p w14:paraId="40249E29"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2bc9</w:t>
            </w:r>
          </w:p>
        </w:tc>
        <w:tc>
          <w:tcPr>
            <w:tcW w:w="510" w:type="dxa"/>
            <w:tcBorders>
              <w:top w:val="nil"/>
              <w:left w:val="nil"/>
              <w:bottom w:val="single" w:sz="8" w:space="0" w:color="auto"/>
              <w:right w:val="single" w:sz="8" w:space="0" w:color="auto"/>
            </w:tcBorders>
            <w:vAlign w:val="center"/>
          </w:tcPr>
          <w:p w14:paraId="57D471C5"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2bca</w:t>
            </w:r>
          </w:p>
        </w:tc>
        <w:tc>
          <w:tcPr>
            <w:tcW w:w="510" w:type="dxa"/>
            <w:tcBorders>
              <w:top w:val="nil"/>
              <w:left w:val="nil"/>
              <w:bottom w:val="single" w:sz="8" w:space="0" w:color="auto"/>
              <w:right w:val="single" w:sz="8" w:space="0" w:color="auto"/>
            </w:tcBorders>
            <w:vAlign w:val="center"/>
          </w:tcPr>
          <w:p w14:paraId="0C1D7B78"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2bcb</w:t>
            </w:r>
          </w:p>
        </w:tc>
      </w:tr>
      <w:tr w:rsidR="0061557E" w:rsidRPr="00B87AB8" w14:paraId="49855FE6" w14:textId="77777777" w:rsidTr="001834B1">
        <w:trPr>
          <w:trHeight w:val="1570"/>
        </w:trPr>
        <w:tc>
          <w:tcPr>
            <w:tcW w:w="510" w:type="dxa"/>
            <w:tcBorders>
              <w:top w:val="nil"/>
              <w:left w:val="single" w:sz="8" w:space="0" w:color="auto"/>
              <w:bottom w:val="single" w:sz="8" w:space="0" w:color="auto"/>
              <w:right w:val="single" w:sz="8" w:space="0" w:color="auto"/>
            </w:tcBorders>
            <w:vAlign w:val="center"/>
          </w:tcPr>
          <w:p w14:paraId="10D8968E"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ascii="宋体" w:eastAsia="宋体" w:hAnsi="宋体" w:cs="宋体" w:hint="eastAsia"/>
                <w:kern w:val="0"/>
                <w:sz w:val="22"/>
                <w:szCs w:val="22"/>
              </w:rPr>
              <w:t>轨迹码</w:t>
            </w:r>
          </w:p>
        </w:tc>
        <w:tc>
          <w:tcPr>
            <w:tcW w:w="510" w:type="dxa"/>
            <w:tcBorders>
              <w:top w:val="nil"/>
              <w:left w:val="nil"/>
              <w:bottom w:val="single" w:sz="8" w:space="0" w:color="auto"/>
              <w:right w:val="single" w:sz="8" w:space="0" w:color="auto"/>
            </w:tcBorders>
          </w:tcPr>
          <w:p w14:paraId="60149263"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rPr>
              <w:t>11342,411342</w:t>
            </w:r>
          </w:p>
        </w:tc>
        <w:tc>
          <w:tcPr>
            <w:tcW w:w="510" w:type="dxa"/>
            <w:tcBorders>
              <w:top w:val="nil"/>
              <w:left w:val="nil"/>
              <w:bottom w:val="single" w:sz="8" w:space="0" w:color="auto"/>
              <w:right w:val="single" w:sz="8" w:space="0" w:color="auto"/>
            </w:tcBorders>
          </w:tcPr>
          <w:p w14:paraId="1040C0C7"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1142132,1142312,1132412,1132142,1123142,1124132</w:t>
            </w:r>
          </w:p>
        </w:tc>
        <w:tc>
          <w:tcPr>
            <w:tcW w:w="510" w:type="dxa"/>
            <w:tcBorders>
              <w:top w:val="nil"/>
              <w:left w:val="nil"/>
              <w:bottom w:val="single" w:sz="8" w:space="0" w:color="auto"/>
              <w:right w:val="single" w:sz="8" w:space="0" w:color="auto"/>
            </w:tcBorders>
          </w:tcPr>
          <w:p w14:paraId="1F30397C"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11234</w:t>
            </w:r>
            <w:r w:rsidRPr="00B87AB8">
              <w:rPr>
                <w:rFonts w:ascii="宋体" w:eastAsia="宋体" w:hAnsi="宋体" w:cs="宋体"/>
                <w:kern w:val="0"/>
                <w:sz w:val="20"/>
                <w:szCs w:val="22"/>
              </w:rPr>
              <w:t>,</w:t>
            </w:r>
            <w:r w:rsidRPr="00B87AB8">
              <w:rPr>
                <w:rFonts w:ascii="宋体" w:eastAsia="宋体" w:hAnsi="宋体"/>
                <w:kern w:val="0"/>
                <w:sz w:val="20"/>
              </w:rPr>
              <w:t>411234</w:t>
            </w:r>
          </w:p>
        </w:tc>
        <w:tc>
          <w:tcPr>
            <w:tcW w:w="510" w:type="dxa"/>
            <w:tcBorders>
              <w:top w:val="nil"/>
              <w:left w:val="nil"/>
              <w:bottom w:val="single" w:sz="8" w:space="0" w:color="auto"/>
              <w:right w:val="single" w:sz="8" w:space="0" w:color="auto"/>
            </w:tcBorders>
          </w:tcPr>
          <w:p w14:paraId="1819FD73"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11421,11241,411421,411241</w:t>
            </w:r>
          </w:p>
        </w:tc>
        <w:tc>
          <w:tcPr>
            <w:tcW w:w="510" w:type="dxa"/>
            <w:tcBorders>
              <w:top w:val="nil"/>
              <w:left w:val="nil"/>
              <w:bottom w:val="single" w:sz="8" w:space="0" w:color="auto"/>
              <w:right w:val="single" w:sz="8" w:space="0" w:color="auto"/>
            </w:tcBorders>
          </w:tcPr>
          <w:p w14:paraId="381CEF7B"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112342,112432,4112342,4112432,</w:t>
            </w:r>
          </w:p>
        </w:tc>
        <w:tc>
          <w:tcPr>
            <w:tcW w:w="510" w:type="dxa"/>
            <w:tcBorders>
              <w:top w:val="nil"/>
              <w:left w:val="nil"/>
              <w:bottom w:val="single" w:sz="8" w:space="0" w:color="auto"/>
              <w:right w:val="single" w:sz="8" w:space="0" w:color="auto"/>
            </w:tcBorders>
          </w:tcPr>
          <w:p w14:paraId="491C1F32"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114324,114234,4114324,4114234</w:t>
            </w:r>
          </w:p>
        </w:tc>
        <w:tc>
          <w:tcPr>
            <w:tcW w:w="510" w:type="dxa"/>
            <w:tcBorders>
              <w:top w:val="nil"/>
              <w:left w:val="nil"/>
              <w:bottom w:val="single" w:sz="8" w:space="0" w:color="auto"/>
              <w:right w:val="single" w:sz="8" w:space="0" w:color="auto"/>
            </w:tcBorders>
          </w:tcPr>
          <w:p w14:paraId="56E58F03"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1123</w:t>
            </w:r>
            <w:r w:rsidRPr="00B87AB8">
              <w:rPr>
                <w:rFonts w:ascii="宋体" w:eastAsia="宋体" w:hAnsi="宋体" w:cs="宋体"/>
                <w:kern w:val="0"/>
                <w:sz w:val="20"/>
                <w:szCs w:val="22"/>
              </w:rPr>
              <w:t>,</w:t>
            </w:r>
            <w:r w:rsidRPr="00B87AB8">
              <w:rPr>
                <w:rFonts w:ascii="宋体" w:eastAsia="宋体" w:hAnsi="宋体"/>
                <w:kern w:val="0"/>
                <w:sz w:val="20"/>
              </w:rPr>
              <w:t>41123</w:t>
            </w:r>
          </w:p>
        </w:tc>
        <w:tc>
          <w:tcPr>
            <w:tcW w:w="510" w:type="dxa"/>
            <w:tcBorders>
              <w:top w:val="nil"/>
              <w:left w:val="nil"/>
              <w:bottom w:val="single" w:sz="8" w:space="0" w:color="auto"/>
              <w:right w:val="single" w:sz="8" w:space="0" w:color="auto"/>
            </w:tcBorders>
          </w:tcPr>
          <w:p w14:paraId="3FAC5BBA"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114231,113241,4114231,4113241</w:t>
            </w:r>
          </w:p>
        </w:tc>
        <w:tc>
          <w:tcPr>
            <w:tcW w:w="510" w:type="dxa"/>
            <w:tcBorders>
              <w:top w:val="nil"/>
              <w:left w:val="nil"/>
              <w:bottom w:val="single" w:sz="8" w:space="0" w:color="auto"/>
              <w:right w:val="single" w:sz="8" w:space="0" w:color="auto"/>
            </w:tcBorders>
          </w:tcPr>
          <w:p w14:paraId="5247CF27"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113</w:t>
            </w:r>
            <w:r w:rsidRPr="00B87AB8">
              <w:rPr>
                <w:rFonts w:ascii="宋体" w:eastAsia="宋体" w:hAnsi="宋体" w:hint="eastAsia"/>
                <w:kern w:val="0"/>
                <w:sz w:val="20"/>
              </w:rPr>
              <w:t>，</w:t>
            </w:r>
            <w:r w:rsidRPr="00B87AB8">
              <w:rPr>
                <w:rFonts w:ascii="宋体" w:eastAsia="宋体" w:hAnsi="宋体"/>
                <w:kern w:val="0"/>
                <w:sz w:val="20"/>
              </w:rPr>
              <w:t>41113</w:t>
            </w:r>
          </w:p>
        </w:tc>
        <w:tc>
          <w:tcPr>
            <w:tcW w:w="510" w:type="dxa"/>
            <w:tcBorders>
              <w:top w:val="nil"/>
              <w:left w:val="nil"/>
              <w:bottom w:val="single" w:sz="8" w:space="0" w:color="auto"/>
              <w:right w:val="single" w:sz="8" w:space="0" w:color="auto"/>
            </w:tcBorders>
          </w:tcPr>
          <w:p w14:paraId="27E2EA2E"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1134,41134</w:t>
            </w:r>
          </w:p>
        </w:tc>
        <w:tc>
          <w:tcPr>
            <w:tcW w:w="510" w:type="dxa"/>
            <w:tcBorders>
              <w:top w:val="nil"/>
              <w:left w:val="nil"/>
              <w:bottom w:val="single" w:sz="8" w:space="0" w:color="auto"/>
              <w:right w:val="single" w:sz="8" w:space="0" w:color="auto"/>
            </w:tcBorders>
          </w:tcPr>
          <w:p w14:paraId="473EA67A"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kern w:val="0"/>
                <w:sz w:val="20"/>
              </w:rPr>
              <w:t>1124</w:t>
            </w:r>
            <w:r w:rsidRPr="00B87AB8">
              <w:rPr>
                <w:rFonts w:ascii="宋体" w:eastAsia="宋体" w:hAnsi="宋体" w:cs="宋体"/>
                <w:kern w:val="0"/>
                <w:sz w:val="20"/>
                <w:szCs w:val="22"/>
              </w:rPr>
              <w:t>,</w:t>
            </w:r>
            <w:r w:rsidRPr="00B87AB8">
              <w:rPr>
                <w:rFonts w:ascii="宋体" w:eastAsia="宋体" w:hAnsi="宋体"/>
                <w:kern w:val="0"/>
                <w:sz w:val="20"/>
              </w:rPr>
              <w:t>41124</w:t>
            </w:r>
          </w:p>
        </w:tc>
      </w:tr>
      <w:tr w:rsidR="0061557E" w:rsidRPr="00B87AB8" w14:paraId="1BF99909" w14:textId="77777777" w:rsidTr="001834B1">
        <w:trPr>
          <w:trHeight w:val="360"/>
        </w:trPr>
        <w:tc>
          <w:tcPr>
            <w:tcW w:w="510" w:type="dxa"/>
            <w:tcBorders>
              <w:top w:val="nil"/>
              <w:left w:val="single" w:sz="8" w:space="0" w:color="auto"/>
              <w:bottom w:val="single" w:sz="8" w:space="0" w:color="auto"/>
              <w:right w:val="single" w:sz="8" w:space="0" w:color="auto"/>
            </w:tcBorders>
            <w:shd w:val="clear" w:color="000000" w:fill="E7E6E6"/>
            <w:vAlign w:val="center"/>
          </w:tcPr>
          <w:p w14:paraId="1CBCE2A2"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lastRenderedPageBreak/>
              <w:t>英大写</w:t>
            </w:r>
          </w:p>
        </w:tc>
        <w:tc>
          <w:tcPr>
            <w:tcW w:w="510" w:type="dxa"/>
            <w:tcBorders>
              <w:top w:val="nil"/>
              <w:left w:val="nil"/>
              <w:bottom w:val="single" w:sz="8" w:space="0" w:color="auto"/>
              <w:right w:val="single" w:sz="8" w:space="0" w:color="auto"/>
            </w:tcBorders>
            <w:shd w:val="clear" w:color="000000" w:fill="E7E6E6"/>
            <w:vAlign w:val="center"/>
          </w:tcPr>
          <w:p w14:paraId="154F1FCB"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L</w:t>
            </w:r>
          </w:p>
        </w:tc>
        <w:tc>
          <w:tcPr>
            <w:tcW w:w="510" w:type="dxa"/>
            <w:tcBorders>
              <w:top w:val="nil"/>
              <w:left w:val="nil"/>
              <w:bottom w:val="single" w:sz="8" w:space="0" w:color="auto"/>
              <w:right w:val="single" w:sz="8" w:space="0" w:color="auto"/>
            </w:tcBorders>
            <w:shd w:val="clear" w:color="000000" w:fill="E7E6E6"/>
            <w:vAlign w:val="center"/>
          </w:tcPr>
          <w:p w14:paraId="17837867"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M</w:t>
            </w:r>
          </w:p>
        </w:tc>
        <w:tc>
          <w:tcPr>
            <w:tcW w:w="510" w:type="dxa"/>
            <w:tcBorders>
              <w:top w:val="nil"/>
              <w:left w:val="nil"/>
              <w:bottom w:val="single" w:sz="8" w:space="0" w:color="auto"/>
              <w:right w:val="single" w:sz="8" w:space="0" w:color="auto"/>
            </w:tcBorders>
            <w:shd w:val="clear" w:color="000000" w:fill="E7E6E6"/>
            <w:vAlign w:val="center"/>
          </w:tcPr>
          <w:p w14:paraId="29AED01A"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N</w:t>
            </w:r>
          </w:p>
        </w:tc>
        <w:tc>
          <w:tcPr>
            <w:tcW w:w="510" w:type="dxa"/>
            <w:tcBorders>
              <w:top w:val="nil"/>
              <w:left w:val="nil"/>
              <w:bottom w:val="single" w:sz="8" w:space="0" w:color="auto"/>
              <w:right w:val="single" w:sz="8" w:space="0" w:color="auto"/>
            </w:tcBorders>
            <w:shd w:val="clear" w:color="000000" w:fill="E7E6E6"/>
            <w:vAlign w:val="center"/>
          </w:tcPr>
          <w:p w14:paraId="32723044"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O</w:t>
            </w:r>
          </w:p>
        </w:tc>
        <w:tc>
          <w:tcPr>
            <w:tcW w:w="510" w:type="dxa"/>
            <w:tcBorders>
              <w:top w:val="nil"/>
              <w:left w:val="nil"/>
              <w:bottom w:val="single" w:sz="8" w:space="0" w:color="auto"/>
              <w:right w:val="single" w:sz="8" w:space="0" w:color="auto"/>
            </w:tcBorders>
            <w:shd w:val="clear" w:color="000000" w:fill="E7E6E6"/>
            <w:vAlign w:val="center"/>
          </w:tcPr>
          <w:p w14:paraId="61B26ABB"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P</w:t>
            </w:r>
          </w:p>
        </w:tc>
        <w:tc>
          <w:tcPr>
            <w:tcW w:w="510" w:type="dxa"/>
            <w:tcBorders>
              <w:top w:val="nil"/>
              <w:left w:val="nil"/>
              <w:bottom w:val="single" w:sz="8" w:space="0" w:color="auto"/>
              <w:right w:val="single" w:sz="8" w:space="0" w:color="auto"/>
            </w:tcBorders>
            <w:shd w:val="clear" w:color="000000" w:fill="E7E6E6"/>
            <w:vAlign w:val="center"/>
          </w:tcPr>
          <w:p w14:paraId="14B57375"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Q</w:t>
            </w:r>
          </w:p>
        </w:tc>
        <w:tc>
          <w:tcPr>
            <w:tcW w:w="510" w:type="dxa"/>
            <w:tcBorders>
              <w:top w:val="nil"/>
              <w:left w:val="nil"/>
              <w:bottom w:val="single" w:sz="8" w:space="0" w:color="auto"/>
              <w:right w:val="single" w:sz="8" w:space="0" w:color="auto"/>
            </w:tcBorders>
            <w:shd w:val="clear" w:color="000000" w:fill="E7E6E6"/>
            <w:vAlign w:val="center"/>
          </w:tcPr>
          <w:p w14:paraId="101B1C15"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R</w:t>
            </w:r>
          </w:p>
        </w:tc>
        <w:tc>
          <w:tcPr>
            <w:tcW w:w="510" w:type="dxa"/>
            <w:tcBorders>
              <w:top w:val="nil"/>
              <w:left w:val="nil"/>
              <w:bottom w:val="single" w:sz="8" w:space="0" w:color="auto"/>
              <w:right w:val="single" w:sz="8" w:space="0" w:color="auto"/>
            </w:tcBorders>
            <w:shd w:val="clear" w:color="000000" w:fill="E7E6E6"/>
            <w:vAlign w:val="center"/>
          </w:tcPr>
          <w:p w14:paraId="7B111D87"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S</w:t>
            </w:r>
          </w:p>
        </w:tc>
        <w:tc>
          <w:tcPr>
            <w:tcW w:w="510" w:type="dxa"/>
            <w:tcBorders>
              <w:top w:val="nil"/>
              <w:left w:val="nil"/>
              <w:bottom w:val="single" w:sz="8" w:space="0" w:color="auto"/>
              <w:right w:val="single" w:sz="8" w:space="0" w:color="auto"/>
            </w:tcBorders>
            <w:shd w:val="clear" w:color="000000" w:fill="E7E6E6"/>
            <w:vAlign w:val="center"/>
          </w:tcPr>
          <w:p w14:paraId="5AA6C452"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T</w:t>
            </w:r>
          </w:p>
        </w:tc>
        <w:tc>
          <w:tcPr>
            <w:tcW w:w="510" w:type="dxa"/>
            <w:tcBorders>
              <w:top w:val="nil"/>
              <w:left w:val="nil"/>
              <w:bottom w:val="single" w:sz="8" w:space="0" w:color="auto"/>
              <w:right w:val="single" w:sz="8" w:space="0" w:color="auto"/>
            </w:tcBorders>
            <w:shd w:val="clear" w:color="000000" w:fill="E7E6E6"/>
            <w:vAlign w:val="center"/>
          </w:tcPr>
          <w:p w14:paraId="4AC6566E"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U</w:t>
            </w:r>
          </w:p>
        </w:tc>
        <w:tc>
          <w:tcPr>
            <w:tcW w:w="510" w:type="dxa"/>
            <w:tcBorders>
              <w:top w:val="nil"/>
              <w:left w:val="nil"/>
              <w:bottom w:val="single" w:sz="8" w:space="0" w:color="auto"/>
              <w:right w:val="single" w:sz="8" w:space="0" w:color="auto"/>
            </w:tcBorders>
            <w:shd w:val="clear" w:color="000000" w:fill="E7E6E6"/>
            <w:vAlign w:val="center"/>
          </w:tcPr>
          <w:p w14:paraId="35EE8F3B"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V</w:t>
            </w:r>
          </w:p>
        </w:tc>
      </w:tr>
      <w:tr w:rsidR="0061557E" w:rsidRPr="00B87AB8" w14:paraId="469EEA44" w14:textId="77777777" w:rsidTr="001834B1">
        <w:trPr>
          <w:trHeight w:val="400"/>
        </w:trPr>
        <w:tc>
          <w:tcPr>
            <w:tcW w:w="510" w:type="dxa"/>
            <w:tcBorders>
              <w:top w:val="nil"/>
              <w:left w:val="single" w:sz="8" w:space="0" w:color="auto"/>
              <w:bottom w:val="single" w:sz="8" w:space="0" w:color="auto"/>
              <w:right w:val="single" w:sz="8" w:space="0" w:color="auto"/>
            </w:tcBorders>
            <w:vAlign w:val="center"/>
          </w:tcPr>
          <w:p w14:paraId="5170B680" w14:textId="77777777" w:rsidR="005177CC" w:rsidRPr="00B87AB8" w:rsidRDefault="0061557E" w:rsidP="005177CC">
            <w:pPr>
              <w:widowControl/>
              <w:adjustRightInd/>
              <w:spacing w:line="240" w:lineRule="auto"/>
              <w:ind w:firstLine="0"/>
              <w:textAlignment w:val="auto"/>
              <w:rPr>
                <w:rFonts w:eastAsia="Times New Roman"/>
                <w:kern w:val="0"/>
                <w:szCs w:val="28"/>
              </w:rPr>
            </w:pPr>
            <w:r>
              <w:rPr>
                <w:rFonts w:eastAsia="宋体"/>
                <w:szCs w:val="28"/>
              </w:rPr>
              <w:t>chai</w:t>
            </w:r>
          </w:p>
        </w:tc>
        <w:tc>
          <w:tcPr>
            <w:tcW w:w="510" w:type="dxa"/>
            <w:tcBorders>
              <w:top w:val="nil"/>
              <w:left w:val="nil"/>
              <w:bottom w:val="single" w:sz="8" w:space="0" w:color="auto"/>
              <w:right w:val="single" w:sz="8" w:space="0" w:color="auto"/>
            </w:tcBorders>
            <w:vAlign w:val="center"/>
          </w:tcPr>
          <w:p w14:paraId="6C162A3C"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L</w:t>
            </w:r>
          </w:p>
        </w:tc>
        <w:tc>
          <w:tcPr>
            <w:tcW w:w="510" w:type="dxa"/>
            <w:tcBorders>
              <w:top w:val="nil"/>
              <w:left w:val="nil"/>
              <w:bottom w:val="single" w:sz="8" w:space="0" w:color="auto"/>
              <w:right w:val="single" w:sz="8" w:space="0" w:color="auto"/>
            </w:tcBorders>
            <w:vAlign w:val="center"/>
          </w:tcPr>
          <w:p w14:paraId="295F228E"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M</w:t>
            </w:r>
          </w:p>
        </w:tc>
        <w:tc>
          <w:tcPr>
            <w:tcW w:w="510" w:type="dxa"/>
            <w:tcBorders>
              <w:top w:val="nil"/>
              <w:left w:val="nil"/>
              <w:bottom w:val="single" w:sz="8" w:space="0" w:color="auto"/>
              <w:right w:val="single" w:sz="8" w:space="0" w:color="auto"/>
            </w:tcBorders>
            <w:vAlign w:val="center"/>
          </w:tcPr>
          <w:p w14:paraId="41BD64A6"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N</w:t>
            </w:r>
          </w:p>
        </w:tc>
        <w:tc>
          <w:tcPr>
            <w:tcW w:w="510" w:type="dxa"/>
            <w:tcBorders>
              <w:top w:val="nil"/>
              <w:left w:val="nil"/>
              <w:bottom w:val="single" w:sz="8" w:space="0" w:color="auto"/>
              <w:right w:val="single" w:sz="8" w:space="0" w:color="auto"/>
            </w:tcBorders>
            <w:vAlign w:val="center"/>
          </w:tcPr>
          <w:p w14:paraId="19CAFD96"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O</w:t>
            </w:r>
          </w:p>
        </w:tc>
        <w:tc>
          <w:tcPr>
            <w:tcW w:w="510" w:type="dxa"/>
            <w:tcBorders>
              <w:top w:val="nil"/>
              <w:left w:val="nil"/>
              <w:bottom w:val="single" w:sz="8" w:space="0" w:color="auto"/>
              <w:right w:val="single" w:sz="8" w:space="0" w:color="auto"/>
            </w:tcBorders>
            <w:vAlign w:val="center"/>
          </w:tcPr>
          <w:p w14:paraId="1B6F2FB2"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P</w:t>
            </w:r>
          </w:p>
        </w:tc>
        <w:tc>
          <w:tcPr>
            <w:tcW w:w="510" w:type="dxa"/>
            <w:tcBorders>
              <w:top w:val="nil"/>
              <w:left w:val="nil"/>
              <w:bottom w:val="single" w:sz="8" w:space="0" w:color="auto"/>
              <w:right w:val="single" w:sz="8" w:space="0" w:color="auto"/>
            </w:tcBorders>
            <w:vAlign w:val="center"/>
          </w:tcPr>
          <w:p w14:paraId="13858F17"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Q</w:t>
            </w:r>
          </w:p>
        </w:tc>
        <w:tc>
          <w:tcPr>
            <w:tcW w:w="510" w:type="dxa"/>
            <w:tcBorders>
              <w:top w:val="nil"/>
              <w:left w:val="nil"/>
              <w:bottom w:val="single" w:sz="8" w:space="0" w:color="auto"/>
              <w:right w:val="single" w:sz="8" w:space="0" w:color="auto"/>
            </w:tcBorders>
            <w:vAlign w:val="center"/>
          </w:tcPr>
          <w:p w14:paraId="05CF2D84"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R</w:t>
            </w:r>
          </w:p>
        </w:tc>
        <w:tc>
          <w:tcPr>
            <w:tcW w:w="510" w:type="dxa"/>
            <w:tcBorders>
              <w:top w:val="nil"/>
              <w:left w:val="nil"/>
              <w:bottom w:val="single" w:sz="8" w:space="0" w:color="auto"/>
              <w:right w:val="single" w:sz="8" w:space="0" w:color="auto"/>
            </w:tcBorders>
            <w:vAlign w:val="center"/>
          </w:tcPr>
          <w:p w14:paraId="7811D15B"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S</w:t>
            </w:r>
          </w:p>
        </w:tc>
        <w:tc>
          <w:tcPr>
            <w:tcW w:w="510" w:type="dxa"/>
            <w:tcBorders>
              <w:top w:val="nil"/>
              <w:left w:val="nil"/>
              <w:bottom w:val="single" w:sz="8" w:space="0" w:color="auto"/>
              <w:right w:val="single" w:sz="8" w:space="0" w:color="auto"/>
            </w:tcBorders>
            <w:vAlign w:val="center"/>
          </w:tcPr>
          <w:p w14:paraId="5E9976EF"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T</w:t>
            </w:r>
          </w:p>
        </w:tc>
        <w:tc>
          <w:tcPr>
            <w:tcW w:w="510" w:type="dxa"/>
            <w:tcBorders>
              <w:top w:val="nil"/>
              <w:left w:val="nil"/>
              <w:bottom w:val="single" w:sz="8" w:space="0" w:color="auto"/>
              <w:right w:val="single" w:sz="8" w:space="0" w:color="auto"/>
            </w:tcBorders>
            <w:vAlign w:val="center"/>
          </w:tcPr>
          <w:p w14:paraId="407497CD"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U</w:t>
            </w:r>
          </w:p>
        </w:tc>
        <w:tc>
          <w:tcPr>
            <w:tcW w:w="510" w:type="dxa"/>
            <w:tcBorders>
              <w:top w:val="nil"/>
              <w:left w:val="nil"/>
              <w:bottom w:val="single" w:sz="8" w:space="0" w:color="auto"/>
              <w:right w:val="single" w:sz="8" w:space="0" w:color="auto"/>
            </w:tcBorders>
            <w:vAlign w:val="center"/>
          </w:tcPr>
          <w:p w14:paraId="53F0594E"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V</w:t>
            </w:r>
          </w:p>
        </w:tc>
      </w:tr>
      <w:tr w:rsidR="0061557E" w:rsidRPr="00B87AB8" w14:paraId="1AAE4557" w14:textId="77777777" w:rsidTr="001834B1">
        <w:trPr>
          <w:trHeight w:val="360"/>
        </w:trPr>
        <w:tc>
          <w:tcPr>
            <w:tcW w:w="510" w:type="dxa"/>
            <w:tcBorders>
              <w:top w:val="nil"/>
              <w:left w:val="single" w:sz="8" w:space="0" w:color="auto"/>
              <w:bottom w:val="single" w:sz="8" w:space="0" w:color="auto"/>
              <w:right w:val="single" w:sz="8" w:space="0" w:color="auto"/>
            </w:tcBorders>
            <w:vAlign w:val="center"/>
          </w:tcPr>
          <w:p w14:paraId="598DFFE1"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t>韩音</w:t>
            </w:r>
          </w:p>
        </w:tc>
        <w:tc>
          <w:tcPr>
            <w:tcW w:w="510" w:type="dxa"/>
            <w:tcBorders>
              <w:top w:val="nil"/>
              <w:left w:val="nil"/>
              <w:bottom w:val="single" w:sz="8" w:space="0" w:color="auto"/>
              <w:right w:val="single" w:sz="8" w:space="0" w:color="auto"/>
            </w:tcBorders>
            <w:vAlign w:val="center"/>
          </w:tcPr>
          <w:p w14:paraId="379E3806"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ㅇ</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4BD81D7D"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ㅁ</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3CF0200C"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ㄴ</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630A4BD1"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ㅚ</w:t>
            </w:r>
          </w:p>
        </w:tc>
        <w:tc>
          <w:tcPr>
            <w:tcW w:w="510" w:type="dxa"/>
            <w:tcBorders>
              <w:top w:val="nil"/>
              <w:left w:val="nil"/>
              <w:bottom w:val="single" w:sz="8" w:space="0" w:color="auto"/>
              <w:right w:val="single" w:sz="8" w:space="0" w:color="auto"/>
            </w:tcBorders>
            <w:vAlign w:val="center"/>
          </w:tcPr>
          <w:p w14:paraId="1D0B7A81"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ㅍ</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5C6757B7"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ㄲ</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039CF1CF"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ㄹ</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36F53C03"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ㅅ</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790C0033"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ㅌ</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5C709ECF"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ㅟ</w:t>
            </w:r>
          </w:p>
        </w:tc>
        <w:tc>
          <w:tcPr>
            <w:tcW w:w="510" w:type="dxa"/>
            <w:tcBorders>
              <w:top w:val="nil"/>
              <w:left w:val="nil"/>
              <w:bottom w:val="single" w:sz="8" w:space="0" w:color="auto"/>
              <w:right w:val="single" w:sz="8" w:space="0" w:color="auto"/>
            </w:tcBorders>
            <w:vAlign w:val="center"/>
          </w:tcPr>
          <w:p w14:paraId="678955D2"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ㅂ</w:t>
            </w:r>
            <w:r w:rsidRPr="00B87AB8">
              <w:rPr>
                <w:rFonts w:ascii="Batang" w:eastAsia="Batang" w:hAnsi="Batang" w:cs="Batang"/>
                <w:kern w:val="0"/>
                <w:szCs w:val="28"/>
              </w:rPr>
              <w:t xml:space="preserve"> </w:t>
            </w:r>
          </w:p>
        </w:tc>
      </w:tr>
      <w:tr w:rsidR="0061557E" w:rsidRPr="00B87AB8" w14:paraId="71A5BBA5" w14:textId="77777777" w:rsidTr="001834B1">
        <w:trPr>
          <w:trHeight w:val="320"/>
        </w:trPr>
        <w:tc>
          <w:tcPr>
            <w:tcW w:w="510" w:type="dxa"/>
            <w:tcBorders>
              <w:top w:val="nil"/>
              <w:left w:val="single" w:sz="8" w:space="0" w:color="auto"/>
              <w:bottom w:val="single" w:sz="8" w:space="0" w:color="auto"/>
              <w:right w:val="single" w:sz="8" w:space="0" w:color="auto"/>
            </w:tcBorders>
            <w:vAlign w:val="center"/>
          </w:tcPr>
          <w:p w14:paraId="2AA6CB3C"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eastAsia="宋体"/>
                <w:kern w:val="0"/>
                <w:sz w:val="22"/>
              </w:rPr>
              <w:t>Uni</w:t>
            </w:r>
          </w:p>
        </w:tc>
        <w:tc>
          <w:tcPr>
            <w:tcW w:w="510" w:type="dxa"/>
            <w:tcBorders>
              <w:top w:val="nil"/>
              <w:left w:val="nil"/>
              <w:bottom w:val="single" w:sz="8" w:space="0" w:color="auto"/>
              <w:right w:val="single" w:sz="8" w:space="0" w:color="auto"/>
            </w:tcBorders>
            <w:vAlign w:val="center"/>
          </w:tcPr>
          <w:p w14:paraId="5BCF9237"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2bcc</w:t>
            </w:r>
          </w:p>
        </w:tc>
        <w:tc>
          <w:tcPr>
            <w:tcW w:w="510" w:type="dxa"/>
            <w:tcBorders>
              <w:top w:val="nil"/>
              <w:left w:val="nil"/>
              <w:bottom w:val="single" w:sz="8" w:space="0" w:color="auto"/>
              <w:right w:val="single" w:sz="8" w:space="0" w:color="auto"/>
            </w:tcBorders>
            <w:vAlign w:val="center"/>
          </w:tcPr>
          <w:p w14:paraId="45292484"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2bcd</w:t>
            </w:r>
          </w:p>
        </w:tc>
        <w:tc>
          <w:tcPr>
            <w:tcW w:w="510" w:type="dxa"/>
            <w:tcBorders>
              <w:top w:val="nil"/>
              <w:left w:val="nil"/>
              <w:bottom w:val="single" w:sz="8" w:space="0" w:color="auto"/>
              <w:right w:val="single" w:sz="8" w:space="0" w:color="auto"/>
            </w:tcBorders>
            <w:vAlign w:val="center"/>
          </w:tcPr>
          <w:p w14:paraId="566AC24E"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2bce</w:t>
            </w:r>
          </w:p>
        </w:tc>
        <w:tc>
          <w:tcPr>
            <w:tcW w:w="510" w:type="dxa"/>
            <w:tcBorders>
              <w:top w:val="nil"/>
              <w:left w:val="nil"/>
              <w:bottom w:val="single" w:sz="8" w:space="0" w:color="auto"/>
              <w:right w:val="single" w:sz="8" w:space="0" w:color="auto"/>
            </w:tcBorders>
            <w:vAlign w:val="center"/>
          </w:tcPr>
          <w:p w14:paraId="58AD08D2"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2bcf</w:t>
            </w:r>
          </w:p>
        </w:tc>
        <w:tc>
          <w:tcPr>
            <w:tcW w:w="510" w:type="dxa"/>
            <w:tcBorders>
              <w:top w:val="nil"/>
              <w:left w:val="nil"/>
              <w:bottom w:val="single" w:sz="8" w:space="0" w:color="auto"/>
              <w:right w:val="single" w:sz="8" w:space="0" w:color="auto"/>
            </w:tcBorders>
            <w:vAlign w:val="center"/>
          </w:tcPr>
          <w:p w14:paraId="01383C01"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2bd0</w:t>
            </w:r>
          </w:p>
        </w:tc>
        <w:tc>
          <w:tcPr>
            <w:tcW w:w="510" w:type="dxa"/>
            <w:tcBorders>
              <w:top w:val="nil"/>
              <w:left w:val="nil"/>
              <w:bottom w:val="single" w:sz="8" w:space="0" w:color="auto"/>
              <w:right w:val="single" w:sz="8" w:space="0" w:color="auto"/>
            </w:tcBorders>
            <w:vAlign w:val="center"/>
          </w:tcPr>
          <w:p w14:paraId="6562B26D"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2bd1</w:t>
            </w:r>
          </w:p>
        </w:tc>
        <w:tc>
          <w:tcPr>
            <w:tcW w:w="510" w:type="dxa"/>
            <w:tcBorders>
              <w:top w:val="nil"/>
              <w:left w:val="nil"/>
              <w:bottom w:val="single" w:sz="8" w:space="0" w:color="auto"/>
              <w:right w:val="single" w:sz="8" w:space="0" w:color="auto"/>
            </w:tcBorders>
            <w:vAlign w:val="center"/>
          </w:tcPr>
          <w:p w14:paraId="1663E50E"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2bd2</w:t>
            </w:r>
          </w:p>
        </w:tc>
        <w:tc>
          <w:tcPr>
            <w:tcW w:w="510" w:type="dxa"/>
            <w:tcBorders>
              <w:top w:val="nil"/>
              <w:left w:val="nil"/>
              <w:bottom w:val="single" w:sz="8" w:space="0" w:color="auto"/>
              <w:right w:val="single" w:sz="8" w:space="0" w:color="auto"/>
            </w:tcBorders>
            <w:vAlign w:val="center"/>
          </w:tcPr>
          <w:p w14:paraId="115706C8"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2bd3</w:t>
            </w:r>
          </w:p>
        </w:tc>
        <w:tc>
          <w:tcPr>
            <w:tcW w:w="510" w:type="dxa"/>
            <w:tcBorders>
              <w:top w:val="nil"/>
              <w:left w:val="nil"/>
              <w:bottom w:val="single" w:sz="8" w:space="0" w:color="auto"/>
              <w:right w:val="single" w:sz="8" w:space="0" w:color="auto"/>
            </w:tcBorders>
            <w:vAlign w:val="center"/>
          </w:tcPr>
          <w:p w14:paraId="52ABDF14"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2bd4</w:t>
            </w:r>
          </w:p>
        </w:tc>
        <w:tc>
          <w:tcPr>
            <w:tcW w:w="510" w:type="dxa"/>
            <w:tcBorders>
              <w:top w:val="nil"/>
              <w:left w:val="nil"/>
              <w:bottom w:val="single" w:sz="8" w:space="0" w:color="auto"/>
              <w:right w:val="single" w:sz="8" w:space="0" w:color="auto"/>
            </w:tcBorders>
            <w:vAlign w:val="center"/>
          </w:tcPr>
          <w:p w14:paraId="2699D37D"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2bd5</w:t>
            </w:r>
          </w:p>
        </w:tc>
        <w:tc>
          <w:tcPr>
            <w:tcW w:w="510" w:type="dxa"/>
            <w:tcBorders>
              <w:top w:val="nil"/>
              <w:left w:val="nil"/>
              <w:bottom w:val="single" w:sz="8" w:space="0" w:color="auto"/>
              <w:right w:val="single" w:sz="8" w:space="0" w:color="auto"/>
            </w:tcBorders>
            <w:vAlign w:val="center"/>
          </w:tcPr>
          <w:p w14:paraId="7653385A"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2bd6</w:t>
            </w:r>
          </w:p>
        </w:tc>
      </w:tr>
      <w:tr w:rsidR="0061557E" w:rsidRPr="00B87AB8" w14:paraId="21AD087F" w14:textId="77777777" w:rsidTr="001834B1">
        <w:trPr>
          <w:trHeight w:val="1570"/>
        </w:trPr>
        <w:tc>
          <w:tcPr>
            <w:tcW w:w="510" w:type="dxa"/>
            <w:tcBorders>
              <w:top w:val="nil"/>
              <w:left w:val="single" w:sz="8" w:space="0" w:color="auto"/>
              <w:bottom w:val="single" w:sz="8" w:space="0" w:color="auto"/>
              <w:right w:val="single" w:sz="8" w:space="0" w:color="auto"/>
            </w:tcBorders>
            <w:vAlign w:val="center"/>
          </w:tcPr>
          <w:p w14:paraId="7E1C98F5"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ascii="宋体" w:eastAsia="宋体" w:hAnsi="宋体" w:cs="宋体" w:hint="eastAsia"/>
                <w:kern w:val="0"/>
                <w:sz w:val="22"/>
                <w:szCs w:val="22"/>
              </w:rPr>
              <w:t>轨迹码</w:t>
            </w:r>
          </w:p>
        </w:tc>
        <w:tc>
          <w:tcPr>
            <w:tcW w:w="510" w:type="dxa"/>
            <w:tcBorders>
              <w:top w:val="nil"/>
              <w:left w:val="nil"/>
              <w:bottom w:val="single" w:sz="8" w:space="0" w:color="auto"/>
              <w:right w:val="single" w:sz="8" w:space="0" w:color="auto"/>
            </w:tcBorders>
          </w:tcPr>
          <w:p w14:paraId="2A24DE20"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szCs w:val="22"/>
              </w:rPr>
              <w:t>1143,41143</w:t>
            </w:r>
          </w:p>
        </w:tc>
        <w:tc>
          <w:tcPr>
            <w:tcW w:w="510" w:type="dxa"/>
            <w:tcBorders>
              <w:top w:val="nil"/>
              <w:left w:val="nil"/>
              <w:bottom w:val="single" w:sz="8" w:space="0" w:color="auto"/>
              <w:right w:val="single" w:sz="8" w:space="0" w:color="auto"/>
            </w:tcBorders>
          </w:tcPr>
          <w:p w14:paraId="636A337C"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szCs w:val="22"/>
              </w:rPr>
              <w:t>1142132,1142312,1132412,1132142,1123142,1124132</w:t>
            </w:r>
          </w:p>
        </w:tc>
        <w:tc>
          <w:tcPr>
            <w:tcW w:w="510" w:type="dxa"/>
            <w:tcBorders>
              <w:top w:val="nil"/>
              <w:left w:val="nil"/>
              <w:bottom w:val="single" w:sz="8" w:space="0" w:color="auto"/>
              <w:right w:val="single" w:sz="8" w:space="0" w:color="auto"/>
            </w:tcBorders>
          </w:tcPr>
          <w:p w14:paraId="7C460F49"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szCs w:val="22"/>
              </w:rPr>
              <w:t>11423,411423</w:t>
            </w:r>
          </w:p>
        </w:tc>
        <w:tc>
          <w:tcPr>
            <w:tcW w:w="510" w:type="dxa"/>
            <w:tcBorders>
              <w:top w:val="nil"/>
              <w:left w:val="nil"/>
              <w:bottom w:val="single" w:sz="8" w:space="0" w:color="auto"/>
              <w:right w:val="single" w:sz="8" w:space="0" w:color="auto"/>
            </w:tcBorders>
          </w:tcPr>
          <w:p w14:paraId="26C54B4C"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szCs w:val="22"/>
              </w:rPr>
              <w:t>114321,112341,4114321,4112341</w:t>
            </w:r>
          </w:p>
        </w:tc>
        <w:tc>
          <w:tcPr>
            <w:tcW w:w="510" w:type="dxa"/>
            <w:tcBorders>
              <w:top w:val="nil"/>
              <w:left w:val="nil"/>
              <w:bottom w:val="single" w:sz="8" w:space="0" w:color="auto"/>
              <w:right w:val="single" w:sz="8" w:space="0" w:color="auto"/>
            </w:tcBorders>
          </w:tcPr>
          <w:p w14:paraId="79E66C1C"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szCs w:val="22"/>
              </w:rPr>
              <w:t>11431,11345,411431,411345</w:t>
            </w:r>
          </w:p>
        </w:tc>
        <w:tc>
          <w:tcPr>
            <w:tcW w:w="510" w:type="dxa"/>
            <w:tcBorders>
              <w:top w:val="nil"/>
              <w:left w:val="nil"/>
              <w:bottom w:val="single" w:sz="8" w:space="0" w:color="auto"/>
              <w:right w:val="single" w:sz="8" w:space="0" w:color="auto"/>
            </w:tcBorders>
          </w:tcPr>
          <w:p w14:paraId="17CE75A5"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szCs w:val="22"/>
              </w:rPr>
              <w:t>114213,112413,4114213,4112413</w:t>
            </w:r>
          </w:p>
        </w:tc>
        <w:tc>
          <w:tcPr>
            <w:tcW w:w="510" w:type="dxa"/>
            <w:tcBorders>
              <w:top w:val="nil"/>
              <w:left w:val="nil"/>
              <w:bottom w:val="single" w:sz="8" w:space="0" w:color="auto"/>
              <w:right w:val="single" w:sz="8" w:space="0" w:color="auto"/>
            </w:tcBorders>
          </w:tcPr>
          <w:p w14:paraId="6683FE00"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szCs w:val="22"/>
              </w:rPr>
              <w:t>1123413,1143213,1143123,1123143,1134123,1132143</w:t>
            </w:r>
          </w:p>
        </w:tc>
        <w:tc>
          <w:tcPr>
            <w:tcW w:w="510" w:type="dxa"/>
            <w:tcBorders>
              <w:top w:val="nil"/>
              <w:left w:val="nil"/>
              <w:bottom w:val="single" w:sz="8" w:space="0" w:color="auto"/>
              <w:right w:val="single" w:sz="8" w:space="0" w:color="auto"/>
            </w:tcBorders>
          </w:tcPr>
          <w:p w14:paraId="70B435A4"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szCs w:val="22"/>
              </w:rPr>
              <w:t>112431,113421,4112431,4113421</w:t>
            </w:r>
          </w:p>
        </w:tc>
        <w:tc>
          <w:tcPr>
            <w:tcW w:w="510" w:type="dxa"/>
            <w:tcBorders>
              <w:top w:val="nil"/>
              <w:left w:val="nil"/>
              <w:bottom w:val="single" w:sz="8" w:space="0" w:color="auto"/>
              <w:right w:val="single" w:sz="8" w:space="0" w:color="auto"/>
            </w:tcBorders>
          </w:tcPr>
          <w:p w14:paraId="4C7AC725"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szCs w:val="22"/>
              </w:rPr>
              <w:t>11231,11321,411231,411321</w:t>
            </w:r>
          </w:p>
        </w:tc>
        <w:tc>
          <w:tcPr>
            <w:tcW w:w="510" w:type="dxa"/>
            <w:tcBorders>
              <w:top w:val="nil"/>
              <w:left w:val="nil"/>
              <w:bottom w:val="single" w:sz="8" w:space="0" w:color="auto"/>
              <w:right w:val="single" w:sz="8" w:space="0" w:color="auto"/>
            </w:tcBorders>
          </w:tcPr>
          <w:p w14:paraId="1D36A5F1" w14:textId="77777777" w:rsidR="005177CC" w:rsidRPr="00B87AB8" w:rsidRDefault="005177CC" w:rsidP="005177CC">
            <w:pPr>
              <w:widowControl/>
              <w:adjustRightInd/>
              <w:spacing w:line="240" w:lineRule="auto"/>
              <w:ind w:firstLine="0"/>
              <w:textAlignment w:val="auto"/>
              <w:rPr>
                <w:rFonts w:ascii="宋体" w:eastAsia="宋体" w:hAnsi="宋体"/>
                <w:kern w:val="0"/>
                <w:sz w:val="20"/>
              </w:rPr>
            </w:pPr>
            <w:r w:rsidRPr="00B87AB8">
              <w:rPr>
                <w:rFonts w:ascii="宋体" w:eastAsia="宋体" w:hAnsi="宋体" w:cs="宋体"/>
                <w:kern w:val="0"/>
                <w:sz w:val="20"/>
                <w:szCs w:val="22"/>
              </w:rPr>
              <w:t>11432,411432</w:t>
            </w:r>
          </w:p>
        </w:tc>
        <w:tc>
          <w:tcPr>
            <w:tcW w:w="510" w:type="dxa"/>
            <w:tcBorders>
              <w:top w:val="nil"/>
              <w:left w:val="nil"/>
              <w:bottom w:val="single" w:sz="8" w:space="0" w:color="auto"/>
              <w:right w:val="single" w:sz="8" w:space="0" w:color="auto"/>
            </w:tcBorders>
          </w:tcPr>
          <w:p w14:paraId="5488DDAD"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kern w:val="0"/>
                <w:sz w:val="20"/>
                <w:szCs w:val="22"/>
              </w:rPr>
              <w:t>1142,41142</w:t>
            </w:r>
          </w:p>
        </w:tc>
      </w:tr>
      <w:tr w:rsidR="0061557E" w:rsidRPr="00B87AB8" w14:paraId="51C62EEF" w14:textId="77777777" w:rsidTr="001834B1">
        <w:trPr>
          <w:trHeight w:val="370"/>
        </w:trPr>
        <w:tc>
          <w:tcPr>
            <w:tcW w:w="510" w:type="dxa"/>
            <w:tcBorders>
              <w:top w:val="nil"/>
              <w:left w:val="single" w:sz="8" w:space="0" w:color="auto"/>
              <w:bottom w:val="single" w:sz="8" w:space="0" w:color="auto"/>
              <w:right w:val="single" w:sz="8" w:space="0" w:color="auto"/>
            </w:tcBorders>
            <w:shd w:val="clear" w:color="000000" w:fill="E7E6E6"/>
            <w:vAlign w:val="center"/>
          </w:tcPr>
          <w:p w14:paraId="062BB107"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t>英大写</w:t>
            </w:r>
          </w:p>
        </w:tc>
        <w:tc>
          <w:tcPr>
            <w:tcW w:w="510" w:type="dxa"/>
            <w:tcBorders>
              <w:top w:val="nil"/>
              <w:left w:val="nil"/>
              <w:bottom w:val="single" w:sz="8" w:space="0" w:color="auto"/>
              <w:right w:val="single" w:sz="8" w:space="0" w:color="auto"/>
            </w:tcBorders>
            <w:shd w:val="clear" w:color="000000" w:fill="E7E6E6"/>
            <w:vAlign w:val="center"/>
          </w:tcPr>
          <w:p w14:paraId="5533188F"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W</w:t>
            </w:r>
          </w:p>
        </w:tc>
        <w:tc>
          <w:tcPr>
            <w:tcW w:w="510" w:type="dxa"/>
            <w:tcBorders>
              <w:top w:val="nil"/>
              <w:left w:val="nil"/>
              <w:bottom w:val="single" w:sz="8" w:space="0" w:color="auto"/>
              <w:right w:val="single" w:sz="8" w:space="0" w:color="auto"/>
            </w:tcBorders>
            <w:shd w:val="clear" w:color="000000" w:fill="E7E6E6"/>
            <w:vAlign w:val="center"/>
          </w:tcPr>
          <w:p w14:paraId="2441F693"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X</w:t>
            </w:r>
          </w:p>
        </w:tc>
        <w:tc>
          <w:tcPr>
            <w:tcW w:w="510" w:type="dxa"/>
            <w:tcBorders>
              <w:top w:val="nil"/>
              <w:left w:val="nil"/>
              <w:bottom w:val="single" w:sz="8" w:space="0" w:color="auto"/>
              <w:right w:val="single" w:sz="8" w:space="0" w:color="auto"/>
            </w:tcBorders>
            <w:shd w:val="clear" w:color="000000" w:fill="E7E6E6"/>
            <w:vAlign w:val="center"/>
          </w:tcPr>
          <w:p w14:paraId="119D29F7"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Y</w:t>
            </w:r>
          </w:p>
        </w:tc>
        <w:tc>
          <w:tcPr>
            <w:tcW w:w="510" w:type="dxa"/>
            <w:tcBorders>
              <w:top w:val="nil"/>
              <w:left w:val="nil"/>
              <w:bottom w:val="single" w:sz="8" w:space="0" w:color="auto"/>
              <w:right w:val="single" w:sz="8" w:space="0" w:color="auto"/>
            </w:tcBorders>
            <w:shd w:val="clear" w:color="000000" w:fill="E7E6E6"/>
            <w:vAlign w:val="center"/>
          </w:tcPr>
          <w:p w14:paraId="555FA3EC"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宋体"/>
                <w:b/>
                <w:bCs/>
                <w:kern w:val="0"/>
                <w:szCs w:val="28"/>
              </w:rPr>
              <w:t>Z</w:t>
            </w:r>
          </w:p>
        </w:tc>
        <w:tc>
          <w:tcPr>
            <w:tcW w:w="510" w:type="dxa"/>
            <w:tcBorders>
              <w:top w:val="nil"/>
              <w:left w:val="nil"/>
              <w:bottom w:val="single" w:sz="8" w:space="0" w:color="auto"/>
              <w:right w:val="single" w:sz="8" w:space="0" w:color="auto"/>
            </w:tcBorders>
            <w:shd w:val="clear" w:color="000000" w:fill="E7E6E6"/>
            <w:vAlign w:val="center"/>
          </w:tcPr>
          <w:p w14:paraId="5120819B"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p>
        </w:tc>
        <w:tc>
          <w:tcPr>
            <w:tcW w:w="510" w:type="dxa"/>
            <w:tcBorders>
              <w:top w:val="nil"/>
              <w:left w:val="nil"/>
              <w:bottom w:val="single" w:sz="8" w:space="0" w:color="auto"/>
              <w:right w:val="single" w:sz="8" w:space="0" w:color="auto"/>
            </w:tcBorders>
            <w:shd w:val="clear" w:color="000000" w:fill="E7E6E6"/>
            <w:vAlign w:val="center"/>
          </w:tcPr>
          <w:p w14:paraId="6718EE39"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Wingdings 3" w:hint="eastAsia"/>
                <w:b/>
                <w:bCs/>
                <w:kern w:val="0"/>
                <w:szCs w:val="28"/>
              </w:rPr>
              <w:sym w:font="Wingdings 3" w:char="F021"/>
            </w:r>
          </w:p>
        </w:tc>
        <w:tc>
          <w:tcPr>
            <w:tcW w:w="510" w:type="dxa"/>
            <w:tcBorders>
              <w:top w:val="nil"/>
              <w:left w:val="nil"/>
              <w:bottom w:val="single" w:sz="8" w:space="0" w:color="auto"/>
              <w:right w:val="single" w:sz="8" w:space="0" w:color="auto"/>
            </w:tcBorders>
            <w:shd w:val="clear" w:color="000000" w:fill="E7E6E6"/>
            <w:vAlign w:val="center"/>
          </w:tcPr>
          <w:p w14:paraId="4277F585"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Wingdings 3" w:hint="eastAsia"/>
                <w:b/>
                <w:bCs/>
                <w:kern w:val="0"/>
                <w:szCs w:val="28"/>
              </w:rPr>
              <w:sym w:font="Wingdings 3" w:char="F022"/>
            </w:r>
          </w:p>
        </w:tc>
        <w:tc>
          <w:tcPr>
            <w:tcW w:w="510" w:type="dxa"/>
            <w:tcBorders>
              <w:top w:val="nil"/>
              <w:left w:val="nil"/>
              <w:bottom w:val="single" w:sz="8" w:space="0" w:color="auto"/>
              <w:right w:val="single" w:sz="8" w:space="0" w:color="auto"/>
            </w:tcBorders>
            <w:shd w:val="clear" w:color="000000" w:fill="E7E6E6"/>
            <w:vAlign w:val="center"/>
          </w:tcPr>
          <w:p w14:paraId="0F12CFFA" w14:textId="77777777" w:rsidR="005177CC" w:rsidRPr="00B87AB8" w:rsidRDefault="005177CC" w:rsidP="005177CC">
            <w:pPr>
              <w:widowControl/>
              <w:adjustRightInd/>
              <w:spacing w:line="240" w:lineRule="auto"/>
              <w:ind w:firstLine="0"/>
              <w:jc w:val="center"/>
              <w:textAlignment w:val="auto"/>
              <w:rPr>
                <w:rFonts w:ascii="宋体" w:eastAsia="宋体" w:hAnsi="宋体"/>
                <w:b/>
                <w:bCs/>
                <w:kern w:val="0"/>
                <w:szCs w:val="28"/>
              </w:rPr>
            </w:pPr>
            <w:r w:rsidRPr="00B87AB8">
              <w:rPr>
                <w:rFonts w:ascii="宋体" w:eastAsia="宋体" w:hAnsi="Wingdings 3" w:hint="eastAsia"/>
                <w:b/>
                <w:bCs/>
                <w:kern w:val="0"/>
                <w:szCs w:val="28"/>
              </w:rPr>
              <w:sym w:font="Wingdings 3" w:char="F024"/>
            </w:r>
          </w:p>
        </w:tc>
        <w:tc>
          <w:tcPr>
            <w:tcW w:w="510" w:type="dxa"/>
            <w:tcBorders>
              <w:top w:val="nil"/>
              <w:left w:val="nil"/>
              <w:bottom w:val="single" w:sz="8" w:space="0" w:color="auto"/>
              <w:right w:val="single" w:sz="8" w:space="0" w:color="auto"/>
            </w:tcBorders>
            <w:shd w:val="clear" w:color="000000" w:fill="E7E6E6"/>
            <w:vAlign w:val="center"/>
          </w:tcPr>
          <w:p w14:paraId="5FC1696F"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ascii="宋体" w:eastAsia="宋体" w:hAnsi="Wingdings 3" w:hint="eastAsia"/>
                <w:b/>
                <w:bCs/>
                <w:kern w:val="0"/>
                <w:szCs w:val="28"/>
              </w:rPr>
              <w:sym w:font="Wingdings 3" w:char="F023"/>
            </w:r>
            <w:r w:rsidRPr="00B87AB8">
              <w:rPr>
                <w:rFonts w:ascii="宋体" w:eastAsia="宋体" w:hAnsi="宋体"/>
                <w:b/>
                <w:bCs/>
                <w:kern w:val="0"/>
                <w:szCs w:val="28"/>
              </w:rPr>
              <w:t> </w:t>
            </w:r>
          </w:p>
        </w:tc>
        <w:tc>
          <w:tcPr>
            <w:tcW w:w="510" w:type="dxa"/>
            <w:tcBorders>
              <w:top w:val="nil"/>
              <w:left w:val="nil"/>
              <w:bottom w:val="single" w:sz="8" w:space="0" w:color="auto"/>
              <w:right w:val="single" w:sz="8" w:space="0" w:color="auto"/>
            </w:tcBorders>
            <w:shd w:val="clear" w:color="000000" w:fill="E7E6E6"/>
            <w:vAlign w:val="center"/>
          </w:tcPr>
          <w:p w14:paraId="19F6A955"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宋体"/>
                <w:kern w:val="0"/>
                <w:szCs w:val="28"/>
              </w:rPr>
              <w:t>num</w:t>
            </w:r>
          </w:p>
        </w:tc>
        <w:tc>
          <w:tcPr>
            <w:tcW w:w="510" w:type="dxa"/>
            <w:tcBorders>
              <w:top w:val="nil"/>
              <w:left w:val="nil"/>
              <w:bottom w:val="single" w:sz="8" w:space="0" w:color="auto"/>
              <w:right w:val="single" w:sz="8" w:space="0" w:color="auto"/>
            </w:tcBorders>
            <w:shd w:val="clear" w:color="000000" w:fill="E7E6E6"/>
            <w:vAlign w:val="center"/>
          </w:tcPr>
          <w:p w14:paraId="26CAEBD6"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Times New Roman"/>
                <w:kern w:val="0"/>
                <w:szCs w:val="28"/>
              </w:rPr>
              <w:t>bsp </w:t>
            </w:r>
          </w:p>
        </w:tc>
      </w:tr>
      <w:tr w:rsidR="0061557E" w:rsidRPr="00B87AB8" w14:paraId="12BAD6FB" w14:textId="77777777" w:rsidTr="001834B1">
        <w:trPr>
          <w:trHeight w:val="400"/>
        </w:trPr>
        <w:tc>
          <w:tcPr>
            <w:tcW w:w="510" w:type="dxa"/>
            <w:tcBorders>
              <w:top w:val="nil"/>
              <w:left w:val="single" w:sz="8" w:space="0" w:color="auto"/>
              <w:bottom w:val="single" w:sz="8" w:space="0" w:color="auto"/>
              <w:right w:val="single" w:sz="8" w:space="0" w:color="auto"/>
            </w:tcBorders>
            <w:vAlign w:val="center"/>
          </w:tcPr>
          <w:p w14:paraId="3B035786" w14:textId="77777777" w:rsidR="005177CC" w:rsidRPr="00B87AB8" w:rsidRDefault="0061557E" w:rsidP="005177CC">
            <w:pPr>
              <w:widowControl/>
              <w:adjustRightInd/>
              <w:spacing w:line="240" w:lineRule="auto"/>
              <w:ind w:firstLine="0"/>
              <w:textAlignment w:val="auto"/>
              <w:rPr>
                <w:rFonts w:eastAsia="Times New Roman"/>
                <w:kern w:val="0"/>
                <w:szCs w:val="28"/>
              </w:rPr>
            </w:pPr>
            <w:r>
              <w:rPr>
                <w:rFonts w:eastAsia="宋体"/>
                <w:szCs w:val="28"/>
              </w:rPr>
              <w:t>chai</w:t>
            </w:r>
          </w:p>
        </w:tc>
        <w:tc>
          <w:tcPr>
            <w:tcW w:w="510" w:type="dxa"/>
            <w:tcBorders>
              <w:top w:val="nil"/>
              <w:left w:val="nil"/>
              <w:bottom w:val="single" w:sz="8" w:space="0" w:color="auto"/>
              <w:right w:val="single" w:sz="8" w:space="0" w:color="auto"/>
            </w:tcBorders>
            <w:vAlign w:val="center"/>
          </w:tcPr>
          <w:p w14:paraId="0A417B36"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W</w:t>
            </w:r>
          </w:p>
        </w:tc>
        <w:tc>
          <w:tcPr>
            <w:tcW w:w="510" w:type="dxa"/>
            <w:tcBorders>
              <w:top w:val="nil"/>
              <w:left w:val="nil"/>
              <w:bottom w:val="single" w:sz="8" w:space="0" w:color="auto"/>
              <w:right w:val="single" w:sz="8" w:space="0" w:color="auto"/>
            </w:tcBorders>
            <w:vAlign w:val="center"/>
          </w:tcPr>
          <w:p w14:paraId="0D207DB1"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X</w:t>
            </w:r>
          </w:p>
        </w:tc>
        <w:tc>
          <w:tcPr>
            <w:tcW w:w="510" w:type="dxa"/>
            <w:tcBorders>
              <w:top w:val="nil"/>
              <w:left w:val="nil"/>
              <w:bottom w:val="single" w:sz="8" w:space="0" w:color="auto"/>
              <w:right w:val="single" w:sz="8" w:space="0" w:color="auto"/>
            </w:tcBorders>
            <w:vAlign w:val="center"/>
          </w:tcPr>
          <w:p w14:paraId="3282B62F"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Y</w:t>
            </w:r>
          </w:p>
        </w:tc>
        <w:tc>
          <w:tcPr>
            <w:tcW w:w="510" w:type="dxa"/>
            <w:tcBorders>
              <w:top w:val="nil"/>
              <w:left w:val="nil"/>
              <w:bottom w:val="single" w:sz="8" w:space="0" w:color="auto"/>
              <w:right w:val="single" w:sz="8" w:space="0" w:color="auto"/>
            </w:tcBorders>
            <w:vAlign w:val="center"/>
          </w:tcPr>
          <w:p w14:paraId="5B93FC78"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Z</w:t>
            </w:r>
          </w:p>
        </w:tc>
        <w:tc>
          <w:tcPr>
            <w:tcW w:w="510" w:type="dxa"/>
            <w:tcBorders>
              <w:top w:val="nil"/>
              <w:left w:val="nil"/>
              <w:bottom w:val="single" w:sz="8" w:space="0" w:color="auto"/>
              <w:right w:val="single" w:sz="8" w:space="0" w:color="auto"/>
            </w:tcBorders>
            <w:vAlign w:val="center"/>
          </w:tcPr>
          <w:p w14:paraId="574967CD"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510" w:type="dxa"/>
            <w:tcBorders>
              <w:top w:val="nil"/>
              <w:left w:val="nil"/>
              <w:bottom w:val="single" w:sz="8" w:space="0" w:color="auto"/>
              <w:right w:val="single" w:sz="8" w:space="0" w:color="auto"/>
            </w:tcBorders>
            <w:vAlign w:val="center"/>
          </w:tcPr>
          <w:p w14:paraId="36200601"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510" w:type="dxa"/>
            <w:tcBorders>
              <w:top w:val="nil"/>
              <w:left w:val="nil"/>
              <w:bottom w:val="single" w:sz="8" w:space="0" w:color="auto"/>
              <w:right w:val="single" w:sz="8" w:space="0" w:color="auto"/>
            </w:tcBorders>
            <w:vAlign w:val="center"/>
          </w:tcPr>
          <w:p w14:paraId="059328BD"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510" w:type="dxa"/>
            <w:tcBorders>
              <w:top w:val="nil"/>
              <w:left w:val="nil"/>
              <w:bottom w:val="single" w:sz="8" w:space="0" w:color="auto"/>
              <w:right w:val="single" w:sz="8" w:space="0" w:color="auto"/>
            </w:tcBorders>
            <w:vAlign w:val="center"/>
          </w:tcPr>
          <w:p w14:paraId="798E7C00"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510" w:type="dxa"/>
            <w:tcBorders>
              <w:top w:val="nil"/>
              <w:left w:val="nil"/>
              <w:bottom w:val="single" w:sz="8" w:space="0" w:color="auto"/>
              <w:right w:val="single" w:sz="8" w:space="0" w:color="auto"/>
            </w:tcBorders>
            <w:vAlign w:val="center"/>
          </w:tcPr>
          <w:p w14:paraId="6A3805AE" w14:textId="77777777" w:rsidR="005177CC" w:rsidRPr="00B87AB8" w:rsidRDefault="005177CC" w:rsidP="005177CC">
            <w:pPr>
              <w:widowControl/>
              <w:adjustRightInd/>
              <w:spacing w:line="240" w:lineRule="auto"/>
              <w:ind w:firstLine="0"/>
              <w:jc w:val="center"/>
              <w:textAlignment w:val="auto"/>
              <w:rPr>
                <w:rFonts w:ascii="TRIA Xin" w:hAnsi="TRIA Xin"/>
                <w:b/>
                <w:bCs/>
                <w:kern w:val="0"/>
                <w:szCs w:val="28"/>
              </w:rPr>
            </w:pPr>
            <w:r w:rsidRPr="00B87AB8">
              <w:rPr>
                <w:rFonts w:ascii="tria" w:hAnsi="tria"/>
                <w:b/>
                <w:bCs/>
                <w:kern w:val="0"/>
                <w:szCs w:val="28"/>
              </w:rPr>
              <w:t> </w:t>
            </w:r>
          </w:p>
        </w:tc>
        <w:tc>
          <w:tcPr>
            <w:tcW w:w="510" w:type="dxa"/>
            <w:tcBorders>
              <w:top w:val="nil"/>
              <w:left w:val="nil"/>
              <w:bottom w:val="single" w:sz="8" w:space="0" w:color="auto"/>
              <w:right w:val="single" w:sz="8" w:space="0" w:color="auto"/>
            </w:tcBorders>
            <w:vAlign w:val="center"/>
          </w:tcPr>
          <w:p w14:paraId="023EE3D1"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p>
        </w:tc>
        <w:tc>
          <w:tcPr>
            <w:tcW w:w="510" w:type="dxa"/>
            <w:tcBorders>
              <w:top w:val="nil"/>
              <w:left w:val="nil"/>
              <w:bottom w:val="single" w:sz="8" w:space="0" w:color="auto"/>
              <w:right w:val="single" w:sz="8" w:space="0" w:color="auto"/>
            </w:tcBorders>
            <w:vAlign w:val="center"/>
          </w:tcPr>
          <w:p w14:paraId="41B68937"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p>
        </w:tc>
      </w:tr>
      <w:tr w:rsidR="0061557E" w:rsidRPr="00B87AB8" w14:paraId="26BC1734" w14:textId="77777777" w:rsidTr="001834B1">
        <w:trPr>
          <w:trHeight w:val="370"/>
        </w:trPr>
        <w:tc>
          <w:tcPr>
            <w:tcW w:w="510" w:type="dxa"/>
            <w:tcBorders>
              <w:top w:val="nil"/>
              <w:left w:val="single" w:sz="8" w:space="0" w:color="auto"/>
              <w:bottom w:val="single" w:sz="8" w:space="0" w:color="auto"/>
              <w:right w:val="single" w:sz="8" w:space="0" w:color="auto"/>
            </w:tcBorders>
            <w:vAlign w:val="center"/>
          </w:tcPr>
          <w:p w14:paraId="24D6170E"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t>韩音</w:t>
            </w:r>
          </w:p>
        </w:tc>
        <w:tc>
          <w:tcPr>
            <w:tcW w:w="510" w:type="dxa"/>
            <w:tcBorders>
              <w:top w:val="nil"/>
              <w:left w:val="nil"/>
              <w:bottom w:val="single" w:sz="8" w:space="0" w:color="auto"/>
              <w:right w:val="single" w:sz="8" w:space="0" w:color="auto"/>
            </w:tcBorders>
            <w:vAlign w:val="center"/>
          </w:tcPr>
          <w:p w14:paraId="443F2C95"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ㄸ</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469E2852"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ㅆ</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3C7DA39C"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ㅡ</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3AFA7F00" w14:textId="77777777" w:rsidR="005177CC" w:rsidRPr="00B87AB8" w:rsidRDefault="005177CC" w:rsidP="005177CC">
            <w:pPr>
              <w:widowControl/>
              <w:adjustRightInd/>
              <w:spacing w:line="240" w:lineRule="auto"/>
              <w:ind w:firstLine="0"/>
              <w:jc w:val="center"/>
              <w:textAlignment w:val="auto"/>
              <w:rPr>
                <w:rFonts w:ascii="Batang" w:eastAsia="Batang" w:hAnsi="Batang"/>
                <w:kern w:val="0"/>
                <w:szCs w:val="28"/>
              </w:rPr>
            </w:pPr>
            <w:r w:rsidRPr="00B87AB8">
              <w:rPr>
                <w:rFonts w:ascii="Batang" w:eastAsia="Batang" w:hAnsi="Batang" w:cs="Batang" w:hint="eastAsia"/>
                <w:kern w:val="0"/>
                <w:szCs w:val="28"/>
                <w:lang w:eastAsia="ko-KR"/>
              </w:rPr>
              <w:t>ㅈ</w:t>
            </w:r>
            <w:r w:rsidRPr="00B87AB8">
              <w:rPr>
                <w:rFonts w:ascii="Batang" w:eastAsia="Batang" w:hAnsi="Batang" w:cs="Batang"/>
                <w:kern w:val="0"/>
                <w:szCs w:val="28"/>
              </w:rPr>
              <w:t xml:space="preserve"> </w:t>
            </w:r>
          </w:p>
        </w:tc>
        <w:tc>
          <w:tcPr>
            <w:tcW w:w="510" w:type="dxa"/>
            <w:tcBorders>
              <w:top w:val="nil"/>
              <w:left w:val="nil"/>
              <w:bottom w:val="single" w:sz="8" w:space="0" w:color="auto"/>
              <w:right w:val="single" w:sz="8" w:space="0" w:color="auto"/>
            </w:tcBorders>
            <w:vAlign w:val="center"/>
          </w:tcPr>
          <w:p w14:paraId="36E6E8FC"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Times New Roman"/>
                <w:kern w:val="0"/>
                <w:szCs w:val="28"/>
              </w:rPr>
              <w:t> </w:t>
            </w:r>
          </w:p>
        </w:tc>
        <w:tc>
          <w:tcPr>
            <w:tcW w:w="510" w:type="dxa"/>
            <w:tcBorders>
              <w:top w:val="nil"/>
              <w:left w:val="nil"/>
              <w:bottom w:val="single" w:sz="8" w:space="0" w:color="auto"/>
              <w:right w:val="single" w:sz="8" w:space="0" w:color="auto"/>
            </w:tcBorders>
            <w:vAlign w:val="center"/>
          </w:tcPr>
          <w:p w14:paraId="5384D80C"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Times New Roman"/>
                <w:kern w:val="0"/>
                <w:szCs w:val="28"/>
              </w:rPr>
              <w:t> </w:t>
            </w:r>
          </w:p>
        </w:tc>
        <w:tc>
          <w:tcPr>
            <w:tcW w:w="510" w:type="dxa"/>
            <w:tcBorders>
              <w:top w:val="nil"/>
              <w:left w:val="nil"/>
              <w:bottom w:val="single" w:sz="8" w:space="0" w:color="auto"/>
              <w:right w:val="single" w:sz="8" w:space="0" w:color="auto"/>
            </w:tcBorders>
            <w:vAlign w:val="center"/>
          </w:tcPr>
          <w:p w14:paraId="2A612FA9"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Times New Roman"/>
                <w:kern w:val="0"/>
                <w:szCs w:val="28"/>
              </w:rPr>
              <w:t> </w:t>
            </w:r>
          </w:p>
        </w:tc>
        <w:tc>
          <w:tcPr>
            <w:tcW w:w="510" w:type="dxa"/>
            <w:tcBorders>
              <w:top w:val="nil"/>
              <w:left w:val="nil"/>
              <w:bottom w:val="single" w:sz="8" w:space="0" w:color="auto"/>
              <w:right w:val="single" w:sz="8" w:space="0" w:color="auto"/>
            </w:tcBorders>
            <w:vAlign w:val="center"/>
          </w:tcPr>
          <w:p w14:paraId="6D6E1E10"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Times New Roman"/>
                <w:kern w:val="0"/>
                <w:szCs w:val="28"/>
              </w:rPr>
              <w:t> </w:t>
            </w:r>
          </w:p>
        </w:tc>
        <w:tc>
          <w:tcPr>
            <w:tcW w:w="510" w:type="dxa"/>
            <w:tcBorders>
              <w:top w:val="nil"/>
              <w:left w:val="nil"/>
              <w:bottom w:val="single" w:sz="8" w:space="0" w:color="auto"/>
              <w:right w:val="single" w:sz="8" w:space="0" w:color="auto"/>
            </w:tcBorders>
            <w:vAlign w:val="center"/>
          </w:tcPr>
          <w:p w14:paraId="34844A71"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Times New Roman"/>
                <w:kern w:val="0"/>
                <w:szCs w:val="28"/>
              </w:rPr>
              <w:t> </w:t>
            </w:r>
          </w:p>
        </w:tc>
        <w:tc>
          <w:tcPr>
            <w:tcW w:w="510" w:type="dxa"/>
            <w:tcBorders>
              <w:top w:val="nil"/>
              <w:left w:val="nil"/>
              <w:bottom w:val="single" w:sz="8" w:space="0" w:color="auto"/>
              <w:right w:val="single" w:sz="8" w:space="0" w:color="auto"/>
            </w:tcBorders>
            <w:vAlign w:val="center"/>
          </w:tcPr>
          <w:p w14:paraId="5228A9FD" w14:textId="77777777" w:rsidR="005177CC" w:rsidRPr="00B87AB8" w:rsidRDefault="005177CC" w:rsidP="005177CC">
            <w:pPr>
              <w:widowControl/>
              <w:adjustRightInd/>
              <w:spacing w:line="240" w:lineRule="auto"/>
              <w:ind w:firstLine="0"/>
              <w:textAlignment w:val="auto"/>
              <w:rPr>
                <w:rFonts w:ascii="TRIA Xin" w:hAnsi="TRIA Xin"/>
                <w:b/>
                <w:bCs/>
                <w:kern w:val="0"/>
                <w:szCs w:val="28"/>
              </w:rPr>
            </w:pPr>
          </w:p>
        </w:tc>
        <w:tc>
          <w:tcPr>
            <w:tcW w:w="510" w:type="dxa"/>
            <w:tcBorders>
              <w:top w:val="nil"/>
              <w:left w:val="nil"/>
              <w:bottom w:val="single" w:sz="8" w:space="0" w:color="auto"/>
              <w:right w:val="single" w:sz="8" w:space="0" w:color="auto"/>
            </w:tcBorders>
            <w:vAlign w:val="center"/>
          </w:tcPr>
          <w:p w14:paraId="7D0E400C" w14:textId="77777777" w:rsidR="005177CC" w:rsidRPr="00B87AB8" w:rsidRDefault="005177CC" w:rsidP="005177CC">
            <w:pPr>
              <w:widowControl/>
              <w:adjustRightInd/>
              <w:spacing w:line="240" w:lineRule="auto"/>
              <w:ind w:firstLine="0"/>
              <w:jc w:val="center"/>
              <w:textAlignment w:val="auto"/>
              <w:rPr>
                <w:rFonts w:ascii="TRIA Xin" w:hAnsi="TRIA Xin"/>
                <w:b/>
                <w:bCs/>
                <w:kern w:val="0"/>
                <w:szCs w:val="28"/>
              </w:rPr>
            </w:pPr>
          </w:p>
        </w:tc>
      </w:tr>
      <w:tr w:rsidR="0061557E" w:rsidRPr="00B87AB8" w14:paraId="58AB4EEA" w14:textId="77777777" w:rsidTr="001834B1">
        <w:trPr>
          <w:trHeight w:val="370"/>
        </w:trPr>
        <w:tc>
          <w:tcPr>
            <w:tcW w:w="510" w:type="dxa"/>
            <w:tcBorders>
              <w:top w:val="nil"/>
              <w:left w:val="single" w:sz="8" w:space="0" w:color="auto"/>
              <w:bottom w:val="single" w:sz="8" w:space="0" w:color="auto"/>
              <w:right w:val="single" w:sz="8" w:space="0" w:color="auto"/>
            </w:tcBorders>
            <w:vAlign w:val="center"/>
          </w:tcPr>
          <w:p w14:paraId="18D2EFB3"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eastAsia="宋体"/>
                <w:kern w:val="0"/>
                <w:sz w:val="22"/>
              </w:rPr>
              <w:t>Uni</w:t>
            </w:r>
          </w:p>
        </w:tc>
        <w:tc>
          <w:tcPr>
            <w:tcW w:w="510" w:type="dxa"/>
            <w:tcBorders>
              <w:top w:val="nil"/>
              <w:left w:val="nil"/>
              <w:bottom w:val="single" w:sz="8" w:space="0" w:color="auto"/>
              <w:right w:val="single" w:sz="8" w:space="0" w:color="auto"/>
            </w:tcBorders>
            <w:vAlign w:val="center"/>
          </w:tcPr>
          <w:p w14:paraId="6F425647"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2bd7</w:t>
            </w:r>
          </w:p>
        </w:tc>
        <w:tc>
          <w:tcPr>
            <w:tcW w:w="510" w:type="dxa"/>
            <w:tcBorders>
              <w:top w:val="nil"/>
              <w:left w:val="nil"/>
              <w:bottom w:val="single" w:sz="8" w:space="0" w:color="auto"/>
              <w:right w:val="single" w:sz="8" w:space="0" w:color="auto"/>
            </w:tcBorders>
            <w:vAlign w:val="center"/>
          </w:tcPr>
          <w:p w14:paraId="5EF4E118"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2bd8</w:t>
            </w:r>
          </w:p>
        </w:tc>
        <w:tc>
          <w:tcPr>
            <w:tcW w:w="510" w:type="dxa"/>
            <w:tcBorders>
              <w:top w:val="nil"/>
              <w:left w:val="nil"/>
              <w:bottom w:val="single" w:sz="8" w:space="0" w:color="auto"/>
              <w:right w:val="single" w:sz="8" w:space="0" w:color="auto"/>
            </w:tcBorders>
            <w:vAlign w:val="center"/>
          </w:tcPr>
          <w:p w14:paraId="736C46EF"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2bd9</w:t>
            </w:r>
          </w:p>
        </w:tc>
        <w:tc>
          <w:tcPr>
            <w:tcW w:w="510" w:type="dxa"/>
            <w:tcBorders>
              <w:top w:val="nil"/>
              <w:left w:val="nil"/>
              <w:bottom w:val="single" w:sz="8" w:space="0" w:color="auto"/>
              <w:right w:val="single" w:sz="8" w:space="0" w:color="auto"/>
            </w:tcBorders>
            <w:vAlign w:val="center"/>
          </w:tcPr>
          <w:p w14:paraId="1BEA2A46"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2bda</w:t>
            </w:r>
          </w:p>
        </w:tc>
        <w:tc>
          <w:tcPr>
            <w:tcW w:w="510" w:type="dxa"/>
            <w:tcBorders>
              <w:top w:val="nil"/>
              <w:left w:val="nil"/>
              <w:bottom w:val="single" w:sz="8" w:space="0" w:color="auto"/>
              <w:right w:val="single" w:sz="8" w:space="0" w:color="auto"/>
            </w:tcBorders>
            <w:vAlign w:val="center"/>
          </w:tcPr>
          <w:p w14:paraId="01648531"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Times New Roman"/>
                <w:kern w:val="0"/>
                <w:sz w:val="24"/>
                <w:szCs w:val="24"/>
              </w:rPr>
              <w:t> </w:t>
            </w:r>
          </w:p>
        </w:tc>
        <w:tc>
          <w:tcPr>
            <w:tcW w:w="510" w:type="dxa"/>
            <w:tcBorders>
              <w:top w:val="nil"/>
              <w:left w:val="nil"/>
              <w:bottom w:val="single" w:sz="8" w:space="0" w:color="auto"/>
              <w:right w:val="single" w:sz="8" w:space="0" w:color="auto"/>
            </w:tcBorders>
            <w:vAlign w:val="center"/>
          </w:tcPr>
          <w:p w14:paraId="08566067"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Times New Roman"/>
                <w:kern w:val="0"/>
                <w:sz w:val="24"/>
                <w:szCs w:val="24"/>
              </w:rPr>
              <w:t> </w:t>
            </w:r>
          </w:p>
        </w:tc>
        <w:tc>
          <w:tcPr>
            <w:tcW w:w="510" w:type="dxa"/>
            <w:tcBorders>
              <w:top w:val="nil"/>
              <w:left w:val="nil"/>
              <w:bottom w:val="single" w:sz="8" w:space="0" w:color="auto"/>
              <w:right w:val="single" w:sz="8" w:space="0" w:color="auto"/>
            </w:tcBorders>
            <w:vAlign w:val="center"/>
          </w:tcPr>
          <w:p w14:paraId="74BCFA5A"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Times New Roman"/>
                <w:kern w:val="0"/>
                <w:sz w:val="24"/>
                <w:szCs w:val="24"/>
              </w:rPr>
              <w:t> </w:t>
            </w:r>
          </w:p>
        </w:tc>
        <w:tc>
          <w:tcPr>
            <w:tcW w:w="510" w:type="dxa"/>
            <w:tcBorders>
              <w:top w:val="nil"/>
              <w:left w:val="nil"/>
              <w:bottom w:val="single" w:sz="8" w:space="0" w:color="auto"/>
              <w:right w:val="single" w:sz="8" w:space="0" w:color="auto"/>
            </w:tcBorders>
            <w:vAlign w:val="center"/>
          </w:tcPr>
          <w:p w14:paraId="10DD371C"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Times New Roman"/>
                <w:kern w:val="0"/>
                <w:sz w:val="24"/>
                <w:szCs w:val="24"/>
              </w:rPr>
              <w:t> </w:t>
            </w:r>
          </w:p>
        </w:tc>
        <w:tc>
          <w:tcPr>
            <w:tcW w:w="510" w:type="dxa"/>
            <w:tcBorders>
              <w:top w:val="nil"/>
              <w:left w:val="nil"/>
              <w:bottom w:val="single" w:sz="8" w:space="0" w:color="auto"/>
              <w:right w:val="single" w:sz="8" w:space="0" w:color="auto"/>
            </w:tcBorders>
            <w:vAlign w:val="center"/>
          </w:tcPr>
          <w:p w14:paraId="1197F854" w14:textId="77777777" w:rsidR="005177CC" w:rsidRPr="00B87AB8" w:rsidRDefault="005177CC" w:rsidP="005177CC">
            <w:pPr>
              <w:widowControl/>
              <w:adjustRightInd/>
              <w:spacing w:line="240" w:lineRule="auto"/>
              <w:ind w:firstLine="0"/>
              <w:jc w:val="center"/>
              <w:textAlignment w:val="auto"/>
              <w:rPr>
                <w:rFonts w:eastAsia="Times New Roman"/>
                <w:kern w:val="0"/>
                <w:szCs w:val="28"/>
              </w:rPr>
            </w:pPr>
            <w:r w:rsidRPr="00B87AB8">
              <w:rPr>
                <w:rFonts w:eastAsia="Times New Roman"/>
                <w:kern w:val="0"/>
                <w:sz w:val="24"/>
                <w:szCs w:val="24"/>
              </w:rPr>
              <w:t> </w:t>
            </w:r>
          </w:p>
        </w:tc>
        <w:tc>
          <w:tcPr>
            <w:tcW w:w="510" w:type="dxa"/>
            <w:tcBorders>
              <w:top w:val="nil"/>
              <w:left w:val="nil"/>
              <w:bottom w:val="single" w:sz="8" w:space="0" w:color="auto"/>
              <w:right w:val="single" w:sz="8" w:space="0" w:color="auto"/>
            </w:tcBorders>
            <w:vAlign w:val="center"/>
          </w:tcPr>
          <w:p w14:paraId="0E1E691D"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Times New Roman"/>
                <w:kern w:val="0"/>
                <w:sz w:val="24"/>
                <w:szCs w:val="24"/>
              </w:rPr>
              <w:t> </w:t>
            </w:r>
          </w:p>
        </w:tc>
        <w:tc>
          <w:tcPr>
            <w:tcW w:w="510" w:type="dxa"/>
            <w:tcBorders>
              <w:top w:val="nil"/>
              <w:left w:val="nil"/>
              <w:bottom w:val="single" w:sz="8" w:space="0" w:color="auto"/>
              <w:right w:val="single" w:sz="8" w:space="0" w:color="auto"/>
            </w:tcBorders>
            <w:vAlign w:val="center"/>
          </w:tcPr>
          <w:p w14:paraId="3FB332A9"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Times New Roman"/>
                <w:kern w:val="0"/>
                <w:sz w:val="24"/>
                <w:szCs w:val="24"/>
              </w:rPr>
              <w:t> </w:t>
            </w:r>
          </w:p>
        </w:tc>
      </w:tr>
      <w:tr w:rsidR="0061557E" w:rsidRPr="00B87AB8" w14:paraId="2F610449" w14:textId="77777777" w:rsidTr="001834B1">
        <w:trPr>
          <w:trHeight w:val="300"/>
        </w:trPr>
        <w:tc>
          <w:tcPr>
            <w:tcW w:w="510" w:type="dxa"/>
            <w:tcBorders>
              <w:top w:val="nil"/>
              <w:left w:val="single" w:sz="8" w:space="0" w:color="auto"/>
              <w:bottom w:val="single" w:sz="8" w:space="0" w:color="auto"/>
              <w:right w:val="single" w:sz="8" w:space="0" w:color="auto"/>
            </w:tcBorders>
            <w:vAlign w:val="center"/>
          </w:tcPr>
          <w:p w14:paraId="3EFF58D3"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ascii="宋体" w:eastAsia="宋体" w:hAnsi="宋体" w:cs="宋体" w:hint="eastAsia"/>
                <w:kern w:val="0"/>
                <w:sz w:val="22"/>
                <w:szCs w:val="22"/>
              </w:rPr>
              <w:t>轨迹码</w:t>
            </w:r>
          </w:p>
        </w:tc>
        <w:tc>
          <w:tcPr>
            <w:tcW w:w="510" w:type="dxa"/>
            <w:tcBorders>
              <w:top w:val="nil"/>
              <w:left w:val="nil"/>
              <w:bottom w:val="single" w:sz="8" w:space="0" w:color="auto"/>
              <w:right w:val="single" w:sz="8" w:space="0" w:color="auto"/>
            </w:tcBorders>
          </w:tcPr>
          <w:p w14:paraId="64FF6D1E"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kern w:val="0"/>
                <w:sz w:val="20"/>
                <w:szCs w:val="22"/>
              </w:rPr>
              <w:t>11342,411342</w:t>
            </w:r>
          </w:p>
        </w:tc>
        <w:tc>
          <w:tcPr>
            <w:tcW w:w="510" w:type="dxa"/>
            <w:tcBorders>
              <w:top w:val="nil"/>
              <w:left w:val="nil"/>
              <w:bottom w:val="single" w:sz="8" w:space="0" w:color="auto"/>
              <w:right w:val="single" w:sz="8" w:space="0" w:color="auto"/>
            </w:tcBorders>
          </w:tcPr>
          <w:p w14:paraId="360A0944"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kern w:val="0"/>
                <w:sz w:val="20"/>
                <w:szCs w:val="22"/>
              </w:rPr>
              <w:t>11324,411324</w:t>
            </w:r>
          </w:p>
        </w:tc>
        <w:tc>
          <w:tcPr>
            <w:tcW w:w="510" w:type="dxa"/>
            <w:tcBorders>
              <w:top w:val="nil"/>
              <w:left w:val="nil"/>
              <w:bottom w:val="single" w:sz="8" w:space="0" w:color="auto"/>
              <w:right w:val="single" w:sz="8" w:space="0" w:color="auto"/>
            </w:tcBorders>
          </w:tcPr>
          <w:p w14:paraId="3A1248B9"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kern w:val="0"/>
                <w:sz w:val="20"/>
                <w:szCs w:val="22"/>
              </w:rPr>
              <w:t>1132,41132</w:t>
            </w:r>
          </w:p>
        </w:tc>
        <w:tc>
          <w:tcPr>
            <w:tcW w:w="510" w:type="dxa"/>
            <w:tcBorders>
              <w:top w:val="nil"/>
              <w:left w:val="nil"/>
              <w:bottom w:val="single" w:sz="8" w:space="0" w:color="auto"/>
              <w:right w:val="single" w:sz="8" w:space="0" w:color="auto"/>
            </w:tcBorders>
          </w:tcPr>
          <w:p w14:paraId="6A7CC4EF"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cs="宋体"/>
                <w:kern w:val="0"/>
                <w:sz w:val="20"/>
                <w:szCs w:val="22"/>
              </w:rPr>
              <w:t>11243,411243</w:t>
            </w:r>
          </w:p>
        </w:tc>
        <w:tc>
          <w:tcPr>
            <w:tcW w:w="510" w:type="dxa"/>
            <w:tcBorders>
              <w:top w:val="nil"/>
              <w:left w:val="nil"/>
              <w:bottom w:val="single" w:sz="8" w:space="0" w:color="auto"/>
              <w:right w:val="single" w:sz="8" w:space="0" w:color="auto"/>
            </w:tcBorders>
          </w:tcPr>
          <w:p w14:paraId="4F9BFBF6"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 </w:t>
            </w:r>
          </w:p>
        </w:tc>
        <w:tc>
          <w:tcPr>
            <w:tcW w:w="510" w:type="dxa"/>
            <w:tcBorders>
              <w:top w:val="nil"/>
              <w:left w:val="nil"/>
              <w:bottom w:val="single" w:sz="8" w:space="0" w:color="auto"/>
              <w:right w:val="single" w:sz="8" w:space="0" w:color="auto"/>
            </w:tcBorders>
          </w:tcPr>
          <w:p w14:paraId="2E1DDEDD"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 34</w:t>
            </w:r>
          </w:p>
        </w:tc>
        <w:tc>
          <w:tcPr>
            <w:tcW w:w="510" w:type="dxa"/>
            <w:tcBorders>
              <w:top w:val="nil"/>
              <w:left w:val="nil"/>
              <w:bottom w:val="single" w:sz="8" w:space="0" w:color="auto"/>
              <w:right w:val="single" w:sz="8" w:space="0" w:color="auto"/>
            </w:tcBorders>
          </w:tcPr>
          <w:p w14:paraId="4AFB9D99"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 43</w:t>
            </w:r>
          </w:p>
        </w:tc>
        <w:tc>
          <w:tcPr>
            <w:tcW w:w="510" w:type="dxa"/>
            <w:tcBorders>
              <w:top w:val="nil"/>
              <w:left w:val="nil"/>
              <w:bottom w:val="single" w:sz="8" w:space="0" w:color="auto"/>
              <w:right w:val="single" w:sz="8" w:space="0" w:color="auto"/>
            </w:tcBorders>
          </w:tcPr>
          <w:p w14:paraId="31D9E434"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 23</w:t>
            </w:r>
          </w:p>
        </w:tc>
        <w:tc>
          <w:tcPr>
            <w:tcW w:w="510" w:type="dxa"/>
            <w:tcBorders>
              <w:top w:val="nil"/>
              <w:left w:val="nil"/>
              <w:bottom w:val="single" w:sz="8" w:space="0" w:color="auto"/>
              <w:right w:val="single" w:sz="8" w:space="0" w:color="auto"/>
            </w:tcBorders>
          </w:tcPr>
          <w:p w14:paraId="0F146EC4"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 32</w:t>
            </w:r>
          </w:p>
        </w:tc>
        <w:tc>
          <w:tcPr>
            <w:tcW w:w="510" w:type="dxa"/>
            <w:tcBorders>
              <w:top w:val="nil"/>
              <w:left w:val="nil"/>
              <w:bottom w:val="single" w:sz="8" w:space="0" w:color="auto"/>
              <w:right w:val="single" w:sz="8" w:space="0" w:color="auto"/>
            </w:tcBorders>
          </w:tcPr>
          <w:p w14:paraId="1DEA20CF"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 33</w:t>
            </w:r>
          </w:p>
        </w:tc>
        <w:tc>
          <w:tcPr>
            <w:tcW w:w="510" w:type="dxa"/>
            <w:tcBorders>
              <w:top w:val="nil"/>
              <w:left w:val="nil"/>
              <w:bottom w:val="single" w:sz="8" w:space="0" w:color="auto"/>
              <w:right w:val="single" w:sz="8" w:space="0" w:color="auto"/>
            </w:tcBorders>
          </w:tcPr>
          <w:p w14:paraId="39F9633E"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 21</w:t>
            </w:r>
          </w:p>
        </w:tc>
      </w:tr>
    </w:tbl>
    <w:p w14:paraId="37EE384A" w14:textId="77777777" w:rsidR="005177CC" w:rsidRPr="00B87AB8" w:rsidRDefault="005177CC" w:rsidP="005177CC">
      <w:pPr>
        <w:ind w:firstLine="0"/>
        <w:jc w:val="both"/>
        <w:rPr>
          <w:rFonts w:eastAsia="宋体"/>
          <w:szCs w:val="28"/>
        </w:rPr>
      </w:pPr>
    </w:p>
    <w:tbl>
      <w:tblPr>
        <w:tblW w:w="5000" w:type="pct"/>
        <w:tblLayout w:type="fixed"/>
        <w:tblLook w:val="00A0" w:firstRow="1" w:lastRow="0" w:firstColumn="1" w:lastColumn="0" w:noHBand="0" w:noVBand="0"/>
      </w:tblPr>
      <w:tblGrid>
        <w:gridCol w:w="1170"/>
        <w:gridCol w:w="858"/>
        <w:gridCol w:w="817"/>
        <w:gridCol w:w="841"/>
        <w:gridCol w:w="714"/>
        <w:gridCol w:w="811"/>
        <w:gridCol w:w="807"/>
        <w:gridCol w:w="811"/>
        <w:gridCol w:w="811"/>
        <w:gridCol w:w="811"/>
        <w:gridCol w:w="828"/>
      </w:tblGrid>
      <w:tr w:rsidR="005177CC" w:rsidRPr="00B87AB8" w14:paraId="777FEA83" w14:textId="77777777" w:rsidTr="005177CC">
        <w:trPr>
          <w:trHeight w:val="360"/>
        </w:trPr>
        <w:tc>
          <w:tcPr>
            <w:tcW w:w="630" w:type="pct"/>
            <w:tcBorders>
              <w:top w:val="single" w:sz="8" w:space="0" w:color="auto"/>
              <w:left w:val="single" w:sz="8" w:space="0" w:color="auto"/>
              <w:bottom w:val="single" w:sz="8" w:space="0" w:color="auto"/>
              <w:right w:val="single" w:sz="8" w:space="0" w:color="auto"/>
            </w:tcBorders>
            <w:shd w:val="clear" w:color="000000" w:fill="E7E6E6"/>
            <w:vAlign w:val="center"/>
          </w:tcPr>
          <w:p w14:paraId="48F24B92"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eastAsia="宋体" w:hint="eastAsia"/>
                <w:kern w:val="0"/>
                <w:szCs w:val="28"/>
              </w:rPr>
              <w:t>数字</w:t>
            </w:r>
          </w:p>
        </w:tc>
        <w:tc>
          <w:tcPr>
            <w:tcW w:w="462" w:type="pct"/>
            <w:tcBorders>
              <w:top w:val="single" w:sz="8" w:space="0" w:color="auto"/>
              <w:left w:val="nil"/>
              <w:bottom w:val="single" w:sz="8" w:space="0" w:color="auto"/>
              <w:right w:val="single" w:sz="8" w:space="0" w:color="auto"/>
            </w:tcBorders>
            <w:shd w:val="clear" w:color="000000" w:fill="E7E6E6"/>
            <w:vAlign w:val="center"/>
          </w:tcPr>
          <w:p w14:paraId="1249EDF8"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0</w:t>
            </w:r>
          </w:p>
        </w:tc>
        <w:tc>
          <w:tcPr>
            <w:tcW w:w="440" w:type="pct"/>
            <w:tcBorders>
              <w:top w:val="single" w:sz="8" w:space="0" w:color="auto"/>
              <w:left w:val="nil"/>
              <w:bottom w:val="single" w:sz="8" w:space="0" w:color="auto"/>
              <w:right w:val="single" w:sz="8" w:space="0" w:color="auto"/>
            </w:tcBorders>
            <w:shd w:val="clear" w:color="000000" w:fill="E7E6E6"/>
            <w:vAlign w:val="center"/>
          </w:tcPr>
          <w:p w14:paraId="393AF2F9"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1</w:t>
            </w:r>
          </w:p>
        </w:tc>
        <w:tc>
          <w:tcPr>
            <w:tcW w:w="453" w:type="pct"/>
            <w:tcBorders>
              <w:top w:val="single" w:sz="8" w:space="0" w:color="auto"/>
              <w:left w:val="nil"/>
              <w:bottom w:val="single" w:sz="8" w:space="0" w:color="auto"/>
              <w:right w:val="single" w:sz="8" w:space="0" w:color="auto"/>
            </w:tcBorders>
            <w:shd w:val="clear" w:color="000000" w:fill="E7E6E6"/>
            <w:vAlign w:val="center"/>
          </w:tcPr>
          <w:p w14:paraId="258816EC"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2</w:t>
            </w:r>
          </w:p>
        </w:tc>
        <w:tc>
          <w:tcPr>
            <w:tcW w:w="385" w:type="pct"/>
            <w:tcBorders>
              <w:top w:val="single" w:sz="8" w:space="0" w:color="auto"/>
              <w:left w:val="nil"/>
              <w:bottom w:val="single" w:sz="8" w:space="0" w:color="auto"/>
              <w:right w:val="single" w:sz="8" w:space="0" w:color="auto"/>
            </w:tcBorders>
            <w:shd w:val="clear" w:color="000000" w:fill="E7E6E6"/>
            <w:vAlign w:val="center"/>
          </w:tcPr>
          <w:p w14:paraId="70E414C1"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3</w:t>
            </w:r>
          </w:p>
        </w:tc>
        <w:tc>
          <w:tcPr>
            <w:tcW w:w="437" w:type="pct"/>
            <w:tcBorders>
              <w:top w:val="single" w:sz="8" w:space="0" w:color="auto"/>
              <w:left w:val="nil"/>
              <w:bottom w:val="single" w:sz="8" w:space="0" w:color="auto"/>
              <w:right w:val="single" w:sz="8" w:space="0" w:color="auto"/>
            </w:tcBorders>
            <w:shd w:val="clear" w:color="000000" w:fill="E7E6E6"/>
            <w:vAlign w:val="center"/>
          </w:tcPr>
          <w:p w14:paraId="78FD12B7"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4</w:t>
            </w:r>
          </w:p>
        </w:tc>
        <w:tc>
          <w:tcPr>
            <w:tcW w:w="435" w:type="pct"/>
            <w:tcBorders>
              <w:top w:val="single" w:sz="8" w:space="0" w:color="auto"/>
              <w:left w:val="nil"/>
              <w:bottom w:val="single" w:sz="8" w:space="0" w:color="auto"/>
              <w:right w:val="single" w:sz="8" w:space="0" w:color="auto"/>
            </w:tcBorders>
            <w:shd w:val="clear" w:color="000000" w:fill="E7E6E6"/>
            <w:vAlign w:val="center"/>
          </w:tcPr>
          <w:p w14:paraId="1FC3F82F"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5</w:t>
            </w:r>
          </w:p>
        </w:tc>
        <w:tc>
          <w:tcPr>
            <w:tcW w:w="437" w:type="pct"/>
            <w:tcBorders>
              <w:top w:val="single" w:sz="8" w:space="0" w:color="auto"/>
              <w:left w:val="nil"/>
              <w:bottom w:val="single" w:sz="8" w:space="0" w:color="auto"/>
              <w:right w:val="single" w:sz="8" w:space="0" w:color="auto"/>
            </w:tcBorders>
            <w:shd w:val="clear" w:color="000000" w:fill="E7E6E6"/>
            <w:vAlign w:val="center"/>
          </w:tcPr>
          <w:p w14:paraId="3C14E6BC"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6</w:t>
            </w:r>
          </w:p>
        </w:tc>
        <w:tc>
          <w:tcPr>
            <w:tcW w:w="437" w:type="pct"/>
            <w:tcBorders>
              <w:top w:val="single" w:sz="8" w:space="0" w:color="auto"/>
              <w:left w:val="nil"/>
              <w:bottom w:val="single" w:sz="8" w:space="0" w:color="auto"/>
              <w:right w:val="single" w:sz="8" w:space="0" w:color="auto"/>
            </w:tcBorders>
            <w:shd w:val="clear" w:color="000000" w:fill="E7E6E6"/>
            <w:vAlign w:val="center"/>
          </w:tcPr>
          <w:p w14:paraId="08E494F7"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7</w:t>
            </w:r>
          </w:p>
        </w:tc>
        <w:tc>
          <w:tcPr>
            <w:tcW w:w="437" w:type="pct"/>
            <w:tcBorders>
              <w:top w:val="single" w:sz="8" w:space="0" w:color="auto"/>
              <w:left w:val="nil"/>
              <w:bottom w:val="single" w:sz="8" w:space="0" w:color="auto"/>
              <w:right w:val="single" w:sz="8" w:space="0" w:color="auto"/>
            </w:tcBorders>
            <w:shd w:val="clear" w:color="000000" w:fill="E7E6E6"/>
            <w:vAlign w:val="center"/>
          </w:tcPr>
          <w:p w14:paraId="443372F7"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8</w:t>
            </w:r>
          </w:p>
        </w:tc>
        <w:tc>
          <w:tcPr>
            <w:tcW w:w="446" w:type="pct"/>
            <w:tcBorders>
              <w:top w:val="single" w:sz="8" w:space="0" w:color="auto"/>
              <w:left w:val="nil"/>
              <w:bottom w:val="single" w:sz="8" w:space="0" w:color="auto"/>
              <w:right w:val="single" w:sz="8" w:space="0" w:color="auto"/>
            </w:tcBorders>
            <w:shd w:val="clear" w:color="000000" w:fill="E7E6E6"/>
            <w:vAlign w:val="center"/>
          </w:tcPr>
          <w:p w14:paraId="04CE4028"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9</w:t>
            </w:r>
          </w:p>
        </w:tc>
      </w:tr>
      <w:tr w:rsidR="005177CC" w:rsidRPr="00B87AB8" w14:paraId="405FA4E6" w14:textId="77777777" w:rsidTr="005177CC">
        <w:trPr>
          <w:trHeight w:val="400"/>
        </w:trPr>
        <w:tc>
          <w:tcPr>
            <w:tcW w:w="630" w:type="pct"/>
            <w:tcBorders>
              <w:top w:val="nil"/>
              <w:left w:val="single" w:sz="8" w:space="0" w:color="auto"/>
              <w:bottom w:val="single" w:sz="8" w:space="0" w:color="auto"/>
              <w:right w:val="single" w:sz="8" w:space="0" w:color="auto"/>
            </w:tcBorders>
            <w:vAlign w:val="center"/>
          </w:tcPr>
          <w:p w14:paraId="01549556" w14:textId="77777777" w:rsidR="005177CC" w:rsidRPr="00B87AB8" w:rsidRDefault="0061557E" w:rsidP="005177CC">
            <w:pPr>
              <w:widowControl/>
              <w:adjustRightInd/>
              <w:spacing w:line="240" w:lineRule="auto"/>
              <w:ind w:firstLine="0"/>
              <w:textAlignment w:val="auto"/>
              <w:rPr>
                <w:rFonts w:eastAsia="宋体"/>
                <w:kern w:val="0"/>
                <w:sz w:val="22"/>
              </w:rPr>
            </w:pPr>
            <w:r>
              <w:rPr>
                <w:rFonts w:eastAsia="宋体"/>
                <w:szCs w:val="28"/>
              </w:rPr>
              <w:t>CH</w:t>
            </w:r>
            <w:r>
              <w:rPr>
                <w:rFonts w:eastAsia="宋体" w:hint="eastAsia"/>
                <w:szCs w:val="28"/>
              </w:rPr>
              <w:t>AI</w:t>
            </w:r>
          </w:p>
        </w:tc>
        <w:tc>
          <w:tcPr>
            <w:tcW w:w="462" w:type="pct"/>
            <w:tcBorders>
              <w:top w:val="nil"/>
              <w:left w:val="nil"/>
              <w:bottom w:val="single" w:sz="8" w:space="0" w:color="auto"/>
              <w:right w:val="single" w:sz="8" w:space="0" w:color="auto"/>
            </w:tcBorders>
            <w:vAlign w:val="center"/>
          </w:tcPr>
          <w:p w14:paraId="24F1AD88"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0</w:t>
            </w:r>
          </w:p>
        </w:tc>
        <w:tc>
          <w:tcPr>
            <w:tcW w:w="440" w:type="pct"/>
            <w:tcBorders>
              <w:top w:val="nil"/>
              <w:left w:val="nil"/>
              <w:bottom w:val="single" w:sz="8" w:space="0" w:color="auto"/>
              <w:right w:val="single" w:sz="8" w:space="0" w:color="auto"/>
            </w:tcBorders>
            <w:vAlign w:val="center"/>
          </w:tcPr>
          <w:p w14:paraId="669AF11A"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1</w:t>
            </w:r>
          </w:p>
        </w:tc>
        <w:tc>
          <w:tcPr>
            <w:tcW w:w="453" w:type="pct"/>
            <w:tcBorders>
              <w:top w:val="nil"/>
              <w:left w:val="nil"/>
              <w:bottom w:val="single" w:sz="8" w:space="0" w:color="auto"/>
              <w:right w:val="single" w:sz="8" w:space="0" w:color="auto"/>
            </w:tcBorders>
            <w:vAlign w:val="center"/>
          </w:tcPr>
          <w:p w14:paraId="61206EB6"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2</w:t>
            </w:r>
          </w:p>
        </w:tc>
        <w:tc>
          <w:tcPr>
            <w:tcW w:w="385" w:type="pct"/>
            <w:tcBorders>
              <w:top w:val="nil"/>
              <w:left w:val="nil"/>
              <w:bottom w:val="single" w:sz="8" w:space="0" w:color="auto"/>
              <w:right w:val="single" w:sz="8" w:space="0" w:color="auto"/>
            </w:tcBorders>
            <w:vAlign w:val="center"/>
          </w:tcPr>
          <w:p w14:paraId="344432CE"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3</w:t>
            </w:r>
          </w:p>
        </w:tc>
        <w:tc>
          <w:tcPr>
            <w:tcW w:w="437" w:type="pct"/>
            <w:tcBorders>
              <w:top w:val="nil"/>
              <w:left w:val="nil"/>
              <w:bottom w:val="single" w:sz="8" w:space="0" w:color="auto"/>
              <w:right w:val="single" w:sz="8" w:space="0" w:color="auto"/>
            </w:tcBorders>
            <w:vAlign w:val="center"/>
          </w:tcPr>
          <w:p w14:paraId="375DD7E3"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4</w:t>
            </w:r>
          </w:p>
        </w:tc>
        <w:tc>
          <w:tcPr>
            <w:tcW w:w="435" w:type="pct"/>
            <w:tcBorders>
              <w:top w:val="nil"/>
              <w:left w:val="nil"/>
              <w:bottom w:val="single" w:sz="8" w:space="0" w:color="auto"/>
              <w:right w:val="single" w:sz="8" w:space="0" w:color="auto"/>
            </w:tcBorders>
            <w:vAlign w:val="center"/>
          </w:tcPr>
          <w:p w14:paraId="262FEB25"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5</w:t>
            </w:r>
          </w:p>
        </w:tc>
        <w:tc>
          <w:tcPr>
            <w:tcW w:w="437" w:type="pct"/>
            <w:tcBorders>
              <w:top w:val="nil"/>
              <w:left w:val="nil"/>
              <w:bottom w:val="single" w:sz="8" w:space="0" w:color="auto"/>
              <w:right w:val="single" w:sz="8" w:space="0" w:color="auto"/>
            </w:tcBorders>
            <w:vAlign w:val="center"/>
          </w:tcPr>
          <w:p w14:paraId="175CAF74"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6</w:t>
            </w:r>
          </w:p>
        </w:tc>
        <w:tc>
          <w:tcPr>
            <w:tcW w:w="437" w:type="pct"/>
            <w:tcBorders>
              <w:top w:val="nil"/>
              <w:left w:val="nil"/>
              <w:bottom w:val="single" w:sz="8" w:space="0" w:color="auto"/>
              <w:right w:val="single" w:sz="8" w:space="0" w:color="auto"/>
            </w:tcBorders>
            <w:vAlign w:val="center"/>
          </w:tcPr>
          <w:p w14:paraId="59C3B3C8"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7</w:t>
            </w:r>
          </w:p>
        </w:tc>
        <w:tc>
          <w:tcPr>
            <w:tcW w:w="437" w:type="pct"/>
            <w:tcBorders>
              <w:top w:val="nil"/>
              <w:left w:val="nil"/>
              <w:bottom w:val="single" w:sz="8" w:space="0" w:color="auto"/>
              <w:right w:val="single" w:sz="8" w:space="0" w:color="auto"/>
            </w:tcBorders>
            <w:vAlign w:val="center"/>
          </w:tcPr>
          <w:p w14:paraId="43D4D3CD"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8</w:t>
            </w:r>
          </w:p>
        </w:tc>
        <w:tc>
          <w:tcPr>
            <w:tcW w:w="446" w:type="pct"/>
            <w:tcBorders>
              <w:top w:val="nil"/>
              <w:left w:val="nil"/>
              <w:bottom w:val="single" w:sz="8" w:space="0" w:color="auto"/>
              <w:right w:val="single" w:sz="8" w:space="0" w:color="auto"/>
            </w:tcBorders>
            <w:vAlign w:val="center"/>
          </w:tcPr>
          <w:p w14:paraId="56CE38A3"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9</w:t>
            </w:r>
          </w:p>
        </w:tc>
      </w:tr>
      <w:tr w:rsidR="005177CC" w:rsidRPr="00B87AB8" w14:paraId="424B42B0" w14:textId="77777777" w:rsidTr="005177CC">
        <w:trPr>
          <w:trHeight w:val="370"/>
        </w:trPr>
        <w:tc>
          <w:tcPr>
            <w:tcW w:w="630" w:type="pct"/>
            <w:tcBorders>
              <w:top w:val="nil"/>
              <w:left w:val="single" w:sz="8" w:space="0" w:color="auto"/>
              <w:bottom w:val="single" w:sz="8" w:space="0" w:color="auto"/>
              <w:right w:val="single" w:sz="8" w:space="0" w:color="auto"/>
            </w:tcBorders>
            <w:vAlign w:val="center"/>
          </w:tcPr>
          <w:p w14:paraId="3045E3AC" w14:textId="77777777" w:rsidR="005177CC" w:rsidRPr="00B87AB8" w:rsidRDefault="005177CC" w:rsidP="005177CC">
            <w:pPr>
              <w:widowControl/>
              <w:adjustRightInd/>
              <w:spacing w:line="240" w:lineRule="auto"/>
              <w:ind w:firstLine="0"/>
              <w:textAlignment w:val="auto"/>
              <w:rPr>
                <w:rFonts w:eastAsia="宋体"/>
                <w:kern w:val="0"/>
                <w:sz w:val="22"/>
              </w:rPr>
            </w:pPr>
            <w:r w:rsidRPr="00B87AB8">
              <w:rPr>
                <w:rFonts w:eastAsia="宋体"/>
                <w:kern w:val="0"/>
                <w:sz w:val="22"/>
              </w:rPr>
              <w:t>Unicode</w:t>
            </w:r>
          </w:p>
        </w:tc>
        <w:tc>
          <w:tcPr>
            <w:tcW w:w="462" w:type="pct"/>
            <w:tcBorders>
              <w:top w:val="nil"/>
              <w:left w:val="nil"/>
              <w:bottom w:val="single" w:sz="8" w:space="0" w:color="auto"/>
              <w:right w:val="single" w:sz="8" w:space="0" w:color="auto"/>
            </w:tcBorders>
            <w:vAlign w:val="center"/>
          </w:tcPr>
          <w:p w14:paraId="043C0857"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2bb0</w:t>
            </w:r>
          </w:p>
        </w:tc>
        <w:tc>
          <w:tcPr>
            <w:tcW w:w="440" w:type="pct"/>
            <w:tcBorders>
              <w:top w:val="nil"/>
              <w:left w:val="nil"/>
              <w:bottom w:val="single" w:sz="8" w:space="0" w:color="auto"/>
              <w:right w:val="single" w:sz="8" w:space="0" w:color="auto"/>
            </w:tcBorders>
            <w:vAlign w:val="center"/>
          </w:tcPr>
          <w:p w14:paraId="0E18B6B1"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2bb1</w:t>
            </w:r>
          </w:p>
        </w:tc>
        <w:tc>
          <w:tcPr>
            <w:tcW w:w="453" w:type="pct"/>
            <w:tcBorders>
              <w:top w:val="nil"/>
              <w:left w:val="nil"/>
              <w:bottom w:val="single" w:sz="8" w:space="0" w:color="auto"/>
              <w:right w:val="single" w:sz="8" w:space="0" w:color="auto"/>
            </w:tcBorders>
            <w:vAlign w:val="center"/>
          </w:tcPr>
          <w:p w14:paraId="652569E8" w14:textId="77777777" w:rsidR="005177CC" w:rsidRPr="00B87AB8" w:rsidRDefault="005177CC" w:rsidP="005177CC">
            <w:pPr>
              <w:widowControl/>
              <w:adjustRightInd/>
              <w:spacing w:line="240" w:lineRule="auto"/>
              <w:ind w:firstLine="0"/>
              <w:textAlignment w:val="auto"/>
              <w:rPr>
                <w:rFonts w:eastAsia="Times New Roman"/>
                <w:kern w:val="0"/>
                <w:sz w:val="24"/>
                <w:szCs w:val="24"/>
              </w:rPr>
            </w:pPr>
            <w:r w:rsidRPr="00B87AB8">
              <w:rPr>
                <w:rFonts w:eastAsia="宋体"/>
                <w:kern w:val="0"/>
                <w:sz w:val="24"/>
              </w:rPr>
              <w:t>2bb2</w:t>
            </w:r>
          </w:p>
        </w:tc>
        <w:tc>
          <w:tcPr>
            <w:tcW w:w="385" w:type="pct"/>
            <w:tcBorders>
              <w:top w:val="nil"/>
              <w:left w:val="nil"/>
              <w:bottom w:val="single" w:sz="8" w:space="0" w:color="auto"/>
              <w:right w:val="single" w:sz="8" w:space="0" w:color="auto"/>
            </w:tcBorders>
            <w:vAlign w:val="center"/>
          </w:tcPr>
          <w:p w14:paraId="675CDFAA"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2bb3</w:t>
            </w:r>
          </w:p>
        </w:tc>
        <w:tc>
          <w:tcPr>
            <w:tcW w:w="437" w:type="pct"/>
            <w:tcBorders>
              <w:top w:val="nil"/>
              <w:left w:val="nil"/>
              <w:bottom w:val="single" w:sz="8" w:space="0" w:color="auto"/>
              <w:right w:val="single" w:sz="8" w:space="0" w:color="auto"/>
            </w:tcBorders>
            <w:vAlign w:val="center"/>
          </w:tcPr>
          <w:p w14:paraId="70FD7CA8"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2bb4</w:t>
            </w:r>
          </w:p>
        </w:tc>
        <w:tc>
          <w:tcPr>
            <w:tcW w:w="435" w:type="pct"/>
            <w:tcBorders>
              <w:top w:val="nil"/>
              <w:left w:val="nil"/>
              <w:bottom w:val="single" w:sz="8" w:space="0" w:color="auto"/>
              <w:right w:val="single" w:sz="8" w:space="0" w:color="auto"/>
            </w:tcBorders>
            <w:vAlign w:val="center"/>
          </w:tcPr>
          <w:p w14:paraId="47A43B8E"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2bb5</w:t>
            </w:r>
          </w:p>
        </w:tc>
        <w:tc>
          <w:tcPr>
            <w:tcW w:w="437" w:type="pct"/>
            <w:tcBorders>
              <w:top w:val="nil"/>
              <w:left w:val="nil"/>
              <w:bottom w:val="single" w:sz="8" w:space="0" w:color="auto"/>
              <w:right w:val="single" w:sz="8" w:space="0" w:color="auto"/>
            </w:tcBorders>
            <w:vAlign w:val="center"/>
          </w:tcPr>
          <w:p w14:paraId="028DA09D"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2bb6</w:t>
            </w:r>
          </w:p>
        </w:tc>
        <w:tc>
          <w:tcPr>
            <w:tcW w:w="437" w:type="pct"/>
            <w:tcBorders>
              <w:top w:val="nil"/>
              <w:left w:val="nil"/>
              <w:bottom w:val="single" w:sz="8" w:space="0" w:color="auto"/>
              <w:right w:val="single" w:sz="8" w:space="0" w:color="auto"/>
            </w:tcBorders>
            <w:vAlign w:val="center"/>
          </w:tcPr>
          <w:p w14:paraId="0E575B57"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2bb7</w:t>
            </w:r>
          </w:p>
        </w:tc>
        <w:tc>
          <w:tcPr>
            <w:tcW w:w="437" w:type="pct"/>
            <w:tcBorders>
              <w:top w:val="nil"/>
              <w:left w:val="nil"/>
              <w:bottom w:val="single" w:sz="8" w:space="0" w:color="auto"/>
              <w:right w:val="single" w:sz="8" w:space="0" w:color="auto"/>
            </w:tcBorders>
            <w:vAlign w:val="center"/>
          </w:tcPr>
          <w:p w14:paraId="4857C3D7"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2bb8</w:t>
            </w:r>
          </w:p>
        </w:tc>
        <w:tc>
          <w:tcPr>
            <w:tcW w:w="446" w:type="pct"/>
            <w:tcBorders>
              <w:top w:val="nil"/>
              <w:left w:val="nil"/>
              <w:bottom w:val="single" w:sz="8" w:space="0" w:color="auto"/>
              <w:right w:val="single" w:sz="8" w:space="0" w:color="auto"/>
            </w:tcBorders>
            <w:vAlign w:val="center"/>
          </w:tcPr>
          <w:p w14:paraId="6A00F887" w14:textId="77777777" w:rsidR="005177CC" w:rsidRPr="00B87AB8" w:rsidRDefault="005177CC" w:rsidP="005177CC">
            <w:pPr>
              <w:widowControl/>
              <w:adjustRightInd/>
              <w:spacing w:line="240" w:lineRule="auto"/>
              <w:ind w:firstLine="0"/>
              <w:jc w:val="center"/>
              <w:textAlignment w:val="auto"/>
              <w:rPr>
                <w:rFonts w:eastAsia="Times New Roman"/>
                <w:kern w:val="0"/>
                <w:sz w:val="24"/>
                <w:szCs w:val="24"/>
              </w:rPr>
            </w:pPr>
            <w:r w:rsidRPr="00B87AB8">
              <w:rPr>
                <w:rFonts w:eastAsia="宋体"/>
                <w:kern w:val="0"/>
                <w:sz w:val="24"/>
              </w:rPr>
              <w:t>2bb9</w:t>
            </w:r>
          </w:p>
        </w:tc>
      </w:tr>
      <w:tr w:rsidR="005177CC" w:rsidRPr="00B87AB8" w14:paraId="0040F4C8" w14:textId="77777777" w:rsidTr="005177CC">
        <w:trPr>
          <w:trHeight w:val="1690"/>
        </w:trPr>
        <w:tc>
          <w:tcPr>
            <w:tcW w:w="630" w:type="pct"/>
            <w:tcBorders>
              <w:top w:val="nil"/>
              <w:left w:val="single" w:sz="8" w:space="0" w:color="auto"/>
              <w:bottom w:val="single" w:sz="8" w:space="0" w:color="auto"/>
              <w:right w:val="single" w:sz="8" w:space="0" w:color="auto"/>
            </w:tcBorders>
            <w:vAlign w:val="center"/>
          </w:tcPr>
          <w:p w14:paraId="5C4A2623"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ascii="宋体" w:eastAsia="宋体" w:hAnsi="宋体" w:cs="宋体"/>
                <w:kern w:val="0"/>
                <w:sz w:val="22"/>
                <w:szCs w:val="22"/>
              </w:rPr>
              <w:t>ToiCode</w:t>
            </w:r>
            <w:r w:rsidRPr="00B87AB8">
              <w:rPr>
                <w:rFonts w:ascii="宋体" w:eastAsia="宋体" w:hAnsi="宋体" w:cs="宋体" w:hint="eastAsia"/>
                <w:kern w:val="0"/>
                <w:sz w:val="22"/>
                <w:szCs w:val="22"/>
              </w:rPr>
              <w:t>轨迹码</w:t>
            </w:r>
          </w:p>
        </w:tc>
        <w:tc>
          <w:tcPr>
            <w:tcW w:w="462" w:type="pct"/>
            <w:tcBorders>
              <w:top w:val="nil"/>
              <w:left w:val="nil"/>
              <w:bottom w:val="single" w:sz="8" w:space="0" w:color="auto"/>
              <w:right w:val="single" w:sz="8" w:space="0" w:color="auto"/>
            </w:tcBorders>
          </w:tcPr>
          <w:p w14:paraId="23A60281"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21432,23412,214324,214234,234124,234214,243214,241234</w:t>
            </w:r>
          </w:p>
        </w:tc>
        <w:tc>
          <w:tcPr>
            <w:tcW w:w="440" w:type="pct"/>
            <w:tcBorders>
              <w:top w:val="nil"/>
              <w:left w:val="nil"/>
              <w:bottom w:val="single" w:sz="8" w:space="0" w:color="auto"/>
              <w:right w:val="single" w:sz="8" w:space="0" w:color="auto"/>
            </w:tcBorders>
          </w:tcPr>
          <w:p w14:paraId="32BAD705"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24</w:t>
            </w:r>
          </w:p>
        </w:tc>
        <w:tc>
          <w:tcPr>
            <w:tcW w:w="453" w:type="pct"/>
            <w:tcBorders>
              <w:top w:val="nil"/>
              <w:left w:val="nil"/>
              <w:bottom w:val="single" w:sz="8" w:space="0" w:color="auto"/>
              <w:right w:val="single" w:sz="8" w:space="0" w:color="auto"/>
            </w:tcBorders>
          </w:tcPr>
          <w:p w14:paraId="44D7B195"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2134</w:t>
            </w:r>
          </w:p>
        </w:tc>
        <w:tc>
          <w:tcPr>
            <w:tcW w:w="385" w:type="pct"/>
            <w:tcBorders>
              <w:top w:val="nil"/>
              <w:left w:val="nil"/>
              <w:bottom w:val="single" w:sz="8" w:space="0" w:color="auto"/>
              <w:right w:val="single" w:sz="8" w:space="0" w:color="auto"/>
            </w:tcBorders>
          </w:tcPr>
          <w:p w14:paraId="21C48802"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2143</w:t>
            </w:r>
          </w:p>
        </w:tc>
        <w:tc>
          <w:tcPr>
            <w:tcW w:w="437" w:type="pct"/>
            <w:tcBorders>
              <w:top w:val="nil"/>
              <w:left w:val="nil"/>
              <w:bottom w:val="single" w:sz="8" w:space="0" w:color="auto"/>
              <w:right w:val="single" w:sz="8" w:space="0" w:color="auto"/>
            </w:tcBorders>
          </w:tcPr>
          <w:p w14:paraId="0BA27744"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243</w:t>
            </w:r>
          </w:p>
        </w:tc>
        <w:tc>
          <w:tcPr>
            <w:tcW w:w="435" w:type="pct"/>
            <w:tcBorders>
              <w:top w:val="nil"/>
              <w:left w:val="nil"/>
              <w:bottom w:val="single" w:sz="8" w:space="0" w:color="auto"/>
              <w:right w:val="single" w:sz="8" w:space="0" w:color="auto"/>
            </w:tcBorders>
          </w:tcPr>
          <w:p w14:paraId="72C62A91"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2432,2342</w:t>
            </w:r>
          </w:p>
        </w:tc>
        <w:tc>
          <w:tcPr>
            <w:tcW w:w="437" w:type="pct"/>
            <w:tcBorders>
              <w:top w:val="nil"/>
              <w:left w:val="nil"/>
              <w:bottom w:val="single" w:sz="8" w:space="0" w:color="auto"/>
              <w:right w:val="single" w:sz="8" w:space="0" w:color="auto"/>
            </w:tcBorders>
          </w:tcPr>
          <w:p w14:paraId="375BE5BA"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2432,2342,21431,21341</w:t>
            </w:r>
          </w:p>
        </w:tc>
        <w:tc>
          <w:tcPr>
            <w:tcW w:w="437" w:type="pct"/>
            <w:tcBorders>
              <w:top w:val="nil"/>
              <w:left w:val="nil"/>
              <w:bottom w:val="single" w:sz="8" w:space="0" w:color="auto"/>
              <w:right w:val="single" w:sz="8" w:space="0" w:color="auto"/>
            </w:tcBorders>
          </w:tcPr>
          <w:p w14:paraId="5B88DD85"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214</w:t>
            </w:r>
          </w:p>
        </w:tc>
        <w:tc>
          <w:tcPr>
            <w:tcW w:w="437" w:type="pct"/>
            <w:tcBorders>
              <w:top w:val="nil"/>
              <w:left w:val="nil"/>
              <w:bottom w:val="single" w:sz="8" w:space="0" w:color="auto"/>
              <w:right w:val="single" w:sz="8" w:space="0" w:color="auto"/>
            </w:tcBorders>
          </w:tcPr>
          <w:p w14:paraId="2CA72610"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2413</w:t>
            </w:r>
          </w:p>
        </w:tc>
        <w:tc>
          <w:tcPr>
            <w:tcW w:w="446" w:type="pct"/>
            <w:tcBorders>
              <w:top w:val="nil"/>
              <w:left w:val="nil"/>
              <w:bottom w:val="single" w:sz="8" w:space="0" w:color="auto"/>
              <w:right w:val="single" w:sz="8" w:space="0" w:color="auto"/>
            </w:tcBorders>
          </w:tcPr>
          <w:p w14:paraId="236BF920"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21423,24123</w:t>
            </w:r>
          </w:p>
        </w:tc>
      </w:tr>
      <w:tr w:rsidR="005177CC" w:rsidRPr="00B87AB8" w14:paraId="6468096E" w14:textId="77777777" w:rsidTr="005177CC">
        <w:trPr>
          <w:trHeight w:val="360"/>
        </w:trPr>
        <w:tc>
          <w:tcPr>
            <w:tcW w:w="630" w:type="pct"/>
            <w:tcBorders>
              <w:top w:val="nil"/>
              <w:left w:val="single" w:sz="8" w:space="0" w:color="auto"/>
              <w:bottom w:val="single" w:sz="8" w:space="0" w:color="auto"/>
              <w:right w:val="single" w:sz="8" w:space="0" w:color="auto"/>
            </w:tcBorders>
            <w:shd w:val="clear" w:color="000000" w:fill="E7E6E6"/>
            <w:vAlign w:val="center"/>
          </w:tcPr>
          <w:p w14:paraId="56FB39F4"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eastAsia="宋体" w:hint="eastAsia"/>
                <w:kern w:val="0"/>
                <w:szCs w:val="28"/>
              </w:rPr>
              <w:t>标点</w:t>
            </w:r>
          </w:p>
        </w:tc>
        <w:tc>
          <w:tcPr>
            <w:tcW w:w="462" w:type="pct"/>
            <w:tcBorders>
              <w:top w:val="nil"/>
              <w:left w:val="nil"/>
              <w:bottom w:val="single" w:sz="8" w:space="0" w:color="auto"/>
              <w:right w:val="single" w:sz="8" w:space="0" w:color="auto"/>
            </w:tcBorders>
            <w:shd w:val="clear" w:color="000000" w:fill="E7E6E6"/>
            <w:vAlign w:val="center"/>
          </w:tcPr>
          <w:p w14:paraId="7EEB204D"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40" w:type="pct"/>
            <w:tcBorders>
              <w:top w:val="nil"/>
              <w:left w:val="nil"/>
              <w:bottom w:val="single" w:sz="8" w:space="0" w:color="auto"/>
              <w:right w:val="single" w:sz="8" w:space="0" w:color="auto"/>
            </w:tcBorders>
            <w:shd w:val="clear" w:color="000000" w:fill="E7E6E6"/>
            <w:vAlign w:val="center"/>
          </w:tcPr>
          <w:p w14:paraId="1D433052"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53" w:type="pct"/>
            <w:tcBorders>
              <w:top w:val="nil"/>
              <w:left w:val="nil"/>
              <w:bottom w:val="single" w:sz="8" w:space="0" w:color="auto"/>
              <w:right w:val="single" w:sz="8" w:space="0" w:color="auto"/>
            </w:tcBorders>
            <w:shd w:val="clear" w:color="000000" w:fill="E7E6E6"/>
            <w:vAlign w:val="center"/>
          </w:tcPr>
          <w:p w14:paraId="35A1877E"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385" w:type="pct"/>
            <w:tcBorders>
              <w:top w:val="nil"/>
              <w:left w:val="nil"/>
              <w:bottom w:val="single" w:sz="8" w:space="0" w:color="auto"/>
              <w:right w:val="single" w:sz="8" w:space="0" w:color="auto"/>
            </w:tcBorders>
            <w:shd w:val="clear" w:color="000000" w:fill="E7E6E6"/>
            <w:vAlign w:val="center"/>
          </w:tcPr>
          <w:p w14:paraId="10D7AE1D"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37" w:type="pct"/>
            <w:tcBorders>
              <w:top w:val="nil"/>
              <w:left w:val="nil"/>
              <w:bottom w:val="single" w:sz="8" w:space="0" w:color="auto"/>
              <w:right w:val="single" w:sz="8" w:space="0" w:color="auto"/>
            </w:tcBorders>
            <w:shd w:val="clear" w:color="000000" w:fill="E7E6E6"/>
            <w:vAlign w:val="center"/>
          </w:tcPr>
          <w:p w14:paraId="3D3F50FF"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35" w:type="pct"/>
            <w:tcBorders>
              <w:top w:val="nil"/>
              <w:left w:val="nil"/>
              <w:bottom w:val="single" w:sz="8" w:space="0" w:color="auto"/>
              <w:right w:val="single" w:sz="8" w:space="0" w:color="auto"/>
            </w:tcBorders>
            <w:shd w:val="clear" w:color="000000" w:fill="E7E6E6"/>
            <w:vAlign w:val="center"/>
          </w:tcPr>
          <w:p w14:paraId="411324E6"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37" w:type="pct"/>
            <w:tcBorders>
              <w:top w:val="nil"/>
              <w:left w:val="nil"/>
              <w:bottom w:val="single" w:sz="8" w:space="0" w:color="auto"/>
              <w:right w:val="single" w:sz="8" w:space="0" w:color="auto"/>
            </w:tcBorders>
            <w:shd w:val="clear" w:color="000000" w:fill="E7E6E6"/>
            <w:vAlign w:val="center"/>
          </w:tcPr>
          <w:p w14:paraId="167B525D"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&amp;</w:t>
            </w:r>
          </w:p>
        </w:tc>
        <w:tc>
          <w:tcPr>
            <w:tcW w:w="437" w:type="pct"/>
            <w:tcBorders>
              <w:top w:val="nil"/>
              <w:left w:val="nil"/>
              <w:bottom w:val="single" w:sz="8" w:space="0" w:color="auto"/>
              <w:right w:val="single" w:sz="8" w:space="0" w:color="auto"/>
            </w:tcBorders>
            <w:shd w:val="clear" w:color="000000" w:fill="E7E6E6"/>
            <w:vAlign w:val="center"/>
          </w:tcPr>
          <w:p w14:paraId="14138637"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37" w:type="pct"/>
            <w:tcBorders>
              <w:top w:val="nil"/>
              <w:left w:val="nil"/>
              <w:bottom w:val="single" w:sz="8" w:space="0" w:color="auto"/>
              <w:right w:val="single" w:sz="8" w:space="0" w:color="auto"/>
            </w:tcBorders>
            <w:shd w:val="clear" w:color="000000" w:fill="E7E6E6"/>
            <w:vAlign w:val="center"/>
          </w:tcPr>
          <w:p w14:paraId="4C10A9F2"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46" w:type="pct"/>
            <w:tcBorders>
              <w:top w:val="nil"/>
              <w:left w:val="nil"/>
              <w:bottom w:val="single" w:sz="8" w:space="0" w:color="auto"/>
              <w:right w:val="single" w:sz="8" w:space="0" w:color="auto"/>
            </w:tcBorders>
            <w:shd w:val="clear" w:color="000000" w:fill="E7E6E6"/>
            <w:vAlign w:val="center"/>
          </w:tcPr>
          <w:p w14:paraId="36548B12"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r>
      <w:tr w:rsidR="005177CC" w:rsidRPr="00B87AB8" w14:paraId="6B743565" w14:textId="77777777" w:rsidTr="005177CC">
        <w:trPr>
          <w:trHeight w:val="400"/>
        </w:trPr>
        <w:tc>
          <w:tcPr>
            <w:tcW w:w="630" w:type="pct"/>
            <w:tcBorders>
              <w:top w:val="nil"/>
              <w:left w:val="single" w:sz="8" w:space="0" w:color="auto"/>
              <w:bottom w:val="single" w:sz="8" w:space="0" w:color="auto"/>
              <w:right w:val="single" w:sz="8" w:space="0" w:color="auto"/>
            </w:tcBorders>
            <w:vAlign w:val="center"/>
          </w:tcPr>
          <w:p w14:paraId="063E9D47" w14:textId="77777777" w:rsidR="005177CC" w:rsidRPr="00B87AB8" w:rsidRDefault="0061557E" w:rsidP="005177CC">
            <w:pPr>
              <w:widowControl/>
              <w:adjustRightInd/>
              <w:spacing w:line="240" w:lineRule="auto"/>
              <w:ind w:firstLine="0"/>
              <w:textAlignment w:val="auto"/>
              <w:rPr>
                <w:rFonts w:eastAsia="Times New Roman"/>
                <w:kern w:val="0"/>
                <w:szCs w:val="28"/>
              </w:rPr>
            </w:pPr>
            <w:r>
              <w:rPr>
                <w:rFonts w:eastAsia="宋体"/>
                <w:szCs w:val="28"/>
              </w:rPr>
              <w:t>CH</w:t>
            </w:r>
            <w:r>
              <w:rPr>
                <w:rFonts w:eastAsia="宋体" w:hint="eastAsia"/>
                <w:szCs w:val="28"/>
              </w:rPr>
              <w:t>AI</w:t>
            </w:r>
          </w:p>
        </w:tc>
        <w:tc>
          <w:tcPr>
            <w:tcW w:w="462" w:type="pct"/>
            <w:tcBorders>
              <w:top w:val="nil"/>
              <w:left w:val="nil"/>
              <w:bottom w:val="single" w:sz="8" w:space="0" w:color="auto"/>
              <w:right w:val="single" w:sz="8" w:space="0" w:color="auto"/>
            </w:tcBorders>
            <w:vAlign w:val="center"/>
          </w:tcPr>
          <w:p w14:paraId="2B2457E1"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40" w:type="pct"/>
            <w:tcBorders>
              <w:top w:val="nil"/>
              <w:left w:val="nil"/>
              <w:bottom w:val="single" w:sz="8" w:space="0" w:color="auto"/>
              <w:right w:val="single" w:sz="8" w:space="0" w:color="auto"/>
            </w:tcBorders>
            <w:vAlign w:val="center"/>
          </w:tcPr>
          <w:p w14:paraId="2C4C1739"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53" w:type="pct"/>
            <w:tcBorders>
              <w:top w:val="nil"/>
              <w:left w:val="nil"/>
              <w:bottom w:val="single" w:sz="8" w:space="0" w:color="auto"/>
              <w:right w:val="single" w:sz="8" w:space="0" w:color="auto"/>
            </w:tcBorders>
            <w:vAlign w:val="center"/>
          </w:tcPr>
          <w:p w14:paraId="7E23C04B"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385" w:type="pct"/>
            <w:tcBorders>
              <w:top w:val="nil"/>
              <w:left w:val="nil"/>
              <w:bottom w:val="single" w:sz="8" w:space="0" w:color="auto"/>
              <w:right w:val="single" w:sz="8" w:space="0" w:color="auto"/>
            </w:tcBorders>
            <w:vAlign w:val="center"/>
          </w:tcPr>
          <w:p w14:paraId="3C94EE3D"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388470B4"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5" w:type="pct"/>
            <w:tcBorders>
              <w:top w:val="nil"/>
              <w:left w:val="nil"/>
              <w:bottom w:val="single" w:sz="8" w:space="0" w:color="auto"/>
              <w:right w:val="single" w:sz="8" w:space="0" w:color="auto"/>
            </w:tcBorders>
            <w:vAlign w:val="center"/>
          </w:tcPr>
          <w:p w14:paraId="4BE47B5D"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175D6DB0"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7645B6AD"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6B7DFE76"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7</w:t>
            </w:r>
          </w:p>
        </w:tc>
        <w:tc>
          <w:tcPr>
            <w:tcW w:w="446" w:type="pct"/>
            <w:tcBorders>
              <w:top w:val="nil"/>
              <w:left w:val="nil"/>
              <w:bottom w:val="single" w:sz="8" w:space="0" w:color="auto"/>
              <w:right w:val="single" w:sz="8" w:space="0" w:color="auto"/>
            </w:tcBorders>
            <w:vAlign w:val="center"/>
          </w:tcPr>
          <w:p w14:paraId="5B97D932"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g</w:t>
            </w:r>
          </w:p>
        </w:tc>
      </w:tr>
      <w:tr w:rsidR="005177CC" w:rsidRPr="00B87AB8" w14:paraId="23450A6E" w14:textId="77777777" w:rsidTr="005177CC">
        <w:trPr>
          <w:trHeight w:val="570"/>
        </w:trPr>
        <w:tc>
          <w:tcPr>
            <w:tcW w:w="630" w:type="pct"/>
            <w:tcBorders>
              <w:top w:val="nil"/>
              <w:left w:val="single" w:sz="8" w:space="0" w:color="auto"/>
              <w:bottom w:val="single" w:sz="8" w:space="0" w:color="auto"/>
              <w:right w:val="single" w:sz="8" w:space="0" w:color="auto"/>
            </w:tcBorders>
            <w:vAlign w:val="center"/>
          </w:tcPr>
          <w:p w14:paraId="6431428C"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ascii="宋体" w:eastAsia="宋体" w:hAnsi="宋体" w:cs="宋体"/>
                <w:kern w:val="0"/>
                <w:sz w:val="22"/>
                <w:szCs w:val="22"/>
              </w:rPr>
              <w:t>ToiCode</w:t>
            </w:r>
            <w:r w:rsidRPr="00B87AB8">
              <w:rPr>
                <w:rFonts w:ascii="宋体" w:eastAsia="宋体" w:hAnsi="宋体" w:cs="宋体" w:hint="eastAsia"/>
                <w:kern w:val="0"/>
                <w:sz w:val="22"/>
                <w:szCs w:val="22"/>
              </w:rPr>
              <w:t>轨迹码</w:t>
            </w:r>
          </w:p>
        </w:tc>
        <w:tc>
          <w:tcPr>
            <w:tcW w:w="462" w:type="pct"/>
            <w:tcBorders>
              <w:top w:val="nil"/>
              <w:left w:val="nil"/>
              <w:bottom w:val="single" w:sz="8" w:space="0" w:color="auto"/>
              <w:right w:val="single" w:sz="8" w:space="0" w:color="auto"/>
            </w:tcBorders>
          </w:tcPr>
          <w:p w14:paraId="50D2F390"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3323,232,332,224,2232</w:t>
            </w:r>
          </w:p>
        </w:tc>
        <w:tc>
          <w:tcPr>
            <w:tcW w:w="440" w:type="pct"/>
            <w:tcBorders>
              <w:top w:val="nil"/>
              <w:left w:val="nil"/>
              <w:bottom w:val="single" w:sz="8" w:space="0" w:color="auto"/>
              <w:right w:val="single" w:sz="8" w:space="0" w:color="auto"/>
            </w:tcBorders>
          </w:tcPr>
          <w:p w14:paraId="47D6BB12"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3143,3413,22134</w:t>
            </w:r>
          </w:p>
        </w:tc>
        <w:tc>
          <w:tcPr>
            <w:tcW w:w="453" w:type="pct"/>
            <w:tcBorders>
              <w:top w:val="nil"/>
              <w:left w:val="nil"/>
              <w:bottom w:val="single" w:sz="8" w:space="0" w:color="auto"/>
              <w:right w:val="single" w:sz="8" w:space="0" w:color="auto"/>
            </w:tcBorders>
          </w:tcPr>
          <w:p w14:paraId="13D380A0"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32143,34123,22143</w:t>
            </w:r>
          </w:p>
        </w:tc>
        <w:tc>
          <w:tcPr>
            <w:tcW w:w="385" w:type="pct"/>
            <w:tcBorders>
              <w:top w:val="nil"/>
              <w:left w:val="nil"/>
              <w:bottom w:val="single" w:sz="8" w:space="0" w:color="auto"/>
              <w:right w:val="single" w:sz="8" w:space="0" w:color="auto"/>
            </w:tcBorders>
          </w:tcPr>
          <w:p w14:paraId="33FA40DC"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3421,4312,2243</w:t>
            </w:r>
          </w:p>
        </w:tc>
        <w:tc>
          <w:tcPr>
            <w:tcW w:w="437" w:type="pct"/>
            <w:tcBorders>
              <w:top w:val="nil"/>
              <w:left w:val="nil"/>
              <w:bottom w:val="single" w:sz="8" w:space="0" w:color="auto"/>
              <w:right w:val="single" w:sz="8" w:space="0" w:color="auto"/>
            </w:tcBorders>
          </w:tcPr>
          <w:p w14:paraId="2296FD62"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3243,3423,22432,22342</w:t>
            </w:r>
          </w:p>
        </w:tc>
        <w:tc>
          <w:tcPr>
            <w:tcW w:w="435" w:type="pct"/>
            <w:tcBorders>
              <w:top w:val="nil"/>
              <w:left w:val="nil"/>
              <w:bottom w:val="single" w:sz="8" w:space="0" w:color="auto"/>
              <w:right w:val="single" w:sz="8" w:space="0" w:color="auto"/>
            </w:tcBorders>
          </w:tcPr>
          <w:p w14:paraId="15835AB1"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314,324,22432,22342</w:t>
            </w:r>
          </w:p>
        </w:tc>
        <w:tc>
          <w:tcPr>
            <w:tcW w:w="437" w:type="pct"/>
            <w:tcBorders>
              <w:top w:val="nil"/>
              <w:left w:val="nil"/>
              <w:bottom w:val="single" w:sz="8" w:space="0" w:color="auto"/>
              <w:right w:val="single" w:sz="8" w:space="0" w:color="auto"/>
            </w:tcBorders>
          </w:tcPr>
          <w:p w14:paraId="6B3AF3B7"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34213,31243</w:t>
            </w:r>
            <w:r w:rsidRPr="00B87AB8">
              <w:rPr>
                <w:rFonts w:ascii="宋体" w:eastAsia="宋体" w:hAnsi="宋体" w:cs="宋体"/>
                <w:kern w:val="0"/>
                <w:sz w:val="20"/>
                <w:szCs w:val="22"/>
              </w:rPr>
              <w:t>,</w:t>
            </w:r>
            <w:r w:rsidRPr="00B87AB8">
              <w:rPr>
                <w:rFonts w:ascii="宋体" w:eastAsia="宋体" w:hAnsi="宋体"/>
                <w:kern w:val="0"/>
                <w:sz w:val="20"/>
                <w:szCs w:val="22"/>
              </w:rPr>
              <w:t>2214</w:t>
            </w:r>
            <w:r w:rsidRPr="00B87AB8">
              <w:rPr>
                <w:rFonts w:ascii="宋体" w:eastAsia="宋体" w:hAnsi="宋体" w:cs="宋体"/>
                <w:kern w:val="0"/>
                <w:sz w:val="20"/>
                <w:szCs w:val="22"/>
              </w:rPr>
              <w:t>,</w:t>
            </w:r>
            <w:r w:rsidRPr="00B87AB8">
              <w:rPr>
                <w:rFonts w:ascii="宋体" w:eastAsia="宋体" w:hAnsi="宋体"/>
                <w:kern w:val="0"/>
                <w:sz w:val="20"/>
                <w:szCs w:val="22"/>
              </w:rPr>
              <w:t>331</w:t>
            </w:r>
          </w:p>
        </w:tc>
        <w:tc>
          <w:tcPr>
            <w:tcW w:w="437" w:type="pct"/>
            <w:tcBorders>
              <w:top w:val="nil"/>
              <w:left w:val="nil"/>
              <w:bottom w:val="single" w:sz="8" w:space="0" w:color="auto"/>
              <w:right w:val="single" w:sz="8" w:space="0" w:color="auto"/>
            </w:tcBorders>
          </w:tcPr>
          <w:p w14:paraId="4FA4B541"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3142,43241,22413,333,3323</w:t>
            </w:r>
          </w:p>
        </w:tc>
        <w:tc>
          <w:tcPr>
            <w:tcW w:w="437" w:type="pct"/>
            <w:tcBorders>
              <w:top w:val="nil"/>
              <w:left w:val="nil"/>
              <w:bottom w:val="single" w:sz="8" w:space="0" w:color="auto"/>
              <w:right w:val="single" w:sz="8" w:space="0" w:color="auto"/>
            </w:tcBorders>
          </w:tcPr>
          <w:p w14:paraId="7CCA6F87"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412,341</w:t>
            </w:r>
          </w:p>
        </w:tc>
        <w:tc>
          <w:tcPr>
            <w:tcW w:w="446" w:type="pct"/>
            <w:tcBorders>
              <w:top w:val="nil"/>
              <w:left w:val="nil"/>
              <w:bottom w:val="single" w:sz="8" w:space="0" w:color="auto"/>
              <w:right w:val="single" w:sz="8" w:space="0" w:color="auto"/>
            </w:tcBorders>
          </w:tcPr>
          <w:p w14:paraId="7D2583FA"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321,432</w:t>
            </w:r>
          </w:p>
        </w:tc>
      </w:tr>
      <w:tr w:rsidR="005177CC" w:rsidRPr="00B87AB8" w14:paraId="0D03FF89" w14:textId="77777777" w:rsidTr="005177CC">
        <w:trPr>
          <w:trHeight w:val="360"/>
        </w:trPr>
        <w:tc>
          <w:tcPr>
            <w:tcW w:w="630" w:type="pct"/>
            <w:tcBorders>
              <w:top w:val="nil"/>
              <w:left w:val="single" w:sz="8" w:space="0" w:color="auto"/>
              <w:bottom w:val="single" w:sz="8" w:space="0" w:color="auto"/>
              <w:right w:val="single" w:sz="8" w:space="0" w:color="auto"/>
            </w:tcBorders>
            <w:shd w:val="clear" w:color="000000" w:fill="E7E6E6"/>
            <w:vAlign w:val="center"/>
          </w:tcPr>
          <w:p w14:paraId="2AADD423"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eastAsia="宋体" w:hint="eastAsia"/>
                <w:kern w:val="0"/>
                <w:szCs w:val="28"/>
              </w:rPr>
              <w:t>标点</w:t>
            </w:r>
          </w:p>
        </w:tc>
        <w:tc>
          <w:tcPr>
            <w:tcW w:w="462" w:type="pct"/>
            <w:tcBorders>
              <w:top w:val="nil"/>
              <w:left w:val="nil"/>
              <w:bottom w:val="single" w:sz="8" w:space="0" w:color="auto"/>
              <w:right w:val="single" w:sz="8" w:space="0" w:color="auto"/>
            </w:tcBorders>
            <w:shd w:val="clear" w:color="000000" w:fill="E7E6E6"/>
            <w:vAlign w:val="center"/>
          </w:tcPr>
          <w:p w14:paraId="69B002B4"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40" w:type="pct"/>
            <w:tcBorders>
              <w:top w:val="nil"/>
              <w:left w:val="nil"/>
              <w:bottom w:val="single" w:sz="8" w:space="0" w:color="auto"/>
              <w:right w:val="single" w:sz="8" w:space="0" w:color="auto"/>
            </w:tcBorders>
            <w:shd w:val="clear" w:color="000000" w:fill="E7E6E6"/>
            <w:vAlign w:val="center"/>
          </w:tcPr>
          <w:p w14:paraId="206491E1"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53" w:type="pct"/>
            <w:tcBorders>
              <w:top w:val="nil"/>
              <w:left w:val="nil"/>
              <w:bottom w:val="single" w:sz="8" w:space="0" w:color="auto"/>
              <w:right w:val="single" w:sz="8" w:space="0" w:color="auto"/>
            </w:tcBorders>
            <w:shd w:val="clear" w:color="000000" w:fill="E7E6E6"/>
            <w:vAlign w:val="center"/>
          </w:tcPr>
          <w:p w14:paraId="4D3D1A16"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385" w:type="pct"/>
            <w:tcBorders>
              <w:top w:val="nil"/>
              <w:left w:val="nil"/>
              <w:bottom w:val="single" w:sz="8" w:space="0" w:color="auto"/>
              <w:right w:val="single" w:sz="8" w:space="0" w:color="auto"/>
            </w:tcBorders>
            <w:shd w:val="clear" w:color="000000" w:fill="E7E6E6"/>
            <w:vAlign w:val="center"/>
          </w:tcPr>
          <w:p w14:paraId="3C1EA46B"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_</w:t>
            </w:r>
          </w:p>
        </w:tc>
        <w:tc>
          <w:tcPr>
            <w:tcW w:w="437" w:type="pct"/>
            <w:tcBorders>
              <w:top w:val="nil"/>
              <w:left w:val="nil"/>
              <w:bottom w:val="single" w:sz="8" w:space="0" w:color="auto"/>
              <w:right w:val="single" w:sz="8" w:space="0" w:color="auto"/>
            </w:tcBorders>
            <w:shd w:val="clear" w:color="000000" w:fill="E7E6E6"/>
            <w:vAlign w:val="center"/>
          </w:tcPr>
          <w:p w14:paraId="7E968252"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35" w:type="pct"/>
            <w:tcBorders>
              <w:top w:val="nil"/>
              <w:left w:val="nil"/>
              <w:bottom w:val="single" w:sz="8" w:space="0" w:color="auto"/>
              <w:right w:val="single" w:sz="8" w:space="0" w:color="auto"/>
            </w:tcBorders>
            <w:shd w:val="clear" w:color="000000" w:fill="E7E6E6"/>
            <w:vAlign w:val="center"/>
          </w:tcPr>
          <w:p w14:paraId="6F1281BE"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37" w:type="pct"/>
            <w:tcBorders>
              <w:top w:val="nil"/>
              <w:left w:val="nil"/>
              <w:bottom w:val="single" w:sz="8" w:space="0" w:color="auto"/>
              <w:right w:val="single" w:sz="8" w:space="0" w:color="auto"/>
            </w:tcBorders>
            <w:shd w:val="clear" w:color="000000" w:fill="E7E6E6"/>
            <w:vAlign w:val="center"/>
          </w:tcPr>
          <w:p w14:paraId="34083CE7"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37" w:type="pct"/>
            <w:tcBorders>
              <w:top w:val="nil"/>
              <w:left w:val="nil"/>
              <w:bottom w:val="single" w:sz="8" w:space="0" w:color="auto"/>
              <w:right w:val="single" w:sz="8" w:space="0" w:color="auto"/>
            </w:tcBorders>
            <w:shd w:val="clear" w:color="000000" w:fill="E7E6E6"/>
            <w:vAlign w:val="center"/>
          </w:tcPr>
          <w:p w14:paraId="3B152C88"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37" w:type="pct"/>
            <w:tcBorders>
              <w:top w:val="nil"/>
              <w:left w:val="nil"/>
              <w:bottom w:val="single" w:sz="8" w:space="0" w:color="auto"/>
              <w:right w:val="single" w:sz="8" w:space="0" w:color="auto"/>
            </w:tcBorders>
            <w:shd w:val="clear" w:color="000000" w:fill="E7E6E6"/>
            <w:vAlign w:val="center"/>
          </w:tcPr>
          <w:p w14:paraId="365A233E"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46" w:type="pct"/>
            <w:tcBorders>
              <w:top w:val="nil"/>
              <w:left w:val="nil"/>
              <w:bottom w:val="single" w:sz="8" w:space="0" w:color="auto"/>
              <w:right w:val="single" w:sz="8" w:space="0" w:color="auto"/>
            </w:tcBorders>
            <w:shd w:val="clear" w:color="000000" w:fill="E7E6E6"/>
            <w:vAlign w:val="center"/>
          </w:tcPr>
          <w:p w14:paraId="3B06C017"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r>
      <w:tr w:rsidR="005177CC" w:rsidRPr="00B87AB8" w14:paraId="04D925E7" w14:textId="77777777" w:rsidTr="005177CC">
        <w:trPr>
          <w:trHeight w:val="400"/>
        </w:trPr>
        <w:tc>
          <w:tcPr>
            <w:tcW w:w="630" w:type="pct"/>
            <w:tcBorders>
              <w:top w:val="nil"/>
              <w:left w:val="single" w:sz="8" w:space="0" w:color="auto"/>
              <w:bottom w:val="single" w:sz="8" w:space="0" w:color="auto"/>
              <w:right w:val="single" w:sz="8" w:space="0" w:color="auto"/>
            </w:tcBorders>
            <w:vAlign w:val="center"/>
          </w:tcPr>
          <w:p w14:paraId="6D6EE1B1" w14:textId="77777777" w:rsidR="005177CC" w:rsidRPr="00B87AB8" w:rsidRDefault="0061557E" w:rsidP="005177CC">
            <w:pPr>
              <w:widowControl/>
              <w:adjustRightInd/>
              <w:spacing w:line="240" w:lineRule="auto"/>
              <w:ind w:firstLine="0"/>
              <w:textAlignment w:val="auto"/>
              <w:rPr>
                <w:rFonts w:eastAsia="Times New Roman"/>
                <w:kern w:val="0"/>
                <w:szCs w:val="28"/>
              </w:rPr>
            </w:pPr>
            <w:r>
              <w:rPr>
                <w:rFonts w:eastAsia="宋体"/>
                <w:szCs w:val="28"/>
              </w:rPr>
              <w:t>CH</w:t>
            </w:r>
            <w:r>
              <w:rPr>
                <w:rFonts w:eastAsia="宋体" w:hint="eastAsia"/>
                <w:szCs w:val="28"/>
              </w:rPr>
              <w:t>AI</w:t>
            </w:r>
          </w:p>
        </w:tc>
        <w:tc>
          <w:tcPr>
            <w:tcW w:w="462" w:type="pct"/>
            <w:tcBorders>
              <w:top w:val="nil"/>
              <w:left w:val="nil"/>
              <w:bottom w:val="single" w:sz="8" w:space="0" w:color="auto"/>
              <w:right w:val="single" w:sz="8" w:space="0" w:color="auto"/>
            </w:tcBorders>
            <w:vAlign w:val="center"/>
          </w:tcPr>
          <w:p w14:paraId="51D5229C"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40" w:type="pct"/>
            <w:tcBorders>
              <w:top w:val="nil"/>
              <w:left w:val="nil"/>
              <w:bottom w:val="single" w:sz="8" w:space="0" w:color="auto"/>
              <w:right w:val="single" w:sz="8" w:space="0" w:color="auto"/>
            </w:tcBorders>
            <w:vAlign w:val="center"/>
          </w:tcPr>
          <w:p w14:paraId="789D964E"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53" w:type="pct"/>
            <w:tcBorders>
              <w:top w:val="nil"/>
              <w:left w:val="nil"/>
              <w:bottom w:val="single" w:sz="8" w:space="0" w:color="auto"/>
              <w:right w:val="single" w:sz="8" w:space="0" w:color="auto"/>
            </w:tcBorders>
            <w:vAlign w:val="center"/>
          </w:tcPr>
          <w:p w14:paraId="509C3428"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385" w:type="pct"/>
            <w:tcBorders>
              <w:top w:val="nil"/>
              <w:left w:val="nil"/>
              <w:bottom w:val="single" w:sz="8" w:space="0" w:color="auto"/>
              <w:right w:val="single" w:sz="8" w:space="0" w:color="auto"/>
            </w:tcBorders>
            <w:vAlign w:val="center"/>
          </w:tcPr>
          <w:p w14:paraId="1389CC42"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286DBEC5"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u</w:t>
            </w:r>
          </w:p>
        </w:tc>
        <w:tc>
          <w:tcPr>
            <w:tcW w:w="435" w:type="pct"/>
            <w:tcBorders>
              <w:top w:val="nil"/>
              <w:left w:val="nil"/>
              <w:bottom w:val="single" w:sz="8" w:space="0" w:color="auto"/>
              <w:right w:val="single" w:sz="8" w:space="0" w:color="auto"/>
            </w:tcBorders>
            <w:vAlign w:val="center"/>
          </w:tcPr>
          <w:p w14:paraId="153C474A"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44878C71"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1F23AB7C"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3676851F"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3</w:t>
            </w:r>
          </w:p>
        </w:tc>
        <w:tc>
          <w:tcPr>
            <w:tcW w:w="446" w:type="pct"/>
            <w:tcBorders>
              <w:top w:val="nil"/>
              <w:left w:val="nil"/>
              <w:bottom w:val="single" w:sz="8" w:space="0" w:color="auto"/>
              <w:right w:val="single" w:sz="8" w:space="0" w:color="auto"/>
            </w:tcBorders>
            <w:vAlign w:val="center"/>
          </w:tcPr>
          <w:p w14:paraId="7BDDBE44"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c</w:t>
            </w:r>
          </w:p>
        </w:tc>
      </w:tr>
      <w:tr w:rsidR="005177CC" w:rsidRPr="00B87AB8" w14:paraId="13736E5B" w14:textId="77777777" w:rsidTr="005177CC">
        <w:trPr>
          <w:trHeight w:val="850"/>
        </w:trPr>
        <w:tc>
          <w:tcPr>
            <w:tcW w:w="630" w:type="pct"/>
            <w:tcBorders>
              <w:top w:val="nil"/>
              <w:left w:val="single" w:sz="8" w:space="0" w:color="auto"/>
              <w:bottom w:val="single" w:sz="8" w:space="0" w:color="auto"/>
              <w:right w:val="single" w:sz="8" w:space="0" w:color="auto"/>
            </w:tcBorders>
            <w:vAlign w:val="center"/>
          </w:tcPr>
          <w:p w14:paraId="198FB150"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ascii="宋体" w:eastAsia="宋体" w:hAnsi="宋体" w:cs="宋体"/>
                <w:kern w:val="0"/>
                <w:sz w:val="22"/>
                <w:szCs w:val="22"/>
              </w:rPr>
              <w:lastRenderedPageBreak/>
              <w:t>ToiCode</w:t>
            </w:r>
            <w:r w:rsidRPr="00B87AB8">
              <w:rPr>
                <w:rFonts w:ascii="宋体" w:eastAsia="宋体" w:hAnsi="宋体" w:cs="宋体" w:hint="eastAsia"/>
                <w:kern w:val="0"/>
                <w:sz w:val="22"/>
                <w:szCs w:val="22"/>
              </w:rPr>
              <w:t>轨迹码</w:t>
            </w:r>
          </w:p>
        </w:tc>
        <w:tc>
          <w:tcPr>
            <w:tcW w:w="462" w:type="pct"/>
            <w:tcBorders>
              <w:top w:val="nil"/>
              <w:left w:val="nil"/>
              <w:bottom w:val="single" w:sz="8" w:space="0" w:color="auto"/>
              <w:right w:val="single" w:sz="8" w:space="0" w:color="auto"/>
            </w:tcBorders>
          </w:tcPr>
          <w:p w14:paraId="38920BDA"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2314,4123</w:t>
            </w:r>
          </w:p>
        </w:tc>
        <w:tc>
          <w:tcPr>
            <w:tcW w:w="440" w:type="pct"/>
            <w:tcBorders>
              <w:top w:val="nil"/>
              <w:left w:val="nil"/>
              <w:bottom w:val="single" w:sz="8" w:space="0" w:color="auto"/>
              <w:right w:val="single" w:sz="8" w:space="0" w:color="auto"/>
            </w:tcBorders>
          </w:tcPr>
          <w:p w14:paraId="55DD701A"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3241,331</w:t>
            </w:r>
          </w:p>
        </w:tc>
        <w:tc>
          <w:tcPr>
            <w:tcW w:w="453" w:type="pct"/>
            <w:tcBorders>
              <w:top w:val="nil"/>
              <w:left w:val="nil"/>
              <w:bottom w:val="single" w:sz="8" w:space="0" w:color="auto"/>
              <w:right w:val="single" w:sz="8" w:space="0" w:color="auto"/>
            </w:tcBorders>
          </w:tcPr>
          <w:p w14:paraId="2B228158"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121</w:t>
            </w:r>
          </w:p>
        </w:tc>
        <w:tc>
          <w:tcPr>
            <w:tcW w:w="385" w:type="pct"/>
            <w:tcBorders>
              <w:top w:val="nil"/>
              <w:left w:val="nil"/>
              <w:bottom w:val="single" w:sz="8" w:space="0" w:color="auto"/>
              <w:right w:val="single" w:sz="8" w:space="0" w:color="auto"/>
            </w:tcBorders>
          </w:tcPr>
          <w:p w14:paraId="65C8D606"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434</w:t>
            </w:r>
          </w:p>
        </w:tc>
        <w:tc>
          <w:tcPr>
            <w:tcW w:w="437" w:type="pct"/>
            <w:tcBorders>
              <w:top w:val="nil"/>
              <w:left w:val="nil"/>
              <w:bottom w:val="single" w:sz="8" w:space="0" w:color="auto"/>
              <w:right w:val="single" w:sz="8" w:space="0" w:color="auto"/>
            </w:tcBorders>
          </w:tcPr>
          <w:p w14:paraId="64C781D7"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212,2341,3214,3124</w:t>
            </w:r>
          </w:p>
        </w:tc>
        <w:tc>
          <w:tcPr>
            <w:tcW w:w="435" w:type="pct"/>
            <w:tcBorders>
              <w:top w:val="nil"/>
              <w:left w:val="nil"/>
              <w:bottom w:val="single" w:sz="8" w:space="0" w:color="auto"/>
              <w:right w:val="single" w:sz="8" w:space="0" w:color="auto"/>
            </w:tcBorders>
          </w:tcPr>
          <w:p w14:paraId="54CCF0E4"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141</w:t>
            </w:r>
          </w:p>
        </w:tc>
        <w:tc>
          <w:tcPr>
            <w:tcW w:w="437" w:type="pct"/>
            <w:tcBorders>
              <w:top w:val="nil"/>
              <w:left w:val="nil"/>
              <w:bottom w:val="single" w:sz="8" w:space="0" w:color="auto"/>
              <w:right w:val="single" w:sz="8" w:space="0" w:color="auto"/>
            </w:tcBorders>
          </w:tcPr>
          <w:p w14:paraId="55424839"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42,242,24134,24314</w:t>
            </w:r>
          </w:p>
        </w:tc>
        <w:tc>
          <w:tcPr>
            <w:tcW w:w="437" w:type="pct"/>
            <w:tcBorders>
              <w:top w:val="nil"/>
              <w:left w:val="nil"/>
              <w:bottom w:val="single" w:sz="8" w:space="0" w:color="auto"/>
              <w:right w:val="single" w:sz="8" w:space="0" w:color="auto"/>
            </w:tcBorders>
          </w:tcPr>
          <w:p w14:paraId="6AD99409"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31,131,32431,34231</w:t>
            </w:r>
          </w:p>
        </w:tc>
        <w:tc>
          <w:tcPr>
            <w:tcW w:w="437" w:type="pct"/>
            <w:tcBorders>
              <w:top w:val="nil"/>
              <w:left w:val="nil"/>
              <w:bottom w:val="single" w:sz="8" w:space="0" w:color="auto"/>
              <w:right w:val="single" w:sz="8" w:space="0" w:color="auto"/>
            </w:tcBorders>
          </w:tcPr>
          <w:p w14:paraId="38111B99"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3412,22143</w:t>
            </w:r>
          </w:p>
        </w:tc>
        <w:tc>
          <w:tcPr>
            <w:tcW w:w="446" w:type="pct"/>
            <w:tcBorders>
              <w:top w:val="nil"/>
              <w:left w:val="nil"/>
              <w:bottom w:val="single" w:sz="8" w:space="0" w:color="auto"/>
              <w:right w:val="single" w:sz="8" w:space="0" w:color="auto"/>
            </w:tcBorders>
          </w:tcPr>
          <w:p w14:paraId="035CA004"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4321,3214</w:t>
            </w:r>
          </w:p>
        </w:tc>
      </w:tr>
      <w:tr w:rsidR="005177CC" w:rsidRPr="00B87AB8" w14:paraId="5A7EA74D" w14:textId="77777777" w:rsidTr="005177CC">
        <w:trPr>
          <w:trHeight w:val="360"/>
        </w:trPr>
        <w:tc>
          <w:tcPr>
            <w:tcW w:w="630" w:type="pct"/>
            <w:tcBorders>
              <w:top w:val="nil"/>
              <w:left w:val="single" w:sz="8" w:space="0" w:color="auto"/>
              <w:bottom w:val="single" w:sz="8" w:space="0" w:color="auto"/>
              <w:right w:val="single" w:sz="8" w:space="0" w:color="auto"/>
            </w:tcBorders>
            <w:shd w:val="clear" w:color="000000" w:fill="E7E6E6"/>
            <w:vAlign w:val="center"/>
          </w:tcPr>
          <w:p w14:paraId="4E5D55AD"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eastAsia="宋体" w:hint="eastAsia"/>
                <w:kern w:val="0"/>
                <w:szCs w:val="28"/>
              </w:rPr>
              <w:t>标点</w:t>
            </w:r>
          </w:p>
        </w:tc>
        <w:tc>
          <w:tcPr>
            <w:tcW w:w="462" w:type="pct"/>
            <w:tcBorders>
              <w:top w:val="nil"/>
              <w:left w:val="nil"/>
              <w:bottom w:val="single" w:sz="8" w:space="0" w:color="auto"/>
              <w:right w:val="single" w:sz="8" w:space="0" w:color="auto"/>
            </w:tcBorders>
            <w:shd w:val="clear" w:color="000000" w:fill="E7E6E6"/>
            <w:vAlign w:val="center"/>
          </w:tcPr>
          <w:p w14:paraId="6DACA5A9"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&lt;</w:t>
            </w:r>
          </w:p>
        </w:tc>
        <w:tc>
          <w:tcPr>
            <w:tcW w:w="440" w:type="pct"/>
            <w:tcBorders>
              <w:top w:val="nil"/>
              <w:left w:val="nil"/>
              <w:bottom w:val="single" w:sz="8" w:space="0" w:color="auto"/>
              <w:right w:val="single" w:sz="8" w:space="0" w:color="auto"/>
            </w:tcBorders>
            <w:shd w:val="clear" w:color="000000" w:fill="E7E6E6"/>
            <w:vAlign w:val="center"/>
          </w:tcPr>
          <w:p w14:paraId="135C401B"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&gt;</w:t>
            </w:r>
          </w:p>
        </w:tc>
        <w:tc>
          <w:tcPr>
            <w:tcW w:w="453" w:type="pct"/>
            <w:tcBorders>
              <w:top w:val="nil"/>
              <w:left w:val="nil"/>
              <w:bottom w:val="single" w:sz="8" w:space="0" w:color="auto"/>
              <w:right w:val="single" w:sz="8" w:space="0" w:color="auto"/>
            </w:tcBorders>
            <w:shd w:val="clear" w:color="000000" w:fill="E7E6E6"/>
            <w:vAlign w:val="center"/>
          </w:tcPr>
          <w:p w14:paraId="5513FB16"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385" w:type="pct"/>
            <w:tcBorders>
              <w:top w:val="nil"/>
              <w:left w:val="nil"/>
              <w:bottom w:val="single" w:sz="8" w:space="0" w:color="auto"/>
              <w:right w:val="single" w:sz="8" w:space="0" w:color="auto"/>
            </w:tcBorders>
            <w:shd w:val="clear" w:color="000000" w:fill="E7E6E6"/>
            <w:vAlign w:val="center"/>
          </w:tcPr>
          <w:p w14:paraId="7A946C6E"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37" w:type="pct"/>
            <w:tcBorders>
              <w:top w:val="nil"/>
              <w:left w:val="nil"/>
              <w:bottom w:val="single" w:sz="8" w:space="0" w:color="auto"/>
              <w:right w:val="single" w:sz="8" w:space="0" w:color="auto"/>
            </w:tcBorders>
            <w:shd w:val="clear" w:color="000000" w:fill="E7E6E6"/>
            <w:vAlign w:val="center"/>
          </w:tcPr>
          <w:p w14:paraId="2B10B851"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35" w:type="pct"/>
            <w:tcBorders>
              <w:top w:val="nil"/>
              <w:left w:val="nil"/>
              <w:bottom w:val="single" w:sz="8" w:space="0" w:color="auto"/>
              <w:right w:val="single" w:sz="8" w:space="0" w:color="auto"/>
            </w:tcBorders>
            <w:shd w:val="clear" w:color="000000" w:fill="E7E6E6"/>
            <w:vAlign w:val="center"/>
          </w:tcPr>
          <w:p w14:paraId="3B7BB4BF"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 </w:t>
            </w:r>
          </w:p>
        </w:tc>
        <w:tc>
          <w:tcPr>
            <w:tcW w:w="437" w:type="pct"/>
            <w:tcBorders>
              <w:top w:val="nil"/>
              <w:left w:val="nil"/>
              <w:bottom w:val="single" w:sz="8" w:space="0" w:color="auto"/>
              <w:right w:val="single" w:sz="8" w:space="0" w:color="auto"/>
            </w:tcBorders>
            <w:shd w:val="clear" w:color="000000" w:fill="E7E6E6"/>
            <w:vAlign w:val="center"/>
          </w:tcPr>
          <w:p w14:paraId="13D1DB81"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 </w:t>
            </w:r>
          </w:p>
        </w:tc>
        <w:tc>
          <w:tcPr>
            <w:tcW w:w="437" w:type="pct"/>
            <w:tcBorders>
              <w:top w:val="nil"/>
              <w:left w:val="nil"/>
              <w:bottom w:val="single" w:sz="8" w:space="0" w:color="auto"/>
              <w:right w:val="single" w:sz="8" w:space="0" w:color="auto"/>
            </w:tcBorders>
            <w:shd w:val="clear" w:color="000000" w:fill="E7E6E6"/>
            <w:vAlign w:val="center"/>
          </w:tcPr>
          <w:p w14:paraId="74DEAEB7"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 </w:t>
            </w:r>
          </w:p>
        </w:tc>
        <w:tc>
          <w:tcPr>
            <w:tcW w:w="437" w:type="pct"/>
            <w:tcBorders>
              <w:top w:val="nil"/>
              <w:left w:val="nil"/>
              <w:bottom w:val="single" w:sz="8" w:space="0" w:color="auto"/>
              <w:right w:val="single" w:sz="8" w:space="0" w:color="auto"/>
            </w:tcBorders>
            <w:shd w:val="clear" w:color="000000" w:fill="E7E6E6"/>
            <w:vAlign w:val="center"/>
          </w:tcPr>
          <w:p w14:paraId="1DE18DEE"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c>
          <w:tcPr>
            <w:tcW w:w="446" w:type="pct"/>
            <w:tcBorders>
              <w:top w:val="nil"/>
              <w:left w:val="nil"/>
              <w:bottom w:val="single" w:sz="8" w:space="0" w:color="auto"/>
              <w:right w:val="single" w:sz="8" w:space="0" w:color="auto"/>
            </w:tcBorders>
            <w:shd w:val="clear" w:color="000000" w:fill="E7E6E6"/>
            <w:vAlign w:val="center"/>
          </w:tcPr>
          <w:p w14:paraId="710EA937" w14:textId="77777777" w:rsidR="005177CC" w:rsidRPr="00B87AB8" w:rsidRDefault="005177CC" w:rsidP="005177CC">
            <w:pPr>
              <w:widowControl/>
              <w:adjustRightInd/>
              <w:spacing w:line="240" w:lineRule="auto"/>
              <w:ind w:firstLine="0"/>
              <w:jc w:val="center"/>
              <w:textAlignment w:val="auto"/>
              <w:rPr>
                <w:rFonts w:ascii="宋体" w:eastAsia="宋体" w:hAnsi="宋体"/>
                <w:kern w:val="0"/>
                <w:szCs w:val="28"/>
              </w:rPr>
            </w:pPr>
            <w:r w:rsidRPr="00B87AB8">
              <w:rPr>
                <w:rFonts w:ascii="宋体" w:eastAsia="宋体" w:hAnsi="宋体"/>
                <w:kern w:val="0"/>
                <w:szCs w:val="28"/>
              </w:rPr>
              <w:t>}</w:t>
            </w:r>
          </w:p>
        </w:tc>
      </w:tr>
      <w:tr w:rsidR="005177CC" w:rsidRPr="00B87AB8" w14:paraId="47DBE036" w14:textId="77777777" w:rsidTr="005177CC">
        <w:trPr>
          <w:trHeight w:val="400"/>
        </w:trPr>
        <w:tc>
          <w:tcPr>
            <w:tcW w:w="630" w:type="pct"/>
            <w:tcBorders>
              <w:top w:val="nil"/>
              <w:left w:val="single" w:sz="8" w:space="0" w:color="auto"/>
              <w:bottom w:val="single" w:sz="8" w:space="0" w:color="auto"/>
              <w:right w:val="single" w:sz="8" w:space="0" w:color="auto"/>
            </w:tcBorders>
            <w:vAlign w:val="center"/>
          </w:tcPr>
          <w:p w14:paraId="47E52CC8" w14:textId="77777777" w:rsidR="005177CC" w:rsidRPr="00B87AB8" w:rsidRDefault="0061557E" w:rsidP="005177CC">
            <w:pPr>
              <w:widowControl/>
              <w:adjustRightInd/>
              <w:spacing w:line="240" w:lineRule="auto"/>
              <w:ind w:firstLine="0"/>
              <w:textAlignment w:val="auto"/>
              <w:rPr>
                <w:rFonts w:eastAsia="Times New Roman"/>
                <w:kern w:val="0"/>
                <w:szCs w:val="28"/>
              </w:rPr>
            </w:pPr>
            <w:r>
              <w:rPr>
                <w:rFonts w:eastAsia="宋体"/>
                <w:szCs w:val="28"/>
              </w:rPr>
              <w:t>CH</w:t>
            </w:r>
            <w:r>
              <w:rPr>
                <w:rFonts w:eastAsia="宋体" w:hint="eastAsia"/>
                <w:szCs w:val="28"/>
              </w:rPr>
              <w:t>AI</w:t>
            </w:r>
          </w:p>
        </w:tc>
        <w:tc>
          <w:tcPr>
            <w:tcW w:w="462" w:type="pct"/>
            <w:tcBorders>
              <w:top w:val="nil"/>
              <w:left w:val="nil"/>
              <w:bottom w:val="single" w:sz="8" w:space="0" w:color="auto"/>
              <w:right w:val="single" w:sz="8" w:space="0" w:color="auto"/>
            </w:tcBorders>
            <w:vAlign w:val="center"/>
          </w:tcPr>
          <w:p w14:paraId="3DF3DF81"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40" w:type="pct"/>
            <w:tcBorders>
              <w:top w:val="nil"/>
              <w:left w:val="nil"/>
              <w:bottom w:val="single" w:sz="8" w:space="0" w:color="auto"/>
              <w:right w:val="single" w:sz="8" w:space="0" w:color="auto"/>
            </w:tcBorders>
            <w:vAlign w:val="center"/>
          </w:tcPr>
          <w:p w14:paraId="4FD23273"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53" w:type="pct"/>
            <w:tcBorders>
              <w:top w:val="nil"/>
              <w:left w:val="nil"/>
              <w:bottom w:val="single" w:sz="8" w:space="0" w:color="auto"/>
              <w:right w:val="single" w:sz="8" w:space="0" w:color="auto"/>
            </w:tcBorders>
            <w:vAlign w:val="center"/>
          </w:tcPr>
          <w:p w14:paraId="4DE656C5"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385" w:type="pct"/>
            <w:tcBorders>
              <w:top w:val="nil"/>
              <w:left w:val="nil"/>
              <w:bottom w:val="single" w:sz="8" w:space="0" w:color="auto"/>
              <w:right w:val="single" w:sz="8" w:space="0" w:color="auto"/>
            </w:tcBorders>
            <w:vAlign w:val="center"/>
          </w:tcPr>
          <w:p w14:paraId="189B9A1C"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2473F625"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5" w:type="pct"/>
            <w:tcBorders>
              <w:top w:val="nil"/>
              <w:left w:val="nil"/>
              <w:bottom w:val="single" w:sz="8" w:space="0" w:color="auto"/>
              <w:right w:val="single" w:sz="8" w:space="0" w:color="auto"/>
            </w:tcBorders>
            <w:vAlign w:val="center"/>
          </w:tcPr>
          <w:p w14:paraId="0FB6B858"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6FCAC5B5"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510FA45E"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60218E7A"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w:t>
            </w:r>
          </w:p>
        </w:tc>
        <w:tc>
          <w:tcPr>
            <w:tcW w:w="446" w:type="pct"/>
            <w:tcBorders>
              <w:top w:val="nil"/>
              <w:left w:val="nil"/>
              <w:bottom w:val="single" w:sz="8" w:space="0" w:color="auto"/>
              <w:right w:val="single" w:sz="8" w:space="0" w:color="auto"/>
            </w:tcBorders>
            <w:vAlign w:val="center"/>
          </w:tcPr>
          <w:p w14:paraId="0263C07B"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w:t>
            </w:r>
          </w:p>
        </w:tc>
      </w:tr>
      <w:tr w:rsidR="005177CC" w:rsidRPr="00B87AB8" w14:paraId="5C4AA69E" w14:textId="77777777" w:rsidTr="005177CC">
        <w:trPr>
          <w:trHeight w:val="850"/>
        </w:trPr>
        <w:tc>
          <w:tcPr>
            <w:tcW w:w="630" w:type="pct"/>
            <w:tcBorders>
              <w:top w:val="nil"/>
              <w:left w:val="single" w:sz="8" w:space="0" w:color="auto"/>
              <w:bottom w:val="single" w:sz="8" w:space="0" w:color="auto"/>
              <w:right w:val="single" w:sz="8" w:space="0" w:color="auto"/>
            </w:tcBorders>
            <w:vAlign w:val="center"/>
          </w:tcPr>
          <w:p w14:paraId="593553EE"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ascii="宋体" w:eastAsia="宋体" w:hAnsi="宋体" w:cs="宋体"/>
                <w:kern w:val="0"/>
                <w:sz w:val="22"/>
                <w:szCs w:val="22"/>
              </w:rPr>
              <w:t>ToiCode</w:t>
            </w:r>
            <w:r w:rsidRPr="00B87AB8">
              <w:rPr>
                <w:rFonts w:ascii="宋体" w:eastAsia="宋体" w:hAnsi="宋体" w:cs="宋体" w:hint="eastAsia"/>
                <w:kern w:val="0"/>
                <w:sz w:val="22"/>
                <w:szCs w:val="22"/>
              </w:rPr>
              <w:t>轨迹码</w:t>
            </w:r>
          </w:p>
        </w:tc>
        <w:tc>
          <w:tcPr>
            <w:tcW w:w="462" w:type="pct"/>
            <w:tcBorders>
              <w:top w:val="nil"/>
              <w:left w:val="nil"/>
              <w:bottom w:val="single" w:sz="8" w:space="0" w:color="auto"/>
              <w:right w:val="single" w:sz="8" w:space="0" w:color="auto"/>
            </w:tcBorders>
          </w:tcPr>
          <w:p w14:paraId="6DE1B9E9"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312,342,2243</w:t>
            </w:r>
          </w:p>
        </w:tc>
        <w:tc>
          <w:tcPr>
            <w:tcW w:w="440" w:type="pct"/>
            <w:tcBorders>
              <w:top w:val="nil"/>
              <w:left w:val="nil"/>
              <w:bottom w:val="single" w:sz="8" w:space="0" w:color="auto"/>
              <w:right w:val="single" w:sz="8" w:space="0" w:color="auto"/>
            </w:tcBorders>
          </w:tcPr>
          <w:p w14:paraId="07A6016E"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421,431</w:t>
            </w:r>
          </w:p>
        </w:tc>
        <w:tc>
          <w:tcPr>
            <w:tcW w:w="453" w:type="pct"/>
            <w:tcBorders>
              <w:top w:val="nil"/>
              <w:left w:val="nil"/>
              <w:bottom w:val="single" w:sz="8" w:space="0" w:color="auto"/>
              <w:right w:val="single" w:sz="8" w:space="0" w:color="auto"/>
            </w:tcBorders>
          </w:tcPr>
          <w:p w14:paraId="06918E17"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31421,31241, 4414</w:t>
            </w:r>
          </w:p>
        </w:tc>
        <w:tc>
          <w:tcPr>
            <w:tcW w:w="385" w:type="pct"/>
            <w:tcBorders>
              <w:top w:val="nil"/>
              <w:left w:val="nil"/>
              <w:bottom w:val="single" w:sz="8" w:space="0" w:color="auto"/>
              <w:right w:val="single" w:sz="8" w:space="0" w:color="auto"/>
            </w:tcBorders>
          </w:tcPr>
          <w:p w14:paraId="1904B384"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114</w:t>
            </w:r>
          </w:p>
        </w:tc>
        <w:tc>
          <w:tcPr>
            <w:tcW w:w="437" w:type="pct"/>
            <w:tcBorders>
              <w:top w:val="nil"/>
              <w:left w:val="nil"/>
              <w:bottom w:val="single" w:sz="8" w:space="0" w:color="auto"/>
              <w:right w:val="single" w:sz="8" w:space="0" w:color="auto"/>
            </w:tcBorders>
          </w:tcPr>
          <w:p w14:paraId="64679A67"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223</w:t>
            </w:r>
          </w:p>
        </w:tc>
        <w:tc>
          <w:tcPr>
            <w:tcW w:w="435" w:type="pct"/>
            <w:tcBorders>
              <w:top w:val="nil"/>
              <w:left w:val="nil"/>
              <w:bottom w:val="single" w:sz="8" w:space="0" w:color="auto"/>
              <w:right w:val="single" w:sz="8" w:space="0" w:color="auto"/>
            </w:tcBorders>
          </w:tcPr>
          <w:p w14:paraId="759B5E3F"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343,4231</w:t>
            </w:r>
            <w:r w:rsidRPr="00B87AB8">
              <w:rPr>
                <w:rFonts w:ascii="宋体" w:eastAsia="宋体" w:hAnsi="宋体" w:hint="eastAsia"/>
                <w:kern w:val="0"/>
                <w:sz w:val="20"/>
                <w:szCs w:val="22"/>
              </w:rPr>
              <w:t>，</w:t>
            </w:r>
            <w:r w:rsidRPr="00B87AB8">
              <w:rPr>
                <w:rFonts w:ascii="宋体" w:eastAsia="宋体" w:hAnsi="宋体"/>
                <w:kern w:val="0"/>
                <w:sz w:val="20"/>
                <w:szCs w:val="22"/>
              </w:rPr>
              <w:t>3124</w:t>
            </w:r>
          </w:p>
        </w:tc>
        <w:tc>
          <w:tcPr>
            <w:tcW w:w="437" w:type="pct"/>
            <w:tcBorders>
              <w:top w:val="nil"/>
              <w:left w:val="nil"/>
              <w:bottom w:val="single" w:sz="8" w:space="0" w:color="auto"/>
              <w:right w:val="single" w:sz="8" w:space="0" w:color="auto"/>
            </w:tcBorders>
          </w:tcPr>
          <w:p w14:paraId="647B8840"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 </w:t>
            </w:r>
          </w:p>
        </w:tc>
        <w:tc>
          <w:tcPr>
            <w:tcW w:w="437" w:type="pct"/>
            <w:tcBorders>
              <w:top w:val="nil"/>
              <w:left w:val="nil"/>
              <w:bottom w:val="single" w:sz="8" w:space="0" w:color="auto"/>
              <w:right w:val="single" w:sz="8" w:space="0" w:color="auto"/>
            </w:tcBorders>
          </w:tcPr>
          <w:p w14:paraId="7226F8B5"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 </w:t>
            </w:r>
          </w:p>
        </w:tc>
        <w:tc>
          <w:tcPr>
            <w:tcW w:w="437" w:type="pct"/>
            <w:tcBorders>
              <w:top w:val="nil"/>
              <w:left w:val="nil"/>
              <w:bottom w:val="single" w:sz="8" w:space="0" w:color="auto"/>
              <w:right w:val="single" w:sz="8" w:space="0" w:color="auto"/>
            </w:tcBorders>
          </w:tcPr>
          <w:p w14:paraId="5C202273"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3341,42341,43241</w:t>
            </w:r>
          </w:p>
        </w:tc>
        <w:tc>
          <w:tcPr>
            <w:tcW w:w="446" w:type="pct"/>
            <w:tcBorders>
              <w:top w:val="nil"/>
              <w:left w:val="nil"/>
              <w:bottom w:val="single" w:sz="8" w:space="0" w:color="auto"/>
              <w:right w:val="single" w:sz="8" w:space="0" w:color="auto"/>
            </w:tcBorders>
          </w:tcPr>
          <w:p w14:paraId="57D688CB"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3321,31432,34132</w:t>
            </w:r>
          </w:p>
        </w:tc>
      </w:tr>
      <w:tr w:rsidR="005177CC" w:rsidRPr="00B87AB8" w14:paraId="1F04B509" w14:textId="77777777" w:rsidTr="005177CC">
        <w:trPr>
          <w:trHeight w:val="730"/>
        </w:trPr>
        <w:tc>
          <w:tcPr>
            <w:tcW w:w="630" w:type="pct"/>
            <w:tcBorders>
              <w:top w:val="nil"/>
              <w:left w:val="single" w:sz="8" w:space="0" w:color="auto"/>
              <w:bottom w:val="single" w:sz="8" w:space="0" w:color="auto"/>
              <w:right w:val="single" w:sz="8" w:space="0" w:color="auto"/>
            </w:tcBorders>
            <w:shd w:val="clear" w:color="000000" w:fill="E7E6E6"/>
            <w:vAlign w:val="center"/>
          </w:tcPr>
          <w:p w14:paraId="36E6D131" w14:textId="77777777" w:rsidR="005177CC" w:rsidRPr="00B87AB8" w:rsidRDefault="005177CC" w:rsidP="005177CC">
            <w:pPr>
              <w:widowControl/>
              <w:adjustRightInd/>
              <w:spacing w:line="240" w:lineRule="auto"/>
              <w:ind w:firstLine="0"/>
              <w:textAlignment w:val="auto"/>
              <w:rPr>
                <w:rFonts w:ascii="宋体" w:eastAsia="宋体" w:hAnsi="宋体"/>
                <w:kern w:val="0"/>
                <w:szCs w:val="28"/>
              </w:rPr>
            </w:pPr>
            <w:r w:rsidRPr="00B87AB8">
              <w:rPr>
                <w:rFonts w:eastAsia="宋体" w:hint="eastAsia"/>
                <w:kern w:val="0"/>
                <w:szCs w:val="28"/>
              </w:rPr>
              <w:t>控制</w:t>
            </w:r>
          </w:p>
        </w:tc>
        <w:tc>
          <w:tcPr>
            <w:tcW w:w="462" w:type="pct"/>
            <w:tcBorders>
              <w:top w:val="nil"/>
              <w:left w:val="nil"/>
              <w:bottom w:val="single" w:sz="8" w:space="0" w:color="auto"/>
              <w:right w:val="single" w:sz="8" w:space="0" w:color="auto"/>
            </w:tcBorders>
            <w:shd w:val="clear" w:color="000000" w:fill="E7E6E6"/>
            <w:vAlign w:val="center"/>
          </w:tcPr>
          <w:p w14:paraId="4FF41DD1" w14:textId="77777777" w:rsidR="005177CC" w:rsidRPr="00B87AB8" w:rsidRDefault="005177CC" w:rsidP="005177CC">
            <w:pPr>
              <w:widowControl/>
              <w:adjustRightInd/>
              <w:spacing w:line="240" w:lineRule="auto"/>
              <w:ind w:firstLine="0"/>
              <w:jc w:val="center"/>
              <w:textAlignment w:val="auto"/>
              <w:rPr>
                <w:rFonts w:eastAsia="Times New Roman"/>
                <w:kern w:val="0"/>
                <w:sz w:val="22"/>
                <w:szCs w:val="28"/>
              </w:rPr>
            </w:pPr>
            <w:r w:rsidRPr="00B87AB8">
              <w:rPr>
                <w:rFonts w:eastAsia="宋体"/>
                <w:kern w:val="0"/>
                <w:sz w:val="22"/>
                <w:szCs w:val="28"/>
              </w:rPr>
              <w:t>Fn</w:t>
            </w:r>
          </w:p>
        </w:tc>
        <w:tc>
          <w:tcPr>
            <w:tcW w:w="440" w:type="pct"/>
            <w:tcBorders>
              <w:top w:val="nil"/>
              <w:left w:val="nil"/>
              <w:bottom w:val="single" w:sz="8" w:space="0" w:color="auto"/>
              <w:right w:val="single" w:sz="8" w:space="0" w:color="auto"/>
            </w:tcBorders>
            <w:shd w:val="clear" w:color="000000" w:fill="E7E6E6"/>
            <w:vAlign w:val="center"/>
          </w:tcPr>
          <w:p w14:paraId="6328ACAC" w14:textId="77777777" w:rsidR="005177CC" w:rsidRPr="00B87AB8" w:rsidRDefault="005177CC" w:rsidP="005177CC">
            <w:pPr>
              <w:widowControl/>
              <w:adjustRightInd/>
              <w:spacing w:line="240" w:lineRule="auto"/>
              <w:ind w:firstLine="0"/>
              <w:jc w:val="center"/>
              <w:textAlignment w:val="auto"/>
              <w:rPr>
                <w:rFonts w:eastAsia="Times New Roman"/>
                <w:kern w:val="0"/>
                <w:sz w:val="22"/>
                <w:szCs w:val="28"/>
              </w:rPr>
            </w:pPr>
            <w:r w:rsidRPr="00B87AB8">
              <w:rPr>
                <w:rFonts w:eastAsia="宋体"/>
                <w:kern w:val="0"/>
                <w:sz w:val="22"/>
                <w:szCs w:val="28"/>
              </w:rPr>
              <w:t>Ctrl</w:t>
            </w:r>
          </w:p>
        </w:tc>
        <w:tc>
          <w:tcPr>
            <w:tcW w:w="453" w:type="pct"/>
            <w:tcBorders>
              <w:top w:val="nil"/>
              <w:left w:val="nil"/>
              <w:bottom w:val="single" w:sz="8" w:space="0" w:color="auto"/>
              <w:right w:val="single" w:sz="8" w:space="0" w:color="auto"/>
            </w:tcBorders>
            <w:shd w:val="clear" w:color="000000" w:fill="E7E6E6"/>
            <w:vAlign w:val="center"/>
          </w:tcPr>
          <w:p w14:paraId="2A7522D8" w14:textId="77777777" w:rsidR="005177CC" w:rsidRPr="00B87AB8" w:rsidRDefault="005177CC" w:rsidP="005177CC">
            <w:pPr>
              <w:widowControl/>
              <w:adjustRightInd/>
              <w:spacing w:line="240" w:lineRule="auto"/>
              <w:ind w:firstLine="0"/>
              <w:jc w:val="center"/>
              <w:textAlignment w:val="auto"/>
              <w:rPr>
                <w:rFonts w:eastAsia="Times New Roman"/>
                <w:kern w:val="0"/>
                <w:sz w:val="22"/>
                <w:szCs w:val="28"/>
              </w:rPr>
            </w:pPr>
            <w:r w:rsidRPr="00B87AB8">
              <w:rPr>
                <w:rFonts w:eastAsia="宋体"/>
                <w:kern w:val="0"/>
                <w:sz w:val="22"/>
                <w:szCs w:val="28"/>
              </w:rPr>
              <w:t>Alt</w:t>
            </w:r>
          </w:p>
        </w:tc>
        <w:tc>
          <w:tcPr>
            <w:tcW w:w="385" w:type="pct"/>
            <w:tcBorders>
              <w:top w:val="nil"/>
              <w:left w:val="nil"/>
              <w:bottom w:val="single" w:sz="8" w:space="0" w:color="auto"/>
              <w:right w:val="single" w:sz="8" w:space="0" w:color="auto"/>
            </w:tcBorders>
            <w:shd w:val="clear" w:color="000000" w:fill="E7E6E6"/>
            <w:vAlign w:val="center"/>
          </w:tcPr>
          <w:p w14:paraId="6AC68292" w14:textId="77777777" w:rsidR="005177CC" w:rsidRPr="00B87AB8" w:rsidRDefault="005177CC" w:rsidP="005177CC">
            <w:pPr>
              <w:widowControl/>
              <w:adjustRightInd/>
              <w:spacing w:line="240" w:lineRule="auto"/>
              <w:ind w:firstLine="0"/>
              <w:jc w:val="center"/>
              <w:textAlignment w:val="auto"/>
              <w:rPr>
                <w:rFonts w:eastAsia="Times New Roman"/>
                <w:kern w:val="0"/>
                <w:sz w:val="22"/>
                <w:szCs w:val="28"/>
              </w:rPr>
            </w:pPr>
            <w:r w:rsidRPr="00B87AB8">
              <w:rPr>
                <w:rFonts w:eastAsia="宋体"/>
                <w:kern w:val="0"/>
                <w:sz w:val="22"/>
                <w:szCs w:val="28"/>
              </w:rPr>
              <w:t>Enter</w:t>
            </w:r>
          </w:p>
        </w:tc>
        <w:tc>
          <w:tcPr>
            <w:tcW w:w="437" w:type="pct"/>
            <w:tcBorders>
              <w:top w:val="nil"/>
              <w:left w:val="nil"/>
              <w:bottom w:val="single" w:sz="8" w:space="0" w:color="auto"/>
              <w:right w:val="single" w:sz="8" w:space="0" w:color="auto"/>
            </w:tcBorders>
            <w:shd w:val="clear" w:color="000000" w:fill="E7E6E6"/>
            <w:vAlign w:val="center"/>
          </w:tcPr>
          <w:p w14:paraId="5C8C0D87" w14:textId="77777777" w:rsidR="005177CC" w:rsidRPr="00B87AB8" w:rsidRDefault="005177CC" w:rsidP="005177CC">
            <w:pPr>
              <w:widowControl/>
              <w:adjustRightInd/>
              <w:spacing w:line="240" w:lineRule="auto"/>
              <w:ind w:firstLine="0"/>
              <w:jc w:val="center"/>
              <w:textAlignment w:val="auto"/>
              <w:rPr>
                <w:rFonts w:eastAsia="Times New Roman"/>
                <w:kern w:val="0"/>
                <w:sz w:val="22"/>
                <w:szCs w:val="28"/>
              </w:rPr>
            </w:pPr>
            <w:r w:rsidRPr="00B87AB8">
              <w:rPr>
                <w:rFonts w:eastAsia="宋体"/>
                <w:kern w:val="0"/>
                <w:sz w:val="22"/>
                <w:szCs w:val="28"/>
              </w:rPr>
              <w:t>Shift</w:t>
            </w:r>
          </w:p>
        </w:tc>
        <w:tc>
          <w:tcPr>
            <w:tcW w:w="435" w:type="pct"/>
            <w:tcBorders>
              <w:top w:val="nil"/>
              <w:left w:val="nil"/>
              <w:bottom w:val="single" w:sz="8" w:space="0" w:color="auto"/>
              <w:right w:val="single" w:sz="8" w:space="0" w:color="auto"/>
            </w:tcBorders>
            <w:shd w:val="clear" w:color="000000" w:fill="E7E6E6"/>
            <w:vAlign w:val="center"/>
          </w:tcPr>
          <w:p w14:paraId="03EFE2DE" w14:textId="77777777" w:rsidR="005177CC" w:rsidRPr="00B87AB8" w:rsidRDefault="005177CC" w:rsidP="005177CC">
            <w:pPr>
              <w:widowControl/>
              <w:adjustRightInd/>
              <w:spacing w:line="240" w:lineRule="auto"/>
              <w:ind w:firstLine="0"/>
              <w:jc w:val="center"/>
              <w:textAlignment w:val="auto"/>
              <w:rPr>
                <w:rFonts w:eastAsia="Times New Roman"/>
                <w:kern w:val="0"/>
                <w:sz w:val="22"/>
                <w:szCs w:val="28"/>
              </w:rPr>
            </w:pPr>
            <w:r w:rsidRPr="00B87AB8">
              <w:rPr>
                <w:rFonts w:eastAsia="Times New Roman"/>
                <w:kern w:val="0"/>
                <w:sz w:val="22"/>
                <w:szCs w:val="28"/>
              </w:rPr>
              <w:t>PrtSc</w:t>
            </w:r>
          </w:p>
        </w:tc>
        <w:tc>
          <w:tcPr>
            <w:tcW w:w="437" w:type="pct"/>
            <w:tcBorders>
              <w:top w:val="nil"/>
              <w:left w:val="nil"/>
              <w:bottom w:val="single" w:sz="8" w:space="0" w:color="auto"/>
              <w:right w:val="single" w:sz="8" w:space="0" w:color="auto"/>
            </w:tcBorders>
            <w:shd w:val="clear" w:color="000000" w:fill="E7E6E6"/>
            <w:vAlign w:val="center"/>
          </w:tcPr>
          <w:p w14:paraId="24DF0490" w14:textId="77777777" w:rsidR="005177CC" w:rsidRPr="00B87AB8" w:rsidRDefault="005177CC" w:rsidP="005177CC">
            <w:pPr>
              <w:widowControl/>
              <w:adjustRightInd/>
              <w:spacing w:line="240" w:lineRule="auto"/>
              <w:ind w:firstLine="0"/>
              <w:jc w:val="center"/>
              <w:textAlignment w:val="auto"/>
              <w:rPr>
                <w:rFonts w:eastAsia="Times New Roman"/>
                <w:kern w:val="0"/>
                <w:sz w:val="22"/>
                <w:szCs w:val="28"/>
              </w:rPr>
            </w:pPr>
            <w:r w:rsidRPr="00B87AB8">
              <w:rPr>
                <w:rFonts w:eastAsia="宋体"/>
                <w:kern w:val="0"/>
                <w:sz w:val="22"/>
                <w:szCs w:val="28"/>
              </w:rPr>
              <w:t xml:space="preserve">Del </w:t>
            </w:r>
          </w:p>
        </w:tc>
        <w:tc>
          <w:tcPr>
            <w:tcW w:w="437" w:type="pct"/>
            <w:tcBorders>
              <w:top w:val="nil"/>
              <w:left w:val="nil"/>
              <w:bottom w:val="single" w:sz="8" w:space="0" w:color="auto"/>
              <w:right w:val="single" w:sz="8" w:space="0" w:color="auto"/>
            </w:tcBorders>
            <w:shd w:val="clear" w:color="000000" w:fill="E7E6E6"/>
            <w:vAlign w:val="center"/>
          </w:tcPr>
          <w:p w14:paraId="1ABEDEB5" w14:textId="77777777" w:rsidR="005177CC" w:rsidRPr="00B87AB8" w:rsidRDefault="005177CC" w:rsidP="005177CC">
            <w:pPr>
              <w:widowControl/>
              <w:adjustRightInd/>
              <w:spacing w:line="240" w:lineRule="auto"/>
              <w:ind w:firstLine="0"/>
              <w:jc w:val="center"/>
              <w:textAlignment w:val="auto"/>
              <w:rPr>
                <w:rFonts w:eastAsia="Times New Roman"/>
                <w:kern w:val="0"/>
                <w:sz w:val="22"/>
                <w:szCs w:val="28"/>
              </w:rPr>
            </w:pPr>
            <w:r w:rsidRPr="00B87AB8">
              <w:rPr>
                <w:rFonts w:eastAsia="宋体"/>
                <w:kern w:val="0"/>
                <w:sz w:val="22"/>
                <w:szCs w:val="28"/>
              </w:rPr>
              <w:t>Esc</w:t>
            </w:r>
          </w:p>
        </w:tc>
        <w:tc>
          <w:tcPr>
            <w:tcW w:w="437" w:type="pct"/>
            <w:tcBorders>
              <w:top w:val="nil"/>
              <w:left w:val="nil"/>
              <w:bottom w:val="single" w:sz="8" w:space="0" w:color="auto"/>
              <w:right w:val="single" w:sz="8" w:space="0" w:color="auto"/>
            </w:tcBorders>
            <w:shd w:val="clear" w:color="000000" w:fill="E7E6E6"/>
            <w:vAlign w:val="center"/>
          </w:tcPr>
          <w:p w14:paraId="277289CA" w14:textId="77777777" w:rsidR="005177CC" w:rsidRPr="00B87AB8" w:rsidRDefault="005177CC" w:rsidP="005177CC">
            <w:pPr>
              <w:widowControl/>
              <w:adjustRightInd/>
              <w:spacing w:line="240" w:lineRule="auto"/>
              <w:ind w:firstLine="0"/>
              <w:jc w:val="center"/>
              <w:textAlignment w:val="auto"/>
              <w:rPr>
                <w:rFonts w:eastAsia="Times New Roman"/>
                <w:kern w:val="0"/>
                <w:sz w:val="22"/>
                <w:szCs w:val="28"/>
              </w:rPr>
            </w:pPr>
            <w:r w:rsidRPr="00B87AB8">
              <w:rPr>
                <w:rFonts w:eastAsia="Times New Roman"/>
                <w:kern w:val="0"/>
                <w:sz w:val="22"/>
                <w:szCs w:val="28"/>
              </w:rPr>
              <w:t>WIN</w:t>
            </w:r>
          </w:p>
        </w:tc>
        <w:tc>
          <w:tcPr>
            <w:tcW w:w="446" w:type="pct"/>
            <w:tcBorders>
              <w:top w:val="nil"/>
              <w:left w:val="nil"/>
              <w:bottom w:val="single" w:sz="8" w:space="0" w:color="auto"/>
              <w:right w:val="single" w:sz="8" w:space="0" w:color="auto"/>
            </w:tcBorders>
            <w:shd w:val="clear" w:color="000000" w:fill="E7E6E6"/>
            <w:vAlign w:val="center"/>
          </w:tcPr>
          <w:p w14:paraId="701CE186" w14:textId="77777777" w:rsidR="005177CC" w:rsidRPr="00B87AB8" w:rsidRDefault="005177CC" w:rsidP="005177CC">
            <w:pPr>
              <w:widowControl/>
              <w:adjustRightInd/>
              <w:spacing w:line="240" w:lineRule="auto"/>
              <w:ind w:firstLine="0"/>
              <w:jc w:val="center"/>
              <w:textAlignment w:val="auto"/>
              <w:rPr>
                <w:rFonts w:eastAsia="Times New Roman"/>
                <w:kern w:val="0"/>
                <w:sz w:val="22"/>
                <w:szCs w:val="28"/>
              </w:rPr>
            </w:pPr>
            <w:r w:rsidRPr="00B87AB8">
              <w:rPr>
                <w:rFonts w:eastAsia="宋体"/>
                <w:kern w:val="0"/>
                <w:sz w:val="22"/>
                <w:szCs w:val="28"/>
              </w:rPr>
              <w:t>Ctrl+Alt+Del</w:t>
            </w:r>
          </w:p>
        </w:tc>
      </w:tr>
      <w:tr w:rsidR="005177CC" w:rsidRPr="00B87AB8" w14:paraId="5BE6908E" w14:textId="77777777" w:rsidTr="005177CC">
        <w:trPr>
          <w:trHeight w:val="400"/>
        </w:trPr>
        <w:tc>
          <w:tcPr>
            <w:tcW w:w="630" w:type="pct"/>
            <w:tcBorders>
              <w:top w:val="nil"/>
              <w:left w:val="single" w:sz="8" w:space="0" w:color="auto"/>
              <w:bottom w:val="single" w:sz="8" w:space="0" w:color="auto"/>
              <w:right w:val="single" w:sz="8" w:space="0" w:color="auto"/>
            </w:tcBorders>
            <w:vAlign w:val="center"/>
          </w:tcPr>
          <w:p w14:paraId="12A1EEB8" w14:textId="77777777" w:rsidR="005177CC" w:rsidRPr="00B87AB8" w:rsidRDefault="0061557E" w:rsidP="005177CC">
            <w:pPr>
              <w:widowControl/>
              <w:adjustRightInd/>
              <w:spacing w:line="240" w:lineRule="auto"/>
              <w:ind w:firstLine="0"/>
              <w:textAlignment w:val="auto"/>
              <w:rPr>
                <w:rFonts w:ascii="宋体" w:eastAsia="宋体" w:hAnsi="宋体"/>
                <w:kern w:val="0"/>
                <w:szCs w:val="28"/>
              </w:rPr>
            </w:pPr>
            <w:r>
              <w:rPr>
                <w:rFonts w:eastAsia="宋体"/>
                <w:szCs w:val="28"/>
              </w:rPr>
              <w:t>CH</w:t>
            </w:r>
            <w:r>
              <w:rPr>
                <w:rFonts w:eastAsia="宋体" w:hint="eastAsia"/>
                <w:szCs w:val="28"/>
              </w:rPr>
              <w:t>AI</w:t>
            </w:r>
          </w:p>
        </w:tc>
        <w:tc>
          <w:tcPr>
            <w:tcW w:w="462" w:type="pct"/>
            <w:tcBorders>
              <w:top w:val="nil"/>
              <w:left w:val="nil"/>
              <w:bottom w:val="single" w:sz="8" w:space="0" w:color="auto"/>
              <w:right w:val="single" w:sz="8" w:space="0" w:color="auto"/>
            </w:tcBorders>
            <w:vAlign w:val="center"/>
          </w:tcPr>
          <w:p w14:paraId="694FB127"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eastAsia="宋体"/>
                <w:b/>
                <w:bCs/>
                <w:kern w:val="0"/>
                <w:szCs w:val="28"/>
              </w:rPr>
              <w:t>⮀</w:t>
            </w:r>
          </w:p>
        </w:tc>
        <w:tc>
          <w:tcPr>
            <w:tcW w:w="440" w:type="pct"/>
            <w:tcBorders>
              <w:top w:val="nil"/>
              <w:left w:val="nil"/>
              <w:bottom w:val="single" w:sz="8" w:space="0" w:color="auto"/>
              <w:right w:val="single" w:sz="8" w:space="0" w:color="auto"/>
            </w:tcBorders>
            <w:vAlign w:val="center"/>
          </w:tcPr>
          <w:p w14:paraId="314C1ABB"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p>
        </w:tc>
        <w:tc>
          <w:tcPr>
            <w:tcW w:w="453" w:type="pct"/>
            <w:tcBorders>
              <w:top w:val="nil"/>
              <w:left w:val="nil"/>
              <w:bottom w:val="single" w:sz="8" w:space="0" w:color="auto"/>
              <w:right w:val="single" w:sz="8" w:space="0" w:color="auto"/>
            </w:tcBorders>
            <w:vAlign w:val="center"/>
          </w:tcPr>
          <w:p w14:paraId="4FAA518C" w14:textId="77777777" w:rsidR="005177CC" w:rsidRPr="00B87AB8" w:rsidRDefault="005177CC" w:rsidP="005177CC">
            <w:pPr>
              <w:widowControl/>
              <w:adjustRightInd/>
              <w:spacing w:line="240" w:lineRule="auto"/>
              <w:ind w:firstLine="0"/>
              <w:textAlignment w:val="auto"/>
              <w:rPr>
                <w:rFonts w:ascii="tria" w:hAnsi="tria"/>
                <w:b/>
                <w:bCs/>
                <w:kern w:val="0"/>
                <w:szCs w:val="28"/>
              </w:rPr>
            </w:pPr>
            <w:r w:rsidRPr="00B87AB8">
              <w:rPr>
                <w:rFonts w:ascii="tria" w:eastAsia="宋体" w:hAnsi="tria"/>
                <w:b/>
                <w:bCs/>
                <w:kern w:val="0"/>
                <w:szCs w:val="28"/>
              </w:rPr>
              <w:t>a</w:t>
            </w:r>
          </w:p>
        </w:tc>
        <w:tc>
          <w:tcPr>
            <w:tcW w:w="385" w:type="pct"/>
            <w:tcBorders>
              <w:top w:val="nil"/>
              <w:left w:val="nil"/>
              <w:bottom w:val="single" w:sz="8" w:space="0" w:color="auto"/>
              <w:right w:val="single" w:sz="8" w:space="0" w:color="auto"/>
            </w:tcBorders>
            <w:vAlign w:val="center"/>
          </w:tcPr>
          <w:p w14:paraId="54074AFD"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w:t>
            </w:r>
          </w:p>
        </w:tc>
        <w:tc>
          <w:tcPr>
            <w:tcW w:w="437" w:type="pct"/>
            <w:tcBorders>
              <w:top w:val="nil"/>
              <w:left w:val="nil"/>
              <w:bottom w:val="single" w:sz="8" w:space="0" w:color="auto"/>
              <w:right w:val="single" w:sz="8" w:space="0" w:color="auto"/>
            </w:tcBorders>
            <w:vAlign w:val="center"/>
          </w:tcPr>
          <w:p w14:paraId="36D4B1AA"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w:t>
            </w:r>
          </w:p>
        </w:tc>
        <w:tc>
          <w:tcPr>
            <w:tcW w:w="435" w:type="pct"/>
            <w:tcBorders>
              <w:top w:val="nil"/>
              <w:left w:val="nil"/>
              <w:bottom w:val="single" w:sz="8" w:space="0" w:color="auto"/>
              <w:right w:val="single" w:sz="8" w:space="0" w:color="auto"/>
            </w:tcBorders>
            <w:vAlign w:val="center"/>
          </w:tcPr>
          <w:p w14:paraId="18B093DD" w14:textId="77777777" w:rsidR="005177CC" w:rsidRPr="00B87AB8" w:rsidRDefault="005177CC" w:rsidP="005177CC">
            <w:pPr>
              <w:widowControl/>
              <w:adjustRightInd/>
              <w:spacing w:line="240" w:lineRule="auto"/>
              <w:ind w:firstLineChars="100" w:firstLine="281"/>
              <w:textAlignment w:val="auto"/>
              <w:rPr>
                <w:rFonts w:ascii="tria" w:hAnsi="tria"/>
                <w:b/>
                <w:bCs/>
                <w:kern w:val="0"/>
                <w:szCs w:val="28"/>
              </w:rPr>
            </w:pPr>
            <w:r w:rsidRPr="00B87AB8">
              <w:rPr>
                <w:rFonts w:ascii="tria" w:hAnsi="tria"/>
                <w:b/>
                <w:bCs/>
                <w:kern w:val="0"/>
                <w:szCs w:val="28"/>
              </w:rPr>
              <w:t> </w:t>
            </w:r>
          </w:p>
        </w:tc>
        <w:tc>
          <w:tcPr>
            <w:tcW w:w="437" w:type="pct"/>
            <w:tcBorders>
              <w:top w:val="nil"/>
              <w:left w:val="nil"/>
              <w:bottom w:val="single" w:sz="8" w:space="0" w:color="auto"/>
              <w:right w:val="single" w:sz="8" w:space="0" w:color="auto"/>
            </w:tcBorders>
            <w:vAlign w:val="center"/>
          </w:tcPr>
          <w:p w14:paraId="4925353D"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eastAsia="宋体"/>
                <w:b/>
                <w:bCs/>
                <w:kern w:val="0"/>
                <w:szCs w:val="28"/>
              </w:rPr>
              <w:t>⮈</w:t>
            </w:r>
          </w:p>
        </w:tc>
        <w:tc>
          <w:tcPr>
            <w:tcW w:w="437" w:type="pct"/>
            <w:tcBorders>
              <w:top w:val="nil"/>
              <w:left w:val="nil"/>
              <w:bottom w:val="single" w:sz="8" w:space="0" w:color="auto"/>
              <w:right w:val="single" w:sz="8" w:space="0" w:color="auto"/>
            </w:tcBorders>
            <w:vAlign w:val="center"/>
          </w:tcPr>
          <w:p w14:paraId="33784897"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w:t>
            </w:r>
          </w:p>
        </w:tc>
        <w:tc>
          <w:tcPr>
            <w:tcW w:w="437" w:type="pct"/>
            <w:tcBorders>
              <w:top w:val="nil"/>
              <w:left w:val="nil"/>
              <w:bottom w:val="single" w:sz="8" w:space="0" w:color="auto"/>
              <w:right w:val="single" w:sz="8" w:space="0" w:color="auto"/>
            </w:tcBorders>
            <w:vAlign w:val="center"/>
          </w:tcPr>
          <w:p w14:paraId="2885A41F"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hAnsi="tria"/>
                <w:b/>
                <w:bCs/>
                <w:kern w:val="0"/>
                <w:szCs w:val="28"/>
              </w:rPr>
              <w:t> </w:t>
            </w:r>
            <w:r w:rsidRPr="00B87AB8">
              <w:rPr>
                <w:rFonts w:ascii="tria" w:eastAsia="宋体" w:hAnsi="tria"/>
                <w:b/>
                <w:bCs/>
                <w:kern w:val="0"/>
                <w:szCs w:val="28"/>
              </w:rPr>
              <w:t>0</w:t>
            </w:r>
          </w:p>
        </w:tc>
        <w:tc>
          <w:tcPr>
            <w:tcW w:w="446" w:type="pct"/>
            <w:tcBorders>
              <w:top w:val="nil"/>
              <w:left w:val="nil"/>
              <w:bottom w:val="single" w:sz="8" w:space="0" w:color="auto"/>
              <w:right w:val="single" w:sz="8" w:space="0" w:color="auto"/>
            </w:tcBorders>
            <w:vAlign w:val="center"/>
          </w:tcPr>
          <w:p w14:paraId="29F5F5E1" w14:textId="77777777" w:rsidR="005177CC" w:rsidRPr="00B87AB8" w:rsidRDefault="005177CC" w:rsidP="005177CC">
            <w:pPr>
              <w:widowControl/>
              <w:adjustRightInd/>
              <w:spacing w:line="240" w:lineRule="auto"/>
              <w:ind w:firstLine="0"/>
              <w:jc w:val="center"/>
              <w:textAlignment w:val="auto"/>
              <w:rPr>
                <w:rFonts w:ascii="tria" w:hAnsi="tria"/>
                <w:b/>
                <w:bCs/>
                <w:kern w:val="0"/>
                <w:szCs w:val="28"/>
              </w:rPr>
            </w:pPr>
            <w:r w:rsidRPr="00B87AB8">
              <w:rPr>
                <w:rFonts w:ascii="tria" w:eastAsia="宋体" w:hAnsi="tria"/>
                <w:b/>
                <w:bCs/>
                <w:kern w:val="0"/>
                <w:szCs w:val="28"/>
              </w:rPr>
              <w:t>/</w:t>
            </w:r>
          </w:p>
        </w:tc>
      </w:tr>
      <w:tr w:rsidR="005177CC" w:rsidRPr="00B87AB8" w14:paraId="518F7011" w14:textId="77777777" w:rsidTr="005177CC">
        <w:trPr>
          <w:trHeight w:val="1690"/>
        </w:trPr>
        <w:tc>
          <w:tcPr>
            <w:tcW w:w="630" w:type="pct"/>
            <w:tcBorders>
              <w:top w:val="nil"/>
              <w:left w:val="single" w:sz="8" w:space="0" w:color="auto"/>
              <w:bottom w:val="single" w:sz="8" w:space="0" w:color="auto"/>
              <w:right w:val="single" w:sz="8" w:space="0" w:color="auto"/>
            </w:tcBorders>
            <w:vAlign w:val="center"/>
          </w:tcPr>
          <w:p w14:paraId="37446CEE" w14:textId="77777777" w:rsidR="005177CC" w:rsidRPr="00B87AB8" w:rsidRDefault="005177CC" w:rsidP="005177CC">
            <w:pPr>
              <w:widowControl/>
              <w:adjustRightInd/>
              <w:spacing w:line="240" w:lineRule="auto"/>
              <w:ind w:firstLine="0"/>
              <w:textAlignment w:val="auto"/>
              <w:rPr>
                <w:rFonts w:eastAsia="Times New Roman"/>
                <w:kern w:val="0"/>
                <w:sz w:val="22"/>
                <w:szCs w:val="22"/>
              </w:rPr>
            </w:pPr>
            <w:r w:rsidRPr="00B87AB8">
              <w:rPr>
                <w:rFonts w:ascii="宋体" w:eastAsia="宋体" w:hAnsi="宋体" w:cs="宋体"/>
                <w:kern w:val="0"/>
                <w:sz w:val="22"/>
                <w:szCs w:val="22"/>
              </w:rPr>
              <w:t>ToiCode</w:t>
            </w:r>
            <w:r w:rsidRPr="00B87AB8">
              <w:rPr>
                <w:rFonts w:ascii="宋体" w:eastAsia="宋体" w:hAnsi="宋体" w:cs="宋体" w:hint="eastAsia"/>
                <w:kern w:val="0"/>
                <w:sz w:val="22"/>
                <w:szCs w:val="22"/>
              </w:rPr>
              <w:t>轨迹码</w:t>
            </w:r>
          </w:p>
        </w:tc>
        <w:tc>
          <w:tcPr>
            <w:tcW w:w="462" w:type="pct"/>
            <w:tcBorders>
              <w:top w:val="nil"/>
              <w:left w:val="nil"/>
              <w:bottom w:val="single" w:sz="8" w:space="0" w:color="auto"/>
              <w:right w:val="single" w:sz="8" w:space="0" w:color="auto"/>
            </w:tcBorders>
          </w:tcPr>
          <w:p w14:paraId="5713BC07"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44</w:t>
            </w:r>
          </w:p>
        </w:tc>
        <w:tc>
          <w:tcPr>
            <w:tcW w:w="440" w:type="pct"/>
            <w:tcBorders>
              <w:top w:val="nil"/>
              <w:left w:val="nil"/>
              <w:bottom w:val="single" w:sz="8" w:space="0" w:color="auto"/>
              <w:right w:val="single" w:sz="8" w:space="0" w:color="auto"/>
            </w:tcBorders>
          </w:tcPr>
          <w:p w14:paraId="2B214305"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4,41234,43214,4123,4321</w:t>
            </w:r>
          </w:p>
        </w:tc>
        <w:tc>
          <w:tcPr>
            <w:tcW w:w="453" w:type="pct"/>
            <w:tcBorders>
              <w:top w:val="nil"/>
              <w:left w:val="nil"/>
              <w:bottom w:val="single" w:sz="8" w:space="0" w:color="auto"/>
              <w:right w:val="single" w:sz="8" w:space="0" w:color="auto"/>
            </w:tcBorders>
          </w:tcPr>
          <w:p w14:paraId="3614CE90"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4134,4314</w:t>
            </w:r>
          </w:p>
        </w:tc>
        <w:tc>
          <w:tcPr>
            <w:tcW w:w="385" w:type="pct"/>
            <w:tcBorders>
              <w:top w:val="nil"/>
              <w:left w:val="nil"/>
              <w:bottom w:val="single" w:sz="8" w:space="0" w:color="auto"/>
              <w:right w:val="single" w:sz="8" w:space="0" w:color="auto"/>
            </w:tcBorders>
          </w:tcPr>
          <w:p w14:paraId="5745498C"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33,432</w:t>
            </w:r>
            <w:r w:rsidRPr="00B87AB8">
              <w:rPr>
                <w:rFonts w:ascii="宋体" w:eastAsia="宋体" w:hAnsi="宋体" w:cs="宋体"/>
                <w:kern w:val="0"/>
                <w:sz w:val="20"/>
                <w:szCs w:val="22"/>
              </w:rPr>
              <w:t>,</w:t>
            </w:r>
            <w:r w:rsidRPr="00B87AB8">
              <w:rPr>
                <w:rFonts w:ascii="宋体" w:eastAsia="宋体" w:hAnsi="宋体"/>
                <w:kern w:val="0"/>
                <w:sz w:val="20"/>
              </w:rPr>
              <w:t>224,442</w:t>
            </w:r>
          </w:p>
        </w:tc>
        <w:tc>
          <w:tcPr>
            <w:tcW w:w="437" w:type="pct"/>
            <w:tcBorders>
              <w:top w:val="nil"/>
              <w:left w:val="nil"/>
              <w:bottom w:val="single" w:sz="8" w:space="0" w:color="auto"/>
              <w:right w:val="single" w:sz="8" w:space="0" w:color="auto"/>
            </w:tcBorders>
          </w:tcPr>
          <w:p w14:paraId="18235488"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1,41</w:t>
            </w:r>
          </w:p>
        </w:tc>
        <w:tc>
          <w:tcPr>
            <w:tcW w:w="435" w:type="pct"/>
            <w:tcBorders>
              <w:top w:val="nil"/>
              <w:left w:val="nil"/>
              <w:bottom w:val="single" w:sz="8" w:space="0" w:color="auto"/>
              <w:right w:val="single" w:sz="8" w:space="0" w:color="auto"/>
            </w:tcBorders>
          </w:tcPr>
          <w:p w14:paraId="1E6EA2A0"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41231,41321</w:t>
            </w:r>
          </w:p>
        </w:tc>
        <w:tc>
          <w:tcPr>
            <w:tcW w:w="437" w:type="pct"/>
            <w:tcBorders>
              <w:top w:val="nil"/>
              <w:left w:val="nil"/>
              <w:bottom w:val="single" w:sz="8" w:space="0" w:color="auto"/>
              <w:right w:val="single" w:sz="8" w:space="0" w:color="auto"/>
            </w:tcBorders>
          </w:tcPr>
          <w:p w14:paraId="156196F7"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21, 4413,4423</w:t>
            </w:r>
          </w:p>
        </w:tc>
        <w:tc>
          <w:tcPr>
            <w:tcW w:w="437" w:type="pct"/>
            <w:tcBorders>
              <w:top w:val="nil"/>
              <w:left w:val="nil"/>
              <w:bottom w:val="single" w:sz="8" w:space="0" w:color="auto"/>
              <w:right w:val="single" w:sz="8" w:space="0" w:color="auto"/>
            </w:tcBorders>
          </w:tcPr>
          <w:p w14:paraId="5BE9361B"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rPr>
              <w:t>42132,42312</w:t>
            </w:r>
          </w:p>
        </w:tc>
        <w:tc>
          <w:tcPr>
            <w:tcW w:w="437" w:type="pct"/>
            <w:tcBorders>
              <w:top w:val="nil"/>
              <w:left w:val="nil"/>
              <w:bottom w:val="single" w:sz="8" w:space="0" w:color="auto"/>
              <w:right w:val="single" w:sz="8" w:space="0" w:color="auto"/>
            </w:tcBorders>
          </w:tcPr>
          <w:p w14:paraId="1CCD8260"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423412,421432,412432,412342,432412</w:t>
            </w:r>
            <w:r w:rsidRPr="00B87AB8">
              <w:rPr>
                <w:rFonts w:ascii="宋体" w:eastAsia="宋体" w:hAnsi="宋体" w:cs="宋体"/>
                <w:kern w:val="0"/>
                <w:sz w:val="20"/>
                <w:szCs w:val="22"/>
              </w:rPr>
              <w:t>,</w:t>
            </w:r>
            <w:r w:rsidRPr="00B87AB8">
              <w:rPr>
                <w:rFonts w:ascii="宋体" w:eastAsia="宋体" w:hAnsi="宋体"/>
                <w:kern w:val="0"/>
                <w:sz w:val="20"/>
                <w:szCs w:val="22"/>
              </w:rPr>
              <w:t>432142</w:t>
            </w:r>
          </w:p>
        </w:tc>
        <w:tc>
          <w:tcPr>
            <w:tcW w:w="446" w:type="pct"/>
            <w:tcBorders>
              <w:top w:val="nil"/>
              <w:left w:val="nil"/>
              <w:bottom w:val="single" w:sz="8" w:space="0" w:color="auto"/>
              <w:right w:val="single" w:sz="8" w:space="0" w:color="auto"/>
            </w:tcBorders>
          </w:tcPr>
          <w:p w14:paraId="130F6B2E" w14:textId="77777777" w:rsidR="005177CC" w:rsidRPr="00B87AB8" w:rsidRDefault="005177CC" w:rsidP="005177CC">
            <w:pPr>
              <w:widowControl/>
              <w:adjustRightInd/>
              <w:spacing w:line="240" w:lineRule="auto"/>
              <w:ind w:firstLine="0"/>
              <w:textAlignment w:val="auto"/>
              <w:rPr>
                <w:rFonts w:ascii="宋体" w:eastAsia="宋体" w:hAnsi="宋体"/>
                <w:kern w:val="0"/>
                <w:sz w:val="22"/>
                <w:szCs w:val="22"/>
              </w:rPr>
            </w:pPr>
            <w:r w:rsidRPr="00B87AB8">
              <w:rPr>
                <w:rFonts w:ascii="宋体" w:eastAsia="宋体" w:hAnsi="宋体"/>
                <w:kern w:val="0"/>
                <w:sz w:val="20"/>
                <w:szCs w:val="22"/>
              </w:rPr>
              <w:t>41342,43142</w:t>
            </w:r>
          </w:p>
        </w:tc>
      </w:tr>
    </w:tbl>
    <w:p w14:paraId="3B2645F3" w14:textId="77777777" w:rsidR="008E547F" w:rsidRDefault="008E547F" w:rsidP="008E547F">
      <w:pPr>
        <w:tabs>
          <w:tab w:val="left" w:pos="1889"/>
        </w:tabs>
        <w:ind w:left="600" w:firstLine="0"/>
        <w:jc w:val="both"/>
        <w:rPr>
          <w:rFonts w:eastAsia="宋体"/>
          <w:szCs w:val="28"/>
        </w:rPr>
      </w:pPr>
      <w:bookmarkStart w:id="51" w:name="_GoBack"/>
      <w:bookmarkEnd w:id="51"/>
      <w:r>
        <w:rPr>
          <w:rFonts w:eastAsia="宋体" w:hint="eastAsia"/>
          <w:szCs w:val="28"/>
        </w:rPr>
        <w:t>默认轨迹码顺序</w:t>
      </w:r>
      <w:r>
        <w:rPr>
          <w:rFonts w:eastAsia="宋体"/>
          <w:szCs w:val="28"/>
        </w:rPr>
        <w:t>{[0,1],[2,3]}</w:t>
      </w:r>
      <w:r>
        <w:rPr>
          <w:rFonts w:eastAsia="宋体" w:hint="eastAsia"/>
          <w:szCs w:val="28"/>
        </w:rPr>
        <w:t>和键码对应关系表：</w:t>
      </w:r>
    </w:p>
    <w:tbl>
      <w:tblPr>
        <w:tblW w:w="9270" w:type="dxa"/>
        <w:tblInd w:w="-5" w:type="dxa"/>
        <w:tblLook w:val="04A0" w:firstRow="1" w:lastRow="0" w:firstColumn="1" w:lastColumn="0" w:noHBand="0" w:noVBand="1"/>
      </w:tblPr>
      <w:tblGrid>
        <w:gridCol w:w="1980"/>
        <w:gridCol w:w="720"/>
        <w:gridCol w:w="1980"/>
        <w:gridCol w:w="1710"/>
        <w:gridCol w:w="2070"/>
        <w:gridCol w:w="810"/>
      </w:tblGrid>
      <w:tr w:rsidR="008E547F" w14:paraId="17BB7628" w14:textId="77777777" w:rsidTr="008E547F">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6564C46"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微软雅黑" w:eastAsia="微软雅黑" w:hAnsi="微软雅黑" w:cs="微软雅黑" w:hint="eastAsia"/>
                <w:color w:val="000000"/>
                <w:kern w:val="0"/>
                <w:sz w:val="22"/>
                <w:szCs w:val="22"/>
              </w:rPr>
              <w:t>轨迹码</w:t>
            </w:r>
          </w:p>
        </w:tc>
        <w:tc>
          <w:tcPr>
            <w:tcW w:w="720" w:type="dxa"/>
            <w:tcBorders>
              <w:top w:val="single" w:sz="4" w:space="0" w:color="auto"/>
              <w:left w:val="nil"/>
              <w:bottom w:val="single" w:sz="4" w:space="0" w:color="auto"/>
              <w:right w:val="single" w:sz="4" w:space="0" w:color="auto"/>
            </w:tcBorders>
            <w:shd w:val="clear" w:color="auto" w:fill="F2F2F2"/>
            <w:noWrap/>
            <w:vAlign w:val="center"/>
            <w:hideMark/>
          </w:tcPr>
          <w:p w14:paraId="77B900D4"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微软雅黑" w:eastAsia="微软雅黑" w:hAnsi="微软雅黑" w:cs="微软雅黑" w:hint="eastAsia"/>
                <w:color w:val="000000"/>
                <w:kern w:val="0"/>
                <w:sz w:val="22"/>
                <w:szCs w:val="22"/>
              </w:rPr>
              <w:t>键码</w:t>
            </w:r>
          </w:p>
        </w:tc>
        <w:tc>
          <w:tcPr>
            <w:tcW w:w="1980" w:type="dxa"/>
            <w:tcBorders>
              <w:top w:val="single" w:sz="4" w:space="0" w:color="auto"/>
              <w:left w:val="nil"/>
              <w:bottom w:val="single" w:sz="4" w:space="0" w:color="auto"/>
              <w:right w:val="single" w:sz="4" w:space="0" w:color="auto"/>
            </w:tcBorders>
            <w:shd w:val="clear" w:color="auto" w:fill="F2F2F2"/>
            <w:vAlign w:val="center"/>
            <w:hideMark/>
          </w:tcPr>
          <w:p w14:paraId="0F61B85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微软雅黑" w:eastAsia="微软雅黑" w:hAnsi="微软雅黑" w:cs="微软雅黑" w:hint="eastAsia"/>
                <w:color w:val="000000"/>
                <w:kern w:val="0"/>
                <w:sz w:val="22"/>
                <w:szCs w:val="22"/>
              </w:rPr>
              <w:t>轨迹码</w:t>
            </w:r>
          </w:p>
        </w:tc>
        <w:tc>
          <w:tcPr>
            <w:tcW w:w="1710" w:type="dxa"/>
            <w:tcBorders>
              <w:top w:val="single" w:sz="4" w:space="0" w:color="auto"/>
              <w:left w:val="nil"/>
              <w:bottom w:val="single" w:sz="4" w:space="0" w:color="auto"/>
              <w:right w:val="single" w:sz="4" w:space="0" w:color="auto"/>
            </w:tcBorders>
            <w:shd w:val="clear" w:color="auto" w:fill="F2F2F2"/>
            <w:noWrap/>
            <w:vAlign w:val="center"/>
            <w:hideMark/>
          </w:tcPr>
          <w:p w14:paraId="32E95D56"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微软雅黑" w:eastAsia="微软雅黑" w:hAnsi="微软雅黑" w:cs="微软雅黑" w:hint="eastAsia"/>
                <w:color w:val="000000"/>
                <w:kern w:val="0"/>
                <w:sz w:val="22"/>
                <w:szCs w:val="22"/>
              </w:rPr>
              <w:t>键码</w:t>
            </w:r>
          </w:p>
        </w:tc>
        <w:tc>
          <w:tcPr>
            <w:tcW w:w="2070" w:type="dxa"/>
            <w:tcBorders>
              <w:top w:val="single" w:sz="4" w:space="0" w:color="auto"/>
              <w:left w:val="nil"/>
              <w:bottom w:val="single" w:sz="4" w:space="0" w:color="auto"/>
              <w:right w:val="single" w:sz="4" w:space="0" w:color="auto"/>
            </w:tcBorders>
            <w:shd w:val="clear" w:color="auto" w:fill="F2F2F2"/>
            <w:vAlign w:val="center"/>
            <w:hideMark/>
          </w:tcPr>
          <w:p w14:paraId="3DAE788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微软雅黑" w:eastAsia="微软雅黑" w:hAnsi="微软雅黑" w:cs="微软雅黑" w:hint="eastAsia"/>
                <w:color w:val="000000"/>
                <w:kern w:val="0"/>
                <w:sz w:val="22"/>
                <w:szCs w:val="22"/>
              </w:rPr>
              <w:t>轨迹码</w:t>
            </w:r>
          </w:p>
        </w:tc>
        <w:tc>
          <w:tcPr>
            <w:tcW w:w="810" w:type="dxa"/>
            <w:tcBorders>
              <w:top w:val="single" w:sz="4" w:space="0" w:color="auto"/>
              <w:left w:val="nil"/>
              <w:bottom w:val="single" w:sz="4" w:space="0" w:color="auto"/>
              <w:right w:val="single" w:sz="4" w:space="0" w:color="auto"/>
            </w:tcBorders>
            <w:shd w:val="clear" w:color="auto" w:fill="F2F2F2"/>
            <w:noWrap/>
            <w:vAlign w:val="center"/>
            <w:hideMark/>
          </w:tcPr>
          <w:p w14:paraId="69525CB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微软雅黑" w:eastAsia="微软雅黑" w:hAnsi="微软雅黑" w:cs="微软雅黑" w:hint="eastAsia"/>
                <w:color w:val="000000"/>
                <w:kern w:val="0"/>
                <w:sz w:val="22"/>
                <w:szCs w:val="22"/>
              </w:rPr>
              <w:t>键码</w:t>
            </w:r>
          </w:p>
        </w:tc>
      </w:tr>
      <w:tr w:rsidR="008E547F" w14:paraId="1131B2E2"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0DB08D5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0320,0230</w:t>
            </w:r>
          </w:p>
        </w:tc>
        <w:tc>
          <w:tcPr>
            <w:tcW w:w="720" w:type="dxa"/>
            <w:tcBorders>
              <w:top w:val="nil"/>
              <w:left w:val="nil"/>
              <w:bottom w:val="single" w:sz="4" w:space="0" w:color="auto"/>
              <w:right w:val="single" w:sz="4" w:space="0" w:color="auto"/>
            </w:tcBorders>
            <w:noWrap/>
            <w:vAlign w:val="center"/>
            <w:hideMark/>
          </w:tcPr>
          <w:p w14:paraId="4929F30E"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a</w:t>
            </w:r>
          </w:p>
        </w:tc>
        <w:tc>
          <w:tcPr>
            <w:tcW w:w="1980" w:type="dxa"/>
            <w:tcBorders>
              <w:top w:val="nil"/>
              <w:left w:val="nil"/>
              <w:bottom w:val="single" w:sz="4" w:space="0" w:color="auto"/>
              <w:right w:val="single" w:sz="4" w:space="0" w:color="auto"/>
            </w:tcBorders>
            <w:vAlign w:val="center"/>
            <w:hideMark/>
          </w:tcPr>
          <w:p w14:paraId="695E3461"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C+[a-z]</w:t>
            </w:r>
            <w:r>
              <w:rPr>
                <w:rFonts w:ascii="微软雅黑" w:eastAsia="微软雅黑" w:hAnsi="微软雅黑" w:cs="微软雅黑" w:hint="eastAsia"/>
                <w:color w:val="000000"/>
                <w:kern w:val="0"/>
                <w:sz w:val="22"/>
                <w:szCs w:val="22"/>
              </w:rPr>
              <w:t>轨迹编码</w:t>
            </w:r>
          </w:p>
        </w:tc>
        <w:tc>
          <w:tcPr>
            <w:tcW w:w="1710" w:type="dxa"/>
            <w:tcBorders>
              <w:top w:val="nil"/>
              <w:left w:val="nil"/>
              <w:bottom w:val="single" w:sz="4" w:space="0" w:color="auto"/>
              <w:right w:val="single" w:sz="4" w:space="0" w:color="auto"/>
            </w:tcBorders>
            <w:noWrap/>
            <w:vAlign w:val="center"/>
            <w:hideMark/>
          </w:tcPr>
          <w:p w14:paraId="5E0C5457"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MS Gothic" w:eastAsia="MS Gothic" w:hAnsi="MS Gothic" w:cs="MS Gothic" w:hint="eastAsia"/>
                <w:color w:val="000000"/>
                <w:kern w:val="0"/>
                <w:sz w:val="22"/>
                <w:szCs w:val="22"/>
              </w:rPr>
              <w:t>大写</w:t>
            </w:r>
            <w:r>
              <w:rPr>
                <w:rFonts w:ascii="Calibri" w:eastAsia="Times New Roman" w:hAnsi="Calibri"/>
                <w:color w:val="000000"/>
                <w:kern w:val="0"/>
                <w:sz w:val="22"/>
                <w:szCs w:val="22"/>
              </w:rPr>
              <w:t>A-Z</w:t>
            </w:r>
          </w:p>
        </w:tc>
        <w:tc>
          <w:tcPr>
            <w:tcW w:w="2070" w:type="dxa"/>
            <w:tcBorders>
              <w:top w:val="nil"/>
              <w:left w:val="nil"/>
              <w:bottom w:val="single" w:sz="4" w:space="0" w:color="auto"/>
              <w:right w:val="single" w:sz="4" w:space="0" w:color="auto"/>
            </w:tcBorders>
            <w:vAlign w:val="center"/>
            <w:hideMark/>
          </w:tcPr>
          <w:p w14:paraId="1A0C650D"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21</w:t>
            </w:r>
          </w:p>
        </w:tc>
        <w:tc>
          <w:tcPr>
            <w:tcW w:w="810" w:type="dxa"/>
            <w:tcBorders>
              <w:top w:val="nil"/>
              <w:left w:val="nil"/>
              <w:bottom w:val="single" w:sz="4" w:space="0" w:color="auto"/>
              <w:right w:val="single" w:sz="4" w:space="0" w:color="auto"/>
            </w:tcBorders>
            <w:noWrap/>
            <w:vAlign w:val="center"/>
            <w:hideMark/>
          </w:tcPr>
          <w:p w14:paraId="688D5639"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 xml:space="preserve"> /</w:t>
            </w:r>
          </w:p>
        </w:tc>
      </w:tr>
      <w:tr w:rsidR="008E547F" w14:paraId="3184F821"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3AA84A57"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03213,03123</w:t>
            </w:r>
          </w:p>
        </w:tc>
        <w:tc>
          <w:tcPr>
            <w:tcW w:w="720" w:type="dxa"/>
            <w:tcBorders>
              <w:top w:val="nil"/>
              <w:left w:val="nil"/>
              <w:bottom w:val="single" w:sz="4" w:space="0" w:color="auto"/>
              <w:right w:val="single" w:sz="4" w:space="0" w:color="auto"/>
            </w:tcBorders>
            <w:noWrap/>
            <w:vAlign w:val="center"/>
            <w:hideMark/>
          </w:tcPr>
          <w:p w14:paraId="6538B4F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à</w:t>
            </w:r>
          </w:p>
        </w:tc>
        <w:tc>
          <w:tcPr>
            <w:tcW w:w="1980" w:type="dxa"/>
            <w:tcBorders>
              <w:top w:val="nil"/>
              <w:left w:val="nil"/>
              <w:bottom w:val="single" w:sz="4" w:space="0" w:color="auto"/>
              <w:right w:val="single" w:sz="4" w:space="0" w:color="auto"/>
            </w:tcBorders>
            <w:vAlign w:val="center"/>
            <w:hideMark/>
          </w:tcPr>
          <w:p w14:paraId="4B83148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w:t>
            </w:r>
          </w:p>
        </w:tc>
        <w:tc>
          <w:tcPr>
            <w:tcW w:w="1710" w:type="dxa"/>
            <w:tcBorders>
              <w:top w:val="nil"/>
              <w:left w:val="nil"/>
              <w:bottom w:val="single" w:sz="4" w:space="0" w:color="auto"/>
              <w:right w:val="single" w:sz="4" w:space="0" w:color="auto"/>
            </w:tcBorders>
            <w:noWrap/>
            <w:vAlign w:val="center"/>
            <w:hideMark/>
          </w:tcPr>
          <w:p w14:paraId="7EB7BD6F"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SHIFT</w:t>
            </w:r>
          </w:p>
        </w:tc>
        <w:tc>
          <w:tcPr>
            <w:tcW w:w="2070" w:type="dxa"/>
            <w:tcBorders>
              <w:top w:val="nil"/>
              <w:left w:val="nil"/>
              <w:bottom w:val="single" w:sz="4" w:space="0" w:color="auto"/>
              <w:right w:val="single" w:sz="4" w:space="0" w:color="auto"/>
            </w:tcBorders>
            <w:vAlign w:val="center"/>
            <w:hideMark/>
          </w:tcPr>
          <w:p w14:paraId="69EB3A37"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30</w:t>
            </w:r>
          </w:p>
        </w:tc>
        <w:tc>
          <w:tcPr>
            <w:tcW w:w="810" w:type="dxa"/>
            <w:tcBorders>
              <w:top w:val="nil"/>
              <w:left w:val="nil"/>
              <w:bottom w:val="single" w:sz="4" w:space="0" w:color="auto"/>
              <w:right w:val="single" w:sz="4" w:space="0" w:color="auto"/>
            </w:tcBorders>
            <w:noWrap/>
            <w:vAlign w:val="center"/>
            <w:hideMark/>
          </w:tcPr>
          <w:p w14:paraId="00254998"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 xml:space="preserve"> \</w:t>
            </w:r>
          </w:p>
        </w:tc>
      </w:tr>
      <w:tr w:rsidR="008E547F" w14:paraId="02B6821D" w14:textId="77777777" w:rsidTr="008E547F">
        <w:trPr>
          <w:trHeight w:val="600"/>
        </w:trPr>
        <w:tc>
          <w:tcPr>
            <w:tcW w:w="1980" w:type="dxa"/>
            <w:tcBorders>
              <w:top w:val="nil"/>
              <w:left w:val="single" w:sz="4" w:space="0" w:color="auto"/>
              <w:bottom w:val="single" w:sz="4" w:space="0" w:color="auto"/>
              <w:right w:val="single" w:sz="4" w:space="0" w:color="auto"/>
            </w:tcBorders>
            <w:vAlign w:val="center"/>
            <w:hideMark/>
          </w:tcPr>
          <w:p w14:paraId="552FCE66"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012032, 023012, 032012, 032102, 021032, 012302</w:t>
            </w:r>
          </w:p>
        </w:tc>
        <w:tc>
          <w:tcPr>
            <w:tcW w:w="720" w:type="dxa"/>
            <w:tcBorders>
              <w:top w:val="nil"/>
              <w:left w:val="nil"/>
              <w:bottom w:val="single" w:sz="4" w:space="0" w:color="auto"/>
              <w:right w:val="single" w:sz="4" w:space="0" w:color="auto"/>
            </w:tcBorders>
            <w:noWrap/>
            <w:vAlign w:val="center"/>
            <w:hideMark/>
          </w:tcPr>
          <w:p w14:paraId="260E011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b</w:t>
            </w:r>
          </w:p>
        </w:tc>
        <w:tc>
          <w:tcPr>
            <w:tcW w:w="1980" w:type="dxa"/>
            <w:tcBorders>
              <w:top w:val="nil"/>
              <w:left w:val="nil"/>
              <w:bottom w:val="single" w:sz="4" w:space="0" w:color="auto"/>
              <w:right w:val="single" w:sz="4" w:space="0" w:color="auto"/>
            </w:tcBorders>
            <w:vAlign w:val="center"/>
            <w:hideMark/>
          </w:tcPr>
          <w:p w14:paraId="024B8CC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w:t>
            </w:r>
          </w:p>
        </w:tc>
        <w:tc>
          <w:tcPr>
            <w:tcW w:w="1710" w:type="dxa"/>
            <w:tcBorders>
              <w:top w:val="nil"/>
              <w:left w:val="nil"/>
              <w:bottom w:val="single" w:sz="4" w:space="0" w:color="auto"/>
              <w:right w:val="single" w:sz="4" w:space="0" w:color="auto"/>
            </w:tcBorders>
            <w:noWrap/>
            <w:vAlign w:val="center"/>
            <w:hideMark/>
          </w:tcPr>
          <w:p w14:paraId="27641FC2"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space</w:t>
            </w:r>
          </w:p>
        </w:tc>
        <w:tc>
          <w:tcPr>
            <w:tcW w:w="2070" w:type="dxa"/>
            <w:tcBorders>
              <w:top w:val="nil"/>
              <w:left w:val="nil"/>
              <w:bottom w:val="single" w:sz="4" w:space="0" w:color="auto"/>
              <w:right w:val="single" w:sz="4" w:space="0" w:color="auto"/>
            </w:tcBorders>
            <w:vAlign w:val="center"/>
            <w:hideMark/>
          </w:tcPr>
          <w:p w14:paraId="4723262D"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 xml:space="preserve">20 </w:t>
            </w:r>
          </w:p>
        </w:tc>
        <w:tc>
          <w:tcPr>
            <w:tcW w:w="810" w:type="dxa"/>
            <w:tcBorders>
              <w:top w:val="nil"/>
              <w:left w:val="nil"/>
              <w:bottom w:val="single" w:sz="4" w:space="0" w:color="auto"/>
              <w:right w:val="single" w:sz="4" w:space="0" w:color="auto"/>
            </w:tcBorders>
            <w:noWrap/>
            <w:vAlign w:val="center"/>
            <w:hideMark/>
          </w:tcPr>
          <w:p w14:paraId="2A7C6EE1"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 xml:space="preserve"> |</w:t>
            </w:r>
          </w:p>
        </w:tc>
      </w:tr>
      <w:tr w:rsidR="008E547F" w14:paraId="7029EF70"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2EAA33E1"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0132</w:t>
            </w:r>
          </w:p>
        </w:tc>
        <w:tc>
          <w:tcPr>
            <w:tcW w:w="720" w:type="dxa"/>
            <w:tcBorders>
              <w:top w:val="nil"/>
              <w:left w:val="nil"/>
              <w:bottom w:val="single" w:sz="4" w:space="0" w:color="auto"/>
              <w:right w:val="single" w:sz="4" w:space="0" w:color="auto"/>
            </w:tcBorders>
            <w:noWrap/>
            <w:vAlign w:val="center"/>
            <w:hideMark/>
          </w:tcPr>
          <w:p w14:paraId="5295120F"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c</w:t>
            </w:r>
          </w:p>
        </w:tc>
        <w:tc>
          <w:tcPr>
            <w:tcW w:w="1980" w:type="dxa"/>
            <w:tcBorders>
              <w:top w:val="nil"/>
              <w:left w:val="nil"/>
              <w:bottom w:val="single" w:sz="4" w:space="0" w:color="auto"/>
              <w:right w:val="single" w:sz="4" w:space="0" w:color="auto"/>
            </w:tcBorders>
            <w:vAlign w:val="center"/>
            <w:hideMark/>
          </w:tcPr>
          <w:p w14:paraId="3BE2B9B1"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120,121</w:t>
            </w:r>
          </w:p>
        </w:tc>
        <w:tc>
          <w:tcPr>
            <w:tcW w:w="1710" w:type="dxa"/>
            <w:tcBorders>
              <w:top w:val="nil"/>
              <w:left w:val="nil"/>
              <w:bottom w:val="single" w:sz="4" w:space="0" w:color="auto"/>
              <w:right w:val="single" w:sz="4" w:space="0" w:color="auto"/>
            </w:tcBorders>
            <w:noWrap/>
            <w:vAlign w:val="center"/>
            <w:hideMark/>
          </w:tcPr>
          <w:p w14:paraId="03FA98E4"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backspace</w:t>
            </w:r>
          </w:p>
        </w:tc>
        <w:tc>
          <w:tcPr>
            <w:tcW w:w="2070" w:type="dxa"/>
            <w:tcBorders>
              <w:top w:val="nil"/>
              <w:left w:val="nil"/>
              <w:bottom w:val="single" w:sz="4" w:space="0" w:color="auto"/>
              <w:right w:val="single" w:sz="4" w:space="0" w:color="auto"/>
            </w:tcBorders>
            <w:vAlign w:val="center"/>
            <w:hideMark/>
          </w:tcPr>
          <w:p w14:paraId="3FC81149"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202</w:t>
            </w:r>
          </w:p>
        </w:tc>
        <w:tc>
          <w:tcPr>
            <w:tcW w:w="810" w:type="dxa"/>
            <w:tcBorders>
              <w:top w:val="nil"/>
              <w:left w:val="nil"/>
              <w:bottom w:val="single" w:sz="4" w:space="0" w:color="auto"/>
              <w:right w:val="single" w:sz="4" w:space="0" w:color="auto"/>
            </w:tcBorders>
            <w:noWrap/>
            <w:vAlign w:val="center"/>
            <w:hideMark/>
          </w:tcPr>
          <w:p w14:paraId="794BE8AB"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 xml:space="preserve"> </w:t>
            </w:r>
            <w:r>
              <w:rPr>
                <w:rFonts w:ascii="MS Gothic" w:eastAsia="MS Gothic" w:hAnsi="MS Gothic" w:cs="MS Gothic" w:hint="eastAsia"/>
                <w:color w:val="000000"/>
                <w:kern w:val="0"/>
                <w:sz w:val="22"/>
                <w:szCs w:val="22"/>
              </w:rPr>
              <w:t>！</w:t>
            </w:r>
          </w:p>
        </w:tc>
      </w:tr>
      <w:tr w:rsidR="008E547F" w14:paraId="09F2C821"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13D39DB1"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0120,0210</w:t>
            </w:r>
          </w:p>
        </w:tc>
        <w:tc>
          <w:tcPr>
            <w:tcW w:w="720" w:type="dxa"/>
            <w:tcBorders>
              <w:top w:val="nil"/>
              <w:left w:val="nil"/>
              <w:bottom w:val="single" w:sz="4" w:space="0" w:color="auto"/>
              <w:right w:val="single" w:sz="4" w:space="0" w:color="auto"/>
            </w:tcBorders>
            <w:noWrap/>
            <w:vAlign w:val="center"/>
            <w:hideMark/>
          </w:tcPr>
          <w:p w14:paraId="38554879"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d</w:t>
            </w:r>
          </w:p>
        </w:tc>
        <w:tc>
          <w:tcPr>
            <w:tcW w:w="1980" w:type="dxa"/>
            <w:tcBorders>
              <w:top w:val="nil"/>
              <w:left w:val="nil"/>
              <w:bottom w:val="single" w:sz="4" w:space="0" w:color="auto"/>
              <w:right w:val="single" w:sz="4" w:space="0" w:color="auto"/>
            </w:tcBorders>
            <w:vAlign w:val="center"/>
            <w:hideMark/>
          </w:tcPr>
          <w:p w14:paraId="3ACA1423"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130</w:t>
            </w:r>
          </w:p>
        </w:tc>
        <w:tc>
          <w:tcPr>
            <w:tcW w:w="1710" w:type="dxa"/>
            <w:tcBorders>
              <w:top w:val="nil"/>
              <w:left w:val="nil"/>
              <w:bottom w:val="single" w:sz="4" w:space="0" w:color="auto"/>
              <w:right w:val="single" w:sz="4" w:space="0" w:color="auto"/>
            </w:tcBorders>
            <w:noWrap/>
            <w:vAlign w:val="center"/>
            <w:hideMark/>
          </w:tcPr>
          <w:p w14:paraId="757355CF"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DELETE</w:t>
            </w:r>
          </w:p>
        </w:tc>
        <w:tc>
          <w:tcPr>
            <w:tcW w:w="2070" w:type="dxa"/>
            <w:tcBorders>
              <w:top w:val="nil"/>
              <w:left w:val="nil"/>
              <w:bottom w:val="single" w:sz="4" w:space="0" w:color="auto"/>
              <w:right w:val="single" w:sz="4" w:space="0" w:color="auto"/>
            </w:tcBorders>
            <w:vAlign w:val="center"/>
            <w:hideMark/>
          </w:tcPr>
          <w:p w14:paraId="64AFD0E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3203</w:t>
            </w:r>
            <w:r>
              <w:rPr>
                <w:rFonts w:ascii="MS Gothic" w:eastAsia="MS Gothic" w:hAnsi="MS Gothic" w:cs="MS Gothic" w:hint="eastAsia"/>
                <w:color w:val="000000"/>
                <w:kern w:val="0"/>
                <w:sz w:val="22"/>
                <w:szCs w:val="22"/>
              </w:rPr>
              <w:t>，</w:t>
            </w:r>
            <w:r>
              <w:rPr>
                <w:rFonts w:ascii="Calibri" w:eastAsia="Times New Roman" w:hAnsi="Calibri"/>
                <w:color w:val="000000"/>
                <w:kern w:val="0"/>
                <w:sz w:val="22"/>
                <w:szCs w:val="22"/>
              </w:rPr>
              <w:t xml:space="preserve"> 3023</w:t>
            </w:r>
          </w:p>
        </w:tc>
        <w:tc>
          <w:tcPr>
            <w:tcW w:w="810" w:type="dxa"/>
            <w:tcBorders>
              <w:top w:val="nil"/>
              <w:left w:val="nil"/>
              <w:bottom w:val="single" w:sz="4" w:space="0" w:color="auto"/>
              <w:right w:val="single" w:sz="4" w:space="0" w:color="auto"/>
            </w:tcBorders>
            <w:noWrap/>
            <w:vAlign w:val="center"/>
            <w:hideMark/>
          </w:tcPr>
          <w:p w14:paraId="47EDD43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3811C087"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41F4496B"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01321,01231</w:t>
            </w:r>
          </w:p>
        </w:tc>
        <w:tc>
          <w:tcPr>
            <w:tcW w:w="720" w:type="dxa"/>
            <w:tcBorders>
              <w:top w:val="nil"/>
              <w:left w:val="nil"/>
              <w:bottom w:val="single" w:sz="4" w:space="0" w:color="auto"/>
              <w:right w:val="single" w:sz="4" w:space="0" w:color="auto"/>
            </w:tcBorders>
            <w:noWrap/>
            <w:vAlign w:val="center"/>
            <w:hideMark/>
          </w:tcPr>
          <w:p w14:paraId="53B166E3"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e</w:t>
            </w:r>
          </w:p>
        </w:tc>
        <w:tc>
          <w:tcPr>
            <w:tcW w:w="1980" w:type="dxa"/>
            <w:tcBorders>
              <w:top w:val="nil"/>
              <w:left w:val="nil"/>
              <w:bottom w:val="single" w:sz="4" w:space="0" w:color="auto"/>
              <w:right w:val="single" w:sz="4" w:space="0" w:color="auto"/>
            </w:tcBorders>
            <w:vAlign w:val="center"/>
            <w:hideMark/>
          </w:tcPr>
          <w:p w14:paraId="57C4E436"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w:t>
            </w:r>
          </w:p>
        </w:tc>
        <w:tc>
          <w:tcPr>
            <w:tcW w:w="1710" w:type="dxa"/>
            <w:tcBorders>
              <w:top w:val="nil"/>
              <w:left w:val="nil"/>
              <w:bottom w:val="single" w:sz="4" w:space="0" w:color="auto"/>
              <w:right w:val="single" w:sz="4" w:space="0" w:color="auto"/>
            </w:tcBorders>
            <w:noWrap/>
            <w:vAlign w:val="center"/>
            <w:hideMark/>
          </w:tcPr>
          <w:p w14:paraId="3773CBF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Control</w:t>
            </w:r>
          </w:p>
        </w:tc>
        <w:tc>
          <w:tcPr>
            <w:tcW w:w="2070" w:type="dxa"/>
            <w:tcBorders>
              <w:top w:val="nil"/>
              <w:left w:val="nil"/>
              <w:bottom w:val="single" w:sz="4" w:space="0" w:color="auto"/>
              <w:right w:val="single" w:sz="4" w:space="0" w:color="auto"/>
            </w:tcBorders>
            <w:vAlign w:val="center"/>
            <w:hideMark/>
          </w:tcPr>
          <w:p w14:paraId="7064FFEC"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32013</w:t>
            </w:r>
            <w:r>
              <w:rPr>
                <w:rFonts w:ascii="MS Gothic" w:eastAsia="MS Gothic" w:hAnsi="MS Gothic" w:cs="MS Gothic" w:hint="eastAsia"/>
                <w:color w:val="000000"/>
                <w:kern w:val="0"/>
                <w:sz w:val="22"/>
                <w:szCs w:val="22"/>
              </w:rPr>
              <w:t>，</w:t>
            </w:r>
            <w:r>
              <w:rPr>
                <w:rFonts w:ascii="Calibri" w:eastAsia="Times New Roman" w:hAnsi="Calibri"/>
                <w:color w:val="000000"/>
                <w:kern w:val="0"/>
                <w:sz w:val="22"/>
                <w:szCs w:val="22"/>
              </w:rPr>
              <w:t xml:space="preserve"> 31023</w:t>
            </w:r>
          </w:p>
        </w:tc>
        <w:tc>
          <w:tcPr>
            <w:tcW w:w="810" w:type="dxa"/>
            <w:tcBorders>
              <w:top w:val="nil"/>
              <w:left w:val="nil"/>
              <w:bottom w:val="single" w:sz="4" w:space="0" w:color="auto"/>
              <w:right w:val="single" w:sz="4" w:space="0" w:color="auto"/>
            </w:tcBorders>
            <w:noWrap/>
            <w:vAlign w:val="center"/>
            <w:hideMark/>
          </w:tcPr>
          <w:p w14:paraId="6DBAF339"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2D8D5684"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1C13C766"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02301,03201</w:t>
            </w:r>
          </w:p>
        </w:tc>
        <w:tc>
          <w:tcPr>
            <w:tcW w:w="720" w:type="dxa"/>
            <w:tcBorders>
              <w:top w:val="nil"/>
              <w:left w:val="nil"/>
              <w:bottom w:val="single" w:sz="4" w:space="0" w:color="auto"/>
              <w:right w:val="single" w:sz="4" w:space="0" w:color="auto"/>
            </w:tcBorders>
            <w:noWrap/>
            <w:vAlign w:val="center"/>
            <w:hideMark/>
          </w:tcPr>
          <w:p w14:paraId="3DD54B0D"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è</w:t>
            </w:r>
          </w:p>
        </w:tc>
        <w:tc>
          <w:tcPr>
            <w:tcW w:w="1980" w:type="dxa"/>
            <w:tcBorders>
              <w:top w:val="nil"/>
              <w:left w:val="nil"/>
              <w:bottom w:val="single" w:sz="4" w:space="0" w:color="auto"/>
              <w:right w:val="single" w:sz="4" w:space="0" w:color="auto"/>
            </w:tcBorders>
            <w:vAlign w:val="center"/>
            <w:hideMark/>
          </w:tcPr>
          <w:p w14:paraId="3AAD180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w:t>
            </w:r>
          </w:p>
        </w:tc>
        <w:tc>
          <w:tcPr>
            <w:tcW w:w="1710" w:type="dxa"/>
            <w:tcBorders>
              <w:top w:val="nil"/>
              <w:left w:val="nil"/>
              <w:bottom w:val="single" w:sz="4" w:space="0" w:color="auto"/>
              <w:right w:val="single" w:sz="4" w:space="0" w:color="auto"/>
            </w:tcBorders>
            <w:noWrap/>
            <w:vAlign w:val="center"/>
            <w:hideMark/>
          </w:tcPr>
          <w:p w14:paraId="1D7E8F8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Enter</w:t>
            </w:r>
          </w:p>
        </w:tc>
        <w:tc>
          <w:tcPr>
            <w:tcW w:w="2070" w:type="dxa"/>
            <w:tcBorders>
              <w:top w:val="nil"/>
              <w:left w:val="nil"/>
              <w:bottom w:val="single" w:sz="4" w:space="0" w:color="auto"/>
              <w:right w:val="single" w:sz="4" w:space="0" w:color="auto"/>
            </w:tcBorders>
            <w:vAlign w:val="center"/>
            <w:hideMark/>
          </w:tcPr>
          <w:p w14:paraId="1B549AC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2301,3210</w:t>
            </w:r>
          </w:p>
        </w:tc>
        <w:tc>
          <w:tcPr>
            <w:tcW w:w="810" w:type="dxa"/>
            <w:tcBorders>
              <w:top w:val="nil"/>
              <w:left w:val="nil"/>
              <w:bottom w:val="single" w:sz="4" w:space="0" w:color="auto"/>
              <w:right w:val="single" w:sz="4" w:space="0" w:color="auto"/>
            </w:tcBorders>
            <w:noWrap/>
            <w:vAlign w:val="center"/>
            <w:hideMark/>
          </w:tcPr>
          <w:p w14:paraId="17C2F713"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236C69D5"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223CCBC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02312,02132</w:t>
            </w:r>
          </w:p>
        </w:tc>
        <w:tc>
          <w:tcPr>
            <w:tcW w:w="720" w:type="dxa"/>
            <w:tcBorders>
              <w:top w:val="nil"/>
              <w:left w:val="nil"/>
              <w:bottom w:val="single" w:sz="4" w:space="0" w:color="auto"/>
              <w:right w:val="single" w:sz="4" w:space="0" w:color="auto"/>
            </w:tcBorders>
            <w:noWrap/>
            <w:vAlign w:val="center"/>
            <w:hideMark/>
          </w:tcPr>
          <w:p w14:paraId="1162C2F3"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f</w:t>
            </w:r>
          </w:p>
        </w:tc>
        <w:tc>
          <w:tcPr>
            <w:tcW w:w="1980" w:type="dxa"/>
            <w:tcBorders>
              <w:top w:val="nil"/>
              <w:left w:val="nil"/>
              <w:bottom w:val="single" w:sz="4" w:space="0" w:color="auto"/>
              <w:right w:val="single" w:sz="4" w:space="0" w:color="auto"/>
            </w:tcBorders>
            <w:vAlign w:val="center"/>
            <w:hideMark/>
          </w:tcPr>
          <w:p w14:paraId="14DDB17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21301</w:t>
            </w:r>
          </w:p>
        </w:tc>
        <w:tc>
          <w:tcPr>
            <w:tcW w:w="1710" w:type="dxa"/>
            <w:tcBorders>
              <w:top w:val="nil"/>
              <w:left w:val="nil"/>
              <w:bottom w:val="single" w:sz="4" w:space="0" w:color="auto"/>
              <w:right w:val="single" w:sz="4" w:space="0" w:color="auto"/>
            </w:tcBorders>
            <w:noWrap/>
            <w:vAlign w:val="center"/>
            <w:hideMark/>
          </w:tcPr>
          <w:p w14:paraId="17ED8C6E"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ESCAPE</w:t>
            </w:r>
          </w:p>
        </w:tc>
        <w:tc>
          <w:tcPr>
            <w:tcW w:w="2070" w:type="dxa"/>
            <w:tcBorders>
              <w:top w:val="nil"/>
              <w:left w:val="nil"/>
              <w:bottom w:val="single" w:sz="4" w:space="0" w:color="auto"/>
              <w:right w:val="single" w:sz="4" w:space="0" w:color="auto"/>
            </w:tcBorders>
            <w:vAlign w:val="center"/>
            <w:hideMark/>
          </w:tcPr>
          <w:p w14:paraId="0F3110E9"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3213,3123</w:t>
            </w:r>
          </w:p>
        </w:tc>
        <w:tc>
          <w:tcPr>
            <w:tcW w:w="810" w:type="dxa"/>
            <w:tcBorders>
              <w:top w:val="nil"/>
              <w:left w:val="nil"/>
              <w:bottom w:val="single" w:sz="4" w:space="0" w:color="auto"/>
              <w:right w:val="single" w:sz="4" w:space="0" w:color="auto"/>
            </w:tcBorders>
            <w:noWrap/>
            <w:vAlign w:val="center"/>
            <w:hideMark/>
          </w:tcPr>
          <w:p w14:paraId="68626FEB"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7358B911"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1124D398"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013</w:t>
            </w:r>
          </w:p>
        </w:tc>
        <w:tc>
          <w:tcPr>
            <w:tcW w:w="720" w:type="dxa"/>
            <w:tcBorders>
              <w:top w:val="nil"/>
              <w:left w:val="nil"/>
              <w:bottom w:val="single" w:sz="4" w:space="0" w:color="auto"/>
              <w:right w:val="single" w:sz="4" w:space="0" w:color="auto"/>
            </w:tcBorders>
            <w:noWrap/>
            <w:vAlign w:val="center"/>
            <w:hideMark/>
          </w:tcPr>
          <w:p w14:paraId="4CD61F12"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g</w:t>
            </w:r>
          </w:p>
        </w:tc>
        <w:tc>
          <w:tcPr>
            <w:tcW w:w="1980" w:type="dxa"/>
            <w:tcBorders>
              <w:top w:val="nil"/>
              <w:left w:val="nil"/>
              <w:bottom w:val="single" w:sz="4" w:space="0" w:color="auto"/>
              <w:right w:val="single" w:sz="4" w:space="0" w:color="auto"/>
            </w:tcBorders>
            <w:vAlign w:val="center"/>
            <w:hideMark/>
          </w:tcPr>
          <w:p w14:paraId="4D72DFDD"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23</w:t>
            </w:r>
          </w:p>
        </w:tc>
        <w:tc>
          <w:tcPr>
            <w:tcW w:w="1710" w:type="dxa"/>
            <w:tcBorders>
              <w:top w:val="nil"/>
              <w:left w:val="nil"/>
              <w:bottom w:val="single" w:sz="4" w:space="0" w:color="auto"/>
              <w:right w:val="single" w:sz="4" w:space="0" w:color="auto"/>
            </w:tcBorders>
            <w:noWrap/>
            <w:vAlign w:val="center"/>
            <w:hideMark/>
          </w:tcPr>
          <w:p w14:paraId="4B02F17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CURSOR_RIGHT</w:t>
            </w:r>
          </w:p>
        </w:tc>
        <w:tc>
          <w:tcPr>
            <w:tcW w:w="2070" w:type="dxa"/>
            <w:tcBorders>
              <w:top w:val="nil"/>
              <w:left w:val="nil"/>
              <w:bottom w:val="single" w:sz="4" w:space="0" w:color="auto"/>
              <w:right w:val="single" w:sz="4" w:space="0" w:color="auto"/>
            </w:tcBorders>
            <w:vAlign w:val="center"/>
            <w:hideMark/>
          </w:tcPr>
          <w:p w14:paraId="4AF5FCFB"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302</w:t>
            </w:r>
          </w:p>
        </w:tc>
        <w:tc>
          <w:tcPr>
            <w:tcW w:w="810" w:type="dxa"/>
            <w:tcBorders>
              <w:top w:val="nil"/>
              <w:left w:val="nil"/>
              <w:bottom w:val="single" w:sz="4" w:space="0" w:color="auto"/>
              <w:right w:val="single" w:sz="4" w:space="0" w:color="auto"/>
            </w:tcBorders>
            <w:noWrap/>
            <w:vAlign w:val="center"/>
            <w:hideMark/>
          </w:tcPr>
          <w:p w14:paraId="59F6FD1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402856FC" w14:textId="77777777" w:rsidTr="008E547F">
        <w:trPr>
          <w:trHeight w:val="600"/>
        </w:trPr>
        <w:tc>
          <w:tcPr>
            <w:tcW w:w="1980" w:type="dxa"/>
            <w:tcBorders>
              <w:top w:val="nil"/>
              <w:left w:val="single" w:sz="4" w:space="0" w:color="auto"/>
              <w:bottom w:val="single" w:sz="4" w:space="0" w:color="auto"/>
              <w:right w:val="single" w:sz="4" w:space="0" w:color="auto"/>
            </w:tcBorders>
            <w:vAlign w:val="center"/>
            <w:hideMark/>
          </w:tcPr>
          <w:p w14:paraId="2DC0AD39"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02130,03120</w:t>
            </w:r>
          </w:p>
        </w:tc>
        <w:tc>
          <w:tcPr>
            <w:tcW w:w="720" w:type="dxa"/>
            <w:tcBorders>
              <w:top w:val="nil"/>
              <w:left w:val="nil"/>
              <w:bottom w:val="single" w:sz="4" w:space="0" w:color="auto"/>
              <w:right w:val="single" w:sz="4" w:space="0" w:color="auto"/>
            </w:tcBorders>
            <w:noWrap/>
            <w:vAlign w:val="center"/>
            <w:hideMark/>
          </w:tcPr>
          <w:p w14:paraId="53C23AD9"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h</w:t>
            </w:r>
          </w:p>
        </w:tc>
        <w:tc>
          <w:tcPr>
            <w:tcW w:w="1980" w:type="dxa"/>
            <w:tcBorders>
              <w:top w:val="nil"/>
              <w:left w:val="nil"/>
              <w:bottom w:val="single" w:sz="4" w:space="0" w:color="auto"/>
              <w:right w:val="single" w:sz="4" w:space="0" w:color="auto"/>
            </w:tcBorders>
            <w:vAlign w:val="center"/>
            <w:hideMark/>
          </w:tcPr>
          <w:p w14:paraId="5D587A2F"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32</w:t>
            </w:r>
          </w:p>
        </w:tc>
        <w:tc>
          <w:tcPr>
            <w:tcW w:w="1710" w:type="dxa"/>
            <w:tcBorders>
              <w:top w:val="nil"/>
              <w:left w:val="nil"/>
              <w:bottom w:val="single" w:sz="4" w:space="0" w:color="auto"/>
              <w:right w:val="single" w:sz="4" w:space="0" w:color="auto"/>
            </w:tcBorders>
            <w:noWrap/>
            <w:vAlign w:val="center"/>
            <w:hideMark/>
          </w:tcPr>
          <w:p w14:paraId="265457BC"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CURSOR_LEFT</w:t>
            </w:r>
          </w:p>
        </w:tc>
        <w:tc>
          <w:tcPr>
            <w:tcW w:w="2070" w:type="dxa"/>
            <w:tcBorders>
              <w:top w:val="nil"/>
              <w:left w:val="nil"/>
              <w:bottom w:val="single" w:sz="4" w:space="0" w:color="auto"/>
              <w:right w:val="single" w:sz="4" w:space="0" w:color="auto"/>
            </w:tcBorders>
            <w:vAlign w:val="center"/>
            <w:hideMark/>
          </w:tcPr>
          <w:p w14:paraId="0CB6880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32103,30123,3012</w:t>
            </w:r>
          </w:p>
        </w:tc>
        <w:tc>
          <w:tcPr>
            <w:tcW w:w="810" w:type="dxa"/>
            <w:tcBorders>
              <w:top w:val="nil"/>
              <w:left w:val="nil"/>
              <w:bottom w:val="single" w:sz="4" w:space="0" w:color="auto"/>
              <w:right w:val="single" w:sz="4" w:space="0" w:color="auto"/>
            </w:tcBorders>
            <w:noWrap/>
            <w:vAlign w:val="center"/>
            <w:hideMark/>
          </w:tcPr>
          <w:p w14:paraId="518D98B6"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&amp;</w:t>
            </w:r>
          </w:p>
        </w:tc>
      </w:tr>
      <w:tr w:rsidR="008E547F" w14:paraId="54A50B49"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669DC55B"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03</w:t>
            </w:r>
          </w:p>
        </w:tc>
        <w:tc>
          <w:tcPr>
            <w:tcW w:w="720" w:type="dxa"/>
            <w:tcBorders>
              <w:top w:val="nil"/>
              <w:left w:val="nil"/>
              <w:bottom w:val="single" w:sz="4" w:space="0" w:color="auto"/>
              <w:right w:val="single" w:sz="4" w:space="0" w:color="auto"/>
            </w:tcBorders>
            <w:noWrap/>
            <w:vAlign w:val="center"/>
            <w:hideMark/>
          </w:tcPr>
          <w:p w14:paraId="4DA91CA8"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i</w:t>
            </w:r>
          </w:p>
        </w:tc>
        <w:tc>
          <w:tcPr>
            <w:tcW w:w="1980" w:type="dxa"/>
            <w:tcBorders>
              <w:top w:val="nil"/>
              <w:left w:val="nil"/>
              <w:bottom w:val="single" w:sz="4" w:space="0" w:color="auto"/>
              <w:right w:val="single" w:sz="4" w:space="0" w:color="auto"/>
            </w:tcBorders>
            <w:vAlign w:val="center"/>
            <w:hideMark/>
          </w:tcPr>
          <w:p w14:paraId="6BBD48BF"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31</w:t>
            </w:r>
          </w:p>
        </w:tc>
        <w:tc>
          <w:tcPr>
            <w:tcW w:w="1710" w:type="dxa"/>
            <w:tcBorders>
              <w:top w:val="nil"/>
              <w:left w:val="nil"/>
              <w:bottom w:val="single" w:sz="4" w:space="0" w:color="auto"/>
              <w:right w:val="single" w:sz="4" w:space="0" w:color="auto"/>
            </w:tcBorders>
            <w:noWrap/>
            <w:vAlign w:val="center"/>
            <w:hideMark/>
          </w:tcPr>
          <w:p w14:paraId="579CC0EB"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CURSOR_UP</w:t>
            </w:r>
          </w:p>
        </w:tc>
        <w:tc>
          <w:tcPr>
            <w:tcW w:w="2070" w:type="dxa"/>
            <w:tcBorders>
              <w:top w:val="nil"/>
              <w:left w:val="nil"/>
              <w:bottom w:val="single" w:sz="4" w:space="0" w:color="auto"/>
              <w:right w:val="single" w:sz="4" w:space="0" w:color="auto"/>
            </w:tcBorders>
            <w:vAlign w:val="center"/>
            <w:hideMark/>
          </w:tcPr>
          <w:p w14:paraId="33A1E93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3021</w:t>
            </w:r>
          </w:p>
        </w:tc>
        <w:tc>
          <w:tcPr>
            <w:tcW w:w="810" w:type="dxa"/>
            <w:tcBorders>
              <w:top w:val="nil"/>
              <w:left w:val="nil"/>
              <w:bottom w:val="single" w:sz="4" w:space="0" w:color="auto"/>
              <w:right w:val="single" w:sz="4" w:space="0" w:color="auto"/>
            </w:tcBorders>
            <w:noWrap/>
            <w:vAlign w:val="center"/>
            <w:hideMark/>
          </w:tcPr>
          <w:p w14:paraId="657BACE7"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3D83C495"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5AAEC28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032</w:t>
            </w:r>
          </w:p>
        </w:tc>
        <w:tc>
          <w:tcPr>
            <w:tcW w:w="720" w:type="dxa"/>
            <w:tcBorders>
              <w:top w:val="nil"/>
              <w:left w:val="nil"/>
              <w:bottom w:val="single" w:sz="4" w:space="0" w:color="auto"/>
              <w:right w:val="single" w:sz="4" w:space="0" w:color="auto"/>
            </w:tcBorders>
            <w:noWrap/>
            <w:vAlign w:val="center"/>
            <w:hideMark/>
          </w:tcPr>
          <w:p w14:paraId="7D6A0BDC"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j</w:t>
            </w:r>
          </w:p>
        </w:tc>
        <w:tc>
          <w:tcPr>
            <w:tcW w:w="1980" w:type="dxa"/>
            <w:tcBorders>
              <w:top w:val="nil"/>
              <w:left w:val="nil"/>
              <w:bottom w:val="single" w:sz="4" w:space="0" w:color="auto"/>
              <w:right w:val="single" w:sz="4" w:space="0" w:color="auto"/>
            </w:tcBorders>
            <w:vAlign w:val="center"/>
            <w:hideMark/>
          </w:tcPr>
          <w:p w14:paraId="6855EE0E"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13</w:t>
            </w:r>
          </w:p>
        </w:tc>
        <w:tc>
          <w:tcPr>
            <w:tcW w:w="1710" w:type="dxa"/>
            <w:tcBorders>
              <w:top w:val="nil"/>
              <w:left w:val="nil"/>
              <w:bottom w:val="single" w:sz="4" w:space="0" w:color="auto"/>
              <w:right w:val="single" w:sz="4" w:space="0" w:color="auto"/>
            </w:tcBorders>
            <w:noWrap/>
            <w:vAlign w:val="center"/>
            <w:hideMark/>
          </w:tcPr>
          <w:p w14:paraId="439A8818"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CURSOR_DOWN</w:t>
            </w:r>
          </w:p>
        </w:tc>
        <w:tc>
          <w:tcPr>
            <w:tcW w:w="2070" w:type="dxa"/>
            <w:tcBorders>
              <w:top w:val="nil"/>
              <w:left w:val="nil"/>
              <w:bottom w:val="single" w:sz="4" w:space="0" w:color="auto"/>
              <w:right w:val="single" w:sz="4" w:space="0" w:color="auto"/>
            </w:tcBorders>
            <w:vAlign w:val="center"/>
            <w:hideMark/>
          </w:tcPr>
          <w:p w14:paraId="1A63E7F9"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3120</w:t>
            </w:r>
          </w:p>
        </w:tc>
        <w:tc>
          <w:tcPr>
            <w:tcW w:w="810" w:type="dxa"/>
            <w:tcBorders>
              <w:top w:val="nil"/>
              <w:left w:val="nil"/>
              <w:bottom w:val="single" w:sz="4" w:space="0" w:color="auto"/>
              <w:right w:val="single" w:sz="4" w:space="0" w:color="auto"/>
            </w:tcBorders>
            <w:noWrap/>
            <w:vAlign w:val="center"/>
            <w:hideMark/>
          </w:tcPr>
          <w:p w14:paraId="05C6FA7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0843DB98"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03194CB1"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012</w:t>
            </w:r>
          </w:p>
        </w:tc>
        <w:tc>
          <w:tcPr>
            <w:tcW w:w="720" w:type="dxa"/>
            <w:tcBorders>
              <w:top w:val="nil"/>
              <w:left w:val="nil"/>
              <w:bottom w:val="single" w:sz="4" w:space="0" w:color="auto"/>
              <w:right w:val="single" w:sz="4" w:space="0" w:color="auto"/>
            </w:tcBorders>
            <w:noWrap/>
            <w:vAlign w:val="center"/>
            <w:hideMark/>
          </w:tcPr>
          <w:p w14:paraId="7C9FDD7E"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k</w:t>
            </w:r>
          </w:p>
        </w:tc>
        <w:tc>
          <w:tcPr>
            <w:tcW w:w="1980" w:type="dxa"/>
            <w:tcBorders>
              <w:top w:val="nil"/>
              <w:left w:val="nil"/>
              <w:bottom w:val="single" w:sz="4" w:space="0" w:color="auto"/>
              <w:right w:val="single" w:sz="4" w:space="0" w:color="auto"/>
            </w:tcBorders>
            <w:vAlign w:val="center"/>
            <w:hideMark/>
          </w:tcPr>
          <w:p w14:paraId="1C0117A6"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212</w:t>
            </w:r>
          </w:p>
        </w:tc>
        <w:tc>
          <w:tcPr>
            <w:tcW w:w="1710" w:type="dxa"/>
            <w:tcBorders>
              <w:top w:val="nil"/>
              <w:left w:val="nil"/>
              <w:bottom w:val="single" w:sz="4" w:space="0" w:color="auto"/>
              <w:right w:val="single" w:sz="4" w:space="0" w:color="auto"/>
            </w:tcBorders>
            <w:noWrap/>
            <w:vAlign w:val="center"/>
            <w:hideMark/>
          </w:tcPr>
          <w:p w14:paraId="70F502DC"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DUPLICATELINE</w:t>
            </w:r>
          </w:p>
        </w:tc>
        <w:tc>
          <w:tcPr>
            <w:tcW w:w="2070" w:type="dxa"/>
            <w:tcBorders>
              <w:top w:val="nil"/>
              <w:left w:val="nil"/>
              <w:bottom w:val="single" w:sz="4" w:space="0" w:color="auto"/>
              <w:right w:val="single" w:sz="4" w:space="0" w:color="auto"/>
            </w:tcBorders>
            <w:vAlign w:val="center"/>
            <w:hideMark/>
          </w:tcPr>
          <w:p w14:paraId="027B9DAC"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312</w:t>
            </w:r>
          </w:p>
        </w:tc>
        <w:tc>
          <w:tcPr>
            <w:tcW w:w="810" w:type="dxa"/>
            <w:tcBorders>
              <w:top w:val="nil"/>
              <w:left w:val="nil"/>
              <w:bottom w:val="single" w:sz="4" w:space="0" w:color="auto"/>
              <w:right w:val="single" w:sz="4" w:space="0" w:color="auto"/>
            </w:tcBorders>
            <w:noWrap/>
            <w:vAlign w:val="center"/>
            <w:hideMark/>
          </w:tcPr>
          <w:p w14:paraId="5B5C8AC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42DE7B87"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2E4C19A8"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023</w:t>
            </w:r>
          </w:p>
        </w:tc>
        <w:tc>
          <w:tcPr>
            <w:tcW w:w="720" w:type="dxa"/>
            <w:tcBorders>
              <w:top w:val="nil"/>
              <w:left w:val="nil"/>
              <w:bottom w:val="single" w:sz="4" w:space="0" w:color="auto"/>
              <w:right w:val="single" w:sz="4" w:space="0" w:color="auto"/>
            </w:tcBorders>
            <w:noWrap/>
            <w:vAlign w:val="center"/>
            <w:hideMark/>
          </w:tcPr>
          <w:p w14:paraId="388107C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l</w:t>
            </w:r>
          </w:p>
        </w:tc>
        <w:tc>
          <w:tcPr>
            <w:tcW w:w="1980" w:type="dxa"/>
            <w:tcBorders>
              <w:top w:val="nil"/>
              <w:left w:val="nil"/>
              <w:bottom w:val="single" w:sz="4" w:space="0" w:color="auto"/>
              <w:right w:val="single" w:sz="4" w:space="0" w:color="auto"/>
            </w:tcBorders>
            <w:vAlign w:val="center"/>
            <w:hideMark/>
          </w:tcPr>
          <w:p w14:paraId="4914AE58"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12</w:t>
            </w:r>
          </w:p>
        </w:tc>
        <w:tc>
          <w:tcPr>
            <w:tcW w:w="1710" w:type="dxa"/>
            <w:tcBorders>
              <w:top w:val="nil"/>
              <w:left w:val="nil"/>
              <w:bottom w:val="single" w:sz="4" w:space="0" w:color="auto"/>
              <w:right w:val="single" w:sz="4" w:space="0" w:color="auto"/>
            </w:tcBorders>
            <w:noWrap/>
            <w:vAlign w:val="center"/>
            <w:hideMark/>
          </w:tcPr>
          <w:p w14:paraId="39713744"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w:t>
            </w:r>
          </w:p>
        </w:tc>
        <w:tc>
          <w:tcPr>
            <w:tcW w:w="2070" w:type="dxa"/>
            <w:tcBorders>
              <w:top w:val="nil"/>
              <w:left w:val="nil"/>
              <w:bottom w:val="single" w:sz="4" w:space="0" w:color="auto"/>
              <w:right w:val="single" w:sz="4" w:space="0" w:color="auto"/>
            </w:tcBorders>
            <w:vAlign w:val="center"/>
            <w:hideMark/>
          </w:tcPr>
          <w:p w14:paraId="4762089D"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02</w:t>
            </w:r>
          </w:p>
        </w:tc>
        <w:tc>
          <w:tcPr>
            <w:tcW w:w="810" w:type="dxa"/>
            <w:tcBorders>
              <w:top w:val="nil"/>
              <w:left w:val="nil"/>
              <w:bottom w:val="single" w:sz="4" w:space="0" w:color="auto"/>
              <w:right w:val="single" w:sz="4" w:space="0" w:color="auto"/>
            </w:tcBorders>
            <w:noWrap/>
            <w:vAlign w:val="center"/>
            <w:hideMark/>
          </w:tcPr>
          <w:p w14:paraId="16F151DE"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 xml:space="preserve">  '</w:t>
            </w:r>
          </w:p>
        </w:tc>
      </w:tr>
      <w:tr w:rsidR="008E547F" w14:paraId="52B2510A" w14:textId="77777777" w:rsidTr="008E547F">
        <w:trPr>
          <w:trHeight w:val="600"/>
        </w:trPr>
        <w:tc>
          <w:tcPr>
            <w:tcW w:w="1980" w:type="dxa"/>
            <w:tcBorders>
              <w:top w:val="nil"/>
              <w:left w:val="single" w:sz="4" w:space="0" w:color="auto"/>
              <w:bottom w:val="single" w:sz="4" w:space="0" w:color="auto"/>
              <w:right w:val="single" w:sz="4" w:space="0" w:color="auto"/>
            </w:tcBorders>
            <w:vAlign w:val="center"/>
            <w:hideMark/>
          </w:tcPr>
          <w:p w14:paraId="6C35C7A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 xml:space="preserve"> 021031, 031021, 012031, 013021, 021301, 031201</w:t>
            </w:r>
          </w:p>
        </w:tc>
        <w:tc>
          <w:tcPr>
            <w:tcW w:w="720" w:type="dxa"/>
            <w:tcBorders>
              <w:top w:val="nil"/>
              <w:left w:val="nil"/>
              <w:bottom w:val="single" w:sz="4" w:space="0" w:color="auto"/>
              <w:right w:val="single" w:sz="4" w:space="0" w:color="auto"/>
            </w:tcBorders>
            <w:noWrap/>
            <w:vAlign w:val="center"/>
            <w:hideMark/>
          </w:tcPr>
          <w:p w14:paraId="6638404E"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m</w:t>
            </w:r>
          </w:p>
        </w:tc>
        <w:tc>
          <w:tcPr>
            <w:tcW w:w="1980" w:type="dxa"/>
            <w:tcBorders>
              <w:top w:val="nil"/>
              <w:left w:val="nil"/>
              <w:bottom w:val="single" w:sz="4" w:space="0" w:color="auto"/>
              <w:right w:val="single" w:sz="4" w:space="0" w:color="auto"/>
            </w:tcBorders>
            <w:vAlign w:val="center"/>
            <w:hideMark/>
          </w:tcPr>
          <w:p w14:paraId="1707E1DB"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1032</w:t>
            </w:r>
          </w:p>
        </w:tc>
        <w:tc>
          <w:tcPr>
            <w:tcW w:w="1710" w:type="dxa"/>
            <w:tcBorders>
              <w:top w:val="nil"/>
              <w:left w:val="nil"/>
              <w:bottom w:val="single" w:sz="4" w:space="0" w:color="auto"/>
              <w:right w:val="single" w:sz="4" w:space="0" w:color="auto"/>
            </w:tcBorders>
            <w:noWrap/>
            <w:vAlign w:val="center"/>
            <w:hideMark/>
          </w:tcPr>
          <w:p w14:paraId="24704928"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w:t>
            </w:r>
          </w:p>
        </w:tc>
        <w:tc>
          <w:tcPr>
            <w:tcW w:w="2070" w:type="dxa"/>
            <w:tcBorders>
              <w:top w:val="nil"/>
              <w:left w:val="nil"/>
              <w:bottom w:val="single" w:sz="4" w:space="0" w:color="auto"/>
              <w:right w:val="single" w:sz="4" w:space="0" w:color="auto"/>
            </w:tcBorders>
            <w:vAlign w:val="center"/>
            <w:hideMark/>
          </w:tcPr>
          <w:p w14:paraId="02B338A9"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203,010</w:t>
            </w:r>
          </w:p>
        </w:tc>
        <w:tc>
          <w:tcPr>
            <w:tcW w:w="810" w:type="dxa"/>
            <w:tcBorders>
              <w:top w:val="nil"/>
              <w:left w:val="nil"/>
              <w:bottom w:val="single" w:sz="4" w:space="0" w:color="auto"/>
              <w:right w:val="single" w:sz="4" w:space="0" w:color="auto"/>
            </w:tcBorders>
            <w:noWrap/>
            <w:vAlign w:val="center"/>
            <w:hideMark/>
          </w:tcPr>
          <w:p w14:paraId="3091568E"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 xml:space="preserve">  "</w:t>
            </w:r>
          </w:p>
        </w:tc>
      </w:tr>
      <w:tr w:rsidR="008E547F" w14:paraId="27A56288"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1DDBDA1B"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0213</w:t>
            </w:r>
          </w:p>
        </w:tc>
        <w:tc>
          <w:tcPr>
            <w:tcW w:w="720" w:type="dxa"/>
            <w:tcBorders>
              <w:top w:val="nil"/>
              <w:left w:val="nil"/>
              <w:bottom w:val="single" w:sz="4" w:space="0" w:color="auto"/>
              <w:right w:val="single" w:sz="4" w:space="0" w:color="auto"/>
            </w:tcBorders>
            <w:noWrap/>
            <w:vAlign w:val="center"/>
            <w:hideMark/>
          </w:tcPr>
          <w:p w14:paraId="164AFFC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n</w:t>
            </w:r>
          </w:p>
        </w:tc>
        <w:tc>
          <w:tcPr>
            <w:tcW w:w="1980" w:type="dxa"/>
            <w:tcBorders>
              <w:top w:val="nil"/>
              <w:left w:val="nil"/>
              <w:bottom w:val="single" w:sz="4" w:space="0" w:color="auto"/>
              <w:right w:val="single" w:sz="4" w:space="0" w:color="auto"/>
            </w:tcBorders>
            <w:vAlign w:val="center"/>
            <w:hideMark/>
          </w:tcPr>
          <w:p w14:paraId="5642163B"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1023</w:t>
            </w:r>
          </w:p>
        </w:tc>
        <w:tc>
          <w:tcPr>
            <w:tcW w:w="1710" w:type="dxa"/>
            <w:tcBorders>
              <w:top w:val="nil"/>
              <w:left w:val="nil"/>
              <w:bottom w:val="single" w:sz="4" w:space="0" w:color="auto"/>
              <w:right w:val="single" w:sz="4" w:space="0" w:color="auto"/>
            </w:tcBorders>
            <w:noWrap/>
            <w:vAlign w:val="center"/>
            <w:hideMark/>
          </w:tcPr>
          <w:p w14:paraId="405BB917"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w:t>
            </w:r>
          </w:p>
        </w:tc>
        <w:tc>
          <w:tcPr>
            <w:tcW w:w="2070" w:type="dxa"/>
            <w:tcBorders>
              <w:top w:val="nil"/>
              <w:left w:val="nil"/>
              <w:bottom w:val="single" w:sz="4" w:space="0" w:color="auto"/>
              <w:right w:val="single" w:sz="4" w:space="0" w:color="auto"/>
            </w:tcBorders>
            <w:vAlign w:val="center"/>
            <w:hideMark/>
          </w:tcPr>
          <w:p w14:paraId="19D8712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0202</w:t>
            </w:r>
          </w:p>
        </w:tc>
        <w:tc>
          <w:tcPr>
            <w:tcW w:w="810" w:type="dxa"/>
            <w:tcBorders>
              <w:top w:val="nil"/>
              <w:left w:val="nil"/>
              <w:bottom w:val="single" w:sz="4" w:space="0" w:color="auto"/>
              <w:right w:val="single" w:sz="4" w:space="0" w:color="auto"/>
            </w:tcBorders>
            <w:noWrap/>
            <w:vAlign w:val="center"/>
            <w:hideMark/>
          </w:tcPr>
          <w:p w14:paraId="1F7A0884"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74742C59"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0EC1C63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01320,02310</w:t>
            </w:r>
          </w:p>
        </w:tc>
        <w:tc>
          <w:tcPr>
            <w:tcW w:w="720" w:type="dxa"/>
            <w:tcBorders>
              <w:top w:val="nil"/>
              <w:left w:val="nil"/>
              <w:bottom w:val="single" w:sz="4" w:space="0" w:color="auto"/>
              <w:right w:val="single" w:sz="4" w:space="0" w:color="auto"/>
            </w:tcBorders>
            <w:noWrap/>
            <w:vAlign w:val="center"/>
            <w:hideMark/>
          </w:tcPr>
          <w:p w14:paraId="3ADCDD8E"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o</w:t>
            </w:r>
          </w:p>
        </w:tc>
        <w:tc>
          <w:tcPr>
            <w:tcW w:w="1980" w:type="dxa"/>
            <w:tcBorders>
              <w:top w:val="nil"/>
              <w:left w:val="nil"/>
              <w:bottom w:val="single" w:sz="4" w:space="0" w:color="auto"/>
              <w:right w:val="single" w:sz="4" w:space="0" w:color="auto"/>
            </w:tcBorders>
            <w:vAlign w:val="center"/>
            <w:hideMark/>
          </w:tcPr>
          <w:p w14:paraId="462C5A51"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123</w:t>
            </w:r>
          </w:p>
        </w:tc>
        <w:tc>
          <w:tcPr>
            <w:tcW w:w="1710" w:type="dxa"/>
            <w:tcBorders>
              <w:top w:val="nil"/>
              <w:left w:val="nil"/>
              <w:bottom w:val="single" w:sz="4" w:space="0" w:color="auto"/>
              <w:right w:val="single" w:sz="4" w:space="0" w:color="auto"/>
            </w:tcBorders>
            <w:noWrap/>
            <w:vAlign w:val="center"/>
            <w:hideMark/>
          </w:tcPr>
          <w:p w14:paraId="2E91A513"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4</w:t>
            </w:r>
          </w:p>
        </w:tc>
        <w:tc>
          <w:tcPr>
            <w:tcW w:w="2070" w:type="dxa"/>
            <w:tcBorders>
              <w:top w:val="nil"/>
              <w:left w:val="nil"/>
              <w:bottom w:val="single" w:sz="4" w:space="0" w:color="auto"/>
              <w:right w:val="single" w:sz="4" w:space="0" w:color="auto"/>
            </w:tcBorders>
            <w:vAlign w:val="center"/>
            <w:hideMark/>
          </w:tcPr>
          <w:p w14:paraId="2476A6F7"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1313</w:t>
            </w:r>
          </w:p>
        </w:tc>
        <w:tc>
          <w:tcPr>
            <w:tcW w:w="810" w:type="dxa"/>
            <w:tcBorders>
              <w:top w:val="nil"/>
              <w:left w:val="nil"/>
              <w:bottom w:val="single" w:sz="4" w:space="0" w:color="auto"/>
              <w:right w:val="single" w:sz="4" w:space="0" w:color="auto"/>
            </w:tcBorders>
            <w:noWrap/>
            <w:vAlign w:val="center"/>
            <w:hideMark/>
          </w:tcPr>
          <w:p w14:paraId="76F01C22"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4F871DB0"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27D65708"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lastRenderedPageBreak/>
              <w:t>01302,03102</w:t>
            </w:r>
          </w:p>
        </w:tc>
        <w:tc>
          <w:tcPr>
            <w:tcW w:w="720" w:type="dxa"/>
            <w:tcBorders>
              <w:top w:val="nil"/>
              <w:left w:val="nil"/>
              <w:bottom w:val="single" w:sz="4" w:space="0" w:color="auto"/>
              <w:right w:val="single" w:sz="4" w:space="0" w:color="auto"/>
            </w:tcBorders>
            <w:noWrap/>
            <w:vAlign w:val="center"/>
            <w:hideMark/>
          </w:tcPr>
          <w:p w14:paraId="64D59BC1"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p</w:t>
            </w:r>
          </w:p>
        </w:tc>
        <w:tc>
          <w:tcPr>
            <w:tcW w:w="1980" w:type="dxa"/>
            <w:tcBorders>
              <w:top w:val="nil"/>
              <w:left w:val="nil"/>
              <w:bottom w:val="single" w:sz="4" w:space="0" w:color="auto"/>
              <w:right w:val="single" w:sz="4" w:space="0" w:color="auto"/>
            </w:tcBorders>
            <w:vAlign w:val="center"/>
            <w:hideMark/>
          </w:tcPr>
          <w:p w14:paraId="71C530BF"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1231,1321</w:t>
            </w:r>
          </w:p>
        </w:tc>
        <w:tc>
          <w:tcPr>
            <w:tcW w:w="1710" w:type="dxa"/>
            <w:tcBorders>
              <w:top w:val="nil"/>
              <w:left w:val="nil"/>
              <w:bottom w:val="single" w:sz="4" w:space="0" w:color="auto"/>
              <w:right w:val="single" w:sz="4" w:space="0" w:color="auto"/>
            </w:tcBorders>
            <w:noWrap/>
            <w:vAlign w:val="center"/>
            <w:hideMark/>
          </w:tcPr>
          <w:p w14:paraId="34EC165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5</w:t>
            </w:r>
          </w:p>
        </w:tc>
        <w:tc>
          <w:tcPr>
            <w:tcW w:w="2070" w:type="dxa"/>
            <w:tcBorders>
              <w:top w:val="nil"/>
              <w:left w:val="nil"/>
              <w:bottom w:val="single" w:sz="4" w:space="0" w:color="auto"/>
              <w:right w:val="single" w:sz="4" w:space="0" w:color="auto"/>
            </w:tcBorders>
            <w:vAlign w:val="center"/>
            <w:hideMark/>
          </w:tcPr>
          <w:p w14:paraId="602199F6"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020</w:t>
            </w:r>
          </w:p>
        </w:tc>
        <w:tc>
          <w:tcPr>
            <w:tcW w:w="810" w:type="dxa"/>
            <w:tcBorders>
              <w:top w:val="nil"/>
              <w:left w:val="nil"/>
              <w:bottom w:val="single" w:sz="4" w:space="0" w:color="auto"/>
              <w:right w:val="single" w:sz="4" w:space="0" w:color="auto"/>
            </w:tcBorders>
            <w:noWrap/>
            <w:vAlign w:val="center"/>
            <w:hideMark/>
          </w:tcPr>
          <w:p w14:paraId="041C5F77"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42D31BE0" w14:textId="77777777" w:rsidTr="008E547F">
        <w:trPr>
          <w:trHeight w:val="600"/>
        </w:trPr>
        <w:tc>
          <w:tcPr>
            <w:tcW w:w="1980" w:type="dxa"/>
            <w:tcBorders>
              <w:top w:val="nil"/>
              <w:left w:val="single" w:sz="4" w:space="0" w:color="auto"/>
              <w:bottom w:val="single" w:sz="4" w:space="0" w:color="auto"/>
              <w:right w:val="single" w:sz="4" w:space="0" w:color="auto"/>
            </w:tcBorders>
            <w:vAlign w:val="center"/>
            <w:hideMark/>
          </w:tcPr>
          <w:p w14:paraId="0D8AD164"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02103,01203</w:t>
            </w:r>
          </w:p>
        </w:tc>
        <w:tc>
          <w:tcPr>
            <w:tcW w:w="720" w:type="dxa"/>
            <w:tcBorders>
              <w:top w:val="nil"/>
              <w:left w:val="nil"/>
              <w:bottom w:val="single" w:sz="4" w:space="0" w:color="auto"/>
              <w:right w:val="single" w:sz="4" w:space="0" w:color="auto"/>
            </w:tcBorders>
            <w:noWrap/>
            <w:vAlign w:val="center"/>
            <w:hideMark/>
          </w:tcPr>
          <w:p w14:paraId="218FA4C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q</w:t>
            </w:r>
          </w:p>
        </w:tc>
        <w:tc>
          <w:tcPr>
            <w:tcW w:w="1980" w:type="dxa"/>
            <w:tcBorders>
              <w:top w:val="nil"/>
              <w:left w:val="nil"/>
              <w:bottom w:val="single" w:sz="4" w:space="0" w:color="auto"/>
              <w:right w:val="single" w:sz="4" w:space="0" w:color="auto"/>
            </w:tcBorders>
            <w:vAlign w:val="center"/>
            <w:hideMark/>
          </w:tcPr>
          <w:p w14:paraId="1EB00ECD"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10230, 10320, 13203, 13023</w:t>
            </w:r>
          </w:p>
        </w:tc>
        <w:tc>
          <w:tcPr>
            <w:tcW w:w="1710" w:type="dxa"/>
            <w:tcBorders>
              <w:top w:val="nil"/>
              <w:left w:val="nil"/>
              <w:bottom w:val="single" w:sz="4" w:space="0" w:color="auto"/>
              <w:right w:val="single" w:sz="4" w:space="0" w:color="auto"/>
            </w:tcBorders>
            <w:noWrap/>
            <w:vAlign w:val="center"/>
            <w:hideMark/>
          </w:tcPr>
          <w:p w14:paraId="63349906"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6</w:t>
            </w:r>
          </w:p>
        </w:tc>
        <w:tc>
          <w:tcPr>
            <w:tcW w:w="2070" w:type="dxa"/>
            <w:tcBorders>
              <w:top w:val="nil"/>
              <w:left w:val="nil"/>
              <w:bottom w:val="single" w:sz="4" w:space="0" w:color="auto"/>
              <w:right w:val="single" w:sz="4" w:space="0" w:color="auto"/>
            </w:tcBorders>
            <w:vAlign w:val="center"/>
            <w:hideMark/>
          </w:tcPr>
          <w:p w14:paraId="73DF711D"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131</w:t>
            </w:r>
          </w:p>
        </w:tc>
        <w:tc>
          <w:tcPr>
            <w:tcW w:w="810" w:type="dxa"/>
            <w:tcBorders>
              <w:top w:val="nil"/>
              <w:left w:val="nil"/>
              <w:bottom w:val="single" w:sz="4" w:space="0" w:color="auto"/>
              <w:right w:val="single" w:sz="4" w:space="0" w:color="auto"/>
            </w:tcBorders>
            <w:noWrap/>
            <w:vAlign w:val="center"/>
            <w:hideMark/>
          </w:tcPr>
          <w:p w14:paraId="5E0361FD"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36A50352" w14:textId="77777777" w:rsidTr="008E547F">
        <w:trPr>
          <w:trHeight w:val="600"/>
        </w:trPr>
        <w:tc>
          <w:tcPr>
            <w:tcW w:w="1980" w:type="dxa"/>
            <w:tcBorders>
              <w:top w:val="nil"/>
              <w:left w:val="single" w:sz="4" w:space="0" w:color="auto"/>
              <w:bottom w:val="single" w:sz="4" w:space="0" w:color="auto"/>
              <w:right w:val="single" w:sz="4" w:space="0" w:color="auto"/>
            </w:tcBorders>
            <w:vAlign w:val="center"/>
            <w:hideMark/>
          </w:tcPr>
          <w:p w14:paraId="37E1289B"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013203, 031023, 032013, 023013, 023103, 013023,</w:t>
            </w:r>
          </w:p>
        </w:tc>
        <w:tc>
          <w:tcPr>
            <w:tcW w:w="720" w:type="dxa"/>
            <w:tcBorders>
              <w:top w:val="nil"/>
              <w:left w:val="nil"/>
              <w:bottom w:val="single" w:sz="4" w:space="0" w:color="auto"/>
              <w:right w:val="single" w:sz="4" w:space="0" w:color="auto"/>
            </w:tcBorders>
            <w:noWrap/>
            <w:vAlign w:val="center"/>
            <w:hideMark/>
          </w:tcPr>
          <w:p w14:paraId="53DFA00B"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r</w:t>
            </w:r>
          </w:p>
        </w:tc>
        <w:tc>
          <w:tcPr>
            <w:tcW w:w="1980" w:type="dxa"/>
            <w:tcBorders>
              <w:top w:val="nil"/>
              <w:left w:val="nil"/>
              <w:bottom w:val="single" w:sz="4" w:space="0" w:color="auto"/>
              <w:right w:val="single" w:sz="4" w:space="0" w:color="auto"/>
            </w:tcBorders>
            <w:vAlign w:val="center"/>
            <w:hideMark/>
          </w:tcPr>
          <w:p w14:paraId="450BA8C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102, 103</w:t>
            </w:r>
          </w:p>
        </w:tc>
        <w:tc>
          <w:tcPr>
            <w:tcW w:w="1710" w:type="dxa"/>
            <w:tcBorders>
              <w:top w:val="nil"/>
              <w:left w:val="nil"/>
              <w:bottom w:val="single" w:sz="4" w:space="0" w:color="auto"/>
              <w:right w:val="single" w:sz="4" w:space="0" w:color="auto"/>
            </w:tcBorders>
            <w:noWrap/>
            <w:vAlign w:val="center"/>
            <w:hideMark/>
          </w:tcPr>
          <w:p w14:paraId="6B55B706"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7</w:t>
            </w:r>
          </w:p>
        </w:tc>
        <w:tc>
          <w:tcPr>
            <w:tcW w:w="2070" w:type="dxa"/>
            <w:tcBorders>
              <w:top w:val="nil"/>
              <w:left w:val="nil"/>
              <w:bottom w:val="single" w:sz="4" w:space="0" w:color="auto"/>
              <w:right w:val="single" w:sz="4" w:space="0" w:color="auto"/>
            </w:tcBorders>
            <w:vAlign w:val="center"/>
            <w:hideMark/>
          </w:tcPr>
          <w:p w14:paraId="525B42E3"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230</w:t>
            </w:r>
          </w:p>
        </w:tc>
        <w:tc>
          <w:tcPr>
            <w:tcW w:w="810" w:type="dxa"/>
            <w:tcBorders>
              <w:top w:val="nil"/>
              <w:left w:val="nil"/>
              <w:bottom w:val="single" w:sz="4" w:space="0" w:color="auto"/>
              <w:right w:val="single" w:sz="4" w:space="0" w:color="auto"/>
            </w:tcBorders>
            <w:noWrap/>
            <w:vAlign w:val="center"/>
          </w:tcPr>
          <w:p w14:paraId="1221D2E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&gt;</w:t>
            </w:r>
          </w:p>
        </w:tc>
      </w:tr>
      <w:tr w:rsidR="008E547F" w14:paraId="2ED5DBE8"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737D2FFC"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01230,03210</w:t>
            </w:r>
          </w:p>
        </w:tc>
        <w:tc>
          <w:tcPr>
            <w:tcW w:w="720" w:type="dxa"/>
            <w:tcBorders>
              <w:top w:val="nil"/>
              <w:left w:val="nil"/>
              <w:bottom w:val="single" w:sz="4" w:space="0" w:color="auto"/>
              <w:right w:val="single" w:sz="4" w:space="0" w:color="auto"/>
            </w:tcBorders>
            <w:noWrap/>
            <w:vAlign w:val="center"/>
            <w:hideMark/>
          </w:tcPr>
          <w:p w14:paraId="24A6D687"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s</w:t>
            </w:r>
          </w:p>
        </w:tc>
        <w:tc>
          <w:tcPr>
            <w:tcW w:w="1980" w:type="dxa"/>
            <w:tcBorders>
              <w:top w:val="nil"/>
              <w:left w:val="nil"/>
              <w:bottom w:val="single" w:sz="4" w:space="0" w:color="auto"/>
              <w:right w:val="single" w:sz="4" w:space="0" w:color="auto"/>
            </w:tcBorders>
            <w:vAlign w:val="center"/>
            <w:hideMark/>
          </w:tcPr>
          <w:p w14:paraId="2F80B5D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1203</w:t>
            </w:r>
          </w:p>
        </w:tc>
        <w:tc>
          <w:tcPr>
            <w:tcW w:w="1710" w:type="dxa"/>
            <w:tcBorders>
              <w:top w:val="nil"/>
              <w:left w:val="nil"/>
              <w:bottom w:val="single" w:sz="4" w:space="0" w:color="auto"/>
              <w:right w:val="single" w:sz="4" w:space="0" w:color="auto"/>
            </w:tcBorders>
            <w:noWrap/>
            <w:vAlign w:val="center"/>
            <w:hideMark/>
          </w:tcPr>
          <w:p w14:paraId="77CBABF3"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8</w:t>
            </w:r>
          </w:p>
        </w:tc>
        <w:tc>
          <w:tcPr>
            <w:tcW w:w="2070" w:type="dxa"/>
            <w:tcBorders>
              <w:top w:val="nil"/>
              <w:left w:val="nil"/>
              <w:bottom w:val="single" w:sz="4" w:space="0" w:color="auto"/>
              <w:right w:val="single" w:sz="4" w:space="0" w:color="auto"/>
            </w:tcBorders>
            <w:vAlign w:val="center"/>
            <w:hideMark/>
          </w:tcPr>
          <w:p w14:paraId="5B907CBE"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321</w:t>
            </w:r>
          </w:p>
        </w:tc>
        <w:tc>
          <w:tcPr>
            <w:tcW w:w="810" w:type="dxa"/>
            <w:tcBorders>
              <w:top w:val="nil"/>
              <w:left w:val="nil"/>
              <w:bottom w:val="single" w:sz="4" w:space="0" w:color="auto"/>
              <w:right w:val="single" w:sz="4" w:space="0" w:color="auto"/>
            </w:tcBorders>
            <w:noWrap/>
            <w:vAlign w:val="center"/>
          </w:tcPr>
          <w:p w14:paraId="510E5B6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&lt;</w:t>
            </w:r>
          </w:p>
        </w:tc>
      </w:tr>
      <w:tr w:rsidR="008E547F" w14:paraId="65429AB6" w14:textId="77777777" w:rsidTr="008E547F">
        <w:trPr>
          <w:trHeight w:val="525"/>
        </w:trPr>
        <w:tc>
          <w:tcPr>
            <w:tcW w:w="1980" w:type="dxa"/>
            <w:tcBorders>
              <w:top w:val="nil"/>
              <w:left w:val="single" w:sz="4" w:space="0" w:color="auto"/>
              <w:bottom w:val="single" w:sz="4" w:space="0" w:color="auto"/>
              <w:right w:val="single" w:sz="4" w:space="0" w:color="auto"/>
            </w:tcBorders>
            <w:vAlign w:val="center"/>
            <w:hideMark/>
          </w:tcPr>
          <w:p w14:paraId="5D622A6C"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0130,0310</w:t>
            </w:r>
          </w:p>
        </w:tc>
        <w:tc>
          <w:tcPr>
            <w:tcW w:w="720" w:type="dxa"/>
            <w:tcBorders>
              <w:top w:val="nil"/>
              <w:left w:val="nil"/>
              <w:bottom w:val="single" w:sz="4" w:space="0" w:color="auto"/>
              <w:right w:val="single" w:sz="4" w:space="0" w:color="auto"/>
            </w:tcBorders>
            <w:noWrap/>
            <w:vAlign w:val="center"/>
            <w:hideMark/>
          </w:tcPr>
          <w:p w14:paraId="1A025498"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t</w:t>
            </w:r>
          </w:p>
        </w:tc>
        <w:tc>
          <w:tcPr>
            <w:tcW w:w="1980" w:type="dxa"/>
            <w:tcBorders>
              <w:top w:val="nil"/>
              <w:left w:val="nil"/>
              <w:bottom w:val="single" w:sz="4" w:space="0" w:color="auto"/>
              <w:right w:val="single" w:sz="4" w:space="0" w:color="auto"/>
            </w:tcBorders>
            <w:vAlign w:val="center"/>
            <w:hideMark/>
          </w:tcPr>
          <w:p w14:paraId="6673F926"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10213, 12013,</w:t>
            </w:r>
          </w:p>
        </w:tc>
        <w:tc>
          <w:tcPr>
            <w:tcW w:w="1710" w:type="dxa"/>
            <w:tcBorders>
              <w:top w:val="nil"/>
              <w:left w:val="nil"/>
              <w:bottom w:val="single" w:sz="4" w:space="0" w:color="auto"/>
              <w:right w:val="single" w:sz="4" w:space="0" w:color="auto"/>
            </w:tcBorders>
            <w:noWrap/>
            <w:vAlign w:val="center"/>
            <w:hideMark/>
          </w:tcPr>
          <w:p w14:paraId="0A2A0DE9"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9</w:t>
            </w:r>
          </w:p>
        </w:tc>
        <w:tc>
          <w:tcPr>
            <w:tcW w:w="2070" w:type="dxa"/>
            <w:tcBorders>
              <w:top w:val="nil"/>
              <w:left w:val="nil"/>
              <w:bottom w:val="single" w:sz="4" w:space="0" w:color="auto"/>
              <w:right w:val="single" w:sz="4" w:space="0" w:color="auto"/>
            </w:tcBorders>
            <w:vAlign w:val="center"/>
            <w:hideMark/>
          </w:tcPr>
          <w:p w14:paraId="0A6454B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320</w:t>
            </w:r>
          </w:p>
        </w:tc>
        <w:tc>
          <w:tcPr>
            <w:tcW w:w="810" w:type="dxa"/>
            <w:tcBorders>
              <w:top w:val="nil"/>
              <w:left w:val="nil"/>
              <w:bottom w:val="single" w:sz="4" w:space="0" w:color="auto"/>
              <w:right w:val="single" w:sz="4" w:space="0" w:color="auto"/>
            </w:tcBorders>
            <w:noWrap/>
            <w:vAlign w:val="center"/>
            <w:hideMark/>
          </w:tcPr>
          <w:p w14:paraId="46131612"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1463B409" w14:textId="77777777" w:rsidTr="008E547F">
        <w:trPr>
          <w:trHeight w:val="900"/>
        </w:trPr>
        <w:tc>
          <w:tcPr>
            <w:tcW w:w="1980" w:type="dxa"/>
            <w:tcBorders>
              <w:top w:val="nil"/>
              <w:left w:val="single" w:sz="4" w:space="0" w:color="auto"/>
              <w:bottom w:val="single" w:sz="4" w:space="0" w:color="auto"/>
              <w:right w:val="single" w:sz="4" w:space="0" w:color="auto"/>
            </w:tcBorders>
            <w:vAlign w:val="center"/>
            <w:hideMark/>
          </w:tcPr>
          <w:p w14:paraId="473620B8"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0231</w:t>
            </w:r>
          </w:p>
        </w:tc>
        <w:tc>
          <w:tcPr>
            <w:tcW w:w="720" w:type="dxa"/>
            <w:tcBorders>
              <w:top w:val="nil"/>
              <w:left w:val="nil"/>
              <w:bottom w:val="single" w:sz="4" w:space="0" w:color="auto"/>
              <w:right w:val="single" w:sz="4" w:space="0" w:color="auto"/>
            </w:tcBorders>
            <w:noWrap/>
            <w:vAlign w:val="center"/>
            <w:hideMark/>
          </w:tcPr>
          <w:p w14:paraId="0291FC34"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u</w:t>
            </w:r>
          </w:p>
        </w:tc>
        <w:tc>
          <w:tcPr>
            <w:tcW w:w="1980" w:type="dxa"/>
            <w:tcBorders>
              <w:top w:val="nil"/>
              <w:left w:val="nil"/>
              <w:bottom w:val="single" w:sz="4" w:space="0" w:color="auto"/>
              <w:right w:val="single" w:sz="4" w:space="0" w:color="auto"/>
            </w:tcBorders>
            <w:vAlign w:val="center"/>
            <w:hideMark/>
          </w:tcPr>
          <w:p w14:paraId="358503B3"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102312, 120132, 123102, 132012, 102132,10231, 13201,</w:t>
            </w:r>
          </w:p>
        </w:tc>
        <w:tc>
          <w:tcPr>
            <w:tcW w:w="1710" w:type="dxa"/>
            <w:tcBorders>
              <w:top w:val="nil"/>
              <w:left w:val="nil"/>
              <w:bottom w:val="single" w:sz="4" w:space="0" w:color="auto"/>
              <w:right w:val="single" w:sz="4" w:space="0" w:color="auto"/>
            </w:tcBorders>
            <w:noWrap/>
            <w:vAlign w:val="center"/>
            <w:hideMark/>
          </w:tcPr>
          <w:p w14:paraId="4AEBB55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w:t>
            </w:r>
          </w:p>
        </w:tc>
        <w:tc>
          <w:tcPr>
            <w:tcW w:w="2070" w:type="dxa"/>
            <w:tcBorders>
              <w:top w:val="nil"/>
              <w:left w:val="nil"/>
              <w:bottom w:val="single" w:sz="4" w:space="0" w:color="auto"/>
              <w:right w:val="single" w:sz="4" w:space="0" w:color="auto"/>
            </w:tcBorders>
            <w:vAlign w:val="center"/>
            <w:hideMark/>
          </w:tcPr>
          <w:p w14:paraId="4F985D69"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231</w:t>
            </w:r>
          </w:p>
        </w:tc>
        <w:tc>
          <w:tcPr>
            <w:tcW w:w="810" w:type="dxa"/>
            <w:tcBorders>
              <w:top w:val="nil"/>
              <w:left w:val="nil"/>
              <w:bottom w:val="single" w:sz="4" w:space="0" w:color="auto"/>
              <w:right w:val="single" w:sz="4" w:space="0" w:color="auto"/>
            </w:tcBorders>
            <w:noWrap/>
            <w:vAlign w:val="center"/>
            <w:hideMark/>
          </w:tcPr>
          <w:p w14:paraId="234475B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325D7DCD"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4FFE819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021</w:t>
            </w:r>
          </w:p>
        </w:tc>
        <w:tc>
          <w:tcPr>
            <w:tcW w:w="720" w:type="dxa"/>
            <w:tcBorders>
              <w:top w:val="nil"/>
              <w:left w:val="nil"/>
              <w:bottom w:val="single" w:sz="4" w:space="0" w:color="auto"/>
              <w:right w:val="single" w:sz="4" w:space="0" w:color="auto"/>
            </w:tcBorders>
            <w:noWrap/>
            <w:vAlign w:val="center"/>
            <w:hideMark/>
          </w:tcPr>
          <w:p w14:paraId="71BEE3F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v</w:t>
            </w:r>
          </w:p>
        </w:tc>
        <w:tc>
          <w:tcPr>
            <w:tcW w:w="1980" w:type="dxa"/>
            <w:tcBorders>
              <w:top w:val="nil"/>
              <w:left w:val="nil"/>
              <w:bottom w:val="single" w:sz="4" w:space="0" w:color="auto"/>
              <w:right w:val="single" w:sz="4" w:space="0" w:color="auto"/>
            </w:tcBorders>
            <w:vAlign w:val="center"/>
            <w:hideMark/>
          </w:tcPr>
          <w:p w14:paraId="433C273D"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10</w:t>
            </w:r>
          </w:p>
        </w:tc>
        <w:tc>
          <w:tcPr>
            <w:tcW w:w="1710" w:type="dxa"/>
            <w:tcBorders>
              <w:top w:val="nil"/>
              <w:left w:val="nil"/>
              <w:bottom w:val="single" w:sz="4" w:space="0" w:color="auto"/>
              <w:right w:val="single" w:sz="4" w:space="0" w:color="auto"/>
            </w:tcBorders>
            <w:noWrap/>
            <w:vAlign w:val="center"/>
            <w:hideMark/>
          </w:tcPr>
          <w:p w14:paraId="75BA251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 xml:space="preserve"> -</w:t>
            </w:r>
          </w:p>
        </w:tc>
        <w:tc>
          <w:tcPr>
            <w:tcW w:w="2070" w:type="dxa"/>
            <w:tcBorders>
              <w:top w:val="nil"/>
              <w:left w:val="nil"/>
              <w:bottom w:val="single" w:sz="4" w:space="0" w:color="auto"/>
              <w:right w:val="single" w:sz="4" w:space="0" w:color="auto"/>
            </w:tcBorders>
            <w:vAlign w:val="center"/>
            <w:hideMark/>
          </w:tcPr>
          <w:p w14:paraId="012E3D67"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3201</w:t>
            </w:r>
          </w:p>
        </w:tc>
        <w:tc>
          <w:tcPr>
            <w:tcW w:w="810" w:type="dxa"/>
            <w:tcBorders>
              <w:top w:val="nil"/>
              <w:left w:val="nil"/>
              <w:bottom w:val="single" w:sz="4" w:space="0" w:color="auto"/>
              <w:right w:val="single" w:sz="4" w:space="0" w:color="auto"/>
            </w:tcBorders>
            <w:noWrap/>
            <w:vAlign w:val="center"/>
            <w:hideMark/>
          </w:tcPr>
          <w:p w14:paraId="65F63BB5"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7C9BAABE"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47AFE7C1"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0321</w:t>
            </w:r>
          </w:p>
        </w:tc>
        <w:tc>
          <w:tcPr>
            <w:tcW w:w="720" w:type="dxa"/>
            <w:tcBorders>
              <w:top w:val="nil"/>
              <w:left w:val="nil"/>
              <w:bottom w:val="single" w:sz="4" w:space="0" w:color="auto"/>
              <w:right w:val="single" w:sz="4" w:space="0" w:color="auto"/>
            </w:tcBorders>
            <w:noWrap/>
            <w:vAlign w:val="center"/>
            <w:hideMark/>
          </w:tcPr>
          <w:p w14:paraId="425ABF7D"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w:t>
            </w:r>
          </w:p>
        </w:tc>
        <w:tc>
          <w:tcPr>
            <w:tcW w:w="1980" w:type="dxa"/>
            <w:tcBorders>
              <w:top w:val="nil"/>
              <w:left w:val="nil"/>
              <w:bottom w:val="single" w:sz="4" w:space="0" w:color="auto"/>
              <w:right w:val="single" w:sz="4" w:space="0" w:color="auto"/>
            </w:tcBorders>
            <w:vAlign w:val="center"/>
            <w:hideMark/>
          </w:tcPr>
          <w:p w14:paraId="2E70F93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01</w:t>
            </w:r>
          </w:p>
        </w:tc>
        <w:tc>
          <w:tcPr>
            <w:tcW w:w="1710" w:type="dxa"/>
            <w:tcBorders>
              <w:top w:val="nil"/>
              <w:left w:val="nil"/>
              <w:bottom w:val="single" w:sz="4" w:space="0" w:color="auto"/>
              <w:right w:val="single" w:sz="4" w:space="0" w:color="auto"/>
            </w:tcBorders>
            <w:noWrap/>
            <w:vAlign w:val="center"/>
            <w:hideMark/>
          </w:tcPr>
          <w:p w14:paraId="3F15DF3E"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 xml:space="preserve"> +</w:t>
            </w:r>
          </w:p>
        </w:tc>
        <w:tc>
          <w:tcPr>
            <w:tcW w:w="2070" w:type="dxa"/>
            <w:tcBorders>
              <w:top w:val="nil"/>
              <w:left w:val="nil"/>
              <w:bottom w:val="single" w:sz="4" w:space="0" w:color="auto"/>
              <w:right w:val="single" w:sz="4" w:space="0" w:color="auto"/>
            </w:tcBorders>
            <w:vAlign w:val="center"/>
            <w:hideMark/>
          </w:tcPr>
          <w:p w14:paraId="452217B4"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2310</w:t>
            </w:r>
          </w:p>
        </w:tc>
        <w:tc>
          <w:tcPr>
            <w:tcW w:w="810" w:type="dxa"/>
            <w:tcBorders>
              <w:top w:val="nil"/>
              <w:left w:val="nil"/>
              <w:bottom w:val="single" w:sz="4" w:space="0" w:color="auto"/>
              <w:right w:val="single" w:sz="4" w:space="0" w:color="auto"/>
            </w:tcBorders>
            <w:noWrap/>
            <w:vAlign w:val="center"/>
            <w:hideMark/>
          </w:tcPr>
          <w:p w14:paraId="47F4277C"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2B7EF001"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7AF22E09"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0312</w:t>
            </w:r>
          </w:p>
        </w:tc>
        <w:tc>
          <w:tcPr>
            <w:tcW w:w="720" w:type="dxa"/>
            <w:tcBorders>
              <w:top w:val="nil"/>
              <w:left w:val="nil"/>
              <w:bottom w:val="single" w:sz="4" w:space="0" w:color="auto"/>
              <w:right w:val="single" w:sz="4" w:space="0" w:color="auto"/>
            </w:tcBorders>
            <w:noWrap/>
            <w:vAlign w:val="center"/>
            <w:hideMark/>
          </w:tcPr>
          <w:p w14:paraId="37DD0894"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x</w:t>
            </w:r>
          </w:p>
        </w:tc>
        <w:tc>
          <w:tcPr>
            <w:tcW w:w="1980" w:type="dxa"/>
            <w:tcBorders>
              <w:top w:val="nil"/>
              <w:left w:val="nil"/>
              <w:bottom w:val="single" w:sz="4" w:space="0" w:color="auto"/>
              <w:right w:val="single" w:sz="4" w:space="0" w:color="auto"/>
            </w:tcBorders>
            <w:vAlign w:val="center"/>
            <w:hideMark/>
          </w:tcPr>
          <w:p w14:paraId="359EF29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323</w:t>
            </w:r>
          </w:p>
        </w:tc>
        <w:tc>
          <w:tcPr>
            <w:tcW w:w="1710" w:type="dxa"/>
            <w:tcBorders>
              <w:top w:val="nil"/>
              <w:left w:val="nil"/>
              <w:bottom w:val="single" w:sz="4" w:space="0" w:color="auto"/>
              <w:right w:val="single" w:sz="4" w:space="0" w:color="auto"/>
            </w:tcBorders>
            <w:noWrap/>
            <w:vAlign w:val="center"/>
            <w:hideMark/>
          </w:tcPr>
          <w:p w14:paraId="2DCDD9CF"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 xml:space="preserve"> _</w:t>
            </w:r>
          </w:p>
        </w:tc>
        <w:tc>
          <w:tcPr>
            <w:tcW w:w="2070" w:type="dxa"/>
            <w:tcBorders>
              <w:top w:val="nil"/>
              <w:left w:val="nil"/>
              <w:bottom w:val="single" w:sz="4" w:space="0" w:color="auto"/>
              <w:right w:val="single" w:sz="4" w:space="0" w:color="auto"/>
            </w:tcBorders>
            <w:vAlign w:val="center"/>
            <w:hideMark/>
          </w:tcPr>
          <w:p w14:paraId="4D29A833"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32012,32102</w:t>
            </w:r>
          </w:p>
        </w:tc>
        <w:tc>
          <w:tcPr>
            <w:tcW w:w="810" w:type="dxa"/>
            <w:tcBorders>
              <w:top w:val="nil"/>
              <w:left w:val="nil"/>
              <w:bottom w:val="single" w:sz="4" w:space="0" w:color="auto"/>
              <w:right w:val="single" w:sz="4" w:space="0" w:color="auto"/>
            </w:tcBorders>
            <w:noWrap/>
            <w:vAlign w:val="center"/>
            <w:hideMark/>
          </w:tcPr>
          <w:p w14:paraId="522689BD"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7AA6FA71"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3FCA0FC2"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031</w:t>
            </w:r>
          </w:p>
        </w:tc>
        <w:tc>
          <w:tcPr>
            <w:tcW w:w="720" w:type="dxa"/>
            <w:tcBorders>
              <w:top w:val="nil"/>
              <w:left w:val="nil"/>
              <w:bottom w:val="single" w:sz="4" w:space="0" w:color="auto"/>
              <w:right w:val="single" w:sz="4" w:space="0" w:color="auto"/>
            </w:tcBorders>
            <w:noWrap/>
            <w:vAlign w:val="center"/>
            <w:hideMark/>
          </w:tcPr>
          <w:p w14:paraId="45CB648F"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y</w:t>
            </w:r>
          </w:p>
        </w:tc>
        <w:tc>
          <w:tcPr>
            <w:tcW w:w="1980" w:type="dxa"/>
            <w:tcBorders>
              <w:top w:val="nil"/>
              <w:left w:val="nil"/>
              <w:bottom w:val="single" w:sz="4" w:space="0" w:color="auto"/>
              <w:right w:val="single" w:sz="4" w:space="0" w:color="auto"/>
            </w:tcBorders>
            <w:vAlign w:val="center"/>
            <w:hideMark/>
          </w:tcPr>
          <w:p w14:paraId="26DDAF0C"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232</w:t>
            </w:r>
          </w:p>
        </w:tc>
        <w:tc>
          <w:tcPr>
            <w:tcW w:w="1710" w:type="dxa"/>
            <w:tcBorders>
              <w:top w:val="nil"/>
              <w:left w:val="nil"/>
              <w:bottom w:val="single" w:sz="4" w:space="0" w:color="auto"/>
              <w:right w:val="single" w:sz="4" w:space="0" w:color="auto"/>
            </w:tcBorders>
            <w:noWrap/>
            <w:vAlign w:val="center"/>
            <w:hideMark/>
          </w:tcPr>
          <w:p w14:paraId="219124D2"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 xml:space="preserve"> =</w:t>
            </w:r>
          </w:p>
        </w:tc>
        <w:tc>
          <w:tcPr>
            <w:tcW w:w="2070" w:type="dxa"/>
            <w:tcBorders>
              <w:top w:val="nil"/>
              <w:left w:val="nil"/>
              <w:bottom w:val="single" w:sz="4" w:space="0" w:color="auto"/>
              <w:right w:val="single" w:sz="4" w:space="0" w:color="auto"/>
            </w:tcBorders>
            <w:vAlign w:val="center"/>
            <w:hideMark/>
          </w:tcPr>
          <w:p w14:paraId="583E4E60"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21023,20123</w:t>
            </w:r>
          </w:p>
        </w:tc>
        <w:tc>
          <w:tcPr>
            <w:tcW w:w="810" w:type="dxa"/>
            <w:tcBorders>
              <w:top w:val="nil"/>
              <w:left w:val="nil"/>
              <w:bottom w:val="single" w:sz="4" w:space="0" w:color="auto"/>
              <w:right w:val="single" w:sz="4" w:space="0" w:color="auto"/>
            </w:tcBorders>
            <w:noWrap/>
            <w:vAlign w:val="center"/>
            <w:hideMark/>
          </w:tcPr>
          <w:p w14:paraId="69519AA7"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r w:rsidR="008E547F" w14:paraId="118C0291" w14:textId="77777777" w:rsidTr="008E547F">
        <w:trPr>
          <w:trHeight w:val="300"/>
        </w:trPr>
        <w:tc>
          <w:tcPr>
            <w:tcW w:w="1980" w:type="dxa"/>
            <w:tcBorders>
              <w:top w:val="nil"/>
              <w:left w:val="single" w:sz="4" w:space="0" w:color="auto"/>
              <w:bottom w:val="single" w:sz="4" w:space="0" w:color="auto"/>
              <w:right w:val="single" w:sz="4" w:space="0" w:color="auto"/>
            </w:tcBorders>
            <w:vAlign w:val="center"/>
            <w:hideMark/>
          </w:tcPr>
          <w:p w14:paraId="72E2B1F7"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0123</w:t>
            </w:r>
          </w:p>
        </w:tc>
        <w:tc>
          <w:tcPr>
            <w:tcW w:w="720" w:type="dxa"/>
            <w:tcBorders>
              <w:top w:val="nil"/>
              <w:left w:val="nil"/>
              <w:bottom w:val="single" w:sz="4" w:space="0" w:color="auto"/>
              <w:right w:val="single" w:sz="4" w:space="0" w:color="auto"/>
            </w:tcBorders>
            <w:noWrap/>
            <w:vAlign w:val="center"/>
            <w:hideMark/>
          </w:tcPr>
          <w:p w14:paraId="7DD246BD"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z</w:t>
            </w:r>
          </w:p>
        </w:tc>
        <w:tc>
          <w:tcPr>
            <w:tcW w:w="1980" w:type="dxa"/>
            <w:tcBorders>
              <w:top w:val="nil"/>
              <w:left w:val="nil"/>
              <w:bottom w:val="single" w:sz="4" w:space="0" w:color="auto"/>
              <w:right w:val="single" w:sz="4" w:space="0" w:color="auto"/>
            </w:tcBorders>
            <w:vAlign w:val="center"/>
            <w:hideMark/>
          </w:tcPr>
          <w:p w14:paraId="06F0C42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213</w:t>
            </w:r>
          </w:p>
        </w:tc>
        <w:tc>
          <w:tcPr>
            <w:tcW w:w="1710" w:type="dxa"/>
            <w:tcBorders>
              <w:top w:val="nil"/>
              <w:left w:val="nil"/>
              <w:bottom w:val="single" w:sz="4" w:space="0" w:color="auto"/>
              <w:right w:val="single" w:sz="4" w:space="0" w:color="auto"/>
            </w:tcBorders>
            <w:noWrap/>
            <w:vAlign w:val="center"/>
            <w:hideMark/>
          </w:tcPr>
          <w:p w14:paraId="5DA22A57"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tab</w:t>
            </w:r>
          </w:p>
        </w:tc>
        <w:tc>
          <w:tcPr>
            <w:tcW w:w="2070" w:type="dxa"/>
            <w:tcBorders>
              <w:top w:val="nil"/>
              <w:left w:val="nil"/>
              <w:bottom w:val="single" w:sz="4" w:space="0" w:color="auto"/>
              <w:right w:val="single" w:sz="4" w:space="0" w:color="auto"/>
            </w:tcBorders>
            <w:vAlign w:val="center"/>
            <w:hideMark/>
          </w:tcPr>
          <w:p w14:paraId="313F3674"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310,3101</w:t>
            </w:r>
          </w:p>
        </w:tc>
        <w:tc>
          <w:tcPr>
            <w:tcW w:w="810" w:type="dxa"/>
            <w:tcBorders>
              <w:top w:val="nil"/>
              <w:left w:val="nil"/>
              <w:bottom w:val="single" w:sz="4" w:space="0" w:color="auto"/>
              <w:right w:val="single" w:sz="4" w:space="0" w:color="auto"/>
            </w:tcBorders>
            <w:noWrap/>
            <w:vAlign w:val="center"/>
            <w:hideMark/>
          </w:tcPr>
          <w:p w14:paraId="6118DABA" w14:textId="77777777" w:rsidR="008E547F" w:rsidRDefault="008E547F">
            <w:pPr>
              <w:widowControl/>
              <w:adjustRightInd/>
              <w:spacing w:line="240" w:lineRule="auto"/>
              <w:ind w:firstLine="0"/>
              <w:jc w:val="center"/>
              <w:rPr>
                <w:rFonts w:ascii="Calibri" w:eastAsia="Times New Roman" w:hAnsi="Calibri"/>
                <w:color w:val="000000"/>
                <w:kern w:val="0"/>
                <w:sz w:val="22"/>
                <w:szCs w:val="22"/>
              </w:rPr>
            </w:pPr>
            <w:r>
              <w:rPr>
                <w:rFonts w:ascii="Calibri" w:eastAsia="Times New Roman" w:hAnsi="Calibri"/>
                <w:color w:val="000000"/>
                <w:kern w:val="0"/>
                <w:sz w:val="22"/>
                <w:szCs w:val="22"/>
              </w:rPr>
              <w:t>?</w:t>
            </w:r>
          </w:p>
        </w:tc>
      </w:tr>
    </w:tbl>
    <w:p w14:paraId="434B24DB" w14:textId="77777777" w:rsidR="008E547F" w:rsidRPr="00B87AB8" w:rsidRDefault="008E547F" w:rsidP="005177CC">
      <w:pPr>
        <w:ind w:firstLine="0"/>
        <w:jc w:val="both"/>
        <w:rPr>
          <w:rFonts w:eastAsia="宋体"/>
          <w:szCs w:val="28"/>
        </w:rPr>
      </w:pPr>
    </w:p>
    <w:p w14:paraId="34D1B788" w14:textId="77777777" w:rsidR="005177CC" w:rsidRPr="00B87AB8" w:rsidRDefault="005177CC" w:rsidP="005177CC">
      <w:pPr>
        <w:ind w:firstLine="600"/>
        <w:jc w:val="both"/>
        <w:rPr>
          <w:rFonts w:eastAsia="宋体"/>
          <w:szCs w:val="28"/>
        </w:rPr>
      </w:pPr>
      <w:r>
        <w:rPr>
          <w:rFonts w:eastAsia="宋体"/>
          <w:szCs w:val="28"/>
        </w:rPr>
        <w:t>6</w:t>
      </w:r>
      <w:r w:rsidRPr="00B87AB8">
        <w:rPr>
          <w:rFonts w:eastAsia="宋体" w:hint="eastAsia"/>
          <w:szCs w:val="28"/>
        </w:rPr>
        <w:t>、一种</w:t>
      </w:r>
      <w:r>
        <w:rPr>
          <w:rFonts w:eastAsia="宋体" w:hint="eastAsia"/>
          <w:szCs w:val="28"/>
        </w:rPr>
        <w:t>计算机输入系统</w:t>
      </w:r>
      <w:r w:rsidRPr="00B87AB8">
        <w:rPr>
          <w:rFonts w:eastAsia="宋体" w:hint="eastAsia"/>
          <w:szCs w:val="28"/>
        </w:rPr>
        <w:t>，</w:t>
      </w:r>
      <w:r>
        <w:rPr>
          <w:rFonts w:eastAsia="宋体" w:hint="eastAsia"/>
          <w:szCs w:val="28"/>
        </w:rPr>
        <w:t>其特征在于</w:t>
      </w:r>
      <w:r w:rsidRPr="00B87AB8">
        <w:rPr>
          <w:rFonts w:eastAsia="宋体" w:hint="eastAsia"/>
          <w:szCs w:val="28"/>
        </w:rPr>
        <w:t>包括：</w:t>
      </w:r>
    </w:p>
    <w:p w14:paraId="6C7AAB4E" w14:textId="77777777" w:rsidR="005177CC" w:rsidRPr="00B87AB8" w:rsidRDefault="005177CC" w:rsidP="005177CC">
      <w:pPr>
        <w:ind w:firstLine="600"/>
        <w:jc w:val="both"/>
        <w:rPr>
          <w:rFonts w:eastAsia="宋体"/>
          <w:szCs w:val="28"/>
        </w:rPr>
      </w:pPr>
      <w:r>
        <w:rPr>
          <w:rFonts w:eastAsia="宋体" w:hint="eastAsia"/>
          <w:szCs w:val="28"/>
        </w:rPr>
        <w:t>检测模块，</w:t>
      </w:r>
      <w:r w:rsidRPr="00B87AB8">
        <w:rPr>
          <w:rFonts w:eastAsia="宋体" w:hint="eastAsia"/>
          <w:szCs w:val="28"/>
        </w:rPr>
        <w:t>检测用户</w:t>
      </w:r>
      <w:r>
        <w:rPr>
          <w:rFonts w:eastAsia="宋体" w:hint="eastAsia"/>
          <w:szCs w:val="28"/>
        </w:rPr>
        <w:t>在</w:t>
      </w:r>
      <w:r w:rsidRPr="00B87AB8">
        <w:rPr>
          <w:rFonts w:eastAsia="宋体" w:hint="eastAsia"/>
          <w:szCs w:val="28"/>
        </w:rPr>
        <w:t>输入装置上输入的输入轨迹</w:t>
      </w:r>
      <w:r>
        <w:rPr>
          <w:rFonts w:eastAsia="宋体"/>
          <w:szCs w:val="28"/>
        </w:rPr>
        <w:t>,</w:t>
      </w:r>
      <w:r w:rsidRPr="00870F39">
        <w:rPr>
          <w:rFonts w:eastAsia="宋体"/>
          <w:szCs w:val="28"/>
        </w:rPr>
        <w:t xml:space="preserve"> </w:t>
      </w:r>
      <w:r>
        <w:rPr>
          <w:rFonts w:eastAsia="宋体" w:hint="eastAsia"/>
          <w:szCs w:val="28"/>
        </w:rPr>
        <w:t>所述</w:t>
      </w:r>
      <w:r w:rsidRPr="00B87AB8">
        <w:rPr>
          <w:rFonts w:eastAsia="宋体" w:hint="eastAsia"/>
          <w:szCs w:val="28"/>
        </w:rPr>
        <w:t>输入装置</w:t>
      </w:r>
      <w:r>
        <w:rPr>
          <w:rFonts w:eastAsia="宋体" w:hint="eastAsia"/>
          <w:szCs w:val="28"/>
        </w:rPr>
        <w:t>具有若干个有效输入点，所述</w:t>
      </w:r>
      <w:r w:rsidRPr="00B87AB8">
        <w:rPr>
          <w:rFonts w:eastAsia="宋体" w:hint="eastAsia"/>
          <w:szCs w:val="28"/>
        </w:rPr>
        <w:t>输入轨迹</w:t>
      </w:r>
      <w:r>
        <w:rPr>
          <w:rFonts w:eastAsia="宋体" w:hint="eastAsia"/>
          <w:szCs w:val="28"/>
        </w:rPr>
        <w:t>是从所述若干个有效输入点之一起始，并经过至少一个其他有效输入点</w:t>
      </w:r>
      <w:r w:rsidRPr="00B87AB8">
        <w:rPr>
          <w:rFonts w:eastAsia="宋体" w:hint="eastAsia"/>
          <w:szCs w:val="28"/>
        </w:rPr>
        <w:t>而结束；</w:t>
      </w:r>
    </w:p>
    <w:p w14:paraId="390AB371" w14:textId="77777777" w:rsidR="005177CC" w:rsidRPr="00B87AB8" w:rsidRDefault="005177CC" w:rsidP="005177CC">
      <w:pPr>
        <w:ind w:firstLine="600"/>
        <w:jc w:val="both"/>
        <w:rPr>
          <w:rFonts w:eastAsia="宋体"/>
          <w:szCs w:val="28"/>
        </w:rPr>
      </w:pPr>
      <w:r>
        <w:rPr>
          <w:rFonts w:eastAsia="宋体" w:hint="eastAsia"/>
          <w:szCs w:val="28"/>
        </w:rPr>
        <w:t>轨迹码转换模块，将所述</w:t>
      </w:r>
      <w:r w:rsidRPr="00B87AB8">
        <w:rPr>
          <w:rFonts w:eastAsia="宋体" w:hint="eastAsia"/>
          <w:szCs w:val="28"/>
        </w:rPr>
        <w:t>输入轨迹</w:t>
      </w:r>
      <w:r>
        <w:rPr>
          <w:rFonts w:eastAsia="宋体" w:hint="eastAsia"/>
          <w:szCs w:val="28"/>
        </w:rPr>
        <w:t>转换为轨迹码</w:t>
      </w:r>
      <w:r w:rsidRPr="00B87AB8">
        <w:rPr>
          <w:rFonts w:eastAsia="宋体" w:hint="eastAsia"/>
          <w:szCs w:val="28"/>
        </w:rPr>
        <w:t>；</w:t>
      </w:r>
      <w:r>
        <w:rPr>
          <w:rFonts w:eastAsia="宋体" w:hint="eastAsia"/>
          <w:szCs w:val="28"/>
        </w:rPr>
        <w:t>以及</w:t>
      </w:r>
    </w:p>
    <w:p w14:paraId="6A92C34D" w14:textId="77777777" w:rsidR="005177CC" w:rsidRDefault="005177CC" w:rsidP="005177CC">
      <w:pPr>
        <w:ind w:firstLine="600"/>
        <w:jc w:val="both"/>
        <w:rPr>
          <w:rFonts w:eastAsia="宋体"/>
          <w:szCs w:val="28"/>
        </w:rPr>
      </w:pPr>
      <w:r>
        <w:rPr>
          <w:rFonts w:eastAsia="宋体" w:hint="eastAsia"/>
          <w:szCs w:val="28"/>
        </w:rPr>
        <w:t>通用编码转换模块，经预定义或自定义的</w:t>
      </w:r>
      <w:r w:rsidRPr="00B87AB8">
        <w:rPr>
          <w:rFonts w:eastAsia="宋体" w:hint="eastAsia"/>
          <w:szCs w:val="28"/>
        </w:rPr>
        <w:t>映射表</w:t>
      </w:r>
      <w:r>
        <w:rPr>
          <w:rFonts w:eastAsia="宋体" w:hint="eastAsia"/>
          <w:szCs w:val="28"/>
        </w:rPr>
        <w:t>，将所述轨迹码转换成对应的</w:t>
      </w:r>
      <w:r>
        <w:rPr>
          <w:rFonts w:eastAsia="宋体"/>
          <w:szCs w:val="28"/>
        </w:rPr>
        <w:t>ASCII</w:t>
      </w:r>
      <w:r>
        <w:rPr>
          <w:rFonts w:eastAsia="宋体" w:hint="eastAsia"/>
          <w:szCs w:val="28"/>
        </w:rPr>
        <w:t>码、</w:t>
      </w:r>
      <w:r>
        <w:rPr>
          <w:rFonts w:eastAsia="宋体"/>
          <w:szCs w:val="28"/>
        </w:rPr>
        <w:t>Unicode</w:t>
      </w:r>
      <w:r>
        <w:rPr>
          <w:rFonts w:eastAsia="宋体" w:hint="eastAsia"/>
          <w:szCs w:val="28"/>
        </w:rPr>
        <w:t>码或其他进制编码。</w:t>
      </w:r>
    </w:p>
    <w:p w14:paraId="1B5B453B" w14:textId="77777777" w:rsidR="005177CC" w:rsidRDefault="005177CC" w:rsidP="005177CC">
      <w:pPr>
        <w:ind w:firstLine="600"/>
        <w:jc w:val="both"/>
        <w:rPr>
          <w:rFonts w:eastAsia="宋体"/>
          <w:szCs w:val="28"/>
        </w:rPr>
      </w:pPr>
      <w:r>
        <w:rPr>
          <w:rFonts w:eastAsia="宋体"/>
          <w:szCs w:val="28"/>
        </w:rPr>
        <w:t>7</w:t>
      </w:r>
      <w:r w:rsidRPr="00B87AB8">
        <w:rPr>
          <w:rFonts w:eastAsia="宋体" w:hint="eastAsia"/>
          <w:szCs w:val="28"/>
        </w:rPr>
        <w:t>、如权利要求</w:t>
      </w:r>
      <w:r>
        <w:rPr>
          <w:rFonts w:eastAsia="宋体"/>
          <w:szCs w:val="28"/>
        </w:rPr>
        <w:t>6</w:t>
      </w:r>
      <w:r>
        <w:rPr>
          <w:rFonts w:eastAsia="宋体" w:hint="eastAsia"/>
          <w:szCs w:val="28"/>
        </w:rPr>
        <w:t>所述的输入系统</w:t>
      </w:r>
      <w:r w:rsidRPr="00B87AB8">
        <w:rPr>
          <w:rFonts w:eastAsia="宋体" w:hint="eastAsia"/>
          <w:szCs w:val="28"/>
        </w:rPr>
        <w:t>，</w:t>
      </w:r>
      <w:r>
        <w:rPr>
          <w:rFonts w:eastAsia="宋体" w:hint="eastAsia"/>
          <w:szCs w:val="28"/>
        </w:rPr>
        <w:t>其特征在于还</w:t>
      </w:r>
      <w:r w:rsidRPr="00B87AB8">
        <w:rPr>
          <w:rFonts w:eastAsia="宋体" w:hint="eastAsia"/>
          <w:szCs w:val="28"/>
        </w:rPr>
        <w:t>包括：</w:t>
      </w:r>
    </w:p>
    <w:p w14:paraId="177B9D43" w14:textId="77777777" w:rsidR="005177CC" w:rsidRDefault="005177CC" w:rsidP="005177CC">
      <w:pPr>
        <w:ind w:firstLine="600"/>
        <w:jc w:val="both"/>
        <w:rPr>
          <w:rFonts w:eastAsia="宋体"/>
          <w:szCs w:val="28"/>
        </w:rPr>
      </w:pPr>
      <w:r>
        <w:rPr>
          <w:rFonts w:eastAsia="宋体" w:hint="eastAsia"/>
          <w:szCs w:val="28"/>
        </w:rPr>
        <w:t>输出模块，所述的输出模块基于所述轨迹码对应的</w:t>
      </w:r>
      <w:r>
        <w:rPr>
          <w:rFonts w:eastAsia="宋体"/>
          <w:szCs w:val="28"/>
        </w:rPr>
        <w:t>ASCII</w:t>
      </w:r>
      <w:r>
        <w:rPr>
          <w:rFonts w:eastAsia="宋体" w:hint="eastAsia"/>
          <w:szCs w:val="28"/>
        </w:rPr>
        <w:t>码、</w:t>
      </w:r>
      <w:r>
        <w:rPr>
          <w:rFonts w:eastAsia="宋体"/>
          <w:szCs w:val="28"/>
        </w:rPr>
        <w:t>Unicode</w:t>
      </w:r>
      <w:r>
        <w:rPr>
          <w:rFonts w:eastAsia="宋体" w:hint="eastAsia"/>
          <w:szCs w:val="28"/>
        </w:rPr>
        <w:t>码或其他进制编码，查找语言字库中的对应的文字图象信息，输出到标准输出设备或外设设备。</w:t>
      </w:r>
    </w:p>
    <w:p w14:paraId="7C4CC8FC" w14:textId="77777777" w:rsidR="005177CC" w:rsidRDefault="005177CC" w:rsidP="005177CC">
      <w:pPr>
        <w:ind w:firstLine="600"/>
        <w:jc w:val="both"/>
        <w:rPr>
          <w:rFonts w:eastAsia="宋体"/>
          <w:szCs w:val="28"/>
        </w:rPr>
      </w:pPr>
      <w:r>
        <w:rPr>
          <w:rFonts w:eastAsia="宋体"/>
          <w:szCs w:val="28"/>
        </w:rPr>
        <w:t>8</w:t>
      </w:r>
      <w:r w:rsidRPr="00B87AB8">
        <w:rPr>
          <w:rFonts w:eastAsia="宋体" w:hint="eastAsia"/>
          <w:szCs w:val="28"/>
        </w:rPr>
        <w:t>、如权利要求</w:t>
      </w:r>
      <w:r>
        <w:rPr>
          <w:rFonts w:eastAsia="宋体"/>
          <w:szCs w:val="28"/>
        </w:rPr>
        <w:t>6</w:t>
      </w:r>
      <w:r>
        <w:rPr>
          <w:rFonts w:eastAsia="宋体" w:hint="eastAsia"/>
          <w:szCs w:val="28"/>
        </w:rPr>
        <w:t>所述的输入系统</w:t>
      </w:r>
      <w:r w:rsidRPr="00B87AB8">
        <w:rPr>
          <w:rFonts w:eastAsia="宋体" w:hint="eastAsia"/>
          <w:szCs w:val="28"/>
        </w:rPr>
        <w:t>，其中，所述输入轨迹是从矩形的四个顶点之一起始，沿着矩形的四个边或对角线移动并且通过四个顶点中的至少两个顶点</w:t>
      </w:r>
      <w:r>
        <w:rPr>
          <w:rFonts w:eastAsia="宋体" w:hint="eastAsia"/>
          <w:szCs w:val="28"/>
        </w:rPr>
        <w:t>；或者</w:t>
      </w:r>
    </w:p>
    <w:p w14:paraId="28C76DD9" w14:textId="77777777" w:rsidR="005177CC" w:rsidRDefault="005177CC" w:rsidP="005177CC">
      <w:pPr>
        <w:ind w:firstLine="600"/>
        <w:jc w:val="both"/>
        <w:rPr>
          <w:rFonts w:eastAsia="宋体"/>
          <w:szCs w:val="28"/>
        </w:rPr>
      </w:pPr>
      <w:r>
        <w:rPr>
          <w:rFonts w:eastAsia="宋体" w:hint="eastAsia"/>
          <w:szCs w:val="28"/>
        </w:rPr>
        <w:t>所述</w:t>
      </w:r>
      <w:r w:rsidRPr="00B87AB8">
        <w:rPr>
          <w:rFonts w:eastAsia="宋体" w:hint="eastAsia"/>
          <w:szCs w:val="28"/>
        </w:rPr>
        <w:t>输入轨迹是从圆周上的</w:t>
      </w:r>
      <w:r>
        <w:rPr>
          <w:rFonts w:eastAsia="宋体" w:hint="eastAsia"/>
          <w:szCs w:val="28"/>
        </w:rPr>
        <w:t>若干个</w:t>
      </w:r>
      <w:r w:rsidRPr="00B87AB8">
        <w:rPr>
          <w:rFonts w:eastAsia="宋体" w:hint="eastAsia"/>
          <w:szCs w:val="28"/>
        </w:rPr>
        <w:t>检测区域中的任意一个检测区域起始并且沿着半径方向经过圆心的检测区域，然后再次移动到圆周上的</w:t>
      </w:r>
      <w:r>
        <w:rPr>
          <w:rFonts w:eastAsia="宋体" w:hint="eastAsia"/>
          <w:szCs w:val="28"/>
        </w:rPr>
        <w:t>若干个</w:t>
      </w:r>
      <w:r w:rsidRPr="00B87AB8">
        <w:rPr>
          <w:rFonts w:eastAsia="宋体" w:hint="eastAsia"/>
          <w:szCs w:val="28"/>
        </w:rPr>
        <w:t>检测区域中的任意一个而结束</w:t>
      </w:r>
      <w:r>
        <w:rPr>
          <w:rFonts w:eastAsia="宋体" w:hint="eastAsia"/>
          <w:szCs w:val="28"/>
        </w:rPr>
        <w:t>；或者</w:t>
      </w:r>
    </w:p>
    <w:p w14:paraId="05CDF2E1" w14:textId="77777777" w:rsidR="005177CC" w:rsidRDefault="005177CC" w:rsidP="005177CC">
      <w:pPr>
        <w:ind w:firstLine="600"/>
        <w:jc w:val="both"/>
        <w:rPr>
          <w:rFonts w:eastAsia="宋体"/>
          <w:szCs w:val="28"/>
        </w:rPr>
      </w:pPr>
      <w:r>
        <w:rPr>
          <w:rFonts w:eastAsia="宋体" w:hint="eastAsia"/>
          <w:szCs w:val="28"/>
        </w:rPr>
        <w:t>所述</w:t>
      </w:r>
      <w:r w:rsidRPr="00B87AB8">
        <w:rPr>
          <w:rFonts w:eastAsia="宋体" w:hint="eastAsia"/>
          <w:szCs w:val="28"/>
        </w:rPr>
        <w:t>输入轨迹是从线段上的</w:t>
      </w:r>
      <w:r>
        <w:rPr>
          <w:rFonts w:eastAsia="宋体" w:hint="eastAsia"/>
          <w:szCs w:val="28"/>
        </w:rPr>
        <w:t>若干个</w:t>
      </w:r>
      <w:r w:rsidRPr="00B87AB8">
        <w:rPr>
          <w:rFonts w:eastAsia="宋体" w:hint="eastAsia"/>
          <w:szCs w:val="28"/>
        </w:rPr>
        <w:t>检测点中的任意一个检测点起始并且</w:t>
      </w:r>
      <w:r w:rsidRPr="00B87AB8">
        <w:rPr>
          <w:rFonts w:eastAsia="宋体" w:hint="eastAsia"/>
          <w:szCs w:val="28"/>
        </w:rPr>
        <w:lastRenderedPageBreak/>
        <w:t>沿着线段的一个方向移动至线段上的一个检测点，然后以相反的方向从该检测点再次沿着线段移动到线段上的任意一个检测点而结束</w:t>
      </w:r>
      <w:r>
        <w:rPr>
          <w:rFonts w:eastAsia="宋体" w:hint="eastAsia"/>
          <w:szCs w:val="28"/>
        </w:rPr>
        <w:t>。</w:t>
      </w:r>
    </w:p>
    <w:p w14:paraId="48EB5B6F" w14:textId="77777777" w:rsidR="005177CC" w:rsidRDefault="005177CC" w:rsidP="005177CC">
      <w:pPr>
        <w:ind w:firstLine="600"/>
        <w:jc w:val="both"/>
        <w:rPr>
          <w:rFonts w:eastAsia="宋体"/>
          <w:szCs w:val="28"/>
        </w:rPr>
      </w:pPr>
      <w:r>
        <w:rPr>
          <w:rFonts w:eastAsia="宋体"/>
          <w:szCs w:val="28"/>
        </w:rPr>
        <w:t>9</w:t>
      </w:r>
      <w:r w:rsidRPr="00B87AB8">
        <w:rPr>
          <w:rFonts w:eastAsia="宋体" w:hint="eastAsia"/>
          <w:szCs w:val="28"/>
        </w:rPr>
        <w:t>、如权利要求</w:t>
      </w:r>
      <w:r>
        <w:rPr>
          <w:rFonts w:eastAsia="宋体"/>
          <w:szCs w:val="28"/>
        </w:rPr>
        <w:t>6</w:t>
      </w:r>
      <w:r w:rsidRPr="00B87AB8">
        <w:rPr>
          <w:rFonts w:eastAsia="宋体" w:hint="eastAsia"/>
          <w:szCs w:val="28"/>
        </w:rPr>
        <w:t>所述的</w:t>
      </w:r>
      <w:r>
        <w:rPr>
          <w:rFonts w:eastAsia="宋体" w:hint="eastAsia"/>
          <w:szCs w:val="28"/>
        </w:rPr>
        <w:t>输入系统</w:t>
      </w:r>
      <w:r w:rsidRPr="00B87AB8">
        <w:rPr>
          <w:rFonts w:eastAsia="宋体" w:hint="eastAsia"/>
          <w:szCs w:val="28"/>
        </w:rPr>
        <w:t>，其中，</w:t>
      </w:r>
    </w:p>
    <w:p w14:paraId="081F85EC" w14:textId="77777777" w:rsidR="005177CC" w:rsidRDefault="005177CC" w:rsidP="005177CC">
      <w:pPr>
        <w:ind w:firstLine="600"/>
        <w:jc w:val="both"/>
        <w:rPr>
          <w:rFonts w:eastAsia="宋体"/>
          <w:szCs w:val="28"/>
        </w:rPr>
      </w:pPr>
      <w:r>
        <w:rPr>
          <w:rFonts w:eastAsia="宋体" w:hint="eastAsia"/>
          <w:szCs w:val="28"/>
        </w:rPr>
        <w:t>所述的</w:t>
      </w:r>
      <w:r w:rsidRPr="00B87AB8">
        <w:rPr>
          <w:rFonts w:eastAsia="宋体" w:hint="eastAsia"/>
          <w:szCs w:val="28"/>
        </w:rPr>
        <w:t>输入装置</w:t>
      </w:r>
      <w:r>
        <w:rPr>
          <w:rFonts w:eastAsia="宋体" w:hint="eastAsia"/>
          <w:szCs w:val="28"/>
        </w:rPr>
        <w:t>在检测输入轨迹时提示</w:t>
      </w:r>
      <w:r w:rsidRPr="00B87AB8">
        <w:rPr>
          <w:rFonts w:eastAsia="宋体" w:hint="eastAsia"/>
          <w:szCs w:val="28"/>
        </w:rPr>
        <w:t>输入轨迹</w:t>
      </w:r>
      <w:r>
        <w:rPr>
          <w:rFonts w:eastAsia="宋体" w:hint="eastAsia"/>
          <w:szCs w:val="28"/>
        </w:rPr>
        <w:t>对应的文字图象信息。</w:t>
      </w:r>
    </w:p>
    <w:p w14:paraId="3C6164FC" w14:textId="77777777" w:rsidR="005177CC" w:rsidRPr="00CA54ED" w:rsidRDefault="005177CC" w:rsidP="00A271A4">
      <w:pPr>
        <w:ind w:firstLine="600"/>
        <w:jc w:val="both"/>
        <w:rPr>
          <w:rFonts w:eastAsia="宋体"/>
          <w:szCs w:val="28"/>
        </w:rPr>
      </w:pPr>
      <w:r>
        <w:rPr>
          <w:rFonts w:eastAsia="宋体"/>
          <w:szCs w:val="28"/>
        </w:rPr>
        <w:t>10</w:t>
      </w:r>
      <w:r w:rsidRPr="00B87AB8">
        <w:rPr>
          <w:rFonts w:eastAsia="宋体" w:hint="eastAsia"/>
          <w:szCs w:val="28"/>
        </w:rPr>
        <w:t>、如权利要求</w:t>
      </w:r>
      <w:r>
        <w:rPr>
          <w:rFonts w:eastAsia="宋体"/>
          <w:szCs w:val="28"/>
        </w:rPr>
        <w:t>6</w:t>
      </w:r>
      <w:r w:rsidRPr="00B87AB8">
        <w:rPr>
          <w:rFonts w:eastAsia="宋体" w:hint="eastAsia"/>
          <w:szCs w:val="28"/>
        </w:rPr>
        <w:t>所述的</w:t>
      </w:r>
      <w:r>
        <w:rPr>
          <w:rFonts w:eastAsia="宋体" w:hint="eastAsia"/>
          <w:szCs w:val="28"/>
        </w:rPr>
        <w:t>输入系统</w:t>
      </w:r>
      <w:r w:rsidRPr="00B87AB8">
        <w:rPr>
          <w:rFonts w:eastAsia="宋体" w:hint="eastAsia"/>
          <w:szCs w:val="28"/>
        </w:rPr>
        <w:t>，其中，</w:t>
      </w:r>
      <w:r>
        <w:rPr>
          <w:rFonts w:eastAsia="宋体" w:hint="eastAsia"/>
          <w:szCs w:val="28"/>
        </w:rPr>
        <w:t>所述的</w:t>
      </w:r>
      <w:r w:rsidRPr="00B87AB8">
        <w:rPr>
          <w:rFonts w:eastAsia="宋体" w:hint="eastAsia"/>
          <w:szCs w:val="28"/>
        </w:rPr>
        <w:t>输入装置是六面体，六面体的每个面上设置有</w:t>
      </w:r>
      <w:r w:rsidRPr="00B87AB8">
        <w:rPr>
          <w:rFonts w:eastAsia="宋体"/>
          <w:szCs w:val="28"/>
        </w:rPr>
        <w:t>9</w:t>
      </w:r>
      <w:r w:rsidRPr="00B87AB8">
        <w:rPr>
          <w:rFonts w:eastAsia="宋体" w:hint="eastAsia"/>
          <w:szCs w:val="28"/>
        </w:rPr>
        <w:t>个相似图案符号的</w:t>
      </w:r>
      <w:r w:rsidRPr="00B87AB8">
        <w:rPr>
          <w:rFonts w:eastAsia="宋体"/>
          <w:szCs w:val="28"/>
        </w:rPr>
        <w:t>9</w:t>
      </w:r>
      <w:r w:rsidRPr="00B87AB8">
        <w:rPr>
          <w:rFonts w:eastAsia="宋体" w:hint="eastAsia"/>
          <w:szCs w:val="28"/>
        </w:rPr>
        <w:t>个按键。</w:t>
      </w:r>
    </w:p>
    <w:p w14:paraId="7F6BDE80" w14:textId="77777777" w:rsidR="005177CC" w:rsidRDefault="005177CC" w:rsidP="005177CC">
      <w:pPr>
        <w:ind w:firstLine="600"/>
        <w:jc w:val="both"/>
        <w:rPr>
          <w:rFonts w:eastAsia="宋体"/>
          <w:szCs w:val="28"/>
        </w:rPr>
      </w:pPr>
      <w:r>
        <w:rPr>
          <w:rFonts w:eastAsia="宋体"/>
          <w:szCs w:val="28"/>
        </w:rPr>
        <w:t>11</w:t>
      </w:r>
      <w:r w:rsidRPr="00B87AB8">
        <w:rPr>
          <w:rFonts w:eastAsia="宋体" w:hint="eastAsia"/>
          <w:szCs w:val="28"/>
        </w:rPr>
        <w:t>、如权利要求</w:t>
      </w:r>
      <w:r>
        <w:rPr>
          <w:rFonts w:eastAsia="宋体"/>
          <w:szCs w:val="28"/>
        </w:rPr>
        <w:t>6</w:t>
      </w:r>
      <w:r w:rsidRPr="00B87AB8">
        <w:rPr>
          <w:rFonts w:eastAsia="宋体" w:hint="eastAsia"/>
          <w:szCs w:val="28"/>
        </w:rPr>
        <w:t>所述的</w:t>
      </w:r>
      <w:r>
        <w:rPr>
          <w:rFonts w:eastAsia="宋体" w:hint="eastAsia"/>
          <w:szCs w:val="28"/>
        </w:rPr>
        <w:t>输入系统</w:t>
      </w:r>
      <w:r w:rsidRPr="00B87AB8">
        <w:rPr>
          <w:rFonts w:eastAsia="宋体" w:hint="eastAsia"/>
          <w:szCs w:val="28"/>
        </w:rPr>
        <w:t>，其中，</w:t>
      </w:r>
      <w:r>
        <w:rPr>
          <w:rFonts w:eastAsia="宋体" w:hint="eastAsia"/>
          <w:szCs w:val="28"/>
        </w:rPr>
        <w:t>所述的</w:t>
      </w:r>
      <w:r>
        <w:rPr>
          <w:rFonts w:ascii="宋体" w:eastAsia="宋体" w:hAnsi="宋体" w:cs="宋体" w:hint="eastAsia"/>
          <w:szCs w:val="28"/>
        </w:rPr>
        <w:t>检测模块</w:t>
      </w:r>
      <w:r>
        <w:rPr>
          <w:rFonts w:eastAsia="宋体" w:hint="eastAsia"/>
          <w:szCs w:val="28"/>
        </w:rPr>
        <w:t>以</w:t>
      </w:r>
      <w:r>
        <w:rPr>
          <w:rFonts w:ascii="宋体" w:eastAsia="宋体" w:hAnsi="宋体" w:cs="宋体" w:hint="eastAsia"/>
          <w:szCs w:val="28"/>
        </w:rPr>
        <w:t>接触</w:t>
      </w:r>
      <w:r>
        <w:rPr>
          <w:rFonts w:eastAsia="宋体" w:hint="eastAsia"/>
          <w:szCs w:val="28"/>
        </w:rPr>
        <w:t>方式</w:t>
      </w:r>
      <w:r>
        <w:rPr>
          <w:rFonts w:ascii="宋体" w:eastAsia="宋体" w:hAnsi="宋体" w:cs="宋体" w:hint="eastAsia"/>
          <w:szCs w:val="28"/>
        </w:rPr>
        <w:t>或非接触</w:t>
      </w:r>
      <w:r>
        <w:rPr>
          <w:rFonts w:eastAsia="宋体" w:hint="eastAsia"/>
          <w:szCs w:val="28"/>
        </w:rPr>
        <w:t>方式检测输入轨迹。</w:t>
      </w:r>
    </w:p>
    <w:p w14:paraId="6843D53A" w14:textId="77777777" w:rsidR="005177CC" w:rsidRPr="00B87AB8" w:rsidRDefault="00A271A4" w:rsidP="005177CC">
      <w:pPr>
        <w:ind w:firstLine="600"/>
        <w:jc w:val="both"/>
        <w:rPr>
          <w:rFonts w:eastAsia="宋体"/>
          <w:szCs w:val="28"/>
        </w:rPr>
      </w:pPr>
      <w:r>
        <w:rPr>
          <w:rFonts w:eastAsia="宋体"/>
          <w:szCs w:val="28"/>
        </w:rPr>
        <w:t>1</w:t>
      </w:r>
      <w:r>
        <w:rPr>
          <w:rFonts w:eastAsia="宋体" w:hint="eastAsia"/>
          <w:szCs w:val="28"/>
        </w:rPr>
        <w:t>2</w:t>
      </w:r>
      <w:r w:rsidR="005177CC" w:rsidRPr="00B87AB8">
        <w:rPr>
          <w:rFonts w:eastAsia="宋体" w:hint="eastAsia"/>
          <w:szCs w:val="28"/>
        </w:rPr>
        <w:t>、一种基于三进制编码的输入法，包括：</w:t>
      </w:r>
    </w:p>
    <w:p w14:paraId="0D57EE4F" w14:textId="77777777" w:rsidR="005177CC" w:rsidRPr="00B87AB8" w:rsidRDefault="005177CC" w:rsidP="005177CC">
      <w:pPr>
        <w:ind w:firstLine="600"/>
        <w:jc w:val="both"/>
        <w:rPr>
          <w:rFonts w:eastAsia="宋体"/>
          <w:szCs w:val="28"/>
        </w:rPr>
      </w:pPr>
      <w:r w:rsidRPr="00B87AB8">
        <w:rPr>
          <w:rFonts w:eastAsia="宋体" w:hint="eastAsia"/>
          <w:szCs w:val="28"/>
        </w:rPr>
        <w:t>检测用户在输入装置上输入的输入轨迹；</w:t>
      </w:r>
    </w:p>
    <w:p w14:paraId="015E172F" w14:textId="77777777" w:rsidR="005177CC" w:rsidRPr="00B87AB8" w:rsidRDefault="005177CC" w:rsidP="005177CC">
      <w:pPr>
        <w:ind w:firstLine="600"/>
        <w:jc w:val="both"/>
        <w:rPr>
          <w:rFonts w:eastAsia="宋体"/>
          <w:szCs w:val="28"/>
        </w:rPr>
      </w:pPr>
      <w:r w:rsidRPr="00B87AB8">
        <w:rPr>
          <w:rFonts w:eastAsia="宋体" w:hint="eastAsia"/>
          <w:szCs w:val="28"/>
        </w:rPr>
        <w:t>基于输入轨迹确定与输入轨迹对应的图案符号的三进制编码；</w:t>
      </w:r>
    </w:p>
    <w:p w14:paraId="11AC0852" w14:textId="77777777" w:rsidR="005177CC" w:rsidRPr="00B87AB8" w:rsidRDefault="005177CC" w:rsidP="005177CC">
      <w:pPr>
        <w:ind w:firstLine="600"/>
        <w:jc w:val="both"/>
        <w:rPr>
          <w:rFonts w:eastAsia="宋体"/>
          <w:szCs w:val="28"/>
        </w:rPr>
      </w:pPr>
      <w:r w:rsidRPr="00B87AB8">
        <w:rPr>
          <w:rFonts w:eastAsia="宋体" w:hint="eastAsia"/>
          <w:szCs w:val="28"/>
        </w:rPr>
        <w:t>基于三进制编码与符号文字的映射表确定和输出与所述三进制编码对应的符号文字，</w:t>
      </w:r>
    </w:p>
    <w:p w14:paraId="0FC7E5A5" w14:textId="77777777" w:rsidR="005177CC" w:rsidRPr="00B87AB8" w:rsidRDefault="005177CC" w:rsidP="005177CC">
      <w:pPr>
        <w:ind w:firstLine="600"/>
        <w:jc w:val="both"/>
        <w:rPr>
          <w:rFonts w:eastAsia="宋体"/>
          <w:szCs w:val="28"/>
        </w:rPr>
      </w:pPr>
      <w:r w:rsidRPr="00B87AB8">
        <w:rPr>
          <w:rFonts w:eastAsia="宋体" w:hint="eastAsia"/>
          <w:szCs w:val="28"/>
        </w:rPr>
        <w:t>其中，所述输入轨迹是从矩形的四个顶点之一起始，沿着矩形的四个边或对角线移动并且通过四个顶点中的至少两个顶点的一笔画输入轨迹，</w:t>
      </w:r>
    </w:p>
    <w:p w14:paraId="02C19E3C" w14:textId="77777777" w:rsidR="005177CC" w:rsidRPr="00B87AB8" w:rsidRDefault="005177CC" w:rsidP="005177CC">
      <w:pPr>
        <w:ind w:firstLine="600"/>
        <w:jc w:val="both"/>
        <w:rPr>
          <w:rFonts w:eastAsia="宋体"/>
          <w:szCs w:val="28"/>
        </w:rPr>
      </w:pPr>
      <w:r w:rsidRPr="00B87AB8">
        <w:rPr>
          <w:rFonts w:eastAsia="宋体" w:hint="eastAsia"/>
          <w:szCs w:val="28"/>
        </w:rPr>
        <w:t>其中，在所述三进制编码中，由一个三进制数位表示起始点的位置，由三进制数的三个不同数位之一分别表示两个顶点之间的顺时针运动轨迹、对角线的运动轨迹和逆时针运动轨迹。</w:t>
      </w:r>
    </w:p>
    <w:p w14:paraId="58E010DD" w14:textId="77777777" w:rsidR="005177CC" w:rsidRDefault="00A271A4" w:rsidP="005177CC">
      <w:pPr>
        <w:ind w:firstLine="600"/>
        <w:jc w:val="both"/>
        <w:rPr>
          <w:rFonts w:eastAsia="宋体"/>
          <w:szCs w:val="28"/>
        </w:rPr>
      </w:pPr>
      <w:r>
        <w:rPr>
          <w:rFonts w:eastAsia="宋体"/>
          <w:szCs w:val="28"/>
        </w:rPr>
        <w:t>1</w:t>
      </w:r>
      <w:r>
        <w:rPr>
          <w:rFonts w:eastAsia="宋体" w:hint="eastAsia"/>
          <w:szCs w:val="28"/>
        </w:rPr>
        <w:t>3</w:t>
      </w:r>
      <w:r w:rsidR="005177CC" w:rsidRPr="00B87AB8">
        <w:rPr>
          <w:rFonts w:eastAsia="宋体" w:hint="eastAsia"/>
          <w:szCs w:val="28"/>
        </w:rPr>
        <w:t>、如权利要求</w:t>
      </w:r>
      <w:r>
        <w:rPr>
          <w:rFonts w:eastAsia="宋体"/>
          <w:szCs w:val="28"/>
        </w:rPr>
        <w:t>1</w:t>
      </w:r>
      <w:r>
        <w:rPr>
          <w:rFonts w:eastAsia="宋体" w:hint="eastAsia"/>
          <w:szCs w:val="28"/>
        </w:rPr>
        <w:t>2</w:t>
      </w:r>
      <w:r w:rsidR="005177CC" w:rsidRPr="00B87AB8">
        <w:rPr>
          <w:rFonts w:eastAsia="宋体" w:hint="eastAsia"/>
          <w:szCs w:val="28"/>
        </w:rPr>
        <w:t>所述的输入法，其中，三进制编码符号被存储在</w:t>
      </w:r>
      <w:r w:rsidR="005177CC" w:rsidRPr="00B87AB8">
        <w:rPr>
          <w:rFonts w:eastAsia="宋体"/>
          <w:szCs w:val="28"/>
        </w:rPr>
        <w:t>ASCII</w:t>
      </w:r>
      <w:r w:rsidR="005177CC" w:rsidRPr="00B87AB8">
        <w:rPr>
          <w:rFonts w:eastAsia="宋体" w:hint="eastAsia"/>
          <w:szCs w:val="28"/>
        </w:rPr>
        <w:t>编码或</w:t>
      </w:r>
      <w:r w:rsidR="005177CC" w:rsidRPr="00B87AB8">
        <w:rPr>
          <w:rFonts w:eastAsia="宋体"/>
          <w:szCs w:val="28"/>
        </w:rPr>
        <w:t>Unicode</w:t>
      </w:r>
      <w:r w:rsidR="005177CC" w:rsidRPr="00B87AB8">
        <w:rPr>
          <w:rFonts w:eastAsia="宋体" w:hint="eastAsia"/>
          <w:szCs w:val="28"/>
        </w:rPr>
        <w:t>编码的扩展编码中。</w:t>
      </w:r>
    </w:p>
    <w:p w14:paraId="26F3E52A" w14:textId="77777777" w:rsidR="005177CC" w:rsidRPr="00B87AB8" w:rsidRDefault="00A271A4" w:rsidP="005177CC">
      <w:pPr>
        <w:ind w:firstLine="600"/>
        <w:jc w:val="both"/>
        <w:rPr>
          <w:rFonts w:eastAsia="宋体"/>
          <w:szCs w:val="28"/>
        </w:rPr>
      </w:pPr>
      <w:r>
        <w:rPr>
          <w:rFonts w:eastAsia="宋体"/>
          <w:szCs w:val="28"/>
        </w:rPr>
        <w:t>1</w:t>
      </w:r>
      <w:r>
        <w:rPr>
          <w:rFonts w:eastAsia="宋体" w:hint="eastAsia"/>
          <w:szCs w:val="28"/>
        </w:rPr>
        <w:t>4</w:t>
      </w:r>
      <w:r w:rsidR="005177CC" w:rsidRPr="00B87AB8">
        <w:rPr>
          <w:rFonts w:eastAsia="宋体" w:hint="eastAsia"/>
          <w:szCs w:val="28"/>
        </w:rPr>
        <w:t>、如权利要求</w:t>
      </w:r>
      <w:r>
        <w:rPr>
          <w:rFonts w:eastAsia="宋体"/>
          <w:szCs w:val="28"/>
        </w:rPr>
        <w:t>1</w:t>
      </w:r>
      <w:r>
        <w:rPr>
          <w:rFonts w:eastAsia="宋体" w:hint="eastAsia"/>
          <w:szCs w:val="28"/>
        </w:rPr>
        <w:t>2</w:t>
      </w:r>
      <w:r w:rsidR="005177CC" w:rsidRPr="00B87AB8">
        <w:rPr>
          <w:rFonts w:eastAsia="宋体" w:hint="eastAsia"/>
          <w:szCs w:val="28"/>
        </w:rPr>
        <w:t>所述的输入法，其中，除了一笔画输入轨迹之外的特定输入轨迹被定义为与特定的控制字符对应。</w:t>
      </w:r>
    </w:p>
    <w:p w14:paraId="75AB3A25" w14:textId="77777777" w:rsidR="005177CC" w:rsidRPr="00B87AB8" w:rsidRDefault="005177CC" w:rsidP="005177CC">
      <w:pPr>
        <w:ind w:firstLine="600"/>
        <w:jc w:val="both"/>
        <w:rPr>
          <w:rFonts w:eastAsia="宋体"/>
          <w:szCs w:val="28"/>
        </w:rPr>
      </w:pPr>
      <w:r>
        <w:rPr>
          <w:rFonts w:eastAsia="宋体"/>
          <w:szCs w:val="28"/>
        </w:rPr>
        <w:t>1</w:t>
      </w:r>
      <w:r w:rsidR="00A271A4">
        <w:rPr>
          <w:rFonts w:eastAsia="宋体" w:hint="eastAsia"/>
          <w:szCs w:val="28"/>
        </w:rPr>
        <w:t>5</w:t>
      </w:r>
      <w:r w:rsidRPr="00B87AB8">
        <w:rPr>
          <w:rFonts w:eastAsia="宋体" w:hint="eastAsia"/>
          <w:szCs w:val="28"/>
        </w:rPr>
        <w:t>、如权利要求</w:t>
      </w:r>
      <w:r w:rsidR="00A271A4">
        <w:rPr>
          <w:rFonts w:eastAsia="宋体"/>
          <w:szCs w:val="28"/>
        </w:rPr>
        <w:t>1</w:t>
      </w:r>
      <w:r w:rsidR="00A271A4">
        <w:rPr>
          <w:rFonts w:eastAsia="宋体" w:hint="eastAsia"/>
          <w:szCs w:val="28"/>
        </w:rPr>
        <w:t>2</w:t>
      </w:r>
      <w:r w:rsidRPr="00B87AB8">
        <w:rPr>
          <w:rFonts w:eastAsia="宋体" w:hint="eastAsia"/>
          <w:szCs w:val="28"/>
        </w:rPr>
        <w:t>所述的输入法，其中，所述输入装置具有四个检测点，所述四个检测点位于矩形的顶点，用户通过所述四个检测点来输入特定的输入轨迹。</w:t>
      </w:r>
    </w:p>
    <w:p w14:paraId="44E29EFE" w14:textId="77777777" w:rsidR="005177CC" w:rsidRPr="00B87AB8" w:rsidRDefault="005177CC" w:rsidP="005177CC">
      <w:pPr>
        <w:ind w:firstLine="600"/>
        <w:jc w:val="both"/>
        <w:rPr>
          <w:rFonts w:eastAsia="宋体"/>
          <w:szCs w:val="28"/>
        </w:rPr>
      </w:pPr>
      <w:r>
        <w:rPr>
          <w:rFonts w:eastAsia="宋体"/>
          <w:szCs w:val="28"/>
        </w:rPr>
        <w:t>1</w:t>
      </w:r>
      <w:r w:rsidR="00A271A4">
        <w:rPr>
          <w:rFonts w:eastAsia="宋体" w:hint="eastAsia"/>
          <w:szCs w:val="28"/>
        </w:rPr>
        <w:t>6</w:t>
      </w:r>
      <w:r w:rsidRPr="00B87AB8">
        <w:rPr>
          <w:rFonts w:eastAsia="宋体" w:hint="eastAsia"/>
          <w:szCs w:val="28"/>
        </w:rPr>
        <w:t>、如权利要求</w:t>
      </w:r>
      <w:r>
        <w:rPr>
          <w:rFonts w:eastAsia="宋体"/>
          <w:szCs w:val="28"/>
        </w:rPr>
        <w:t>1</w:t>
      </w:r>
      <w:r w:rsidR="00A271A4">
        <w:rPr>
          <w:rFonts w:eastAsia="宋体" w:hint="eastAsia"/>
          <w:szCs w:val="28"/>
        </w:rPr>
        <w:t>2</w:t>
      </w:r>
      <w:r w:rsidRPr="00B87AB8">
        <w:rPr>
          <w:rFonts w:eastAsia="宋体" w:hint="eastAsia"/>
          <w:szCs w:val="28"/>
        </w:rPr>
        <w:t>所述的输入法，其中，所述输入装置具有与多个输入轨迹的图案符号一一对应的实体或虚拟的多个按键，用户通过按压按键来输入对应的输入轨迹。</w:t>
      </w:r>
    </w:p>
    <w:p w14:paraId="44FA525C" w14:textId="77777777" w:rsidR="005177CC" w:rsidRPr="00B87AB8" w:rsidRDefault="005177CC" w:rsidP="005177CC">
      <w:pPr>
        <w:ind w:firstLine="600"/>
        <w:jc w:val="both"/>
        <w:rPr>
          <w:rFonts w:eastAsia="宋体"/>
          <w:szCs w:val="28"/>
        </w:rPr>
      </w:pPr>
      <w:r>
        <w:rPr>
          <w:rFonts w:eastAsia="宋体"/>
          <w:szCs w:val="28"/>
        </w:rPr>
        <w:t>1</w:t>
      </w:r>
      <w:r w:rsidR="00A271A4">
        <w:rPr>
          <w:rFonts w:eastAsia="宋体" w:hint="eastAsia"/>
          <w:szCs w:val="28"/>
        </w:rPr>
        <w:t>7</w:t>
      </w:r>
      <w:r w:rsidRPr="00B87AB8">
        <w:rPr>
          <w:rFonts w:eastAsia="宋体" w:hint="eastAsia"/>
          <w:szCs w:val="28"/>
        </w:rPr>
        <w:t>、如权利要求</w:t>
      </w:r>
      <w:r>
        <w:rPr>
          <w:rFonts w:eastAsia="宋体"/>
          <w:szCs w:val="28"/>
        </w:rPr>
        <w:t>1</w:t>
      </w:r>
      <w:r w:rsidR="00A271A4">
        <w:rPr>
          <w:rFonts w:eastAsia="宋体" w:hint="eastAsia"/>
          <w:szCs w:val="28"/>
        </w:rPr>
        <w:t>2</w:t>
      </w:r>
      <w:r w:rsidRPr="00B87AB8">
        <w:rPr>
          <w:rFonts w:eastAsia="宋体" w:hint="eastAsia"/>
          <w:szCs w:val="28"/>
        </w:rPr>
        <w:t>所述的输入法，其中，所述多个按键包括一笔画输入轨迹形成的所有图案符号中的全部或至少一部分。</w:t>
      </w:r>
    </w:p>
    <w:p w14:paraId="52367654" w14:textId="77777777" w:rsidR="005177CC" w:rsidRPr="00B87AB8" w:rsidRDefault="00A271A4" w:rsidP="005177CC">
      <w:pPr>
        <w:ind w:firstLine="600"/>
        <w:jc w:val="both"/>
        <w:rPr>
          <w:rFonts w:eastAsia="宋体"/>
          <w:szCs w:val="28"/>
        </w:rPr>
      </w:pPr>
      <w:r>
        <w:rPr>
          <w:rFonts w:eastAsia="宋体" w:hint="eastAsia"/>
          <w:szCs w:val="28"/>
        </w:rPr>
        <w:lastRenderedPageBreak/>
        <w:t>18</w:t>
      </w:r>
      <w:r w:rsidR="005177CC" w:rsidRPr="00B87AB8">
        <w:rPr>
          <w:rFonts w:eastAsia="宋体" w:hint="eastAsia"/>
          <w:szCs w:val="28"/>
        </w:rPr>
        <w:t>、如权利要求</w:t>
      </w:r>
      <w:r>
        <w:rPr>
          <w:rFonts w:eastAsia="宋体" w:hint="eastAsia"/>
          <w:szCs w:val="28"/>
        </w:rPr>
        <w:t>12</w:t>
      </w:r>
      <w:r w:rsidR="005177CC" w:rsidRPr="00B87AB8">
        <w:rPr>
          <w:rFonts w:eastAsia="宋体" w:hint="eastAsia"/>
          <w:szCs w:val="28"/>
        </w:rPr>
        <w:t>所述的输入法，其中，所述输入装置是六面体，六面体的每个面上设置有</w:t>
      </w:r>
      <w:r w:rsidR="005177CC" w:rsidRPr="00B87AB8">
        <w:rPr>
          <w:rFonts w:eastAsia="宋体"/>
          <w:szCs w:val="28"/>
        </w:rPr>
        <w:t>9</w:t>
      </w:r>
      <w:r w:rsidR="005177CC" w:rsidRPr="00B87AB8">
        <w:rPr>
          <w:rFonts w:eastAsia="宋体" w:hint="eastAsia"/>
          <w:szCs w:val="28"/>
        </w:rPr>
        <w:t>个相似图案符号的</w:t>
      </w:r>
      <w:r w:rsidR="005177CC" w:rsidRPr="00B87AB8">
        <w:rPr>
          <w:rFonts w:eastAsia="宋体"/>
          <w:szCs w:val="28"/>
        </w:rPr>
        <w:t>9</w:t>
      </w:r>
      <w:r w:rsidR="005177CC" w:rsidRPr="00B87AB8">
        <w:rPr>
          <w:rFonts w:eastAsia="宋体" w:hint="eastAsia"/>
          <w:szCs w:val="28"/>
        </w:rPr>
        <w:t>个按键。</w:t>
      </w:r>
    </w:p>
    <w:p w14:paraId="0E66455E" w14:textId="77777777" w:rsidR="005177CC" w:rsidRPr="00B87AB8" w:rsidRDefault="00A271A4" w:rsidP="005177CC">
      <w:pPr>
        <w:ind w:firstLine="600"/>
        <w:jc w:val="both"/>
        <w:rPr>
          <w:rFonts w:eastAsia="宋体"/>
          <w:szCs w:val="28"/>
        </w:rPr>
      </w:pPr>
      <w:r>
        <w:rPr>
          <w:rFonts w:eastAsia="宋体" w:hint="eastAsia"/>
          <w:szCs w:val="28"/>
        </w:rPr>
        <w:t>19</w:t>
      </w:r>
      <w:r w:rsidR="005177CC" w:rsidRPr="00B87AB8">
        <w:rPr>
          <w:rFonts w:eastAsia="宋体" w:hint="eastAsia"/>
          <w:szCs w:val="28"/>
        </w:rPr>
        <w:t>、一种输入法，包括：</w:t>
      </w:r>
    </w:p>
    <w:p w14:paraId="047FDA41" w14:textId="77777777" w:rsidR="005177CC" w:rsidRPr="00B87AB8" w:rsidRDefault="005177CC" w:rsidP="005177CC">
      <w:pPr>
        <w:ind w:firstLine="600"/>
        <w:jc w:val="both"/>
        <w:rPr>
          <w:rFonts w:eastAsia="宋体"/>
          <w:szCs w:val="28"/>
        </w:rPr>
      </w:pPr>
      <w:r w:rsidRPr="00B87AB8">
        <w:rPr>
          <w:rFonts w:eastAsia="宋体" w:hint="eastAsia"/>
          <w:szCs w:val="28"/>
        </w:rPr>
        <w:t>在输入装置上确定用户输入的输入轨迹；</w:t>
      </w:r>
    </w:p>
    <w:p w14:paraId="37E49E72" w14:textId="77777777" w:rsidR="005177CC" w:rsidRPr="00B87AB8" w:rsidRDefault="005177CC" w:rsidP="005177CC">
      <w:pPr>
        <w:ind w:firstLine="600"/>
        <w:jc w:val="both"/>
        <w:rPr>
          <w:rFonts w:eastAsia="宋体"/>
          <w:szCs w:val="28"/>
        </w:rPr>
      </w:pPr>
      <w:bookmarkStart w:id="52" w:name="OLE_LINK15"/>
      <w:bookmarkStart w:id="53" w:name="OLE_LINK16"/>
      <w:r w:rsidRPr="00B87AB8">
        <w:rPr>
          <w:rFonts w:eastAsia="宋体" w:hint="eastAsia"/>
          <w:szCs w:val="28"/>
        </w:rPr>
        <w:t>确定与输入轨迹的图案对应的</w:t>
      </w:r>
      <w:bookmarkEnd w:id="52"/>
      <w:bookmarkEnd w:id="53"/>
      <w:r w:rsidRPr="00B87AB8">
        <w:rPr>
          <w:rFonts w:eastAsia="宋体" w:hint="eastAsia"/>
          <w:szCs w:val="28"/>
        </w:rPr>
        <w:t>编码；</w:t>
      </w:r>
    </w:p>
    <w:p w14:paraId="589F430B" w14:textId="77777777" w:rsidR="005177CC" w:rsidRPr="00B87AB8" w:rsidRDefault="005177CC" w:rsidP="005177CC">
      <w:pPr>
        <w:ind w:firstLine="600"/>
        <w:jc w:val="both"/>
        <w:rPr>
          <w:rFonts w:eastAsia="宋体"/>
          <w:szCs w:val="28"/>
        </w:rPr>
      </w:pPr>
      <w:r w:rsidRPr="00B87AB8">
        <w:rPr>
          <w:rFonts w:eastAsia="宋体" w:hint="eastAsia"/>
          <w:szCs w:val="28"/>
        </w:rPr>
        <w:t>基于编码与符号文字的映射表，确定并输出与编码对应的符号文字，</w:t>
      </w:r>
    </w:p>
    <w:p w14:paraId="70DBEFB5" w14:textId="77777777" w:rsidR="005177CC" w:rsidRPr="00B87AB8" w:rsidRDefault="005177CC" w:rsidP="005177CC">
      <w:pPr>
        <w:ind w:firstLine="600"/>
        <w:jc w:val="both"/>
        <w:rPr>
          <w:rFonts w:eastAsia="宋体"/>
          <w:szCs w:val="28"/>
        </w:rPr>
      </w:pPr>
      <w:r w:rsidRPr="00B87AB8">
        <w:rPr>
          <w:rFonts w:eastAsia="宋体" w:hint="eastAsia"/>
          <w:szCs w:val="28"/>
        </w:rPr>
        <w:t>其中，所述输入装置具有包括分布在圆周上的</w:t>
      </w:r>
      <w:r w:rsidRPr="00B87AB8">
        <w:rPr>
          <w:rFonts w:eastAsia="宋体"/>
          <w:szCs w:val="28"/>
        </w:rPr>
        <w:t>8</w:t>
      </w:r>
      <w:r w:rsidRPr="00B87AB8">
        <w:rPr>
          <w:rFonts w:eastAsia="宋体" w:hint="eastAsia"/>
          <w:szCs w:val="28"/>
        </w:rPr>
        <w:t>个检测区域和圆心上的检测区域的</w:t>
      </w:r>
      <w:r w:rsidRPr="00B87AB8">
        <w:rPr>
          <w:rFonts w:eastAsia="宋体"/>
          <w:szCs w:val="28"/>
        </w:rPr>
        <w:t>9</w:t>
      </w:r>
      <w:r w:rsidRPr="00B87AB8">
        <w:rPr>
          <w:rFonts w:eastAsia="宋体" w:hint="eastAsia"/>
          <w:szCs w:val="28"/>
        </w:rPr>
        <w:t>个不同的检测区域，所述输入轨迹从圆周上的</w:t>
      </w:r>
      <w:r w:rsidRPr="00B87AB8">
        <w:rPr>
          <w:rFonts w:eastAsia="宋体"/>
          <w:szCs w:val="28"/>
        </w:rPr>
        <w:t>8</w:t>
      </w:r>
      <w:r w:rsidRPr="00B87AB8">
        <w:rPr>
          <w:rFonts w:eastAsia="宋体" w:hint="eastAsia"/>
          <w:szCs w:val="28"/>
        </w:rPr>
        <w:t>个检测区域中的任意一个检测区域起始并且沿着半径方向经过圆心的检测区域，然后再次移动到圆周上的</w:t>
      </w:r>
      <w:r w:rsidRPr="00B87AB8">
        <w:rPr>
          <w:rFonts w:eastAsia="宋体"/>
          <w:szCs w:val="28"/>
        </w:rPr>
        <w:t>8</w:t>
      </w:r>
      <w:r w:rsidRPr="00B87AB8">
        <w:rPr>
          <w:rFonts w:eastAsia="宋体" w:hint="eastAsia"/>
          <w:szCs w:val="28"/>
        </w:rPr>
        <w:t>个检测区域中的任意一个而结束，</w:t>
      </w:r>
    </w:p>
    <w:p w14:paraId="4087F67A" w14:textId="77777777" w:rsidR="005177CC" w:rsidRPr="00B87AB8" w:rsidRDefault="005177CC" w:rsidP="005177CC">
      <w:pPr>
        <w:ind w:firstLine="600"/>
        <w:jc w:val="both"/>
        <w:rPr>
          <w:rFonts w:eastAsia="宋体"/>
          <w:szCs w:val="28"/>
        </w:rPr>
      </w:pPr>
      <w:r w:rsidRPr="00B87AB8">
        <w:rPr>
          <w:rFonts w:eastAsia="宋体" w:hint="eastAsia"/>
          <w:szCs w:val="28"/>
        </w:rPr>
        <w:t>其中，圆周上的</w:t>
      </w:r>
      <w:r w:rsidRPr="00B87AB8">
        <w:rPr>
          <w:rFonts w:eastAsia="宋体"/>
          <w:szCs w:val="28"/>
        </w:rPr>
        <w:t>8</w:t>
      </w:r>
      <w:r w:rsidRPr="00B87AB8">
        <w:rPr>
          <w:rFonts w:eastAsia="宋体" w:hint="eastAsia"/>
          <w:szCs w:val="28"/>
        </w:rPr>
        <w:t>个检测区域由</w:t>
      </w:r>
      <w:r w:rsidRPr="00B87AB8">
        <w:rPr>
          <w:rFonts w:eastAsia="宋体"/>
          <w:szCs w:val="28"/>
        </w:rPr>
        <w:t>8</w:t>
      </w:r>
      <w:r w:rsidRPr="00B87AB8">
        <w:rPr>
          <w:rFonts w:eastAsia="宋体" w:hint="eastAsia"/>
          <w:szCs w:val="28"/>
        </w:rPr>
        <w:t>个不同的数值表示，</w:t>
      </w:r>
    </w:p>
    <w:p w14:paraId="3B078CBF" w14:textId="77777777" w:rsidR="005177CC" w:rsidRPr="00B87AB8" w:rsidRDefault="005177CC" w:rsidP="005177CC">
      <w:pPr>
        <w:ind w:firstLine="600"/>
        <w:jc w:val="both"/>
        <w:rPr>
          <w:rFonts w:eastAsia="宋体"/>
          <w:szCs w:val="28"/>
        </w:rPr>
      </w:pPr>
      <w:r w:rsidRPr="00B87AB8">
        <w:rPr>
          <w:rFonts w:eastAsia="宋体" w:hint="eastAsia"/>
          <w:szCs w:val="28"/>
        </w:rPr>
        <w:t>所述编码由输入轨迹的起始区域位置和结束点位置的数值表示。</w:t>
      </w:r>
    </w:p>
    <w:p w14:paraId="2BAF60D7" w14:textId="77777777" w:rsidR="005177CC" w:rsidRPr="00B87AB8" w:rsidRDefault="00A271A4" w:rsidP="005177CC">
      <w:pPr>
        <w:ind w:firstLine="600"/>
        <w:jc w:val="both"/>
        <w:rPr>
          <w:rFonts w:eastAsia="宋体"/>
          <w:szCs w:val="28"/>
        </w:rPr>
      </w:pPr>
      <w:r>
        <w:rPr>
          <w:rFonts w:eastAsia="宋体" w:hint="eastAsia"/>
          <w:szCs w:val="28"/>
        </w:rPr>
        <w:t>20</w:t>
      </w:r>
      <w:r w:rsidR="005177CC" w:rsidRPr="00B87AB8">
        <w:rPr>
          <w:rFonts w:eastAsia="宋体" w:hint="eastAsia"/>
          <w:szCs w:val="28"/>
        </w:rPr>
        <w:t>、一种输入法，包括：</w:t>
      </w:r>
    </w:p>
    <w:p w14:paraId="0222EFB3" w14:textId="77777777" w:rsidR="005177CC" w:rsidRPr="00B87AB8" w:rsidRDefault="005177CC" w:rsidP="005177CC">
      <w:pPr>
        <w:ind w:firstLine="600"/>
        <w:jc w:val="both"/>
        <w:rPr>
          <w:rFonts w:eastAsia="宋体"/>
          <w:szCs w:val="28"/>
        </w:rPr>
      </w:pPr>
      <w:r w:rsidRPr="00B87AB8">
        <w:rPr>
          <w:rFonts w:eastAsia="宋体" w:hint="eastAsia"/>
          <w:szCs w:val="28"/>
        </w:rPr>
        <w:t>在输入装置上确定用户输入的输入轨迹；</w:t>
      </w:r>
    </w:p>
    <w:p w14:paraId="11526678" w14:textId="77777777" w:rsidR="005177CC" w:rsidRPr="00B87AB8" w:rsidRDefault="005177CC" w:rsidP="005177CC">
      <w:pPr>
        <w:ind w:firstLine="600"/>
        <w:jc w:val="both"/>
        <w:rPr>
          <w:rFonts w:eastAsia="宋体"/>
          <w:szCs w:val="28"/>
        </w:rPr>
      </w:pPr>
      <w:r w:rsidRPr="00B87AB8">
        <w:rPr>
          <w:rFonts w:eastAsia="宋体" w:hint="eastAsia"/>
          <w:szCs w:val="28"/>
        </w:rPr>
        <w:t>确定与输入轨迹的图案对应的编码；</w:t>
      </w:r>
    </w:p>
    <w:p w14:paraId="2131C52B" w14:textId="77777777" w:rsidR="005177CC" w:rsidRPr="00B87AB8" w:rsidRDefault="005177CC" w:rsidP="005177CC">
      <w:pPr>
        <w:ind w:firstLine="600"/>
        <w:jc w:val="both"/>
        <w:rPr>
          <w:rFonts w:eastAsia="宋体"/>
          <w:szCs w:val="28"/>
        </w:rPr>
      </w:pPr>
      <w:r w:rsidRPr="00B87AB8">
        <w:rPr>
          <w:rFonts w:eastAsia="宋体" w:hint="eastAsia"/>
          <w:szCs w:val="28"/>
        </w:rPr>
        <w:t>基于编码与符号文字的映射表，确定并输出与编码对应的符号文字，</w:t>
      </w:r>
    </w:p>
    <w:p w14:paraId="0D65B640" w14:textId="77777777" w:rsidR="005177CC" w:rsidRPr="00B87AB8" w:rsidRDefault="005177CC" w:rsidP="005177CC">
      <w:pPr>
        <w:ind w:firstLine="600"/>
        <w:jc w:val="both"/>
        <w:rPr>
          <w:rFonts w:eastAsia="宋体"/>
          <w:szCs w:val="28"/>
        </w:rPr>
      </w:pPr>
      <w:r w:rsidRPr="00B87AB8">
        <w:rPr>
          <w:rFonts w:eastAsia="宋体" w:hint="eastAsia"/>
          <w:szCs w:val="28"/>
        </w:rPr>
        <w:t>其中，所述输入装置具有包括分布在圆周上的</w:t>
      </w:r>
      <w:r w:rsidRPr="00B87AB8">
        <w:rPr>
          <w:rFonts w:eastAsia="宋体"/>
          <w:szCs w:val="28"/>
        </w:rPr>
        <w:t>8</w:t>
      </w:r>
      <w:r w:rsidRPr="00B87AB8">
        <w:rPr>
          <w:rFonts w:eastAsia="宋体" w:hint="eastAsia"/>
          <w:szCs w:val="28"/>
        </w:rPr>
        <w:t>个不同的检测区域，所述输入轨迹从圆周上的</w:t>
      </w:r>
      <w:r w:rsidRPr="00B87AB8">
        <w:rPr>
          <w:rFonts w:eastAsia="宋体"/>
          <w:szCs w:val="28"/>
        </w:rPr>
        <w:t>8</w:t>
      </w:r>
      <w:r w:rsidRPr="00B87AB8">
        <w:rPr>
          <w:rFonts w:eastAsia="宋体" w:hint="eastAsia"/>
          <w:szCs w:val="28"/>
        </w:rPr>
        <w:t>个检测区域中的任意一个检测区域起始并且沿着顺时针方向或逆时针方向移动至圆周上的一个检测区域，然后以相反的方向从该检测区域再次沿着圆周移动到圆周上的任意一个检测区域而结束，</w:t>
      </w:r>
    </w:p>
    <w:p w14:paraId="120D6E80" w14:textId="77777777" w:rsidR="005177CC" w:rsidRPr="00B87AB8" w:rsidRDefault="005177CC" w:rsidP="005177CC">
      <w:pPr>
        <w:ind w:firstLine="600"/>
        <w:jc w:val="both"/>
        <w:rPr>
          <w:rFonts w:eastAsia="宋体"/>
          <w:szCs w:val="28"/>
        </w:rPr>
      </w:pPr>
      <w:r w:rsidRPr="00B87AB8">
        <w:rPr>
          <w:rFonts w:eastAsia="宋体" w:hint="eastAsia"/>
          <w:szCs w:val="28"/>
        </w:rPr>
        <w:t>其中，圆周上的</w:t>
      </w:r>
      <w:r w:rsidRPr="00B87AB8">
        <w:rPr>
          <w:rFonts w:eastAsia="宋体"/>
          <w:szCs w:val="28"/>
        </w:rPr>
        <w:t>8</w:t>
      </w:r>
      <w:r w:rsidRPr="00B87AB8">
        <w:rPr>
          <w:rFonts w:eastAsia="宋体" w:hint="eastAsia"/>
          <w:szCs w:val="28"/>
        </w:rPr>
        <w:t>个检测区域由</w:t>
      </w:r>
      <w:r w:rsidRPr="00B87AB8">
        <w:rPr>
          <w:rFonts w:eastAsia="宋体"/>
          <w:szCs w:val="28"/>
        </w:rPr>
        <w:t>8</w:t>
      </w:r>
      <w:r w:rsidRPr="00B87AB8">
        <w:rPr>
          <w:rFonts w:eastAsia="宋体" w:hint="eastAsia"/>
          <w:szCs w:val="28"/>
        </w:rPr>
        <w:t>个不同的数值表示，</w:t>
      </w:r>
    </w:p>
    <w:p w14:paraId="2854CF49" w14:textId="77777777" w:rsidR="005177CC" w:rsidRPr="00B87AB8" w:rsidRDefault="005177CC" w:rsidP="005177CC">
      <w:pPr>
        <w:ind w:firstLine="600"/>
        <w:jc w:val="both"/>
        <w:rPr>
          <w:rFonts w:eastAsia="宋体"/>
          <w:szCs w:val="28"/>
        </w:rPr>
      </w:pPr>
      <w:r w:rsidRPr="00B87AB8">
        <w:rPr>
          <w:rFonts w:eastAsia="宋体" w:hint="eastAsia"/>
          <w:szCs w:val="28"/>
        </w:rPr>
        <w:t>其中，所述编码由输入轨迹的起始点位置和结束点位置的数值表示。</w:t>
      </w:r>
    </w:p>
    <w:p w14:paraId="58A0F27E" w14:textId="77777777" w:rsidR="005177CC" w:rsidRPr="00B87AB8" w:rsidRDefault="00A271A4" w:rsidP="005177CC">
      <w:pPr>
        <w:ind w:firstLine="600"/>
        <w:jc w:val="both"/>
        <w:rPr>
          <w:rFonts w:eastAsia="宋体"/>
          <w:szCs w:val="28"/>
        </w:rPr>
      </w:pPr>
      <w:r>
        <w:rPr>
          <w:rFonts w:eastAsia="宋体" w:hint="eastAsia"/>
          <w:szCs w:val="28"/>
        </w:rPr>
        <w:t>21</w:t>
      </w:r>
      <w:r w:rsidR="005177CC" w:rsidRPr="00B87AB8">
        <w:rPr>
          <w:rFonts w:eastAsia="宋体" w:hint="eastAsia"/>
          <w:szCs w:val="28"/>
        </w:rPr>
        <w:t>、一种输入法，包括：</w:t>
      </w:r>
    </w:p>
    <w:p w14:paraId="3183B6D9" w14:textId="77777777" w:rsidR="005177CC" w:rsidRPr="00B87AB8" w:rsidRDefault="005177CC" w:rsidP="005177CC">
      <w:pPr>
        <w:ind w:firstLine="600"/>
        <w:jc w:val="both"/>
        <w:rPr>
          <w:rFonts w:eastAsia="宋体"/>
          <w:szCs w:val="28"/>
        </w:rPr>
      </w:pPr>
      <w:r w:rsidRPr="00B87AB8">
        <w:rPr>
          <w:rFonts w:eastAsia="宋体" w:hint="eastAsia"/>
          <w:szCs w:val="28"/>
        </w:rPr>
        <w:t>在输入装置上确定用户输入的输入轨迹；</w:t>
      </w:r>
    </w:p>
    <w:p w14:paraId="250A6BF7" w14:textId="77777777" w:rsidR="005177CC" w:rsidRPr="00B87AB8" w:rsidRDefault="005177CC" w:rsidP="005177CC">
      <w:pPr>
        <w:ind w:firstLine="600"/>
        <w:jc w:val="both"/>
        <w:rPr>
          <w:rFonts w:eastAsia="宋体"/>
          <w:szCs w:val="28"/>
        </w:rPr>
      </w:pPr>
      <w:r w:rsidRPr="00B87AB8">
        <w:rPr>
          <w:rFonts w:eastAsia="宋体" w:hint="eastAsia"/>
          <w:szCs w:val="28"/>
        </w:rPr>
        <w:t>确定与输入轨迹的图案对应的编码；</w:t>
      </w:r>
    </w:p>
    <w:p w14:paraId="1BDCA100" w14:textId="77777777" w:rsidR="005177CC" w:rsidRPr="00B87AB8" w:rsidRDefault="005177CC" w:rsidP="005177CC">
      <w:pPr>
        <w:ind w:firstLine="600"/>
        <w:jc w:val="both"/>
        <w:rPr>
          <w:rFonts w:eastAsia="宋体"/>
          <w:szCs w:val="28"/>
        </w:rPr>
      </w:pPr>
      <w:r w:rsidRPr="00B87AB8">
        <w:rPr>
          <w:rFonts w:eastAsia="宋体" w:hint="eastAsia"/>
          <w:szCs w:val="28"/>
        </w:rPr>
        <w:t>基于编码与符号文字的映射表，确定并输出与编码对应的符号文字，</w:t>
      </w:r>
    </w:p>
    <w:p w14:paraId="7A192E4D" w14:textId="77777777" w:rsidR="005177CC" w:rsidRPr="00B87AB8" w:rsidRDefault="005177CC" w:rsidP="005177CC">
      <w:pPr>
        <w:ind w:firstLine="600"/>
        <w:jc w:val="both"/>
        <w:rPr>
          <w:rFonts w:eastAsia="宋体"/>
          <w:szCs w:val="28"/>
        </w:rPr>
      </w:pPr>
      <w:r w:rsidRPr="00B87AB8">
        <w:rPr>
          <w:rFonts w:eastAsia="宋体" w:hint="eastAsia"/>
          <w:szCs w:val="28"/>
        </w:rPr>
        <w:t>其中，所述输入装置具有包括分布在线段上的</w:t>
      </w:r>
      <w:r w:rsidRPr="00B87AB8">
        <w:rPr>
          <w:rFonts w:eastAsia="宋体"/>
          <w:szCs w:val="28"/>
        </w:rPr>
        <w:t>8</w:t>
      </w:r>
      <w:r w:rsidRPr="00B87AB8">
        <w:rPr>
          <w:rFonts w:eastAsia="宋体" w:hint="eastAsia"/>
          <w:szCs w:val="28"/>
        </w:rPr>
        <w:t>个检测点，所述输入轨迹从线段上的</w:t>
      </w:r>
      <w:r w:rsidRPr="00B87AB8">
        <w:rPr>
          <w:rFonts w:eastAsia="宋体"/>
          <w:szCs w:val="28"/>
        </w:rPr>
        <w:t>8</w:t>
      </w:r>
      <w:r w:rsidRPr="00B87AB8">
        <w:rPr>
          <w:rFonts w:eastAsia="宋体" w:hint="eastAsia"/>
          <w:szCs w:val="28"/>
        </w:rPr>
        <w:t>个检测点中的任意一个检测点起始并且沿着线段的一个方向移动至线段上的一个检测点，然后以相反的方向从该检测点再次沿着线段移动到线段上的任意一个检测点而结束，</w:t>
      </w:r>
    </w:p>
    <w:p w14:paraId="33122DBE" w14:textId="77777777" w:rsidR="005177CC" w:rsidRPr="00B87AB8" w:rsidRDefault="005177CC" w:rsidP="005177CC">
      <w:pPr>
        <w:ind w:firstLine="600"/>
        <w:jc w:val="both"/>
        <w:rPr>
          <w:rFonts w:eastAsia="宋体"/>
          <w:szCs w:val="28"/>
        </w:rPr>
      </w:pPr>
      <w:r w:rsidRPr="00B87AB8">
        <w:rPr>
          <w:rFonts w:eastAsia="宋体" w:hint="eastAsia"/>
          <w:szCs w:val="28"/>
        </w:rPr>
        <w:lastRenderedPageBreak/>
        <w:t>其中，</w:t>
      </w:r>
      <w:r w:rsidRPr="00B87AB8">
        <w:rPr>
          <w:rFonts w:eastAsia="宋体"/>
          <w:szCs w:val="28"/>
        </w:rPr>
        <w:t>8</w:t>
      </w:r>
      <w:r w:rsidRPr="00B87AB8">
        <w:rPr>
          <w:rFonts w:eastAsia="宋体" w:hint="eastAsia"/>
          <w:szCs w:val="28"/>
        </w:rPr>
        <w:t>个检测点由</w:t>
      </w:r>
      <w:r w:rsidRPr="00B87AB8">
        <w:rPr>
          <w:rFonts w:eastAsia="宋体"/>
          <w:szCs w:val="28"/>
        </w:rPr>
        <w:t>8</w:t>
      </w:r>
      <w:r w:rsidRPr="00B87AB8">
        <w:rPr>
          <w:rFonts w:eastAsia="宋体" w:hint="eastAsia"/>
          <w:szCs w:val="28"/>
        </w:rPr>
        <w:t>个不同的数值表示，</w:t>
      </w:r>
    </w:p>
    <w:p w14:paraId="5B71AFE8" w14:textId="77777777" w:rsidR="005177CC" w:rsidRPr="00B87AB8" w:rsidRDefault="005177CC" w:rsidP="005177CC">
      <w:pPr>
        <w:ind w:firstLine="600"/>
        <w:jc w:val="both"/>
        <w:rPr>
          <w:rFonts w:eastAsia="宋体"/>
          <w:szCs w:val="28"/>
        </w:rPr>
      </w:pPr>
      <w:r w:rsidRPr="00B87AB8">
        <w:rPr>
          <w:rFonts w:eastAsia="宋体" w:hint="eastAsia"/>
          <w:szCs w:val="28"/>
        </w:rPr>
        <w:t>其中，所述编码由输入轨迹的起始点位置和结束点位置的数值表示。</w:t>
      </w:r>
    </w:p>
    <w:p w14:paraId="337647F9" w14:textId="77777777" w:rsidR="00E569F9" w:rsidRPr="00B87AB8" w:rsidRDefault="00E569F9" w:rsidP="00E569F9">
      <w:pPr>
        <w:pStyle w:val="Heading1"/>
        <w:numPr>
          <w:ilvl w:val="0"/>
          <w:numId w:val="0"/>
        </w:numPr>
        <w:rPr>
          <w:rFonts w:eastAsia="宋体"/>
        </w:rPr>
      </w:pPr>
      <w:r w:rsidRPr="00B87AB8">
        <w:rPr>
          <w:rFonts w:eastAsia="宋体"/>
        </w:rPr>
        <w:br w:type="page"/>
      </w:r>
      <w:r w:rsidRPr="00B87AB8">
        <w:rPr>
          <w:rFonts w:eastAsia="宋体"/>
        </w:rPr>
        <w:lastRenderedPageBreak/>
        <w:t>说明书摘要</w:t>
      </w:r>
    </w:p>
    <w:p w14:paraId="5BB3FC7D" w14:textId="77777777" w:rsidR="00E569F9" w:rsidRPr="00B87AB8" w:rsidRDefault="00E569F9" w:rsidP="00E569F9">
      <w:pPr>
        <w:rPr>
          <w:rFonts w:eastAsia="宋体"/>
        </w:rPr>
      </w:pPr>
    </w:p>
    <w:p w14:paraId="22EA29DE" w14:textId="77777777" w:rsidR="00E569F9" w:rsidRPr="00B87AB8" w:rsidRDefault="00E569F9" w:rsidP="00CD1EFF">
      <w:pPr>
        <w:ind w:firstLine="600"/>
        <w:jc w:val="both"/>
        <w:rPr>
          <w:rFonts w:eastAsia="宋体"/>
          <w:szCs w:val="28"/>
        </w:rPr>
      </w:pPr>
      <w:r w:rsidRPr="00B87AB8">
        <w:rPr>
          <w:rFonts w:eastAsia="宋体" w:hint="eastAsia"/>
          <w:szCs w:val="28"/>
        </w:rPr>
        <w:t>本</w:t>
      </w:r>
      <w:r w:rsidRPr="00B87AB8">
        <w:rPr>
          <w:rFonts w:eastAsia="宋体"/>
          <w:szCs w:val="28"/>
        </w:rPr>
        <w:t>发明公开一种</w:t>
      </w:r>
      <w:r w:rsidR="00F801BE">
        <w:rPr>
          <w:rFonts w:eastAsia="宋体" w:hint="eastAsia"/>
        </w:rPr>
        <w:t>输入法和使用该输入法的输入装置、输入系统</w:t>
      </w:r>
      <w:r w:rsidRPr="00B87AB8">
        <w:rPr>
          <w:rFonts w:eastAsia="宋体" w:hint="eastAsia"/>
          <w:szCs w:val="28"/>
        </w:rPr>
        <w:t>。所述</w:t>
      </w:r>
      <w:r w:rsidR="00F801BE">
        <w:rPr>
          <w:rFonts w:eastAsia="宋体" w:hint="eastAsia"/>
          <w:szCs w:val="28"/>
        </w:rPr>
        <w:t>输入法包括：</w:t>
      </w:r>
      <w:r w:rsidR="00CD1EFF" w:rsidRPr="00B87AB8">
        <w:rPr>
          <w:rFonts w:eastAsia="宋体" w:hint="eastAsia"/>
          <w:szCs w:val="28"/>
        </w:rPr>
        <w:t>检测用户在输入装置上输入的输入轨迹</w:t>
      </w:r>
      <w:r w:rsidR="00CD1EFF">
        <w:rPr>
          <w:rFonts w:eastAsia="宋体"/>
          <w:szCs w:val="28"/>
        </w:rPr>
        <w:t>,</w:t>
      </w:r>
      <w:r w:rsidR="00CD1EFF" w:rsidRPr="00870F39">
        <w:rPr>
          <w:rFonts w:eastAsia="宋体"/>
          <w:szCs w:val="28"/>
        </w:rPr>
        <w:t xml:space="preserve"> </w:t>
      </w:r>
      <w:r w:rsidR="00CD1EFF">
        <w:rPr>
          <w:rFonts w:eastAsia="宋体" w:hint="eastAsia"/>
          <w:szCs w:val="28"/>
        </w:rPr>
        <w:t>所述</w:t>
      </w:r>
      <w:r w:rsidR="00CD1EFF" w:rsidRPr="00B87AB8">
        <w:rPr>
          <w:rFonts w:eastAsia="宋体" w:hint="eastAsia"/>
          <w:szCs w:val="28"/>
        </w:rPr>
        <w:t>输入装置</w:t>
      </w:r>
      <w:r w:rsidR="00CD1EFF">
        <w:rPr>
          <w:rFonts w:eastAsia="宋体" w:hint="eastAsia"/>
          <w:szCs w:val="28"/>
        </w:rPr>
        <w:t>具有若干个有效输入点，所述</w:t>
      </w:r>
      <w:r w:rsidR="00CD1EFF" w:rsidRPr="00B87AB8">
        <w:rPr>
          <w:rFonts w:eastAsia="宋体" w:hint="eastAsia"/>
          <w:szCs w:val="28"/>
        </w:rPr>
        <w:t>输入轨迹</w:t>
      </w:r>
      <w:r w:rsidR="00CD1EFF">
        <w:rPr>
          <w:rFonts w:eastAsia="宋体" w:hint="eastAsia"/>
          <w:szCs w:val="28"/>
        </w:rPr>
        <w:t>是从所述若干个有效输入点之一起始，并经过至少一个其他有效输入点</w:t>
      </w:r>
      <w:r w:rsidR="00CD1EFF" w:rsidRPr="00B87AB8">
        <w:rPr>
          <w:rFonts w:eastAsia="宋体" w:hint="eastAsia"/>
          <w:szCs w:val="28"/>
        </w:rPr>
        <w:t>而结束；</w:t>
      </w:r>
      <w:r w:rsidR="00CD1EFF">
        <w:rPr>
          <w:rFonts w:eastAsia="宋体" w:hint="eastAsia"/>
          <w:szCs w:val="28"/>
        </w:rPr>
        <w:t>将所述</w:t>
      </w:r>
      <w:r w:rsidR="00CD1EFF" w:rsidRPr="00B87AB8">
        <w:rPr>
          <w:rFonts w:eastAsia="宋体" w:hint="eastAsia"/>
          <w:szCs w:val="28"/>
        </w:rPr>
        <w:t>输入轨迹</w:t>
      </w:r>
      <w:r w:rsidR="00CD1EFF">
        <w:rPr>
          <w:rFonts w:eastAsia="宋体" w:hint="eastAsia"/>
          <w:szCs w:val="28"/>
        </w:rPr>
        <w:t>转换为轨迹码</w:t>
      </w:r>
      <w:r w:rsidR="00CD1EFF" w:rsidRPr="00B87AB8">
        <w:rPr>
          <w:rFonts w:eastAsia="宋体" w:hint="eastAsia"/>
          <w:szCs w:val="28"/>
        </w:rPr>
        <w:t>；</w:t>
      </w:r>
      <w:r w:rsidR="00CD1EFF">
        <w:rPr>
          <w:rFonts w:eastAsia="宋体" w:hint="eastAsia"/>
          <w:szCs w:val="28"/>
        </w:rPr>
        <w:t>经预定义或自定义的</w:t>
      </w:r>
      <w:r w:rsidR="00CD1EFF" w:rsidRPr="00B87AB8">
        <w:rPr>
          <w:rFonts w:eastAsia="宋体" w:hint="eastAsia"/>
          <w:szCs w:val="28"/>
        </w:rPr>
        <w:t>映射表</w:t>
      </w:r>
      <w:r w:rsidR="00CD1EFF">
        <w:rPr>
          <w:rFonts w:eastAsia="宋体" w:hint="eastAsia"/>
          <w:szCs w:val="28"/>
        </w:rPr>
        <w:t>，将所述轨迹码转换成对应的</w:t>
      </w:r>
      <w:r w:rsidR="00CD1EFF">
        <w:rPr>
          <w:rFonts w:eastAsia="宋体"/>
          <w:szCs w:val="28"/>
        </w:rPr>
        <w:t>ASCII</w:t>
      </w:r>
      <w:r w:rsidR="00CD1EFF">
        <w:rPr>
          <w:rFonts w:eastAsia="宋体" w:hint="eastAsia"/>
          <w:szCs w:val="28"/>
        </w:rPr>
        <w:t>码、</w:t>
      </w:r>
      <w:r w:rsidR="00CD1EFF">
        <w:rPr>
          <w:rFonts w:eastAsia="宋体"/>
          <w:szCs w:val="28"/>
        </w:rPr>
        <w:t>Unicode</w:t>
      </w:r>
      <w:r w:rsidR="00CD1EFF">
        <w:rPr>
          <w:rFonts w:eastAsia="宋体" w:hint="eastAsia"/>
          <w:szCs w:val="28"/>
        </w:rPr>
        <w:t>码或其他进制编码</w:t>
      </w:r>
      <w:r w:rsidR="0007097A" w:rsidRPr="00B87AB8">
        <w:rPr>
          <w:rFonts w:eastAsia="宋体" w:hint="eastAsia"/>
          <w:szCs w:val="28"/>
        </w:rPr>
        <w:t>。</w:t>
      </w:r>
    </w:p>
    <w:p w14:paraId="0C54F70E" w14:textId="77777777" w:rsidR="00E569F9" w:rsidRPr="00B87AB8" w:rsidRDefault="00E569F9" w:rsidP="00E569F9">
      <w:pPr>
        <w:ind w:firstLine="600"/>
        <w:jc w:val="both"/>
        <w:rPr>
          <w:rFonts w:eastAsia="宋体"/>
        </w:rPr>
      </w:pPr>
    </w:p>
    <w:p w14:paraId="3296798D" w14:textId="77777777" w:rsidR="00E569F9" w:rsidRPr="00B87AB8" w:rsidRDefault="00E569F9" w:rsidP="00E569F9">
      <w:pPr>
        <w:ind w:firstLine="600"/>
        <w:jc w:val="both"/>
        <w:rPr>
          <w:rFonts w:eastAsia="宋体"/>
        </w:rPr>
      </w:pPr>
    </w:p>
    <w:p w14:paraId="51C1E92B" w14:textId="77777777" w:rsidR="00E569F9" w:rsidRPr="00B87AB8" w:rsidRDefault="00E569F9" w:rsidP="00E569F9">
      <w:pPr>
        <w:ind w:firstLine="600"/>
        <w:jc w:val="both"/>
        <w:rPr>
          <w:rFonts w:eastAsia="宋体"/>
        </w:rPr>
      </w:pPr>
    </w:p>
    <w:p w14:paraId="171AF363" w14:textId="77777777" w:rsidR="009665AC" w:rsidRPr="00B87AB8" w:rsidRDefault="009665AC"/>
    <w:sectPr w:rsidR="009665AC" w:rsidRPr="00B87AB8" w:rsidSect="005C6556">
      <w:footerReference w:type="default" r:id="rId16"/>
      <w:pgSz w:w="11907" w:h="16840" w:code="9"/>
      <w:pgMar w:top="1321" w:right="1077" w:bottom="851" w:left="1531" w:header="0" w:footer="851" w:gutter="0"/>
      <w:lnNumType w:countBy="5"/>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5DF13D" w14:textId="77777777" w:rsidR="004206C6" w:rsidRDefault="004206C6" w:rsidP="00E569F9">
      <w:pPr>
        <w:spacing w:line="240" w:lineRule="auto"/>
      </w:pPr>
      <w:r>
        <w:separator/>
      </w:r>
    </w:p>
  </w:endnote>
  <w:endnote w:type="continuationSeparator" w:id="0">
    <w:p w14:paraId="34CC2C68" w14:textId="77777777" w:rsidR="004206C6" w:rsidRDefault="004206C6" w:rsidP="00E569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ria">
    <w:panose1 w:val="00000000000000000000"/>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RIA Xin">
    <w:panose1 w:val="00000000000000000000"/>
    <w:charset w:val="02"/>
    <w:family w:val="auto"/>
    <w:notTrueType/>
    <w:pitch w:val="variable"/>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E6F31D" w14:textId="77777777" w:rsidR="0061557E" w:rsidRDefault="0061557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522FFD" w14:textId="77777777" w:rsidR="004206C6" w:rsidRDefault="004206C6" w:rsidP="00E569F9">
      <w:pPr>
        <w:spacing w:line="240" w:lineRule="auto"/>
      </w:pPr>
      <w:r>
        <w:separator/>
      </w:r>
    </w:p>
  </w:footnote>
  <w:footnote w:type="continuationSeparator" w:id="0">
    <w:p w14:paraId="44040EC9" w14:textId="77777777" w:rsidR="004206C6" w:rsidRDefault="004206C6" w:rsidP="00E569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C3B77"/>
    <w:multiLevelType w:val="hybridMultilevel"/>
    <w:tmpl w:val="161CAF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118649C"/>
    <w:multiLevelType w:val="multilevel"/>
    <w:tmpl w:val="1B62C48C"/>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rPr>
        <w:lang w:val="en-US"/>
      </w:r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rPr>
        <w:lang w:val="en-US"/>
      </w:r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15:restartNumberingAfterBreak="0">
    <w:nsid w:val="508F3E98"/>
    <w:multiLevelType w:val="multilevel"/>
    <w:tmpl w:val="1648465E"/>
    <w:lvl w:ilvl="0">
      <w:start w:val="1"/>
      <w:numFmt w:val="decimal"/>
      <w:lvlText w:val="%1"/>
      <w:lvlJc w:val="left"/>
      <w:pPr>
        <w:ind w:left="420" w:hanging="420"/>
      </w:pPr>
      <w:rPr>
        <w:rFonts w:hint="default"/>
      </w:rPr>
    </w:lvl>
    <w:lvl w:ilvl="1">
      <w:start w:val="1"/>
      <w:numFmt w:val="decimal"/>
      <w:lvlText w:val="%1.%2"/>
      <w:lvlJc w:val="left"/>
      <w:pPr>
        <w:ind w:left="1020" w:hanging="4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abstractNum w:abstractNumId="3" w15:restartNumberingAfterBreak="0">
    <w:nsid w:val="648F07E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用户">
    <w15:presenceInfo w15:providerId="None" w15:userId="Microsoft Office 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F9"/>
    <w:rsid w:val="00004E8C"/>
    <w:rsid w:val="000056DF"/>
    <w:rsid w:val="0000746A"/>
    <w:rsid w:val="00016727"/>
    <w:rsid w:val="00020848"/>
    <w:rsid w:val="00022740"/>
    <w:rsid w:val="000337B7"/>
    <w:rsid w:val="000451C1"/>
    <w:rsid w:val="000611D4"/>
    <w:rsid w:val="00062E8C"/>
    <w:rsid w:val="0007097A"/>
    <w:rsid w:val="00073D28"/>
    <w:rsid w:val="000A5172"/>
    <w:rsid w:val="000C2E57"/>
    <w:rsid w:val="000D421C"/>
    <w:rsid w:val="00106B7D"/>
    <w:rsid w:val="00170F47"/>
    <w:rsid w:val="0017139C"/>
    <w:rsid w:val="00181443"/>
    <w:rsid w:val="001834B1"/>
    <w:rsid w:val="00183F78"/>
    <w:rsid w:val="00191EB9"/>
    <w:rsid w:val="001A0B95"/>
    <w:rsid w:val="001B53F2"/>
    <w:rsid w:val="001C69BD"/>
    <w:rsid w:val="001D7230"/>
    <w:rsid w:val="001F7D62"/>
    <w:rsid w:val="001F7F0C"/>
    <w:rsid w:val="002016EF"/>
    <w:rsid w:val="00211F6A"/>
    <w:rsid w:val="00235248"/>
    <w:rsid w:val="0023754E"/>
    <w:rsid w:val="0024452E"/>
    <w:rsid w:val="00255186"/>
    <w:rsid w:val="00270ED5"/>
    <w:rsid w:val="00277325"/>
    <w:rsid w:val="00280FC3"/>
    <w:rsid w:val="002876E2"/>
    <w:rsid w:val="002A69DA"/>
    <w:rsid w:val="002B2CA0"/>
    <w:rsid w:val="002B36B4"/>
    <w:rsid w:val="002C17F2"/>
    <w:rsid w:val="002C2DE3"/>
    <w:rsid w:val="002C5AE1"/>
    <w:rsid w:val="002C7794"/>
    <w:rsid w:val="002E523E"/>
    <w:rsid w:val="002E70AC"/>
    <w:rsid w:val="002F79B5"/>
    <w:rsid w:val="002F7D88"/>
    <w:rsid w:val="003061FE"/>
    <w:rsid w:val="00310D39"/>
    <w:rsid w:val="00313CD1"/>
    <w:rsid w:val="00321247"/>
    <w:rsid w:val="00352530"/>
    <w:rsid w:val="003621B0"/>
    <w:rsid w:val="0036490F"/>
    <w:rsid w:val="003965F1"/>
    <w:rsid w:val="003A21D5"/>
    <w:rsid w:val="003A3AD4"/>
    <w:rsid w:val="003A798B"/>
    <w:rsid w:val="003B2538"/>
    <w:rsid w:val="003B513A"/>
    <w:rsid w:val="003B6825"/>
    <w:rsid w:val="003C02D0"/>
    <w:rsid w:val="003D09C6"/>
    <w:rsid w:val="003D2065"/>
    <w:rsid w:val="003E1AB0"/>
    <w:rsid w:val="004203DD"/>
    <w:rsid w:val="0042067C"/>
    <w:rsid w:val="004206C6"/>
    <w:rsid w:val="00423AB0"/>
    <w:rsid w:val="004305AF"/>
    <w:rsid w:val="00431F3B"/>
    <w:rsid w:val="00434B30"/>
    <w:rsid w:val="004529E0"/>
    <w:rsid w:val="00455109"/>
    <w:rsid w:val="00470B2D"/>
    <w:rsid w:val="00472BAF"/>
    <w:rsid w:val="00473420"/>
    <w:rsid w:val="004869D6"/>
    <w:rsid w:val="004933E1"/>
    <w:rsid w:val="0049463D"/>
    <w:rsid w:val="004946FF"/>
    <w:rsid w:val="004B162F"/>
    <w:rsid w:val="004B40BC"/>
    <w:rsid w:val="004B7882"/>
    <w:rsid w:val="004B795A"/>
    <w:rsid w:val="004C453C"/>
    <w:rsid w:val="004E0F5A"/>
    <w:rsid w:val="004F381C"/>
    <w:rsid w:val="00501BB0"/>
    <w:rsid w:val="005177CC"/>
    <w:rsid w:val="00542B93"/>
    <w:rsid w:val="00546231"/>
    <w:rsid w:val="005476DC"/>
    <w:rsid w:val="00553D72"/>
    <w:rsid w:val="00566FB1"/>
    <w:rsid w:val="00567D8A"/>
    <w:rsid w:val="005711D2"/>
    <w:rsid w:val="00590276"/>
    <w:rsid w:val="005B17A4"/>
    <w:rsid w:val="005B75A1"/>
    <w:rsid w:val="005C4376"/>
    <w:rsid w:val="005C6556"/>
    <w:rsid w:val="005E5784"/>
    <w:rsid w:val="005F382A"/>
    <w:rsid w:val="0061557E"/>
    <w:rsid w:val="0061631F"/>
    <w:rsid w:val="00621487"/>
    <w:rsid w:val="006218FA"/>
    <w:rsid w:val="00622910"/>
    <w:rsid w:val="00631388"/>
    <w:rsid w:val="006322C9"/>
    <w:rsid w:val="00632FC5"/>
    <w:rsid w:val="00646D98"/>
    <w:rsid w:val="00651444"/>
    <w:rsid w:val="00656B52"/>
    <w:rsid w:val="00657489"/>
    <w:rsid w:val="00657754"/>
    <w:rsid w:val="00661C1B"/>
    <w:rsid w:val="00667072"/>
    <w:rsid w:val="00667FB5"/>
    <w:rsid w:val="00671BBB"/>
    <w:rsid w:val="00674950"/>
    <w:rsid w:val="00686AEC"/>
    <w:rsid w:val="006A5779"/>
    <w:rsid w:val="006B40E8"/>
    <w:rsid w:val="006B45CF"/>
    <w:rsid w:val="006B5186"/>
    <w:rsid w:val="006B6A34"/>
    <w:rsid w:val="006C5D2F"/>
    <w:rsid w:val="007003BD"/>
    <w:rsid w:val="0070110F"/>
    <w:rsid w:val="00720A53"/>
    <w:rsid w:val="00721A34"/>
    <w:rsid w:val="00726F86"/>
    <w:rsid w:val="00734EF0"/>
    <w:rsid w:val="0073599C"/>
    <w:rsid w:val="0075430F"/>
    <w:rsid w:val="00757B06"/>
    <w:rsid w:val="00762E79"/>
    <w:rsid w:val="007712A5"/>
    <w:rsid w:val="0077406A"/>
    <w:rsid w:val="00774A3E"/>
    <w:rsid w:val="007778DB"/>
    <w:rsid w:val="00781578"/>
    <w:rsid w:val="00787BFF"/>
    <w:rsid w:val="007A45F2"/>
    <w:rsid w:val="007B02AC"/>
    <w:rsid w:val="007D0739"/>
    <w:rsid w:val="007E60C7"/>
    <w:rsid w:val="007E7C84"/>
    <w:rsid w:val="008149B2"/>
    <w:rsid w:val="00837008"/>
    <w:rsid w:val="0086531D"/>
    <w:rsid w:val="008818FD"/>
    <w:rsid w:val="008B5578"/>
    <w:rsid w:val="008B7591"/>
    <w:rsid w:val="008E547F"/>
    <w:rsid w:val="008E68E2"/>
    <w:rsid w:val="00902AAA"/>
    <w:rsid w:val="0091482B"/>
    <w:rsid w:val="00925CB1"/>
    <w:rsid w:val="009271C2"/>
    <w:rsid w:val="009407DB"/>
    <w:rsid w:val="00960EF1"/>
    <w:rsid w:val="009638D0"/>
    <w:rsid w:val="009656E1"/>
    <w:rsid w:val="009665AC"/>
    <w:rsid w:val="00985BA9"/>
    <w:rsid w:val="00986CD2"/>
    <w:rsid w:val="00991E87"/>
    <w:rsid w:val="009A2449"/>
    <w:rsid w:val="009A4502"/>
    <w:rsid w:val="009B3D79"/>
    <w:rsid w:val="009B42F3"/>
    <w:rsid w:val="009D65FD"/>
    <w:rsid w:val="009E404B"/>
    <w:rsid w:val="009F7AD6"/>
    <w:rsid w:val="00A21D19"/>
    <w:rsid w:val="00A271A4"/>
    <w:rsid w:val="00A316AF"/>
    <w:rsid w:val="00A636E5"/>
    <w:rsid w:val="00A657EB"/>
    <w:rsid w:val="00A678C8"/>
    <w:rsid w:val="00A709D3"/>
    <w:rsid w:val="00A8090D"/>
    <w:rsid w:val="00A8256A"/>
    <w:rsid w:val="00AC56F2"/>
    <w:rsid w:val="00AD0146"/>
    <w:rsid w:val="00AD1590"/>
    <w:rsid w:val="00AD2692"/>
    <w:rsid w:val="00AF2EAC"/>
    <w:rsid w:val="00B04F66"/>
    <w:rsid w:val="00B05326"/>
    <w:rsid w:val="00B44969"/>
    <w:rsid w:val="00B45C64"/>
    <w:rsid w:val="00B571CC"/>
    <w:rsid w:val="00B618A0"/>
    <w:rsid w:val="00B76778"/>
    <w:rsid w:val="00B82A82"/>
    <w:rsid w:val="00B87AB8"/>
    <w:rsid w:val="00B87DB7"/>
    <w:rsid w:val="00B93AAF"/>
    <w:rsid w:val="00B93D44"/>
    <w:rsid w:val="00BB2E75"/>
    <w:rsid w:val="00BB62F3"/>
    <w:rsid w:val="00BC62D4"/>
    <w:rsid w:val="00C1258C"/>
    <w:rsid w:val="00C140E6"/>
    <w:rsid w:val="00C216CF"/>
    <w:rsid w:val="00C310BA"/>
    <w:rsid w:val="00C35CD5"/>
    <w:rsid w:val="00C47D82"/>
    <w:rsid w:val="00C56C46"/>
    <w:rsid w:val="00C6269A"/>
    <w:rsid w:val="00C652F2"/>
    <w:rsid w:val="00C67243"/>
    <w:rsid w:val="00C84D32"/>
    <w:rsid w:val="00C960B8"/>
    <w:rsid w:val="00CA3339"/>
    <w:rsid w:val="00CB1A68"/>
    <w:rsid w:val="00CC123A"/>
    <w:rsid w:val="00CD19A8"/>
    <w:rsid w:val="00CD1EFF"/>
    <w:rsid w:val="00CE021B"/>
    <w:rsid w:val="00CE185D"/>
    <w:rsid w:val="00CE2E81"/>
    <w:rsid w:val="00CE5624"/>
    <w:rsid w:val="00CE61F4"/>
    <w:rsid w:val="00CE7AC9"/>
    <w:rsid w:val="00CF3E9E"/>
    <w:rsid w:val="00CF4195"/>
    <w:rsid w:val="00D01A07"/>
    <w:rsid w:val="00D244A5"/>
    <w:rsid w:val="00D50C5E"/>
    <w:rsid w:val="00D5365F"/>
    <w:rsid w:val="00D54885"/>
    <w:rsid w:val="00D8116C"/>
    <w:rsid w:val="00DA5AD2"/>
    <w:rsid w:val="00DB09F7"/>
    <w:rsid w:val="00DD3A4A"/>
    <w:rsid w:val="00DD589F"/>
    <w:rsid w:val="00DF2DEE"/>
    <w:rsid w:val="00E210AB"/>
    <w:rsid w:val="00E336CF"/>
    <w:rsid w:val="00E569F9"/>
    <w:rsid w:val="00E57AB3"/>
    <w:rsid w:val="00E85829"/>
    <w:rsid w:val="00E8730E"/>
    <w:rsid w:val="00E87FB5"/>
    <w:rsid w:val="00E92458"/>
    <w:rsid w:val="00EA431F"/>
    <w:rsid w:val="00EA7A96"/>
    <w:rsid w:val="00EB07E4"/>
    <w:rsid w:val="00EC1D85"/>
    <w:rsid w:val="00EC42C5"/>
    <w:rsid w:val="00ED4B4A"/>
    <w:rsid w:val="00F008DB"/>
    <w:rsid w:val="00F152CF"/>
    <w:rsid w:val="00F2228C"/>
    <w:rsid w:val="00F509D7"/>
    <w:rsid w:val="00F52017"/>
    <w:rsid w:val="00F54728"/>
    <w:rsid w:val="00F5569A"/>
    <w:rsid w:val="00F61AE8"/>
    <w:rsid w:val="00F636E5"/>
    <w:rsid w:val="00F6661E"/>
    <w:rsid w:val="00F72426"/>
    <w:rsid w:val="00F801BE"/>
    <w:rsid w:val="00F844D3"/>
    <w:rsid w:val="00F9530A"/>
    <w:rsid w:val="00FB1D9D"/>
    <w:rsid w:val="00FC303C"/>
    <w:rsid w:val="00FC4534"/>
    <w:rsid w:val="00FC797D"/>
    <w:rsid w:val="00FD451C"/>
    <w:rsid w:val="00FE1BC9"/>
    <w:rsid w:val="00FF1B19"/>
    <w:rsid w:val="00FF68D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EBED7"/>
  <w15:docId w15:val="{E4E94FCE-1627-409F-9241-39D4AB46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69F9"/>
    <w:pPr>
      <w:widowControl w:val="0"/>
      <w:adjustRightInd w:val="0"/>
      <w:spacing w:line="460" w:lineRule="exact"/>
      <w:ind w:firstLine="601"/>
      <w:textAlignment w:val="baseline"/>
    </w:pPr>
    <w:rPr>
      <w:rFonts w:ascii="Times New Roman" w:eastAsia="楷体" w:hAnsi="Times New Roman" w:cs="Times New Roman"/>
      <w:kern w:val="28"/>
      <w:sz w:val="28"/>
      <w:szCs w:val="20"/>
    </w:rPr>
  </w:style>
  <w:style w:type="paragraph" w:styleId="Heading1">
    <w:name w:val="heading 1"/>
    <w:aliases w:val="Title,标题1"/>
    <w:basedOn w:val="Normal"/>
    <w:next w:val="Normal"/>
    <w:link w:val="Heading1Char1"/>
    <w:uiPriority w:val="99"/>
    <w:qFormat/>
    <w:rsid w:val="00E569F9"/>
    <w:pPr>
      <w:keepNext/>
      <w:keepLines/>
      <w:numPr>
        <w:numId w:val="4"/>
      </w:numPr>
      <w:pBdr>
        <w:bottom w:val="single" w:sz="12" w:space="0" w:color="auto"/>
      </w:pBdr>
      <w:spacing w:after="60" w:line="0" w:lineRule="atLeast"/>
      <w:jc w:val="center"/>
      <w:outlineLvl w:val="0"/>
    </w:pPr>
    <w:rPr>
      <w:b/>
      <w:sz w:val="36"/>
    </w:rPr>
  </w:style>
  <w:style w:type="paragraph" w:styleId="Heading2">
    <w:name w:val="heading 2"/>
    <w:aliases w:val="插图"/>
    <w:basedOn w:val="Normal"/>
    <w:next w:val="Normal"/>
    <w:link w:val="Heading2Char"/>
    <w:uiPriority w:val="99"/>
    <w:qFormat/>
    <w:rsid w:val="00E569F9"/>
    <w:pPr>
      <w:keepNext/>
      <w:keepLines/>
      <w:numPr>
        <w:ilvl w:val="1"/>
        <w:numId w:val="4"/>
      </w:numPr>
      <w:spacing w:before="260" w:after="260" w:line="416" w:lineRule="atLeast"/>
      <w:outlineLvl w:val="1"/>
    </w:pPr>
    <w:rPr>
      <w:rFonts w:ascii="Arial" w:hAnsi="Arial"/>
      <w:b/>
      <w:sz w:val="32"/>
    </w:rPr>
  </w:style>
  <w:style w:type="paragraph" w:styleId="Heading3">
    <w:name w:val="heading 3"/>
    <w:basedOn w:val="Normal"/>
    <w:next w:val="Normal"/>
    <w:link w:val="Heading3Char"/>
    <w:uiPriority w:val="99"/>
    <w:qFormat/>
    <w:rsid w:val="00E569F9"/>
    <w:pPr>
      <w:keepNext/>
      <w:keepLines/>
      <w:numPr>
        <w:ilvl w:val="2"/>
        <w:numId w:val="4"/>
      </w:numPr>
      <w:spacing w:before="260" w:after="260" w:line="416" w:lineRule="atLeast"/>
      <w:outlineLvl w:val="2"/>
    </w:pPr>
    <w:rPr>
      <w:b/>
      <w:sz w:val="32"/>
    </w:rPr>
  </w:style>
  <w:style w:type="paragraph" w:styleId="Heading4">
    <w:name w:val="heading 4"/>
    <w:basedOn w:val="Normal"/>
    <w:next w:val="Normal"/>
    <w:link w:val="Heading4Char"/>
    <w:uiPriority w:val="99"/>
    <w:qFormat/>
    <w:rsid w:val="00E569F9"/>
    <w:pPr>
      <w:keepNext/>
      <w:numPr>
        <w:ilvl w:val="3"/>
        <w:numId w:val="4"/>
      </w:numPr>
      <w:spacing w:before="240" w:after="60"/>
      <w:outlineLvl w:val="3"/>
    </w:pPr>
    <w:rPr>
      <w:rFonts w:ascii="Calibri" w:eastAsia="宋体" w:hAnsi="Calibri"/>
      <w:b/>
      <w:bCs/>
      <w:szCs w:val="28"/>
    </w:rPr>
  </w:style>
  <w:style w:type="paragraph" w:styleId="Heading5">
    <w:name w:val="heading 5"/>
    <w:basedOn w:val="Normal"/>
    <w:next w:val="Normal"/>
    <w:link w:val="Heading5Char"/>
    <w:uiPriority w:val="99"/>
    <w:qFormat/>
    <w:rsid w:val="00E569F9"/>
    <w:pPr>
      <w:numPr>
        <w:ilvl w:val="4"/>
        <w:numId w:val="4"/>
      </w:numPr>
      <w:spacing w:before="240" w:after="60"/>
      <w:outlineLvl w:val="4"/>
    </w:pPr>
    <w:rPr>
      <w:rFonts w:ascii="Calibri" w:eastAsia="宋体" w:hAnsi="Calibri"/>
      <w:b/>
      <w:bCs/>
      <w:i/>
      <w:iCs/>
      <w:sz w:val="26"/>
      <w:szCs w:val="26"/>
    </w:rPr>
  </w:style>
  <w:style w:type="paragraph" w:styleId="Heading6">
    <w:name w:val="heading 6"/>
    <w:basedOn w:val="Normal"/>
    <w:next w:val="Normal"/>
    <w:link w:val="Heading6Char"/>
    <w:uiPriority w:val="99"/>
    <w:qFormat/>
    <w:rsid w:val="00E569F9"/>
    <w:pPr>
      <w:numPr>
        <w:ilvl w:val="5"/>
        <w:numId w:val="4"/>
      </w:numPr>
      <w:spacing w:before="240" w:after="60"/>
      <w:outlineLvl w:val="5"/>
    </w:pPr>
    <w:rPr>
      <w:rFonts w:ascii="Calibri" w:eastAsia="宋体" w:hAnsi="Calibri"/>
      <w:b/>
      <w:bCs/>
      <w:sz w:val="22"/>
      <w:szCs w:val="22"/>
    </w:rPr>
  </w:style>
  <w:style w:type="paragraph" w:styleId="Heading7">
    <w:name w:val="heading 7"/>
    <w:basedOn w:val="Normal"/>
    <w:next w:val="Normal"/>
    <w:link w:val="Heading7Char"/>
    <w:uiPriority w:val="99"/>
    <w:qFormat/>
    <w:rsid w:val="00E569F9"/>
    <w:pPr>
      <w:numPr>
        <w:ilvl w:val="6"/>
        <w:numId w:val="4"/>
      </w:numPr>
      <w:spacing w:before="240" w:after="60"/>
      <w:outlineLvl w:val="6"/>
    </w:pPr>
    <w:rPr>
      <w:rFonts w:ascii="Calibri" w:eastAsia="宋体" w:hAnsi="Calibri"/>
      <w:sz w:val="24"/>
      <w:szCs w:val="24"/>
    </w:rPr>
  </w:style>
  <w:style w:type="paragraph" w:styleId="Heading8">
    <w:name w:val="heading 8"/>
    <w:basedOn w:val="Normal"/>
    <w:next w:val="Normal"/>
    <w:link w:val="Heading8Char"/>
    <w:uiPriority w:val="99"/>
    <w:qFormat/>
    <w:rsid w:val="00E569F9"/>
    <w:pPr>
      <w:numPr>
        <w:ilvl w:val="7"/>
        <w:numId w:val="4"/>
      </w:numPr>
      <w:spacing w:before="240" w:after="60"/>
      <w:outlineLvl w:val="7"/>
    </w:pPr>
    <w:rPr>
      <w:rFonts w:ascii="Calibri" w:eastAsia="宋体" w:hAnsi="Calibri"/>
      <w:i/>
      <w:iCs/>
      <w:sz w:val="24"/>
      <w:szCs w:val="24"/>
    </w:rPr>
  </w:style>
  <w:style w:type="paragraph" w:styleId="Heading9">
    <w:name w:val="heading 9"/>
    <w:basedOn w:val="Normal"/>
    <w:next w:val="Normal"/>
    <w:link w:val="Heading9Char"/>
    <w:uiPriority w:val="99"/>
    <w:qFormat/>
    <w:rsid w:val="00E569F9"/>
    <w:pPr>
      <w:numPr>
        <w:ilvl w:val="8"/>
        <w:numId w:val="4"/>
      </w:numPr>
      <w:spacing w:before="240" w:after="60"/>
      <w:outlineLvl w:val="8"/>
    </w:pPr>
    <w:rPr>
      <w:rFonts w:ascii="Calibri Light" w:eastAsia="宋体"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aliases w:val="Title Char,标题1 Char1"/>
    <w:basedOn w:val="DefaultParagraphFont"/>
    <w:link w:val="Heading1"/>
    <w:uiPriority w:val="99"/>
    <w:rsid w:val="00E569F9"/>
    <w:rPr>
      <w:rFonts w:ascii="Times New Roman" w:eastAsia="楷体" w:hAnsi="Times New Roman" w:cs="Times New Roman"/>
      <w:b/>
      <w:kern w:val="28"/>
      <w:sz w:val="36"/>
      <w:szCs w:val="20"/>
    </w:rPr>
  </w:style>
  <w:style w:type="character" w:customStyle="1" w:styleId="Heading2Char">
    <w:name w:val="Heading 2 Char"/>
    <w:aliases w:val="插图 Char"/>
    <w:basedOn w:val="DefaultParagraphFont"/>
    <w:link w:val="Heading2"/>
    <w:uiPriority w:val="99"/>
    <w:rsid w:val="00E569F9"/>
    <w:rPr>
      <w:rFonts w:ascii="Arial" w:eastAsia="楷体" w:hAnsi="Arial" w:cs="Times New Roman"/>
      <w:b/>
      <w:kern w:val="28"/>
      <w:sz w:val="32"/>
      <w:szCs w:val="20"/>
    </w:rPr>
  </w:style>
  <w:style w:type="character" w:customStyle="1" w:styleId="Heading3Char">
    <w:name w:val="Heading 3 Char"/>
    <w:basedOn w:val="DefaultParagraphFont"/>
    <w:link w:val="Heading3"/>
    <w:uiPriority w:val="99"/>
    <w:rsid w:val="00E569F9"/>
    <w:rPr>
      <w:rFonts w:ascii="Times New Roman" w:eastAsia="楷体" w:hAnsi="Times New Roman" w:cs="Times New Roman"/>
      <w:b/>
      <w:kern w:val="28"/>
      <w:sz w:val="32"/>
      <w:szCs w:val="20"/>
    </w:rPr>
  </w:style>
  <w:style w:type="character" w:customStyle="1" w:styleId="Heading4Char">
    <w:name w:val="Heading 4 Char"/>
    <w:basedOn w:val="DefaultParagraphFont"/>
    <w:link w:val="Heading4"/>
    <w:uiPriority w:val="99"/>
    <w:rsid w:val="00E569F9"/>
    <w:rPr>
      <w:rFonts w:ascii="Calibri" w:eastAsia="宋体" w:hAnsi="Calibri" w:cs="Times New Roman"/>
      <w:b/>
      <w:bCs/>
      <w:kern w:val="28"/>
      <w:sz w:val="28"/>
      <w:szCs w:val="28"/>
    </w:rPr>
  </w:style>
  <w:style w:type="character" w:customStyle="1" w:styleId="Heading5Char">
    <w:name w:val="Heading 5 Char"/>
    <w:basedOn w:val="DefaultParagraphFont"/>
    <w:link w:val="Heading5"/>
    <w:uiPriority w:val="99"/>
    <w:rsid w:val="00E569F9"/>
    <w:rPr>
      <w:rFonts w:ascii="Calibri" w:eastAsia="宋体" w:hAnsi="Calibri" w:cs="Times New Roman"/>
      <w:b/>
      <w:bCs/>
      <w:i/>
      <w:iCs/>
      <w:kern w:val="28"/>
      <w:sz w:val="26"/>
      <w:szCs w:val="26"/>
    </w:rPr>
  </w:style>
  <w:style w:type="character" w:customStyle="1" w:styleId="Heading6Char">
    <w:name w:val="Heading 6 Char"/>
    <w:basedOn w:val="DefaultParagraphFont"/>
    <w:link w:val="Heading6"/>
    <w:uiPriority w:val="99"/>
    <w:rsid w:val="00E569F9"/>
    <w:rPr>
      <w:rFonts w:ascii="Calibri" w:eastAsia="宋体" w:hAnsi="Calibri" w:cs="Times New Roman"/>
      <w:b/>
      <w:bCs/>
      <w:kern w:val="28"/>
      <w:sz w:val="22"/>
    </w:rPr>
  </w:style>
  <w:style w:type="character" w:customStyle="1" w:styleId="Heading7Char">
    <w:name w:val="Heading 7 Char"/>
    <w:basedOn w:val="DefaultParagraphFont"/>
    <w:link w:val="Heading7"/>
    <w:uiPriority w:val="99"/>
    <w:rsid w:val="00E569F9"/>
    <w:rPr>
      <w:rFonts w:ascii="Calibri" w:eastAsia="宋体" w:hAnsi="Calibri" w:cs="Times New Roman"/>
      <w:kern w:val="28"/>
      <w:sz w:val="24"/>
      <w:szCs w:val="24"/>
    </w:rPr>
  </w:style>
  <w:style w:type="character" w:customStyle="1" w:styleId="Heading8Char">
    <w:name w:val="Heading 8 Char"/>
    <w:basedOn w:val="DefaultParagraphFont"/>
    <w:link w:val="Heading8"/>
    <w:uiPriority w:val="99"/>
    <w:rsid w:val="00E569F9"/>
    <w:rPr>
      <w:rFonts w:ascii="Calibri" w:eastAsia="宋体" w:hAnsi="Calibri" w:cs="Times New Roman"/>
      <w:i/>
      <w:iCs/>
      <w:kern w:val="28"/>
      <w:sz w:val="24"/>
      <w:szCs w:val="24"/>
    </w:rPr>
  </w:style>
  <w:style w:type="character" w:customStyle="1" w:styleId="Heading9Char">
    <w:name w:val="Heading 9 Char"/>
    <w:basedOn w:val="DefaultParagraphFont"/>
    <w:link w:val="Heading9"/>
    <w:uiPriority w:val="99"/>
    <w:rsid w:val="00E569F9"/>
    <w:rPr>
      <w:rFonts w:ascii="Calibri Light" w:eastAsia="宋体" w:hAnsi="Calibri Light" w:cs="Times New Roman"/>
      <w:kern w:val="28"/>
      <w:sz w:val="22"/>
    </w:rPr>
  </w:style>
  <w:style w:type="paragraph" w:styleId="Header">
    <w:name w:val="header"/>
    <w:basedOn w:val="Normal"/>
    <w:link w:val="HeaderChar"/>
    <w:uiPriority w:val="99"/>
    <w:unhideWhenUsed/>
    <w:rsid w:val="00E569F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E569F9"/>
    <w:rPr>
      <w:sz w:val="18"/>
      <w:szCs w:val="18"/>
    </w:rPr>
  </w:style>
  <w:style w:type="paragraph" w:styleId="Footer">
    <w:name w:val="footer"/>
    <w:basedOn w:val="Normal"/>
    <w:link w:val="FooterChar"/>
    <w:uiPriority w:val="99"/>
    <w:unhideWhenUsed/>
    <w:rsid w:val="00E569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semiHidden/>
    <w:rsid w:val="00E569F9"/>
    <w:rPr>
      <w:sz w:val="18"/>
      <w:szCs w:val="18"/>
    </w:rPr>
  </w:style>
  <w:style w:type="character" w:customStyle="1" w:styleId="a">
    <w:name w:val="上角标"/>
    <w:uiPriority w:val="99"/>
    <w:rsid w:val="00E569F9"/>
    <w:rPr>
      <w:vertAlign w:val="superscript"/>
    </w:rPr>
  </w:style>
  <w:style w:type="character" w:customStyle="1" w:styleId="a0">
    <w:name w:val="下角标"/>
    <w:uiPriority w:val="99"/>
    <w:rsid w:val="00E569F9"/>
    <w:rPr>
      <w:vertAlign w:val="subscript"/>
    </w:rPr>
  </w:style>
  <w:style w:type="character" w:customStyle="1" w:styleId="a1">
    <w:name w:val="正文字符"/>
    <w:uiPriority w:val="99"/>
    <w:rsid w:val="00E569F9"/>
    <w:rPr>
      <w:rFonts w:ascii="Times New Roman" w:eastAsia="宋体" w:hAnsi="Times New Roman"/>
      <w:spacing w:val="6"/>
      <w:position w:val="0"/>
      <w:sz w:val="26"/>
    </w:rPr>
  </w:style>
  <w:style w:type="character" w:styleId="LineNumber">
    <w:name w:val="line number"/>
    <w:basedOn w:val="DefaultParagraphFont"/>
    <w:uiPriority w:val="99"/>
    <w:rsid w:val="00E569F9"/>
  </w:style>
  <w:style w:type="character" w:styleId="PageNumber">
    <w:name w:val="page number"/>
    <w:basedOn w:val="DefaultParagraphFont"/>
    <w:uiPriority w:val="99"/>
    <w:rsid w:val="00E569F9"/>
  </w:style>
  <w:style w:type="table" w:styleId="TableGrid">
    <w:name w:val="Table Grid"/>
    <w:basedOn w:val="TableNormal"/>
    <w:uiPriority w:val="99"/>
    <w:rsid w:val="00E569F9"/>
    <w:pPr>
      <w:widowControl w:val="0"/>
      <w:adjustRightInd w:val="0"/>
      <w:spacing w:line="460" w:lineRule="exact"/>
      <w:ind w:firstLine="601"/>
      <w:textAlignment w:val="baseline"/>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Normal"/>
    <w:uiPriority w:val="99"/>
    <w:qFormat/>
    <w:rsid w:val="00E569F9"/>
    <w:pPr>
      <w:ind w:firstLineChars="200" w:firstLine="420"/>
    </w:pPr>
  </w:style>
  <w:style w:type="character" w:styleId="Hyperlink">
    <w:name w:val="Hyperlink"/>
    <w:uiPriority w:val="99"/>
    <w:unhideWhenUsed/>
    <w:rsid w:val="00E569F9"/>
    <w:rPr>
      <w:strike w:val="0"/>
      <w:dstrike w:val="0"/>
      <w:color w:val="136EC2"/>
      <w:u w:val="single"/>
      <w:effect w:val="none"/>
    </w:rPr>
  </w:style>
  <w:style w:type="paragraph" w:styleId="NormalWeb">
    <w:name w:val="Normal (Web)"/>
    <w:basedOn w:val="Normal"/>
    <w:uiPriority w:val="99"/>
    <w:unhideWhenUsed/>
    <w:rsid w:val="00E569F9"/>
    <w:pPr>
      <w:widowControl/>
      <w:adjustRightInd/>
      <w:spacing w:before="100" w:beforeAutospacing="1" w:after="100" w:afterAutospacing="1" w:line="240" w:lineRule="auto"/>
      <w:ind w:firstLine="0"/>
      <w:textAlignment w:val="auto"/>
    </w:pPr>
    <w:rPr>
      <w:rFonts w:eastAsia="Times New Roman"/>
      <w:kern w:val="0"/>
      <w:sz w:val="24"/>
      <w:szCs w:val="24"/>
    </w:rPr>
  </w:style>
  <w:style w:type="paragraph" w:customStyle="1" w:styleId="Revision1">
    <w:name w:val="Revision1"/>
    <w:hidden/>
    <w:uiPriority w:val="99"/>
    <w:semiHidden/>
    <w:rsid w:val="00E569F9"/>
    <w:rPr>
      <w:rFonts w:ascii="Times New Roman" w:eastAsia="楷体" w:hAnsi="Times New Roman" w:cs="Times New Roman"/>
      <w:kern w:val="28"/>
      <w:sz w:val="28"/>
      <w:szCs w:val="20"/>
    </w:rPr>
  </w:style>
  <w:style w:type="paragraph" w:styleId="BalloonText">
    <w:name w:val="Balloon Text"/>
    <w:basedOn w:val="Normal"/>
    <w:link w:val="BalloonTextChar"/>
    <w:uiPriority w:val="99"/>
    <w:rsid w:val="00E569F9"/>
    <w:pPr>
      <w:spacing w:line="240" w:lineRule="auto"/>
    </w:pPr>
    <w:rPr>
      <w:rFonts w:ascii="Segoe UI" w:hAnsi="Segoe UI"/>
      <w:sz w:val="18"/>
      <w:szCs w:val="18"/>
    </w:rPr>
  </w:style>
  <w:style w:type="character" w:customStyle="1" w:styleId="BalloonTextChar">
    <w:name w:val="Balloon Text Char"/>
    <w:basedOn w:val="DefaultParagraphFont"/>
    <w:link w:val="BalloonText"/>
    <w:uiPriority w:val="99"/>
    <w:rsid w:val="00E569F9"/>
    <w:rPr>
      <w:rFonts w:ascii="Segoe UI" w:eastAsia="楷体" w:hAnsi="Segoe UI" w:cs="Times New Roman"/>
      <w:kern w:val="28"/>
      <w:sz w:val="18"/>
      <w:szCs w:val="18"/>
    </w:rPr>
  </w:style>
  <w:style w:type="paragraph" w:customStyle="1" w:styleId="Default">
    <w:name w:val="Default"/>
    <w:uiPriority w:val="99"/>
    <w:rsid w:val="00E569F9"/>
    <w:pPr>
      <w:widowControl w:val="0"/>
      <w:autoSpaceDE w:val="0"/>
      <w:autoSpaceDN w:val="0"/>
      <w:adjustRightInd w:val="0"/>
    </w:pPr>
    <w:rPr>
      <w:rFonts w:ascii="Times New Roman" w:eastAsia="宋体" w:hAnsi="Times New Roman" w:cs="Times New Roman"/>
      <w:color w:val="000000"/>
      <w:kern w:val="0"/>
      <w:sz w:val="24"/>
      <w:szCs w:val="24"/>
    </w:rPr>
  </w:style>
  <w:style w:type="character" w:styleId="PlaceholderText">
    <w:name w:val="Placeholder Text"/>
    <w:basedOn w:val="DefaultParagraphFont"/>
    <w:uiPriority w:val="99"/>
    <w:semiHidden/>
    <w:rsid w:val="008E68E2"/>
    <w:rPr>
      <w:color w:val="808080"/>
    </w:rPr>
  </w:style>
  <w:style w:type="character" w:customStyle="1" w:styleId="Heading1Char">
    <w:name w:val="Heading 1 Char"/>
    <w:aliases w:val="标题1 Char"/>
    <w:basedOn w:val="DefaultParagraphFont"/>
    <w:uiPriority w:val="99"/>
    <w:locked/>
    <w:rsid w:val="005177CC"/>
    <w:rPr>
      <w:rFonts w:ascii="Times New Roman" w:eastAsia="楷体" w:hAnsi="Times New Roman" w:cs="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835653">
      <w:bodyDiv w:val="1"/>
      <w:marLeft w:val="0"/>
      <w:marRight w:val="0"/>
      <w:marTop w:val="0"/>
      <w:marBottom w:val="0"/>
      <w:divBdr>
        <w:top w:val="none" w:sz="0" w:space="0" w:color="auto"/>
        <w:left w:val="none" w:sz="0" w:space="0" w:color="auto"/>
        <w:bottom w:val="none" w:sz="0" w:space="0" w:color="auto"/>
        <w:right w:val="none" w:sz="0" w:space="0" w:color="auto"/>
      </w:divBdr>
    </w:div>
    <w:div w:id="328488786">
      <w:bodyDiv w:val="1"/>
      <w:marLeft w:val="0"/>
      <w:marRight w:val="0"/>
      <w:marTop w:val="0"/>
      <w:marBottom w:val="0"/>
      <w:divBdr>
        <w:top w:val="none" w:sz="0" w:space="0" w:color="auto"/>
        <w:left w:val="none" w:sz="0" w:space="0" w:color="auto"/>
        <w:bottom w:val="none" w:sz="0" w:space="0" w:color="auto"/>
        <w:right w:val="none" w:sz="0" w:space="0" w:color="auto"/>
      </w:divBdr>
    </w:div>
    <w:div w:id="453836944">
      <w:bodyDiv w:val="1"/>
      <w:marLeft w:val="0"/>
      <w:marRight w:val="0"/>
      <w:marTop w:val="0"/>
      <w:marBottom w:val="0"/>
      <w:divBdr>
        <w:top w:val="none" w:sz="0" w:space="0" w:color="auto"/>
        <w:left w:val="none" w:sz="0" w:space="0" w:color="auto"/>
        <w:bottom w:val="none" w:sz="0" w:space="0" w:color="auto"/>
        <w:right w:val="none" w:sz="0" w:space="0" w:color="auto"/>
      </w:divBdr>
    </w:div>
    <w:div w:id="691301512">
      <w:bodyDiv w:val="1"/>
      <w:marLeft w:val="0"/>
      <w:marRight w:val="0"/>
      <w:marTop w:val="0"/>
      <w:marBottom w:val="0"/>
      <w:divBdr>
        <w:top w:val="none" w:sz="0" w:space="0" w:color="auto"/>
        <w:left w:val="none" w:sz="0" w:space="0" w:color="auto"/>
        <w:bottom w:val="none" w:sz="0" w:space="0" w:color="auto"/>
        <w:right w:val="none" w:sz="0" w:space="0" w:color="auto"/>
      </w:divBdr>
    </w:div>
    <w:div w:id="731121370">
      <w:bodyDiv w:val="1"/>
      <w:marLeft w:val="0"/>
      <w:marRight w:val="0"/>
      <w:marTop w:val="0"/>
      <w:marBottom w:val="0"/>
      <w:divBdr>
        <w:top w:val="none" w:sz="0" w:space="0" w:color="auto"/>
        <w:left w:val="none" w:sz="0" w:space="0" w:color="auto"/>
        <w:bottom w:val="none" w:sz="0" w:space="0" w:color="auto"/>
        <w:right w:val="none" w:sz="0" w:space="0" w:color="auto"/>
      </w:divBdr>
    </w:div>
    <w:div w:id="1103964657">
      <w:bodyDiv w:val="1"/>
      <w:marLeft w:val="0"/>
      <w:marRight w:val="0"/>
      <w:marTop w:val="0"/>
      <w:marBottom w:val="0"/>
      <w:divBdr>
        <w:top w:val="none" w:sz="0" w:space="0" w:color="auto"/>
        <w:left w:val="none" w:sz="0" w:space="0" w:color="auto"/>
        <w:bottom w:val="none" w:sz="0" w:space="0" w:color="auto"/>
        <w:right w:val="none" w:sz="0" w:space="0" w:color="auto"/>
      </w:divBdr>
    </w:div>
    <w:div w:id="1396783925">
      <w:bodyDiv w:val="1"/>
      <w:marLeft w:val="0"/>
      <w:marRight w:val="0"/>
      <w:marTop w:val="0"/>
      <w:marBottom w:val="0"/>
      <w:divBdr>
        <w:top w:val="none" w:sz="0" w:space="0" w:color="auto"/>
        <w:left w:val="none" w:sz="0" w:space="0" w:color="auto"/>
        <w:bottom w:val="none" w:sz="0" w:space="0" w:color="auto"/>
        <w:right w:val="none" w:sz="0" w:space="0" w:color="auto"/>
      </w:divBdr>
    </w:div>
    <w:div w:id="1677073695">
      <w:bodyDiv w:val="1"/>
      <w:marLeft w:val="0"/>
      <w:marRight w:val="0"/>
      <w:marTop w:val="0"/>
      <w:marBottom w:val="0"/>
      <w:divBdr>
        <w:top w:val="none" w:sz="0" w:space="0" w:color="auto"/>
        <w:left w:val="none" w:sz="0" w:space="0" w:color="auto"/>
        <w:bottom w:val="none" w:sz="0" w:space="0" w:color="auto"/>
        <w:right w:val="none" w:sz="0" w:space="0" w:color="auto"/>
      </w:divBdr>
    </w:div>
    <w:div w:id="1769811128">
      <w:bodyDiv w:val="1"/>
      <w:marLeft w:val="0"/>
      <w:marRight w:val="0"/>
      <w:marTop w:val="0"/>
      <w:marBottom w:val="0"/>
      <w:divBdr>
        <w:top w:val="none" w:sz="0" w:space="0" w:color="auto"/>
        <w:left w:val="none" w:sz="0" w:space="0" w:color="auto"/>
        <w:bottom w:val="none" w:sz="0" w:space="0" w:color="auto"/>
        <w:right w:val="none" w:sz="0" w:space="0" w:color="auto"/>
      </w:divBdr>
    </w:div>
    <w:div w:id="2044094346">
      <w:bodyDiv w:val="1"/>
      <w:marLeft w:val="0"/>
      <w:marRight w:val="0"/>
      <w:marTop w:val="0"/>
      <w:marBottom w:val="0"/>
      <w:divBdr>
        <w:top w:val="none" w:sz="0" w:space="0" w:color="auto"/>
        <w:left w:val="none" w:sz="0" w:space="0" w:color="auto"/>
        <w:bottom w:val="none" w:sz="0" w:space="0" w:color="auto"/>
        <w:right w:val="none" w:sz="0" w:space="0" w:color="auto"/>
      </w:divBdr>
    </w:div>
    <w:div w:id="20883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25278.htm" TargetMode="External"/><Relationship Id="rId13" Type="http://schemas.openxmlformats.org/officeDocument/2006/relationships/hyperlink" Target="http://baike.baidu.com/view/3314.htm"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baike.baidu.com/view/37.htm" TargetMode="External"/><Relationship Id="rId12" Type="http://schemas.openxmlformats.org/officeDocument/2006/relationships/hyperlink" Target="http://baike.baidu.com/view/2505.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aike.baidu.com/view/2690045.htm" TargetMode="External"/><Relationship Id="rId5" Type="http://schemas.openxmlformats.org/officeDocument/2006/relationships/footnotes" Target="footnotes.xml"/><Relationship Id="rId15" Type="http://schemas.openxmlformats.org/officeDocument/2006/relationships/hyperlink" Target="http://baike.baidu.com/view/3487.htm" TargetMode="External"/><Relationship Id="rId10" Type="http://schemas.openxmlformats.org/officeDocument/2006/relationships/hyperlink" Target="http://baike.baidu.com/view/1130583.ht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baike.baidu.com/view/292853.htm" TargetMode="External"/><Relationship Id="rId14" Type="http://schemas.openxmlformats.org/officeDocument/2006/relationships/hyperlink" Target="http://baike.baidu.com/view/330120.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67</Pages>
  <Words>9889</Words>
  <Characters>56371</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sxzeng</dc:creator>
  <cp:lastModifiedBy>caixnet</cp:lastModifiedBy>
  <cp:revision>3</cp:revision>
  <cp:lastPrinted>2018-07-08T15:52:00Z</cp:lastPrinted>
  <dcterms:created xsi:type="dcterms:W3CDTF">2018-07-08T15:56:00Z</dcterms:created>
  <dcterms:modified xsi:type="dcterms:W3CDTF">2018-07-08T16:10:00Z</dcterms:modified>
</cp:coreProperties>
</file>